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94874" w14:textId="705B125B" w:rsidR="00596EC9" w:rsidRPr="00593CAA" w:rsidRDefault="00596EC9" w:rsidP="004E58AA">
      <w:pPr>
        <w:pStyle w:val="Title"/>
      </w:pPr>
      <w:r w:rsidRPr="00593CAA">
        <w:t>Model</w:t>
      </w:r>
      <w:r w:rsidR="00D63A4A" w:rsidRPr="00593CAA">
        <w:t>-</w:t>
      </w:r>
      <w:ins w:id="0" w:author="Erwin Dreesen" w:date="2023-11-30T08:41:00Z">
        <w:r w:rsidR="004E58AA">
          <w:t>i</w:t>
        </w:r>
      </w:ins>
      <w:del w:id="1" w:author="Erwin Dreesen" w:date="2023-11-30T08:41:00Z">
        <w:r w:rsidR="00D63A4A" w:rsidRPr="00593CAA" w:rsidDel="004E58AA">
          <w:delText>I</w:delText>
        </w:r>
      </w:del>
      <w:r w:rsidR="00D63A4A" w:rsidRPr="00593CAA">
        <w:t xml:space="preserve">nformed </w:t>
      </w:r>
      <w:del w:id="2" w:author="Erwin Dreesen" w:date="2023-11-30T08:41:00Z">
        <w:r w:rsidR="00D63A4A" w:rsidRPr="00593CAA" w:rsidDel="004E58AA">
          <w:delText>I</w:delText>
        </w:r>
      </w:del>
      <w:ins w:id="3" w:author="Erwin Dreesen" w:date="2023-11-30T08:41:00Z">
        <w:r w:rsidR="004E58AA">
          <w:t>i</w:t>
        </w:r>
      </w:ins>
      <w:r w:rsidR="00D63A4A" w:rsidRPr="00593CAA">
        <w:t xml:space="preserve">dentification </w:t>
      </w:r>
      <w:ins w:id="4" w:author="Erwin Dreesen" w:date="2023-11-29T18:50:00Z">
        <w:r w:rsidR="00D63A4A" w:rsidRPr="005006F4">
          <w:t>o</w:t>
        </w:r>
      </w:ins>
      <w:del w:id="5" w:author="Erwin Dreesen" w:date="2023-11-29T18:50:00Z">
        <w:r w:rsidR="00D63A4A" w:rsidRPr="00593CAA" w:rsidDel="00D63A4A">
          <w:delText>O</w:delText>
        </w:r>
      </w:del>
      <w:r w:rsidR="00D63A4A" w:rsidRPr="00593CAA">
        <w:t xml:space="preserve">f </w:t>
      </w:r>
      <w:ins w:id="6" w:author="Erwin Dreesen" w:date="2023-11-29T18:50:00Z">
        <w:r w:rsidR="00D63A4A" w:rsidRPr="00593CAA">
          <w:t>a</w:t>
        </w:r>
      </w:ins>
      <w:del w:id="7" w:author="Erwin Dreesen" w:date="2023-11-29T18:50:00Z">
        <w:r w:rsidR="00D63A4A" w:rsidRPr="00593CAA" w:rsidDel="00D63A4A">
          <w:delText>A</w:delText>
        </w:r>
      </w:del>
      <w:r w:rsidR="00D63A4A" w:rsidRPr="00593CAA">
        <w:t xml:space="preserve"> </w:t>
      </w:r>
      <w:ins w:id="8" w:author="Erwin Dreesen" w:date="2023-11-30T08:41:00Z">
        <w:r w:rsidR="004E58AA">
          <w:t>w</w:t>
        </w:r>
      </w:ins>
      <w:del w:id="9" w:author="Erwin Dreesen" w:date="2023-11-30T08:41:00Z">
        <w:r w:rsidR="00D63A4A" w:rsidRPr="00593CAA" w:rsidDel="004E58AA">
          <w:delText>W</w:delText>
        </w:r>
      </w:del>
      <w:r w:rsidR="00D63A4A" w:rsidRPr="00593CAA">
        <w:t>eight-</w:t>
      </w:r>
      <w:ins w:id="10" w:author="Erwin Dreesen" w:date="2023-11-30T08:41:00Z">
        <w:r w:rsidR="004E58AA">
          <w:t>b</w:t>
        </w:r>
      </w:ins>
      <w:del w:id="11" w:author="Erwin Dreesen" w:date="2023-11-30T08:41:00Z">
        <w:r w:rsidR="00D63A4A" w:rsidRPr="00593CAA" w:rsidDel="004E58AA">
          <w:delText>B</w:delText>
        </w:r>
      </w:del>
      <w:r w:rsidR="00D63A4A" w:rsidRPr="00593CAA">
        <w:t xml:space="preserve">ased </w:t>
      </w:r>
      <w:ins w:id="12" w:author="Erwin Dreesen" w:date="2023-11-30T08:41:00Z">
        <w:r w:rsidR="004E58AA">
          <w:t>f</w:t>
        </w:r>
      </w:ins>
      <w:del w:id="13" w:author="Erwin Dreesen" w:date="2023-11-30T08:41:00Z">
        <w:r w:rsidR="00D63A4A" w:rsidRPr="00593CAA" w:rsidDel="004E58AA">
          <w:delText>F</w:delText>
        </w:r>
      </w:del>
      <w:r w:rsidR="00D63A4A" w:rsidRPr="00593CAA">
        <w:t xml:space="preserve">luconazole </w:t>
      </w:r>
      <w:ins w:id="14" w:author="Erwin Dreesen" w:date="2023-11-30T08:41:00Z">
        <w:r w:rsidR="004E58AA">
          <w:t>d</w:t>
        </w:r>
      </w:ins>
      <w:del w:id="15" w:author="Erwin Dreesen" w:date="2023-11-30T08:41:00Z">
        <w:r w:rsidR="00D63A4A" w:rsidRPr="00593CAA" w:rsidDel="004E58AA">
          <w:delText>D</w:delText>
        </w:r>
      </w:del>
      <w:r w:rsidR="00D63A4A" w:rsidRPr="00593CAA">
        <w:t xml:space="preserve">osing </w:t>
      </w:r>
      <w:ins w:id="16" w:author="Erwin Dreesen" w:date="2023-11-30T08:41:00Z">
        <w:r w:rsidR="004E58AA">
          <w:t>s</w:t>
        </w:r>
      </w:ins>
      <w:del w:id="17" w:author="Erwin Dreesen" w:date="2023-11-30T08:41:00Z">
        <w:r w:rsidR="00D63A4A" w:rsidRPr="00593CAA" w:rsidDel="004E58AA">
          <w:delText>S</w:delText>
        </w:r>
      </w:del>
      <w:r w:rsidR="00D63A4A" w:rsidRPr="00593CAA">
        <w:t xml:space="preserve">trategy </w:t>
      </w:r>
      <w:del w:id="18" w:author="Erwin Dreesen" w:date="2023-11-29T19:19:00Z">
        <w:r w:rsidR="00D63A4A" w:rsidRPr="00593CAA" w:rsidDel="00D128AB">
          <w:delText xml:space="preserve">Aiming </w:delText>
        </w:r>
      </w:del>
      <w:ins w:id="19" w:author="Erwin Dreesen" w:date="2023-11-30T08:41:00Z">
        <w:r w:rsidR="004E58AA">
          <w:t>f</w:t>
        </w:r>
      </w:ins>
      <w:del w:id="20" w:author="Erwin Dreesen" w:date="2023-11-30T08:41:00Z">
        <w:r w:rsidR="00D63A4A" w:rsidRPr="00593CAA" w:rsidDel="004E58AA">
          <w:delText>F</w:delText>
        </w:r>
      </w:del>
      <w:r w:rsidR="00D63A4A" w:rsidRPr="00593CAA">
        <w:t xml:space="preserve">or </w:t>
      </w:r>
      <w:ins w:id="21" w:author="Erwin Dreesen" w:date="2023-11-30T08:41:00Z">
        <w:r w:rsidR="004E58AA">
          <w:t>i</w:t>
        </w:r>
      </w:ins>
      <w:del w:id="22" w:author="Erwin Dreesen" w:date="2023-11-30T08:41:00Z">
        <w:r w:rsidR="00D63A4A" w:rsidRPr="00593CAA" w:rsidDel="004E58AA">
          <w:delText>I</w:delText>
        </w:r>
      </w:del>
      <w:r w:rsidR="00D63A4A" w:rsidRPr="00593CAA">
        <w:t xml:space="preserve">mproved </w:t>
      </w:r>
      <w:ins w:id="23" w:author="Erwin Dreesen" w:date="2023-11-30T08:41:00Z">
        <w:r w:rsidR="004E58AA">
          <w:t>t</w:t>
        </w:r>
      </w:ins>
      <w:del w:id="24" w:author="Erwin Dreesen" w:date="2023-11-30T08:41:00Z">
        <w:r w:rsidR="00D63A4A" w:rsidRPr="00593CAA" w:rsidDel="004E58AA">
          <w:delText>T</w:delText>
        </w:r>
      </w:del>
      <w:r w:rsidR="00D63A4A" w:rsidRPr="00593CAA">
        <w:t xml:space="preserve">arget </w:t>
      </w:r>
      <w:ins w:id="25" w:author="Erwin Dreesen" w:date="2023-11-30T08:41:00Z">
        <w:r w:rsidR="004E58AA">
          <w:t>a</w:t>
        </w:r>
      </w:ins>
      <w:del w:id="26" w:author="Erwin Dreesen" w:date="2023-11-30T08:41:00Z">
        <w:r w:rsidR="00D63A4A" w:rsidRPr="00593CAA" w:rsidDel="004E58AA">
          <w:delText>A</w:delText>
        </w:r>
      </w:del>
      <w:r w:rsidR="00D63A4A" w:rsidRPr="00593CAA">
        <w:t xml:space="preserve">ttainment </w:t>
      </w:r>
      <w:ins w:id="27" w:author="Erwin Dreesen" w:date="2023-11-29T18:50:00Z">
        <w:r w:rsidR="00D63A4A" w:rsidRPr="00593CAA">
          <w:t>i</w:t>
        </w:r>
      </w:ins>
      <w:del w:id="28" w:author="Erwin Dreesen" w:date="2023-11-29T18:50:00Z">
        <w:r w:rsidR="00D63A4A" w:rsidRPr="00593CAA" w:rsidDel="00D63A4A">
          <w:delText>I</w:delText>
        </w:r>
      </w:del>
      <w:r w:rsidR="00D63A4A" w:rsidRPr="00593CAA">
        <w:t xml:space="preserve">n </w:t>
      </w:r>
      <w:ins w:id="29" w:author="Erwin Dreesen" w:date="2023-11-30T08:41:00Z">
        <w:r w:rsidR="004E58AA">
          <w:t>c</w:t>
        </w:r>
      </w:ins>
      <w:del w:id="30" w:author="Erwin Dreesen" w:date="2023-11-30T08:41:00Z">
        <w:r w:rsidR="00D63A4A" w:rsidRPr="00593CAA" w:rsidDel="004E58AA">
          <w:delText>C</w:delText>
        </w:r>
      </w:del>
      <w:r w:rsidR="00D63A4A" w:rsidRPr="00593CAA">
        <w:t xml:space="preserve">ritically </w:t>
      </w:r>
      <w:del w:id="31" w:author="Erwin Dreesen" w:date="2023-11-30T08:41:00Z">
        <w:r w:rsidR="00D63A4A" w:rsidRPr="00593CAA" w:rsidDel="004E58AA">
          <w:delText>I</w:delText>
        </w:r>
      </w:del>
      <w:ins w:id="32" w:author="Erwin Dreesen" w:date="2023-11-30T08:41:00Z">
        <w:r w:rsidR="004E58AA">
          <w:t>i</w:t>
        </w:r>
      </w:ins>
      <w:r w:rsidR="00D63A4A" w:rsidRPr="00593CAA">
        <w:t xml:space="preserve">ll </w:t>
      </w:r>
      <w:ins w:id="33" w:author="Erwin Dreesen" w:date="2023-11-30T08:41:00Z">
        <w:r w:rsidR="004E58AA">
          <w:t>p</w:t>
        </w:r>
      </w:ins>
      <w:del w:id="34" w:author="Erwin Dreesen" w:date="2023-11-30T08:41:00Z">
        <w:r w:rsidR="00D63A4A" w:rsidRPr="00593CAA" w:rsidDel="004E58AA">
          <w:delText>P</w:delText>
        </w:r>
      </w:del>
      <w:r w:rsidR="00D63A4A" w:rsidRPr="00593CAA">
        <w:t>atients</w:t>
      </w:r>
      <w:del w:id="35" w:author="Erwin Dreesen" w:date="2023-11-29T18:49:00Z">
        <w:r w:rsidRPr="00593CAA" w:rsidDel="003439C8">
          <w:delText xml:space="preserve"> </w:delText>
        </w:r>
      </w:del>
    </w:p>
    <w:p w14:paraId="690D07F0" w14:textId="7FD23D02" w:rsidR="003D0E51" w:rsidRPr="008E256C" w:rsidRDefault="00E31872" w:rsidP="00593CAA">
      <w:pPr>
        <w:rPr>
          <w:rPrChange w:id="36" w:author="Erwin Dreesen" w:date="2023-11-29T19:20:00Z">
            <w:rPr>
              <w:b/>
              <w:bCs/>
            </w:rPr>
          </w:rPrChange>
        </w:rPr>
      </w:pPr>
      <w:r w:rsidRPr="008E256C">
        <w:rPr>
          <w:rPrChange w:id="37" w:author="Erwin Dreesen" w:date="2023-11-29T19:20:00Z">
            <w:rPr>
              <w:b/>
              <w:bCs/>
            </w:rPr>
          </w:rPrChange>
        </w:rPr>
        <w:t>My</w:t>
      </w:r>
      <w:r w:rsidR="0002535A" w:rsidRPr="008E256C">
        <w:rPr>
          <w:rPrChange w:id="38" w:author="Erwin Dreesen" w:date="2023-11-29T19:20:00Z">
            <w:rPr>
              <w:b/>
              <w:bCs/>
            </w:rPr>
          </w:rPrChange>
        </w:rPr>
        <w:t>-</w:t>
      </w:r>
      <w:r w:rsidRPr="008E256C">
        <w:rPr>
          <w:rPrChange w:id="39" w:author="Erwin Dreesen" w:date="2023-11-29T19:20:00Z">
            <w:rPr>
              <w:b/>
              <w:bCs/>
            </w:rPr>
          </w:rPrChange>
        </w:rPr>
        <w:t>Luong Vuong</w:t>
      </w:r>
      <w:r w:rsidR="002135FC" w:rsidRPr="008E256C">
        <w:rPr>
          <w:rPrChange w:id="40" w:author="Erwin Dreesen" w:date="2023-11-29T19:20:00Z">
            <w:rPr>
              <w:b/>
              <w:bCs/>
            </w:rPr>
          </w:rPrChange>
        </w:rPr>
        <w:t xml:space="preserve"> (</w:t>
      </w:r>
      <w:proofErr w:type="spellStart"/>
      <w:r w:rsidR="00E27D91" w:rsidRPr="008E256C">
        <w:rPr>
          <w:rPrChange w:id="41" w:author="Erwin Dreesen" w:date="2023-11-29T19:20:00Z">
            <w:rPr>
              <w:b/>
              <w:bCs/>
            </w:rPr>
          </w:rPrChange>
        </w:rPr>
        <w:t>Mỹ-Lượng</w:t>
      </w:r>
      <w:proofErr w:type="spellEnd"/>
      <w:r w:rsidR="00E27D91" w:rsidRPr="008E256C">
        <w:rPr>
          <w:rPrChange w:id="42" w:author="Erwin Dreesen" w:date="2023-11-29T19:20:00Z">
            <w:rPr>
              <w:b/>
              <w:bCs/>
            </w:rPr>
          </w:rPrChange>
        </w:rPr>
        <w:t xml:space="preserve"> </w:t>
      </w:r>
      <w:proofErr w:type="spellStart"/>
      <w:r w:rsidR="00E27D91" w:rsidRPr="008E256C">
        <w:rPr>
          <w:rPrChange w:id="43" w:author="Erwin Dreesen" w:date="2023-11-29T19:20:00Z">
            <w:rPr>
              <w:b/>
              <w:bCs/>
            </w:rPr>
          </w:rPrChange>
        </w:rPr>
        <w:t>Vương</w:t>
      </w:r>
      <w:proofErr w:type="spellEnd"/>
      <w:r w:rsidR="00262C56" w:rsidRPr="008E256C">
        <w:rPr>
          <w:rPrChange w:id="44" w:author="Erwin Dreesen" w:date="2023-11-29T19:20:00Z">
            <w:rPr>
              <w:b/>
              <w:bCs/>
            </w:rPr>
          </w:rPrChange>
        </w:rPr>
        <w:t>)</w:t>
      </w:r>
      <w:del w:id="45" w:author="Erwin Dreesen" w:date="2023-11-30T08:39:00Z">
        <w:r w:rsidR="00EA5CCD" w:rsidRPr="008E256C" w:rsidDel="00930EF0">
          <w:rPr>
            <w:rPrChange w:id="46" w:author="Erwin Dreesen" w:date="2023-11-29T19:20:00Z">
              <w:rPr>
                <w:b/>
                <w:bCs/>
              </w:rPr>
            </w:rPrChange>
          </w:rPr>
          <w:delText xml:space="preserve"> </w:delText>
        </w:r>
      </w:del>
      <w:commentRangeStart w:id="47"/>
      <w:r w:rsidR="0082034B" w:rsidRPr="008E256C">
        <w:rPr>
          <w:vertAlign w:val="superscript"/>
          <w:rPrChange w:id="48" w:author="Erwin Dreesen" w:date="2023-11-29T19:20:00Z">
            <w:rPr>
              <w:b/>
              <w:bCs/>
              <w:vertAlign w:val="superscript"/>
            </w:rPr>
          </w:rPrChange>
        </w:rPr>
        <w:t>a</w:t>
      </w:r>
      <w:commentRangeEnd w:id="47"/>
      <w:r w:rsidR="004551F6">
        <w:rPr>
          <w:rStyle w:val="CommentReference"/>
        </w:rPr>
        <w:commentReference w:id="47"/>
      </w:r>
      <w:del w:id="49" w:author="Erwin Dreesen" w:date="2023-11-29T19:27:00Z">
        <w:r w:rsidR="0082034B" w:rsidRPr="008E256C" w:rsidDel="005D33F2">
          <w:rPr>
            <w:vertAlign w:val="superscript"/>
            <w:rPrChange w:id="50" w:author="Erwin Dreesen" w:date="2023-11-29T19:20:00Z">
              <w:rPr>
                <w:b/>
                <w:bCs/>
                <w:vertAlign w:val="superscript"/>
              </w:rPr>
            </w:rPrChange>
          </w:rPr>
          <w:delText>,b,</w:delText>
        </w:r>
      </w:del>
      <w:r w:rsidR="00FD197B" w:rsidRPr="008E256C">
        <w:rPr>
          <w:vertAlign w:val="superscript"/>
          <w:rPrChange w:id="51" w:author="Erwin Dreesen" w:date="2023-11-29T19:20:00Z">
            <w:rPr>
              <w:b/>
              <w:bCs/>
              <w:vertAlign w:val="superscript"/>
            </w:rPr>
          </w:rPrChange>
        </w:rPr>
        <w:t>†</w:t>
      </w:r>
      <w:r w:rsidRPr="008E256C">
        <w:rPr>
          <w:rPrChange w:id="52" w:author="Erwin Dreesen" w:date="2023-11-29T19:20:00Z">
            <w:rPr>
              <w:b/>
              <w:bCs/>
            </w:rPr>
          </w:rPrChange>
        </w:rPr>
        <w:t xml:space="preserve">, Omar </w:t>
      </w:r>
      <w:proofErr w:type="spellStart"/>
      <w:r w:rsidRPr="008E256C">
        <w:rPr>
          <w:rPrChange w:id="53" w:author="Erwin Dreesen" w:date="2023-11-29T19:20:00Z">
            <w:rPr>
              <w:b/>
              <w:bCs/>
            </w:rPr>
          </w:rPrChange>
        </w:rPr>
        <w:t>Elkayal</w:t>
      </w:r>
      <w:del w:id="54" w:author="Erwin Dreesen" w:date="2023-11-30T08:39:00Z">
        <w:r w:rsidRPr="008E256C" w:rsidDel="00930EF0">
          <w:rPr>
            <w:rPrChange w:id="55" w:author="Erwin Dreesen" w:date="2023-11-29T19:20:00Z">
              <w:rPr>
                <w:b/>
                <w:bCs/>
              </w:rPr>
            </w:rPrChange>
          </w:rPr>
          <w:delText xml:space="preserve"> </w:delText>
        </w:r>
      </w:del>
      <w:r w:rsidR="00FE4B6A" w:rsidRPr="008E256C">
        <w:rPr>
          <w:vertAlign w:val="superscript"/>
          <w:rPrChange w:id="56" w:author="Erwin Dreesen" w:date="2023-11-29T19:20:00Z">
            <w:rPr>
              <w:b/>
              <w:bCs/>
              <w:vertAlign w:val="superscript"/>
            </w:rPr>
          </w:rPrChange>
        </w:rPr>
        <w:t>a</w:t>
      </w:r>
      <w:proofErr w:type="spellEnd"/>
      <w:r w:rsidR="00FE4B6A" w:rsidRPr="008E256C">
        <w:rPr>
          <w:vertAlign w:val="superscript"/>
          <w:rPrChange w:id="57" w:author="Erwin Dreesen" w:date="2023-11-29T19:20:00Z">
            <w:rPr>
              <w:b/>
              <w:bCs/>
              <w:vertAlign w:val="superscript"/>
            </w:rPr>
          </w:rPrChange>
        </w:rPr>
        <w:t>,</w:t>
      </w:r>
      <w:r w:rsidR="00EA5ADA" w:rsidRPr="008E256C">
        <w:rPr>
          <w:vertAlign w:val="superscript"/>
          <w:rPrChange w:id="58" w:author="Erwin Dreesen" w:date="2023-11-29T19:20:00Z">
            <w:rPr>
              <w:b/>
              <w:bCs/>
              <w:vertAlign w:val="superscript"/>
            </w:rPr>
          </w:rPrChange>
        </w:rPr>
        <w:t>†</w:t>
      </w:r>
      <w:r w:rsidRPr="008E256C">
        <w:rPr>
          <w:rPrChange w:id="59" w:author="Erwin Dreesen" w:date="2023-11-29T19:20:00Z">
            <w:rPr>
              <w:b/>
              <w:bCs/>
            </w:rPr>
          </w:rPrChange>
        </w:rPr>
        <w:t>,</w:t>
      </w:r>
      <w:r w:rsidR="00B67D96" w:rsidRPr="008E256C">
        <w:rPr>
          <w:rPrChange w:id="60" w:author="Erwin Dreesen" w:date="2023-11-29T19:20:00Z">
            <w:rPr>
              <w:b/>
              <w:bCs/>
            </w:rPr>
          </w:rPrChange>
        </w:rPr>
        <w:t xml:space="preserve"> Ruth Van Daele</w:t>
      </w:r>
      <w:del w:id="61" w:author="Erwin Dreesen" w:date="2023-11-30T08:39:00Z">
        <w:r w:rsidR="00B67D96" w:rsidRPr="008E256C" w:rsidDel="00930EF0">
          <w:rPr>
            <w:rPrChange w:id="62" w:author="Erwin Dreesen" w:date="2023-11-29T19:20:00Z">
              <w:rPr>
                <w:b/>
                <w:bCs/>
              </w:rPr>
            </w:rPrChange>
          </w:rPr>
          <w:delText xml:space="preserve"> </w:delText>
        </w:r>
      </w:del>
      <w:commentRangeStart w:id="63"/>
      <w:commentRangeStart w:id="64"/>
      <w:r w:rsidR="00F7699D" w:rsidRPr="008E256C">
        <w:rPr>
          <w:vertAlign w:val="superscript"/>
          <w:rPrChange w:id="65" w:author="Erwin Dreesen" w:date="2023-11-29T19:20:00Z">
            <w:rPr>
              <w:b/>
              <w:bCs/>
              <w:vertAlign w:val="superscript"/>
            </w:rPr>
          </w:rPrChange>
        </w:rPr>
        <w:t>a</w:t>
      </w:r>
      <w:r w:rsidR="00226FDC" w:rsidRPr="008E256C">
        <w:rPr>
          <w:vertAlign w:val="superscript"/>
          <w:rPrChange w:id="66" w:author="Erwin Dreesen" w:date="2023-11-29T19:20:00Z">
            <w:rPr>
              <w:b/>
              <w:bCs/>
              <w:vertAlign w:val="superscript"/>
            </w:rPr>
          </w:rPrChange>
        </w:rPr>
        <w:t>,</w:t>
      </w:r>
      <w:del w:id="67" w:author="My Luong Vuong" w:date="2023-12-01T15:57:00Z">
        <w:r w:rsidR="00F7699D" w:rsidRPr="008E256C" w:rsidDel="00C07445">
          <w:rPr>
            <w:vertAlign w:val="superscript"/>
            <w:rPrChange w:id="68" w:author="Erwin Dreesen" w:date="2023-11-29T19:20:00Z">
              <w:rPr>
                <w:b/>
                <w:bCs/>
                <w:vertAlign w:val="superscript"/>
              </w:rPr>
            </w:rPrChange>
          </w:rPr>
          <w:delText>c</w:delText>
        </w:r>
      </w:del>
      <w:commentRangeEnd w:id="63"/>
      <w:commentRangeEnd w:id="64"/>
      <w:ins w:id="69" w:author="My Luong Vuong" w:date="2023-12-01T15:57:00Z">
        <w:r w:rsidR="00C07445">
          <w:rPr>
            <w:vertAlign w:val="superscript"/>
          </w:rPr>
          <w:t>b</w:t>
        </w:r>
      </w:ins>
      <w:r w:rsidR="00DB0594">
        <w:rPr>
          <w:rStyle w:val="CommentReference"/>
        </w:rPr>
        <w:commentReference w:id="63"/>
      </w:r>
      <w:r w:rsidR="002340EC">
        <w:rPr>
          <w:rStyle w:val="CommentReference"/>
        </w:rPr>
        <w:commentReference w:id="64"/>
      </w:r>
      <w:r w:rsidR="002340EC">
        <w:rPr>
          <w:vertAlign w:val="superscript"/>
        </w:rPr>
        <w:t>,1</w:t>
      </w:r>
      <w:r w:rsidR="00B67D96" w:rsidRPr="008E256C">
        <w:rPr>
          <w:rPrChange w:id="70" w:author="Erwin Dreesen" w:date="2023-11-29T19:20:00Z">
            <w:rPr>
              <w:b/>
              <w:bCs/>
            </w:rPr>
          </w:rPrChange>
        </w:rPr>
        <w:t>,</w:t>
      </w:r>
      <w:r w:rsidRPr="008E256C">
        <w:rPr>
          <w:rPrChange w:id="71" w:author="Erwin Dreesen" w:date="2023-11-29T19:20:00Z">
            <w:rPr>
              <w:b/>
              <w:bCs/>
            </w:rPr>
          </w:rPrChange>
        </w:rPr>
        <w:t xml:space="preserve"> Jan-Willem C. </w:t>
      </w:r>
      <w:proofErr w:type="spellStart"/>
      <w:r w:rsidRPr="008E256C">
        <w:rPr>
          <w:rPrChange w:id="72" w:author="Erwin Dreesen" w:date="2023-11-29T19:20:00Z">
            <w:rPr>
              <w:b/>
              <w:bCs/>
            </w:rPr>
          </w:rPrChange>
        </w:rPr>
        <w:t>Alffenaar</w:t>
      </w:r>
      <w:del w:id="73" w:author="Erwin Dreesen" w:date="2023-11-29T19:30:00Z">
        <w:r w:rsidRPr="008E256C" w:rsidDel="00EF6889">
          <w:rPr>
            <w:rPrChange w:id="74" w:author="Erwin Dreesen" w:date="2023-11-29T19:20:00Z">
              <w:rPr>
                <w:b/>
                <w:bCs/>
              </w:rPr>
            </w:rPrChange>
          </w:rPr>
          <w:delText xml:space="preserve"> </w:delText>
        </w:r>
      </w:del>
      <w:del w:id="75" w:author="My Luong Vuong" w:date="2023-12-01T15:58:00Z">
        <w:r w:rsidR="006F46CF" w:rsidRPr="008E256C" w:rsidDel="00C07445">
          <w:rPr>
            <w:vertAlign w:val="superscript"/>
            <w:rPrChange w:id="76" w:author="Erwin Dreesen" w:date="2023-11-29T19:20:00Z">
              <w:rPr>
                <w:b/>
                <w:bCs/>
                <w:vertAlign w:val="superscript"/>
              </w:rPr>
            </w:rPrChange>
          </w:rPr>
          <w:delText>d</w:delText>
        </w:r>
      </w:del>
      <w:ins w:id="77" w:author="My Luong Vuong" w:date="2023-12-01T15:58:00Z">
        <w:r w:rsidR="00C07445">
          <w:rPr>
            <w:vertAlign w:val="superscript"/>
          </w:rPr>
          <w:t>c</w:t>
        </w:r>
      </w:ins>
      <w:r w:rsidRPr="008E256C">
        <w:rPr>
          <w:vertAlign w:val="superscript"/>
          <w:rPrChange w:id="78" w:author="Erwin Dreesen" w:date="2023-11-29T19:20:00Z">
            <w:rPr>
              <w:b/>
              <w:bCs/>
              <w:vertAlign w:val="superscript"/>
            </w:rPr>
          </w:rPrChange>
        </w:rPr>
        <w:t>,</w:t>
      </w:r>
      <w:del w:id="79" w:author="My Luong Vuong" w:date="2023-12-01T15:58:00Z">
        <w:r w:rsidR="006F46CF" w:rsidRPr="008E256C" w:rsidDel="00C07445">
          <w:rPr>
            <w:vertAlign w:val="superscript"/>
            <w:rPrChange w:id="80" w:author="Erwin Dreesen" w:date="2023-11-29T19:20:00Z">
              <w:rPr>
                <w:b/>
                <w:bCs/>
                <w:vertAlign w:val="superscript"/>
              </w:rPr>
            </w:rPrChange>
          </w:rPr>
          <w:delText>e</w:delText>
        </w:r>
      </w:del>
      <w:ins w:id="81" w:author="My Luong Vuong" w:date="2023-12-01T15:58:00Z">
        <w:r w:rsidR="00C07445">
          <w:rPr>
            <w:vertAlign w:val="superscript"/>
          </w:rPr>
          <w:t>d</w:t>
        </w:r>
      </w:ins>
      <w:r w:rsidRPr="008E256C">
        <w:rPr>
          <w:vertAlign w:val="superscript"/>
          <w:rPrChange w:id="82" w:author="Erwin Dreesen" w:date="2023-11-29T19:20:00Z">
            <w:rPr>
              <w:b/>
              <w:bCs/>
              <w:vertAlign w:val="superscript"/>
            </w:rPr>
          </w:rPrChange>
        </w:rPr>
        <w:t>,</w:t>
      </w:r>
      <w:del w:id="83" w:author="My Luong Vuong" w:date="2023-12-01T15:58:00Z">
        <w:r w:rsidR="006F46CF" w:rsidRPr="008E256C" w:rsidDel="00C07445">
          <w:rPr>
            <w:vertAlign w:val="superscript"/>
            <w:rPrChange w:id="84" w:author="Erwin Dreesen" w:date="2023-11-29T19:20:00Z">
              <w:rPr>
                <w:b/>
                <w:bCs/>
                <w:vertAlign w:val="superscript"/>
              </w:rPr>
            </w:rPrChange>
          </w:rPr>
          <w:delText>f</w:delText>
        </w:r>
      </w:del>
      <w:ins w:id="85" w:author="My Luong Vuong" w:date="2023-12-01T15:58:00Z">
        <w:r w:rsidR="00C07445">
          <w:rPr>
            <w:vertAlign w:val="superscript"/>
          </w:rPr>
          <w:t>e</w:t>
        </w:r>
      </w:ins>
      <w:proofErr w:type="spellEnd"/>
      <w:r w:rsidR="00E72332" w:rsidRPr="008E256C">
        <w:rPr>
          <w:rPrChange w:id="86" w:author="Erwin Dreesen" w:date="2023-11-29T19:20:00Z">
            <w:rPr>
              <w:b/>
              <w:bCs/>
            </w:rPr>
          </w:rPrChange>
        </w:rPr>
        <w:t>,</w:t>
      </w:r>
      <w:r w:rsidR="002073BD" w:rsidRPr="008E256C">
        <w:rPr>
          <w:rPrChange w:id="87" w:author="Erwin Dreesen" w:date="2023-11-29T19:20:00Z">
            <w:rPr>
              <w:b/>
              <w:bCs/>
            </w:rPr>
          </w:rPrChange>
        </w:rPr>
        <w:t xml:space="preserve"> Sophie L. </w:t>
      </w:r>
      <w:proofErr w:type="spellStart"/>
      <w:r w:rsidR="002073BD" w:rsidRPr="008E256C">
        <w:rPr>
          <w:rPrChange w:id="88" w:author="Erwin Dreesen" w:date="2023-11-29T19:20:00Z">
            <w:rPr>
              <w:b/>
              <w:bCs/>
            </w:rPr>
          </w:rPrChange>
        </w:rPr>
        <w:t>Stocker</w:t>
      </w:r>
      <w:del w:id="89" w:author="Erwin Dreesen" w:date="2023-11-30T08:39:00Z">
        <w:r w:rsidR="006F0383" w:rsidRPr="008E256C" w:rsidDel="00930EF0">
          <w:rPr>
            <w:rPrChange w:id="90" w:author="Erwin Dreesen" w:date="2023-11-29T19:20:00Z">
              <w:rPr>
                <w:b/>
                <w:bCs/>
              </w:rPr>
            </w:rPrChange>
          </w:rPr>
          <w:delText xml:space="preserve"> </w:delText>
        </w:r>
      </w:del>
      <w:del w:id="91" w:author="My Luong Vuong" w:date="2023-12-01T15:59:00Z">
        <w:r w:rsidR="00B83AB5" w:rsidRPr="008E256C" w:rsidDel="00425155">
          <w:rPr>
            <w:vertAlign w:val="superscript"/>
            <w:rPrChange w:id="92" w:author="Erwin Dreesen" w:date="2023-11-29T19:20:00Z">
              <w:rPr>
                <w:b/>
                <w:bCs/>
                <w:vertAlign w:val="superscript"/>
              </w:rPr>
            </w:rPrChange>
          </w:rPr>
          <w:delText>d</w:delText>
        </w:r>
      </w:del>
      <w:ins w:id="93" w:author="My Luong Vuong" w:date="2023-12-01T15:59:00Z">
        <w:r w:rsidR="00425155">
          <w:rPr>
            <w:vertAlign w:val="superscript"/>
          </w:rPr>
          <w:t>c</w:t>
        </w:r>
      </w:ins>
      <w:r w:rsidR="00B83AB5" w:rsidRPr="008E256C">
        <w:rPr>
          <w:vertAlign w:val="superscript"/>
          <w:rPrChange w:id="94" w:author="Erwin Dreesen" w:date="2023-11-29T19:20:00Z">
            <w:rPr>
              <w:b/>
              <w:bCs/>
              <w:vertAlign w:val="superscript"/>
            </w:rPr>
          </w:rPrChange>
        </w:rPr>
        <w:t>,</w:t>
      </w:r>
      <w:del w:id="95" w:author="My Luong Vuong" w:date="2023-12-01T15:59:00Z">
        <w:r w:rsidR="00B83AB5" w:rsidRPr="008E256C" w:rsidDel="00863744">
          <w:rPr>
            <w:vertAlign w:val="superscript"/>
            <w:rPrChange w:id="96" w:author="Erwin Dreesen" w:date="2023-11-29T19:20:00Z">
              <w:rPr>
                <w:b/>
                <w:bCs/>
                <w:vertAlign w:val="superscript"/>
              </w:rPr>
            </w:rPrChange>
          </w:rPr>
          <w:delText>g</w:delText>
        </w:r>
      </w:del>
      <w:ins w:id="97" w:author="My Luong Vuong" w:date="2023-12-01T15:59:00Z">
        <w:r w:rsidR="00863744">
          <w:rPr>
            <w:vertAlign w:val="superscript"/>
          </w:rPr>
          <w:t>f</w:t>
        </w:r>
      </w:ins>
      <w:r w:rsidR="00B83AB5" w:rsidRPr="008E256C">
        <w:rPr>
          <w:vertAlign w:val="superscript"/>
          <w:rPrChange w:id="98" w:author="Erwin Dreesen" w:date="2023-11-29T19:20:00Z">
            <w:rPr>
              <w:b/>
              <w:bCs/>
              <w:vertAlign w:val="superscript"/>
            </w:rPr>
          </w:rPrChange>
        </w:rPr>
        <w:t>,</w:t>
      </w:r>
      <w:del w:id="99" w:author="My Luong Vuong" w:date="2023-12-01T15:59:00Z">
        <w:r w:rsidR="00B83AB5" w:rsidRPr="008E256C" w:rsidDel="00863744">
          <w:rPr>
            <w:vertAlign w:val="superscript"/>
            <w:rPrChange w:id="100" w:author="Erwin Dreesen" w:date="2023-11-29T19:20:00Z">
              <w:rPr>
                <w:b/>
                <w:bCs/>
                <w:vertAlign w:val="superscript"/>
              </w:rPr>
            </w:rPrChange>
          </w:rPr>
          <w:delText>h</w:delText>
        </w:r>
      </w:del>
      <w:ins w:id="101" w:author="My Luong Vuong" w:date="2023-12-01T15:59:00Z">
        <w:r w:rsidR="00863744">
          <w:rPr>
            <w:vertAlign w:val="superscript"/>
          </w:rPr>
          <w:t>g</w:t>
        </w:r>
      </w:ins>
      <w:proofErr w:type="spellEnd"/>
      <w:r w:rsidR="002073BD" w:rsidRPr="008E256C">
        <w:rPr>
          <w:rPrChange w:id="102" w:author="Erwin Dreesen" w:date="2023-11-29T19:20:00Z">
            <w:rPr>
              <w:b/>
              <w:bCs/>
            </w:rPr>
          </w:rPrChange>
        </w:rPr>
        <w:t>,</w:t>
      </w:r>
      <w:r w:rsidR="0041079A" w:rsidRPr="008E256C">
        <w:rPr>
          <w:rPrChange w:id="103" w:author="Erwin Dreesen" w:date="2023-11-29T19:20:00Z">
            <w:rPr>
              <w:b/>
              <w:bCs/>
            </w:rPr>
          </w:rPrChange>
        </w:rPr>
        <w:t xml:space="preserve"> Jason A. </w:t>
      </w:r>
      <w:proofErr w:type="spellStart"/>
      <w:r w:rsidR="0041079A" w:rsidRPr="008E256C">
        <w:rPr>
          <w:rPrChange w:id="104" w:author="Erwin Dreesen" w:date="2023-11-29T19:20:00Z">
            <w:rPr>
              <w:b/>
              <w:bCs/>
            </w:rPr>
          </w:rPrChange>
        </w:rPr>
        <w:t>Roberts</w:t>
      </w:r>
      <w:commentRangeStart w:id="105"/>
      <w:del w:id="106" w:author="My Luong Vuong" w:date="2023-12-01T15:39:00Z">
        <w:r w:rsidR="0041079A" w:rsidRPr="000F4A56" w:rsidDel="00F87728">
          <w:rPr>
            <w:vertAlign w:val="superscript"/>
            <w:rPrChange w:id="107" w:author="My Luong Vuong" w:date="2023-12-01T16:00:00Z">
              <w:rPr>
                <w:b/>
                <w:bCs/>
              </w:rPr>
            </w:rPrChange>
          </w:rPr>
          <w:delText xml:space="preserve"> </w:delText>
        </w:r>
      </w:del>
      <w:commentRangeEnd w:id="105"/>
      <w:r w:rsidR="004E58AA" w:rsidRPr="000F4A56">
        <w:rPr>
          <w:rStyle w:val="CommentReference"/>
          <w:sz w:val="22"/>
          <w:szCs w:val="22"/>
          <w:vertAlign w:val="superscript"/>
          <w:rPrChange w:id="108" w:author="My Luong Vuong" w:date="2023-12-01T16:00:00Z">
            <w:rPr>
              <w:rStyle w:val="CommentReference"/>
            </w:rPr>
          </w:rPrChange>
        </w:rPr>
        <w:commentReference w:id="105"/>
      </w:r>
      <w:del w:id="109" w:author="My Luong Vuong" w:date="2023-12-01T16:00:00Z">
        <w:r w:rsidR="00600552" w:rsidRPr="000F4A56" w:rsidDel="000F4A56">
          <w:rPr>
            <w:vertAlign w:val="superscript"/>
            <w:rPrChange w:id="110" w:author="My Luong Vuong" w:date="2023-12-01T16:00:00Z">
              <w:rPr>
                <w:b/>
                <w:bCs/>
                <w:vertAlign w:val="superscript"/>
              </w:rPr>
            </w:rPrChange>
          </w:rPr>
          <w:delText>i</w:delText>
        </w:r>
      </w:del>
      <w:ins w:id="111" w:author="My Luong Vuong" w:date="2023-12-01T16:00:00Z">
        <w:r w:rsidR="000F4A56" w:rsidRPr="000F4A56">
          <w:rPr>
            <w:rStyle w:val="CommentReference"/>
            <w:sz w:val="22"/>
            <w:szCs w:val="22"/>
            <w:vertAlign w:val="superscript"/>
            <w:rPrChange w:id="112" w:author="My Luong Vuong" w:date="2023-12-01T16:00:00Z">
              <w:rPr>
                <w:rStyle w:val="CommentReference"/>
              </w:rPr>
            </w:rPrChange>
          </w:rPr>
          <w:t>h</w:t>
        </w:r>
      </w:ins>
      <w:r w:rsidR="0041079A" w:rsidRPr="008E256C">
        <w:rPr>
          <w:vertAlign w:val="superscript"/>
          <w:rPrChange w:id="113" w:author="Erwin Dreesen" w:date="2023-11-29T19:20:00Z">
            <w:rPr>
              <w:b/>
              <w:bCs/>
              <w:vertAlign w:val="superscript"/>
            </w:rPr>
          </w:rPrChange>
        </w:rPr>
        <w:t>,</w:t>
      </w:r>
      <w:ins w:id="114" w:author="My Luong Vuong" w:date="2023-12-01T16:00:00Z">
        <w:r w:rsidR="00286614">
          <w:rPr>
            <w:vertAlign w:val="superscript"/>
          </w:rPr>
          <w:t>i</w:t>
        </w:r>
      </w:ins>
      <w:del w:id="115" w:author="My Luong Vuong" w:date="2023-12-01T16:00:00Z">
        <w:r w:rsidR="00600552" w:rsidRPr="008E256C" w:rsidDel="00286614">
          <w:rPr>
            <w:vertAlign w:val="superscript"/>
            <w:rPrChange w:id="116" w:author="Erwin Dreesen" w:date="2023-11-29T19:20:00Z">
              <w:rPr>
                <w:b/>
                <w:bCs/>
                <w:vertAlign w:val="superscript"/>
              </w:rPr>
            </w:rPrChange>
          </w:rPr>
          <w:delText>j</w:delText>
        </w:r>
      </w:del>
      <w:r w:rsidR="0041079A" w:rsidRPr="008E256C">
        <w:rPr>
          <w:vertAlign w:val="superscript"/>
          <w:rPrChange w:id="117" w:author="Erwin Dreesen" w:date="2023-11-29T19:20:00Z">
            <w:rPr>
              <w:b/>
              <w:bCs/>
              <w:vertAlign w:val="superscript"/>
            </w:rPr>
          </w:rPrChange>
        </w:rPr>
        <w:t>,</w:t>
      </w:r>
      <w:del w:id="118" w:author="My Luong Vuong" w:date="2023-12-01T16:00:00Z">
        <w:r w:rsidR="00600552" w:rsidRPr="008E256C" w:rsidDel="00286614">
          <w:rPr>
            <w:vertAlign w:val="superscript"/>
            <w:rPrChange w:id="119" w:author="Erwin Dreesen" w:date="2023-11-29T19:20:00Z">
              <w:rPr>
                <w:b/>
                <w:bCs/>
                <w:vertAlign w:val="superscript"/>
              </w:rPr>
            </w:rPrChange>
          </w:rPr>
          <w:delText>k</w:delText>
        </w:r>
      </w:del>
      <w:ins w:id="120" w:author="My Luong Vuong" w:date="2023-12-01T16:00:00Z">
        <w:r w:rsidR="00286614">
          <w:rPr>
            <w:vertAlign w:val="superscript"/>
          </w:rPr>
          <w:t>j</w:t>
        </w:r>
      </w:ins>
      <w:proofErr w:type="spellEnd"/>
      <w:r w:rsidR="0041079A" w:rsidRPr="008E256C">
        <w:rPr>
          <w:rPrChange w:id="121" w:author="Erwin Dreesen" w:date="2023-11-29T19:20:00Z">
            <w:rPr>
              <w:b/>
              <w:bCs/>
            </w:rPr>
          </w:rPrChange>
        </w:rPr>
        <w:t>,</w:t>
      </w:r>
      <w:r w:rsidRPr="008E256C">
        <w:rPr>
          <w:rPrChange w:id="122" w:author="Erwin Dreesen" w:date="2023-11-29T19:20:00Z">
            <w:rPr>
              <w:b/>
              <w:bCs/>
            </w:rPr>
          </w:rPrChange>
        </w:rPr>
        <w:t xml:space="preserve"> Yves </w:t>
      </w:r>
      <w:proofErr w:type="spellStart"/>
      <w:r w:rsidRPr="008E256C">
        <w:rPr>
          <w:rPrChange w:id="123" w:author="Erwin Dreesen" w:date="2023-11-29T19:20:00Z">
            <w:rPr>
              <w:b/>
              <w:bCs/>
            </w:rPr>
          </w:rPrChange>
        </w:rPr>
        <w:t>Debaveye</w:t>
      </w:r>
      <w:del w:id="124" w:author="My Luong Vuong" w:date="2023-12-01T15:39:00Z">
        <w:r w:rsidRPr="008E256C" w:rsidDel="00DC2288">
          <w:rPr>
            <w:rPrChange w:id="125" w:author="Erwin Dreesen" w:date="2023-11-29T19:20:00Z">
              <w:rPr>
                <w:b/>
                <w:bCs/>
              </w:rPr>
            </w:rPrChange>
          </w:rPr>
          <w:delText xml:space="preserve"> </w:delText>
        </w:r>
      </w:del>
      <w:del w:id="126" w:author="My Luong Vuong" w:date="2023-12-01T16:00:00Z">
        <w:r w:rsidR="000F3F9B" w:rsidRPr="008E256C" w:rsidDel="00F34BBA">
          <w:rPr>
            <w:vertAlign w:val="superscript"/>
            <w:rPrChange w:id="127" w:author="Erwin Dreesen" w:date="2023-11-29T19:20:00Z">
              <w:rPr>
                <w:b/>
                <w:bCs/>
                <w:vertAlign w:val="superscript"/>
              </w:rPr>
            </w:rPrChange>
          </w:rPr>
          <w:delText>l</w:delText>
        </w:r>
      </w:del>
      <w:ins w:id="128" w:author="My Luong Vuong" w:date="2023-12-01T16:00:00Z">
        <w:r w:rsidR="00F34BBA">
          <w:rPr>
            <w:vertAlign w:val="superscript"/>
          </w:rPr>
          <w:t>k</w:t>
        </w:r>
      </w:ins>
      <w:r w:rsidRPr="008E256C">
        <w:rPr>
          <w:vertAlign w:val="superscript"/>
          <w:rPrChange w:id="129" w:author="Erwin Dreesen" w:date="2023-11-29T19:20:00Z">
            <w:rPr>
              <w:b/>
              <w:bCs/>
              <w:vertAlign w:val="superscript"/>
            </w:rPr>
          </w:rPrChange>
        </w:rPr>
        <w:t>,</w:t>
      </w:r>
      <w:del w:id="130" w:author="My Luong Vuong" w:date="2023-12-01T16:00:00Z">
        <w:r w:rsidR="000F3F9B" w:rsidRPr="008E256C" w:rsidDel="00F34BBA">
          <w:rPr>
            <w:vertAlign w:val="superscript"/>
            <w:rPrChange w:id="131" w:author="Erwin Dreesen" w:date="2023-11-29T19:20:00Z">
              <w:rPr>
                <w:b/>
                <w:bCs/>
                <w:vertAlign w:val="superscript"/>
              </w:rPr>
            </w:rPrChange>
          </w:rPr>
          <w:delText>m</w:delText>
        </w:r>
      </w:del>
      <w:ins w:id="132" w:author="My Luong Vuong" w:date="2023-12-01T16:00:00Z">
        <w:r w:rsidR="00F34BBA">
          <w:rPr>
            <w:vertAlign w:val="superscript"/>
          </w:rPr>
          <w:t>l</w:t>
        </w:r>
      </w:ins>
      <w:proofErr w:type="spellEnd"/>
      <w:r w:rsidRPr="008E256C">
        <w:rPr>
          <w:rPrChange w:id="133" w:author="Erwin Dreesen" w:date="2023-11-29T19:20:00Z">
            <w:rPr>
              <w:b/>
              <w:bCs/>
            </w:rPr>
          </w:rPrChange>
        </w:rPr>
        <w:t>, Joost</w:t>
      </w:r>
      <w:r w:rsidR="00F76D85" w:rsidRPr="008E256C">
        <w:rPr>
          <w:rPrChange w:id="134" w:author="Erwin Dreesen" w:date="2023-11-29T19:20:00Z">
            <w:rPr>
              <w:b/>
              <w:bCs/>
            </w:rPr>
          </w:rPrChange>
        </w:rPr>
        <w:t xml:space="preserve"> </w:t>
      </w:r>
      <w:proofErr w:type="spellStart"/>
      <w:r w:rsidRPr="008E256C">
        <w:rPr>
          <w:rPrChange w:id="135" w:author="Erwin Dreesen" w:date="2023-11-29T19:20:00Z">
            <w:rPr>
              <w:b/>
              <w:bCs/>
            </w:rPr>
          </w:rPrChange>
        </w:rPr>
        <w:t>Wauters</w:t>
      </w:r>
      <w:del w:id="136" w:author="My Luong Vuong" w:date="2023-12-01T15:39:00Z">
        <w:r w:rsidRPr="008E256C" w:rsidDel="00DC2288">
          <w:rPr>
            <w:rPrChange w:id="137" w:author="Erwin Dreesen" w:date="2023-11-29T19:20:00Z">
              <w:rPr>
                <w:b/>
                <w:bCs/>
              </w:rPr>
            </w:rPrChange>
          </w:rPr>
          <w:delText xml:space="preserve"> </w:delText>
        </w:r>
      </w:del>
      <w:del w:id="138" w:author="My Luong Vuong" w:date="2023-12-01T16:00:00Z">
        <w:r w:rsidR="00B82EFC" w:rsidRPr="008E256C" w:rsidDel="009D687A">
          <w:rPr>
            <w:vertAlign w:val="superscript"/>
            <w:rPrChange w:id="139" w:author="Erwin Dreesen" w:date="2023-11-29T19:20:00Z">
              <w:rPr>
                <w:b/>
                <w:bCs/>
                <w:vertAlign w:val="superscript"/>
              </w:rPr>
            </w:rPrChange>
          </w:rPr>
          <w:delText>n</w:delText>
        </w:r>
      </w:del>
      <w:ins w:id="140" w:author="My Luong Vuong" w:date="2023-12-01T16:00:00Z">
        <w:r w:rsidR="009D687A">
          <w:rPr>
            <w:vertAlign w:val="superscript"/>
          </w:rPr>
          <w:t>m</w:t>
        </w:r>
      </w:ins>
      <w:r w:rsidR="00B82EFC" w:rsidRPr="008E256C">
        <w:rPr>
          <w:vertAlign w:val="superscript"/>
          <w:rPrChange w:id="141" w:author="Erwin Dreesen" w:date="2023-11-29T19:20:00Z">
            <w:rPr>
              <w:b/>
              <w:bCs/>
              <w:vertAlign w:val="superscript"/>
            </w:rPr>
          </w:rPrChange>
        </w:rPr>
        <w:t>,</w:t>
      </w:r>
      <w:del w:id="142" w:author="My Luong Vuong" w:date="2023-12-01T16:00:00Z">
        <w:r w:rsidR="00B82EFC" w:rsidRPr="008E256C" w:rsidDel="009D687A">
          <w:rPr>
            <w:vertAlign w:val="superscript"/>
            <w:rPrChange w:id="143" w:author="Erwin Dreesen" w:date="2023-11-29T19:20:00Z">
              <w:rPr>
                <w:b/>
                <w:bCs/>
                <w:vertAlign w:val="superscript"/>
              </w:rPr>
            </w:rPrChange>
          </w:rPr>
          <w:delText>o</w:delText>
        </w:r>
      </w:del>
      <w:ins w:id="144" w:author="My Luong Vuong" w:date="2023-12-01T16:00:00Z">
        <w:r w:rsidR="009D687A">
          <w:rPr>
            <w:vertAlign w:val="superscript"/>
          </w:rPr>
          <w:t>n</w:t>
        </w:r>
      </w:ins>
      <w:proofErr w:type="spellEnd"/>
      <w:r w:rsidRPr="008E256C">
        <w:rPr>
          <w:rPrChange w:id="145" w:author="Erwin Dreesen" w:date="2023-11-29T19:20:00Z">
            <w:rPr>
              <w:b/>
              <w:bCs/>
            </w:rPr>
          </w:rPrChange>
        </w:rPr>
        <w:t xml:space="preserve">, Beatrijs </w:t>
      </w:r>
      <w:proofErr w:type="spellStart"/>
      <w:r w:rsidRPr="008E256C">
        <w:rPr>
          <w:rPrChange w:id="146" w:author="Erwin Dreesen" w:date="2023-11-29T19:20:00Z">
            <w:rPr>
              <w:b/>
              <w:bCs/>
            </w:rPr>
          </w:rPrChange>
        </w:rPr>
        <w:t>Mertens</w:t>
      </w:r>
      <w:ins w:id="147" w:author="Erwin Dreesen" w:date="2023-11-29T19:30:00Z">
        <w:del w:id="148" w:author="My Luong Vuong" w:date="2023-12-01T15:39:00Z">
          <w:r w:rsidR="00EF6889" w:rsidDel="004E4F8A">
            <w:delText> </w:delText>
          </w:r>
        </w:del>
      </w:ins>
      <w:del w:id="149" w:author="Erwin Dreesen" w:date="2023-11-29T19:30:00Z">
        <w:r w:rsidRPr="008E256C" w:rsidDel="00EF6889">
          <w:rPr>
            <w:rPrChange w:id="150" w:author="Erwin Dreesen" w:date="2023-11-29T19:20:00Z">
              <w:rPr>
                <w:b/>
                <w:bCs/>
              </w:rPr>
            </w:rPrChange>
          </w:rPr>
          <w:delText xml:space="preserve"> </w:delText>
        </w:r>
      </w:del>
      <w:r w:rsidR="00934F7F" w:rsidRPr="008E256C">
        <w:rPr>
          <w:vertAlign w:val="superscript"/>
          <w:rPrChange w:id="151" w:author="Erwin Dreesen" w:date="2023-11-29T19:20:00Z">
            <w:rPr>
              <w:b/>
              <w:bCs/>
              <w:vertAlign w:val="superscript"/>
            </w:rPr>
          </w:rPrChange>
        </w:rPr>
        <w:t>a</w:t>
      </w:r>
      <w:r w:rsidRPr="008E256C">
        <w:rPr>
          <w:vertAlign w:val="superscript"/>
          <w:rPrChange w:id="152" w:author="Erwin Dreesen" w:date="2023-11-29T19:20:00Z">
            <w:rPr>
              <w:b/>
              <w:bCs/>
              <w:vertAlign w:val="superscript"/>
            </w:rPr>
          </w:rPrChange>
        </w:rPr>
        <w:t>,</w:t>
      </w:r>
      <w:del w:id="153" w:author="My Luong Vuong" w:date="2023-12-01T16:00:00Z">
        <w:r w:rsidR="00934F7F" w:rsidRPr="008E256C" w:rsidDel="00B55146">
          <w:rPr>
            <w:vertAlign w:val="superscript"/>
            <w:rPrChange w:id="154" w:author="Erwin Dreesen" w:date="2023-11-29T19:20:00Z">
              <w:rPr>
                <w:b/>
                <w:bCs/>
                <w:vertAlign w:val="superscript"/>
              </w:rPr>
            </w:rPrChange>
          </w:rPr>
          <w:delText>c</w:delText>
        </w:r>
      </w:del>
      <w:ins w:id="155" w:author="My Luong Vuong" w:date="2023-12-01T16:00:00Z">
        <w:r w:rsidR="00B55146">
          <w:rPr>
            <w:vertAlign w:val="superscript"/>
          </w:rPr>
          <w:t>b</w:t>
        </w:r>
      </w:ins>
      <w:proofErr w:type="spellEnd"/>
      <w:r w:rsidRPr="008E256C">
        <w:rPr>
          <w:rPrChange w:id="156" w:author="Erwin Dreesen" w:date="2023-11-29T19:20:00Z">
            <w:rPr>
              <w:b/>
              <w:bCs/>
            </w:rPr>
          </w:rPrChange>
        </w:rPr>
        <w:t xml:space="preserve">, Jasper M. </w:t>
      </w:r>
      <w:proofErr w:type="spellStart"/>
      <w:r w:rsidRPr="008E256C">
        <w:rPr>
          <w:rPrChange w:id="157" w:author="Erwin Dreesen" w:date="2023-11-29T19:20:00Z">
            <w:rPr>
              <w:b/>
              <w:bCs/>
            </w:rPr>
          </w:rPrChange>
        </w:rPr>
        <w:t>Boonstra</w:t>
      </w:r>
      <w:del w:id="158" w:author="My Luong Vuong" w:date="2023-12-01T15:39:00Z">
        <w:r w:rsidRPr="008E256C" w:rsidDel="008E786B">
          <w:rPr>
            <w:rPrChange w:id="159" w:author="Erwin Dreesen" w:date="2023-11-29T19:20:00Z">
              <w:rPr>
                <w:b/>
                <w:bCs/>
              </w:rPr>
            </w:rPrChange>
          </w:rPr>
          <w:delText xml:space="preserve"> </w:delText>
        </w:r>
      </w:del>
      <w:del w:id="160" w:author="My Luong Vuong" w:date="2023-12-01T16:01:00Z">
        <w:r w:rsidR="00207BBF" w:rsidRPr="008E256C" w:rsidDel="00387837">
          <w:rPr>
            <w:vertAlign w:val="superscript"/>
            <w:rPrChange w:id="161" w:author="Erwin Dreesen" w:date="2023-11-29T19:20:00Z">
              <w:rPr>
                <w:b/>
                <w:bCs/>
                <w:vertAlign w:val="superscript"/>
              </w:rPr>
            </w:rPrChange>
          </w:rPr>
          <w:delText>p</w:delText>
        </w:r>
      </w:del>
      <w:ins w:id="162" w:author="My Luong Vuong" w:date="2023-12-01T16:01:00Z">
        <w:r w:rsidR="00387837">
          <w:rPr>
            <w:vertAlign w:val="superscript"/>
          </w:rPr>
          <w:t>o</w:t>
        </w:r>
      </w:ins>
      <w:proofErr w:type="spellEnd"/>
      <w:r w:rsidRPr="008E256C">
        <w:rPr>
          <w:rPrChange w:id="163" w:author="Erwin Dreesen" w:date="2023-11-29T19:20:00Z">
            <w:rPr>
              <w:b/>
              <w:bCs/>
            </w:rPr>
          </w:rPrChange>
        </w:rPr>
        <w:t>,</w:t>
      </w:r>
      <w:r w:rsidR="00F020C1" w:rsidRPr="008E256C">
        <w:rPr>
          <w:rPrChange w:id="164" w:author="Erwin Dreesen" w:date="2023-11-29T19:20:00Z">
            <w:rPr>
              <w:b/>
              <w:bCs/>
            </w:rPr>
          </w:rPrChange>
        </w:rPr>
        <w:t xml:space="preserve"> Indy </w:t>
      </w:r>
      <w:proofErr w:type="spellStart"/>
      <w:r w:rsidR="00F020C1" w:rsidRPr="008E256C">
        <w:rPr>
          <w:rPrChange w:id="165" w:author="Erwin Dreesen" w:date="2023-11-29T19:20:00Z">
            <w:rPr>
              <w:b/>
              <w:bCs/>
            </w:rPr>
          </w:rPrChange>
        </w:rPr>
        <w:t>Sandaradura</w:t>
      </w:r>
      <w:del w:id="166" w:author="My Luong Vuong" w:date="2023-12-01T15:39:00Z">
        <w:r w:rsidR="00F020C1" w:rsidRPr="008E256C" w:rsidDel="00940A7D">
          <w:rPr>
            <w:rPrChange w:id="167" w:author="Erwin Dreesen" w:date="2023-11-29T19:20:00Z">
              <w:rPr>
                <w:b/>
                <w:bCs/>
              </w:rPr>
            </w:rPrChange>
          </w:rPr>
          <w:delText xml:space="preserve"> </w:delText>
        </w:r>
      </w:del>
      <w:del w:id="168" w:author="My Luong Vuong" w:date="2023-12-01T16:01:00Z">
        <w:r w:rsidR="00131C35" w:rsidRPr="008E256C" w:rsidDel="004929AE">
          <w:rPr>
            <w:vertAlign w:val="superscript"/>
            <w:rPrChange w:id="169" w:author="Erwin Dreesen" w:date="2023-11-29T19:20:00Z">
              <w:rPr>
                <w:b/>
                <w:bCs/>
                <w:vertAlign w:val="superscript"/>
              </w:rPr>
            </w:rPrChange>
          </w:rPr>
          <w:delText>q</w:delText>
        </w:r>
      </w:del>
      <w:ins w:id="170" w:author="My Luong Vuong" w:date="2023-12-01T16:01:00Z">
        <w:r w:rsidR="004929AE">
          <w:rPr>
            <w:vertAlign w:val="superscript"/>
          </w:rPr>
          <w:t>p</w:t>
        </w:r>
      </w:ins>
      <w:r w:rsidR="00F020C1" w:rsidRPr="008E256C">
        <w:rPr>
          <w:vertAlign w:val="superscript"/>
          <w:rPrChange w:id="171" w:author="Erwin Dreesen" w:date="2023-11-29T19:20:00Z">
            <w:rPr>
              <w:b/>
              <w:bCs/>
              <w:vertAlign w:val="superscript"/>
            </w:rPr>
          </w:rPrChange>
        </w:rPr>
        <w:t>,</w:t>
      </w:r>
      <w:del w:id="172" w:author="My Luong Vuong" w:date="2023-12-01T16:01:00Z">
        <w:r w:rsidR="00131C35" w:rsidRPr="008E256C" w:rsidDel="004929AE">
          <w:rPr>
            <w:vertAlign w:val="superscript"/>
            <w:rPrChange w:id="173" w:author="Erwin Dreesen" w:date="2023-11-29T19:20:00Z">
              <w:rPr>
                <w:b/>
                <w:bCs/>
                <w:vertAlign w:val="superscript"/>
              </w:rPr>
            </w:rPrChange>
          </w:rPr>
          <w:delText>r</w:delText>
        </w:r>
      </w:del>
      <w:ins w:id="174" w:author="My Luong Vuong" w:date="2023-12-01T16:01:00Z">
        <w:r w:rsidR="004929AE">
          <w:rPr>
            <w:vertAlign w:val="superscript"/>
          </w:rPr>
          <w:t>q</w:t>
        </w:r>
      </w:ins>
      <w:r w:rsidR="00F020C1" w:rsidRPr="008E256C">
        <w:rPr>
          <w:vertAlign w:val="superscript"/>
          <w:rPrChange w:id="175" w:author="Erwin Dreesen" w:date="2023-11-29T19:20:00Z">
            <w:rPr>
              <w:b/>
              <w:bCs/>
              <w:vertAlign w:val="superscript"/>
            </w:rPr>
          </w:rPrChange>
        </w:rPr>
        <w:t>,</w:t>
      </w:r>
      <w:del w:id="176" w:author="My Luong Vuong" w:date="2023-12-01T16:01:00Z">
        <w:r w:rsidR="00131C35" w:rsidRPr="008E256C" w:rsidDel="004929AE">
          <w:rPr>
            <w:vertAlign w:val="superscript"/>
            <w:rPrChange w:id="177" w:author="Erwin Dreesen" w:date="2023-11-29T19:20:00Z">
              <w:rPr>
                <w:b/>
                <w:bCs/>
                <w:vertAlign w:val="superscript"/>
              </w:rPr>
            </w:rPrChange>
          </w:rPr>
          <w:delText>s</w:delText>
        </w:r>
      </w:del>
      <w:ins w:id="178" w:author="My Luong Vuong" w:date="2023-12-01T16:01:00Z">
        <w:r w:rsidR="004929AE">
          <w:rPr>
            <w:vertAlign w:val="superscript"/>
          </w:rPr>
          <w:t>r</w:t>
        </w:r>
      </w:ins>
      <w:proofErr w:type="spellEnd"/>
      <w:r w:rsidR="00F020C1" w:rsidRPr="008E256C">
        <w:rPr>
          <w:rPrChange w:id="179" w:author="Erwin Dreesen" w:date="2023-11-29T19:20:00Z">
            <w:rPr>
              <w:b/>
              <w:bCs/>
            </w:rPr>
          </w:rPrChange>
        </w:rPr>
        <w:t>,</w:t>
      </w:r>
      <w:r w:rsidR="00A83774" w:rsidRPr="008E256C">
        <w:rPr>
          <w:rPrChange w:id="180" w:author="Erwin Dreesen" w:date="2023-11-29T19:20:00Z">
            <w:rPr>
              <w:b/>
              <w:bCs/>
            </w:rPr>
          </w:rPrChange>
        </w:rPr>
        <w:t xml:space="preserve"> Roger J. </w:t>
      </w:r>
      <w:proofErr w:type="spellStart"/>
      <w:r w:rsidR="00A83774" w:rsidRPr="008E256C">
        <w:rPr>
          <w:rPrChange w:id="181" w:author="Erwin Dreesen" w:date="2023-11-29T19:20:00Z">
            <w:rPr>
              <w:b/>
              <w:bCs/>
            </w:rPr>
          </w:rPrChange>
        </w:rPr>
        <w:t>Brüggemann</w:t>
      </w:r>
      <w:del w:id="182" w:author="My Luong Vuong" w:date="2023-12-01T15:39:00Z">
        <w:r w:rsidR="00A83774" w:rsidRPr="008E256C" w:rsidDel="005C4CA9">
          <w:rPr>
            <w:rPrChange w:id="183" w:author="Erwin Dreesen" w:date="2023-11-29T19:20:00Z">
              <w:rPr>
                <w:b/>
                <w:bCs/>
              </w:rPr>
            </w:rPrChange>
          </w:rPr>
          <w:delText xml:space="preserve"> </w:delText>
        </w:r>
      </w:del>
      <w:del w:id="184" w:author="My Luong Vuong" w:date="2023-12-01T16:01:00Z">
        <w:r w:rsidR="00480D7F" w:rsidRPr="008E256C" w:rsidDel="003D158C">
          <w:rPr>
            <w:vertAlign w:val="superscript"/>
            <w:rPrChange w:id="185" w:author="Erwin Dreesen" w:date="2023-11-29T19:20:00Z">
              <w:rPr>
                <w:b/>
                <w:bCs/>
                <w:vertAlign w:val="superscript"/>
              </w:rPr>
            </w:rPrChange>
          </w:rPr>
          <w:delText>t</w:delText>
        </w:r>
      </w:del>
      <w:ins w:id="186" w:author="My Luong Vuong" w:date="2023-12-01T16:01:00Z">
        <w:r w:rsidR="003D158C">
          <w:rPr>
            <w:vertAlign w:val="superscript"/>
          </w:rPr>
          <w:t>s</w:t>
        </w:r>
      </w:ins>
      <w:r w:rsidR="00480D7F" w:rsidRPr="008E256C">
        <w:rPr>
          <w:vertAlign w:val="superscript"/>
          <w:rPrChange w:id="187" w:author="Erwin Dreesen" w:date="2023-11-29T19:20:00Z">
            <w:rPr>
              <w:b/>
              <w:bCs/>
              <w:vertAlign w:val="superscript"/>
            </w:rPr>
          </w:rPrChange>
        </w:rPr>
        <w:t>,</w:t>
      </w:r>
      <w:del w:id="188" w:author="My Luong Vuong" w:date="2023-12-01T16:01:00Z">
        <w:r w:rsidR="00480D7F" w:rsidRPr="008E256C" w:rsidDel="003D158C">
          <w:rPr>
            <w:vertAlign w:val="superscript"/>
            <w:rPrChange w:id="189" w:author="Erwin Dreesen" w:date="2023-11-29T19:20:00Z">
              <w:rPr>
                <w:b/>
                <w:bCs/>
                <w:vertAlign w:val="superscript"/>
              </w:rPr>
            </w:rPrChange>
          </w:rPr>
          <w:delText>u</w:delText>
        </w:r>
      </w:del>
      <w:ins w:id="190" w:author="My Luong Vuong" w:date="2023-12-01T16:01:00Z">
        <w:r w:rsidR="003D158C">
          <w:rPr>
            <w:vertAlign w:val="superscript"/>
          </w:rPr>
          <w:t>t</w:t>
        </w:r>
      </w:ins>
      <w:proofErr w:type="spellEnd"/>
      <w:r w:rsidR="00A83774" w:rsidRPr="008E256C">
        <w:rPr>
          <w:rPrChange w:id="191" w:author="Erwin Dreesen" w:date="2023-11-29T19:20:00Z">
            <w:rPr>
              <w:b/>
              <w:bCs/>
            </w:rPr>
          </w:rPrChange>
        </w:rPr>
        <w:t>,</w:t>
      </w:r>
      <w:r w:rsidR="00FB5201" w:rsidRPr="008E256C">
        <w:rPr>
          <w:rPrChange w:id="192" w:author="Erwin Dreesen" w:date="2023-11-29T19:20:00Z">
            <w:rPr>
              <w:b/>
              <w:bCs/>
            </w:rPr>
          </w:rPrChange>
        </w:rPr>
        <w:t xml:space="preserve"> Jeroen A. </w:t>
      </w:r>
      <w:proofErr w:type="spellStart"/>
      <w:r w:rsidR="00FB5201" w:rsidRPr="008E256C">
        <w:rPr>
          <w:rPrChange w:id="193" w:author="Erwin Dreesen" w:date="2023-11-29T19:20:00Z">
            <w:rPr>
              <w:b/>
              <w:bCs/>
            </w:rPr>
          </w:rPrChange>
        </w:rPr>
        <w:t>Schouten</w:t>
      </w:r>
      <w:ins w:id="194" w:author="Erwin Dreesen" w:date="2023-11-29T19:30:00Z">
        <w:del w:id="195" w:author="My Luong Vuong" w:date="2023-12-01T15:40:00Z">
          <w:r w:rsidR="00EF6889" w:rsidDel="00992984">
            <w:delText> </w:delText>
          </w:r>
        </w:del>
      </w:ins>
      <w:del w:id="196" w:author="Erwin Dreesen" w:date="2023-11-29T19:30:00Z">
        <w:r w:rsidR="00FB5201" w:rsidRPr="008E256C" w:rsidDel="00EF6889">
          <w:rPr>
            <w:rPrChange w:id="197" w:author="Erwin Dreesen" w:date="2023-11-29T19:20:00Z">
              <w:rPr>
                <w:b/>
                <w:bCs/>
              </w:rPr>
            </w:rPrChange>
          </w:rPr>
          <w:delText xml:space="preserve"> </w:delText>
        </w:r>
      </w:del>
      <w:del w:id="198" w:author="My Luong Vuong" w:date="2023-12-01T16:01:00Z">
        <w:r w:rsidR="008A498B" w:rsidRPr="008E256C" w:rsidDel="006F5057">
          <w:rPr>
            <w:vertAlign w:val="superscript"/>
            <w:rPrChange w:id="199" w:author="Erwin Dreesen" w:date="2023-11-29T19:20:00Z">
              <w:rPr>
                <w:b/>
                <w:bCs/>
                <w:vertAlign w:val="superscript"/>
              </w:rPr>
            </w:rPrChange>
          </w:rPr>
          <w:delText>v</w:delText>
        </w:r>
      </w:del>
      <w:ins w:id="200" w:author="My Luong Vuong" w:date="2023-12-01T16:01:00Z">
        <w:r w:rsidR="006F5057">
          <w:rPr>
            <w:vertAlign w:val="superscript"/>
          </w:rPr>
          <w:t>u</w:t>
        </w:r>
      </w:ins>
      <w:proofErr w:type="spellEnd"/>
      <w:r w:rsidR="00FB5201" w:rsidRPr="008E256C">
        <w:rPr>
          <w:rPrChange w:id="201" w:author="Erwin Dreesen" w:date="2023-11-29T19:20:00Z">
            <w:rPr>
              <w:b/>
              <w:bCs/>
            </w:rPr>
          </w:rPrChange>
        </w:rPr>
        <w:t xml:space="preserve">, </w:t>
      </w:r>
      <w:r w:rsidRPr="008E256C">
        <w:rPr>
          <w:rPrChange w:id="202" w:author="Erwin Dreesen" w:date="2023-11-29T19:20:00Z">
            <w:rPr>
              <w:b/>
              <w:bCs/>
            </w:rPr>
          </w:rPrChange>
        </w:rPr>
        <w:t>Raoul</w:t>
      </w:r>
      <w:r w:rsidR="00F76D85" w:rsidRPr="008E256C">
        <w:rPr>
          <w:rPrChange w:id="203" w:author="Erwin Dreesen" w:date="2023-11-29T19:20:00Z">
            <w:rPr>
              <w:b/>
              <w:bCs/>
            </w:rPr>
          </w:rPrChange>
        </w:rPr>
        <w:t xml:space="preserve"> </w:t>
      </w:r>
      <w:proofErr w:type="spellStart"/>
      <w:r w:rsidRPr="008E256C">
        <w:rPr>
          <w:rPrChange w:id="204" w:author="Erwin Dreesen" w:date="2023-11-29T19:20:00Z">
            <w:rPr>
              <w:b/>
              <w:bCs/>
            </w:rPr>
          </w:rPrChange>
        </w:rPr>
        <w:t>Bergner</w:t>
      </w:r>
      <w:del w:id="205" w:author="My Luong Vuong" w:date="2023-12-01T15:40:00Z">
        <w:r w:rsidRPr="008E256C" w:rsidDel="00BB68F8">
          <w:rPr>
            <w:rPrChange w:id="206" w:author="Erwin Dreesen" w:date="2023-11-29T19:20:00Z">
              <w:rPr>
                <w:b/>
                <w:bCs/>
              </w:rPr>
            </w:rPrChange>
          </w:rPr>
          <w:delText xml:space="preserve"> </w:delText>
        </w:r>
      </w:del>
      <w:del w:id="207" w:author="My Luong Vuong" w:date="2023-12-01T16:01:00Z">
        <w:r w:rsidR="00E517B5" w:rsidRPr="008E256C" w:rsidDel="006F5057">
          <w:rPr>
            <w:vertAlign w:val="superscript"/>
            <w:rPrChange w:id="208" w:author="Erwin Dreesen" w:date="2023-11-29T19:20:00Z">
              <w:rPr>
                <w:b/>
                <w:bCs/>
                <w:vertAlign w:val="superscript"/>
              </w:rPr>
            </w:rPrChange>
          </w:rPr>
          <w:delText>w</w:delText>
        </w:r>
      </w:del>
      <w:ins w:id="209" w:author="My Luong Vuong" w:date="2023-12-01T16:01:00Z">
        <w:r w:rsidR="006F5057">
          <w:rPr>
            <w:vertAlign w:val="superscript"/>
          </w:rPr>
          <w:t>v</w:t>
        </w:r>
      </w:ins>
      <w:proofErr w:type="spellEnd"/>
      <w:r w:rsidRPr="008E256C">
        <w:rPr>
          <w:rPrChange w:id="210" w:author="Erwin Dreesen" w:date="2023-11-29T19:20:00Z">
            <w:rPr>
              <w:b/>
              <w:bCs/>
            </w:rPr>
          </w:rPrChange>
        </w:rPr>
        <w:t xml:space="preserve">, Steven </w:t>
      </w:r>
      <w:proofErr w:type="spellStart"/>
      <w:r w:rsidRPr="008E256C">
        <w:rPr>
          <w:rPrChange w:id="211" w:author="Erwin Dreesen" w:date="2023-11-29T19:20:00Z">
            <w:rPr>
              <w:b/>
              <w:bCs/>
            </w:rPr>
          </w:rPrChange>
        </w:rPr>
        <w:t>Buijk</w:t>
      </w:r>
      <w:del w:id="212" w:author="My Luong Vuong" w:date="2023-12-01T15:40:00Z">
        <w:r w:rsidRPr="008E256C" w:rsidDel="006E3EBD">
          <w:rPr>
            <w:rPrChange w:id="213" w:author="Erwin Dreesen" w:date="2023-11-29T19:20:00Z">
              <w:rPr>
                <w:b/>
                <w:bCs/>
              </w:rPr>
            </w:rPrChange>
          </w:rPr>
          <w:delText xml:space="preserve"> </w:delText>
        </w:r>
      </w:del>
      <w:del w:id="214" w:author="My Luong Vuong" w:date="2023-12-01T16:01:00Z">
        <w:r w:rsidR="00255C59" w:rsidRPr="008E256C" w:rsidDel="008715AE">
          <w:rPr>
            <w:vertAlign w:val="superscript"/>
            <w:rPrChange w:id="215" w:author="Erwin Dreesen" w:date="2023-11-29T19:20:00Z">
              <w:rPr>
                <w:b/>
                <w:bCs/>
                <w:vertAlign w:val="superscript"/>
              </w:rPr>
            </w:rPrChange>
          </w:rPr>
          <w:delText>x</w:delText>
        </w:r>
      </w:del>
      <w:ins w:id="216" w:author="My Luong Vuong" w:date="2023-12-01T16:01:00Z">
        <w:r w:rsidR="008715AE">
          <w:rPr>
            <w:vertAlign w:val="superscript"/>
          </w:rPr>
          <w:t>w</w:t>
        </w:r>
      </w:ins>
      <w:proofErr w:type="spellEnd"/>
      <w:r w:rsidRPr="008E256C">
        <w:rPr>
          <w:rPrChange w:id="217" w:author="Erwin Dreesen" w:date="2023-11-29T19:20:00Z">
            <w:rPr>
              <w:b/>
              <w:bCs/>
            </w:rPr>
          </w:rPrChange>
        </w:rPr>
        <w:t>,</w:t>
      </w:r>
      <w:r w:rsidR="00E56CA4" w:rsidRPr="008E256C">
        <w:rPr>
          <w:rPrChange w:id="218" w:author="Erwin Dreesen" w:date="2023-11-29T19:20:00Z">
            <w:rPr>
              <w:b/>
              <w:bCs/>
            </w:rPr>
          </w:rPrChange>
        </w:rPr>
        <w:t xml:space="preserve"> </w:t>
      </w:r>
      <w:r w:rsidR="004750B5" w:rsidRPr="008E256C">
        <w:rPr>
          <w:rPrChange w:id="219" w:author="Erwin Dreesen" w:date="2023-11-29T19:20:00Z">
            <w:rPr>
              <w:b/>
              <w:bCs/>
            </w:rPr>
          </w:rPrChange>
        </w:rPr>
        <w:t>Sebastian</w:t>
      </w:r>
      <w:r w:rsidR="00720FD8" w:rsidRPr="008E256C">
        <w:rPr>
          <w:rPrChange w:id="220" w:author="Erwin Dreesen" w:date="2023-11-29T19:20:00Z">
            <w:rPr>
              <w:b/>
              <w:bCs/>
            </w:rPr>
          </w:rPrChange>
        </w:rPr>
        <w:t xml:space="preserve"> G.</w:t>
      </w:r>
      <w:r w:rsidR="004750B5" w:rsidRPr="008E256C">
        <w:rPr>
          <w:rPrChange w:id="221" w:author="Erwin Dreesen" w:date="2023-11-29T19:20:00Z">
            <w:rPr>
              <w:b/>
              <w:bCs/>
            </w:rPr>
          </w:rPrChange>
        </w:rPr>
        <w:t xml:space="preserve"> </w:t>
      </w:r>
      <w:proofErr w:type="spellStart"/>
      <w:r w:rsidR="004750B5" w:rsidRPr="008E256C">
        <w:rPr>
          <w:rPrChange w:id="222" w:author="Erwin Dreesen" w:date="2023-11-29T19:20:00Z">
            <w:rPr>
              <w:b/>
              <w:bCs/>
            </w:rPr>
          </w:rPrChange>
        </w:rPr>
        <w:t>Wicha</w:t>
      </w:r>
      <w:del w:id="223" w:author="My Luong Vuong" w:date="2023-12-01T15:40:00Z">
        <w:r w:rsidR="004750B5" w:rsidRPr="008E256C" w:rsidDel="00416A1F">
          <w:rPr>
            <w:rPrChange w:id="224" w:author="Erwin Dreesen" w:date="2023-11-29T19:20:00Z">
              <w:rPr>
                <w:b/>
                <w:bCs/>
              </w:rPr>
            </w:rPrChange>
          </w:rPr>
          <w:delText xml:space="preserve"> </w:delText>
        </w:r>
      </w:del>
      <w:del w:id="225" w:author="My Luong Vuong" w:date="2023-12-01T16:01:00Z">
        <w:r w:rsidR="000449D5" w:rsidRPr="008E256C" w:rsidDel="008715AE">
          <w:rPr>
            <w:vertAlign w:val="superscript"/>
            <w:rPrChange w:id="226" w:author="Erwin Dreesen" w:date="2023-11-29T19:20:00Z">
              <w:rPr>
                <w:b/>
                <w:bCs/>
                <w:vertAlign w:val="superscript"/>
              </w:rPr>
            </w:rPrChange>
          </w:rPr>
          <w:delText>y</w:delText>
        </w:r>
      </w:del>
      <w:ins w:id="227" w:author="My Luong Vuong" w:date="2023-12-01T16:01:00Z">
        <w:r w:rsidR="008715AE">
          <w:rPr>
            <w:vertAlign w:val="superscript"/>
          </w:rPr>
          <w:t>x</w:t>
        </w:r>
      </w:ins>
      <w:proofErr w:type="spellEnd"/>
      <w:r w:rsidR="004750B5" w:rsidRPr="008E256C">
        <w:rPr>
          <w:rPrChange w:id="228" w:author="Erwin Dreesen" w:date="2023-11-29T19:20:00Z">
            <w:rPr>
              <w:b/>
              <w:bCs/>
            </w:rPr>
          </w:rPrChange>
        </w:rPr>
        <w:t>,</w:t>
      </w:r>
      <w:r w:rsidRPr="008E256C">
        <w:rPr>
          <w:rPrChange w:id="229" w:author="Erwin Dreesen" w:date="2023-11-29T19:20:00Z">
            <w:rPr>
              <w:b/>
              <w:bCs/>
            </w:rPr>
          </w:rPrChange>
        </w:rPr>
        <w:t xml:space="preserve"> Isabel </w:t>
      </w:r>
      <w:proofErr w:type="spellStart"/>
      <w:r w:rsidRPr="008E256C">
        <w:rPr>
          <w:rPrChange w:id="230" w:author="Erwin Dreesen" w:date="2023-11-29T19:20:00Z">
            <w:rPr>
              <w:b/>
              <w:bCs/>
            </w:rPr>
          </w:rPrChange>
        </w:rPr>
        <w:t>Spriet</w:t>
      </w:r>
      <w:del w:id="231" w:author="My Luong Vuong" w:date="2023-12-01T15:40:00Z">
        <w:r w:rsidRPr="008E256C" w:rsidDel="00001FE4">
          <w:rPr>
            <w:rPrChange w:id="232" w:author="Erwin Dreesen" w:date="2023-11-29T19:20:00Z">
              <w:rPr>
                <w:b/>
                <w:bCs/>
              </w:rPr>
            </w:rPrChange>
          </w:rPr>
          <w:delText xml:space="preserve"> </w:delText>
        </w:r>
      </w:del>
      <w:r w:rsidR="000A5800" w:rsidRPr="008E256C">
        <w:rPr>
          <w:vertAlign w:val="superscript"/>
          <w:rPrChange w:id="233" w:author="Erwin Dreesen" w:date="2023-11-29T19:20:00Z">
            <w:rPr>
              <w:b/>
              <w:bCs/>
              <w:vertAlign w:val="superscript"/>
            </w:rPr>
          </w:rPrChange>
        </w:rPr>
        <w:t>a,</w:t>
      </w:r>
      <w:del w:id="234" w:author="My Luong Vuong" w:date="2023-12-01T16:01:00Z">
        <w:r w:rsidR="000A5800" w:rsidRPr="008E256C" w:rsidDel="008715AE">
          <w:rPr>
            <w:vertAlign w:val="superscript"/>
            <w:rPrChange w:id="235" w:author="Erwin Dreesen" w:date="2023-11-29T19:20:00Z">
              <w:rPr>
                <w:b/>
                <w:bCs/>
                <w:vertAlign w:val="superscript"/>
              </w:rPr>
            </w:rPrChange>
          </w:rPr>
          <w:delText>c</w:delText>
        </w:r>
      </w:del>
      <w:ins w:id="236" w:author="My Luong Vuong" w:date="2023-12-01T16:01:00Z">
        <w:r w:rsidR="008715AE">
          <w:rPr>
            <w:vertAlign w:val="superscript"/>
          </w:rPr>
          <w:t>b</w:t>
        </w:r>
      </w:ins>
      <w:proofErr w:type="spellEnd"/>
      <w:r w:rsidR="003F0D07" w:rsidRPr="008E256C">
        <w:rPr>
          <w:vertAlign w:val="superscript"/>
          <w:rPrChange w:id="237" w:author="Erwin Dreesen" w:date="2023-11-29T19:20:00Z">
            <w:rPr>
              <w:b/>
              <w:bCs/>
              <w:vertAlign w:val="superscript"/>
            </w:rPr>
          </w:rPrChange>
        </w:rPr>
        <w:t>,</w:t>
      </w:r>
      <w:r w:rsidR="00EA5ADA" w:rsidRPr="008E256C">
        <w:rPr>
          <w:vertAlign w:val="superscript"/>
          <w:rPrChange w:id="238" w:author="Erwin Dreesen" w:date="2023-11-29T19:20:00Z">
            <w:rPr>
              <w:b/>
              <w:bCs/>
              <w:vertAlign w:val="superscript"/>
            </w:rPr>
          </w:rPrChange>
        </w:rPr>
        <w:t>‡</w:t>
      </w:r>
      <w:r w:rsidRPr="008E256C">
        <w:rPr>
          <w:rPrChange w:id="239" w:author="Erwin Dreesen" w:date="2023-11-29T19:20:00Z">
            <w:rPr>
              <w:b/>
              <w:bCs/>
            </w:rPr>
          </w:rPrChange>
        </w:rPr>
        <w:t xml:space="preserve">, Erwin </w:t>
      </w:r>
      <w:proofErr w:type="spellStart"/>
      <w:r w:rsidRPr="008E256C">
        <w:rPr>
          <w:rPrChange w:id="240" w:author="Erwin Dreesen" w:date="2023-11-29T19:20:00Z">
            <w:rPr>
              <w:b/>
              <w:bCs/>
            </w:rPr>
          </w:rPrChange>
        </w:rPr>
        <w:t>Dreesen</w:t>
      </w:r>
      <w:del w:id="241" w:author="My Luong Vuong" w:date="2023-12-01T15:44:00Z">
        <w:r w:rsidRPr="008E256C" w:rsidDel="00627D47">
          <w:rPr>
            <w:rPrChange w:id="242" w:author="Erwin Dreesen" w:date="2023-11-29T19:20:00Z">
              <w:rPr>
                <w:b/>
                <w:bCs/>
              </w:rPr>
            </w:rPrChange>
          </w:rPr>
          <w:delText xml:space="preserve"> </w:delText>
        </w:r>
      </w:del>
      <w:r w:rsidR="00516025" w:rsidRPr="008E256C">
        <w:rPr>
          <w:vertAlign w:val="superscript"/>
          <w:rPrChange w:id="243" w:author="Erwin Dreesen" w:date="2023-11-29T19:20:00Z">
            <w:rPr>
              <w:b/>
              <w:bCs/>
              <w:vertAlign w:val="superscript"/>
            </w:rPr>
          </w:rPrChange>
        </w:rPr>
        <w:t>a</w:t>
      </w:r>
      <w:proofErr w:type="spellEnd"/>
      <w:r w:rsidR="00516025" w:rsidRPr="008E256C">
        <w:rPr>
          <w:vertAlign w:val="superscript"/>
          <w:rPrChange w:id="244" w:author="Erwin Dreesen" w:date="2023-11-29T19:20:00Z">
            <w:rPr>
              <w:b/>
              <w:bCs/>
              <w:vertAlign w:val="superscript"/>
            </w:rPr>
          </w:rPrChange>
        </w:rPr>
        <w:t>,</w:t>
      </w:r>
      <w:r w:rsidR="00EA5ADA" w:rsidRPr="008E256C">
        <w:rPr>
          <w:vertAlign w:val="superscript"/>
          <w:rPrChange w:id="245" w:author="Erwin Dreesen" w:date="2023-11-29T19:20:00Z">
            <w:rPr>
              <w:b/>
              <w:bCs/>
              <w:vertAlign w:val="superscript"/>
            </w:rPr>
          </w:rPrChange>
        </w:rPr>
        <w:t>‡</w:t>
      </w:r>
      <w:r w:rsidR="00516025" w:rsidRPr="008E256C">
        <w:rPr>
          <w:vertAlign w:val="superscript"/>
          <w:rPrChange w:id="246" w:author="Erwin Dreesen" w:date="2023-11-29T19:20:00Z">
            <w:rPr>
              <w:b/>
              <w:bCs/>
              <w:vertAlign w:val="superscript"/>
            </w:rPr>
          </w:rPrChange>
        </w:rPr>
        <w:t>,</w:t>
      </w:r>
      <w:r w:rsidR="00EA5ADA" w:rsidRPr="008E256C">
        <w:rPr>
          <w:vertAlign w:val="superscript"/>
          <w:rPrChange w:id="247" w:author="Erwin Dreesen" w:date="2023-11-29T19:20:00Z">
            <w:rPr>
              <w:b/>
              <w:bCs/>
              <w:vertAlign w:val="superscript"/>
            </w:rPr>
          </w:rPrChange>
        </w:rPr>
        <w:t>*</w:t>
      </w:r>
    </w:p>
    <w:p w14:paraId="030302F9" w14:textId="1CD2E3C1" w:rsidR="0024287B" w:rsidRPr="00930EF0" w:rsidDel="00D97E1B" w:rsidRDefault="00AD7A8C">
      <w:pPr>
        <w:spacing w:line="276" w:lineRule="auto"/>
        <w:rPr>
          <w:moveFrom w:id="248" w:author="Erwin Dreesen" w:date="2023-11-29T19:21:00Z"/>
          <w:sz w:val="20"/>
          <w:szCs w:val="20"/>
          <w:rPrChange w:id="249" w:author="Erwin Dreesen" w:date="2023-11-30T08:38:00Z">
            <w:rPr>
              <w:moveFrom w:id="250" w:author="Erwin Dreesen" w:date="2023-11-29T19:21:00Z"/>
            </w:rPr>
          </w:rPrChange>
        </w:rPr>
        <w:pPrChange w:id="251" w:author="Erwin Dreesen" w:date="2023-11-30T08:38:00Z">
          <w:pPr>
            <w:spacing w:after="0" w:line="480" w:lineRule="auto"/>
            <w:jc w:val="center"/>
          </w:pPr>
        </w:pPrChange>
      </w:pPr>
      <w:moveFromRangeStart w:id="252" w:author="Erwin Dreesen" w:date="2023-11-29T19:21:00Z" w:name="move152178103"/>
      <w:moveFrom w:id="253" w:author="Erwin Dreesen" w:date="2023-11-29T19:21:00Z">
        <w:r w:rsidRPr="00930EF0" w:rsidDel="00D97E1B">
          <w:rPr>
            <w:sz w:val="20"/>
            <w:szCs w:val="20"/>
            <w:rPrChange w:id="254" w:author="Erwin Dreesen" w:date="2023-11-30T08:38:00Z">
              <w:rPr/>
            </w:rPrChange>
          </w:rPr>
          <w:t>†</w:t>
        </w:r>
        <w:r w:rsidR="00B92ACD" w:rsidRPr="00930EF0" w:rsidDel="00D97E1B">
          <w:rPr>
            <w:sz w:val="20"/>
            <w:szCs w:val="20"/>
            <w:rPrChange w:id="255" w:author="Erwin Dreesen" w:date="2023-11-30T08:38:00Z">
              <w:rPr/>
            </w:rPrChange>
          </w:rPr>
          <w:t xml:space="preserve">Shared co-first authorship, </w:t>
        </w:r>
        <w:r w:rsidR="007A0F74" w:rsidRPr="00930EF0" w:rsidDel="00D97E1B">
          <w:rPr>
            <w:sz w:val="20"/>
            <w:szCs w:val="20"/>
            <w:rPrChange w:id="256" w:author="Erwin Dreesen" w:date="2023-11-30T08:38:00Z">
              <w:rPr/>
            </w:rPrChange>
          </w:rPr>
          <w:t>‡</w:t>
        </w:r>
        <w:r w:rsidR="00B92ACD" w:rsidRPr="00930EF0" w:rsidDel="00D97E1B">
          <w:rPr>
            <w:sz w:val="20"/>
            <w:szCs w:val="20"/>
            <w:rPrChange w:id="257" w:author="Erwin Dreesen" w:date="2023-11-30T08:38:00Z">
              <w:rPr/>
            </w:rPrChange>
          </w:rPr>
          <w:t>Shared co-senior authorship</w:t>
        </w:r>
      </w:moveFrom>
    </w:p>
    <w:p w14:paraId="16DBD91B" w14:textId="566677C5" w:rsidR="00652C7F" w:rsidRPr="00930EF0" w:rsidDel="00D97E1B" w:rsidRDefault="0071636D">
      <w:pPr>
        <w:spacing w:line="276" w:lineRule="auto"/>
        <w:rPr>
          <w:moveFrom w:id="258" w:author="Erwin Dreesen" w:date="2023-11-29T19:21:00Z"/>
          <w:sz w:val="20"/>
          <w:szCs w:val="20"/>
          <w:rPrChange w:id="259" w:author="Erwin Dreesen" w:date="2023-11-30T08:38:00Z">
            <w:rPr>
              <w:moveFrom w:id="260" w:author="Erwin Dreesen" w:date="2023-11-29T19:21:00Z"/>
            </w:rPr>
          </w:rPrChange>
        </w:rPr>
        <w:pPrChange w:id="261" w:author="Erwin Dreesen" w:date="2023-11-30T08:38:00Z">
          <w:pPr>
            <w:spacing w:after="0" w:line="480" w:lineRule="auto"/>
            <w:jc w:val="center"/>
          </w:pPr>
        </w:pPrChange>
      </w:pPr>
      <w:moveFrom w:id="262" w:author="Erwin Dreesen" w:date="2023-11-29T19:21:00Z">
        <w:r w:rsidRPr="00930EF0" w:rsidDel="00D97E1B">
          <w:rPr>
            <w:sz w:val="20"/>
            <w:szCs w:val="20"/>
            <w:rPrChange w:id="263" w:author="Erwin Dreesen" w:date="2023-11-30T08:38:00Z">
              <w:rPr/>
            </w:rPrChange>
          </w:rPr>
          <w:t>*Corresponding author. E-mail: erwin.dreesen@kuleuven.be</w:t>
        </w:r>
      </w:moveFrom>
    </w:p>
    <w:moveFromRangeEnd w:id="252"/>
    <w:p w14:paraId="7B787282" w14:textId="73E383A4" w:rsidR="006F67E2" w:rsidRPr="00930EF0" w:rsidDel="00A10EDA" w:rsidRDefault="00796939">
      <w:pPr>
        <w:spacing w:line="276" w:lineRule="auto"/>
        <w:jc w:val="left"/>
        <w:rPr>
          <w:del w:id="264" w:author="Erwin Dreesen" w:date="2023-11-30T08:36:00Z"/>
          <w:sz w:val="20"/>
          <w:szCs w:val="20"/>
          <w:rPrChange w:id="265" w:author="Erwin Dreesen" w:date="2023-11-30T08:38:00Z">
            <w:rPr>
              <w:del w:id="266" w:author="Erwin Dreesen" w:date="2023-11-30T08:36:00Z"/>
            </w:rPr>
          </w:rPrChange>
        </w:rPr>
        <w:pPrChange w:id="267" w:author="Erwin Dreesen" w:date="2023-11-30T08:38:00Z">
          <w:pPr/>
        </w:pPrChange>
      </w:pPr>
      <w:r w:rsidRPr="00930EF0">
        <w:rPr>
          <w:sz w:val="20"/>
          <w:szCs w:val="20"/>
          <w:vertAlign w:val="superscript"/>
          <w:rPrChange w:id="268" w:author="Erwin Dreesen" w:date="2023-11-30T08:38:00Z">
            <w:rPr>
              <w:vertAlign w:val="superscript"/>
            </w:rPr>
          </w:rPrChange>
        </w:rPr>
        <w:t>a</w:t>
      </w:r>
      <w:r w:rsidR="005B0EB5" w:rsidRPr="00930EF0">
        <w:rPr>
          <w:sz w:val="20"/>
          <w:szCs w:val="20"/>
          <w:rPrChange w:id="269" w:author="Erwin Dreesen" w:date="2023-11-30T08:38:00Z">
            <w:rPr/>
          </w:rPrChange>
        </w:rPr>
        <w:t xml:space="preserve"> Department of Pharmaceutical and Pharmacological Sciences, KU Leuven,</w:t>
      </w:r>
      <w:ins w:id="270" w:author="Erwin Dreesen" w:date="2023-11-29T19:22:00Z">
        <w:r w:rsidR="00446258" w:rsidRPr="00930EF0">
          <w:rPr>
            <w:sz w:val="20"/>
            <w:szCs w:val="20"/>
            <w:rPrChange w:id="271" w:author="Erwin Dreesen" w:date="2023-11-30T08:38:00Z">
              <w:rPr/>
            </w:rPrChange>
          </w:rPr>
          <w:t xml:space="preserve"> </w:t>
        </w:r>
      </w:ins>
      <w:commentRangeStart w:id="272"/>
      <w:commentRangeStart w:id="273"/>
      <w:commentRangeStart w:id="274"/>
      <w:commentRangeEnd w:id="272"/>
      <w:ins w:id="275" w:author="Erwin Dreesen" w:date="2023-11-29T19:23:00Z">
        <w:r w:rsidR="001A0DF5" w:rsidRPr="00930EF0">
          <w:rPr>
            <w:rStyle w:val="CommentReference"/>
            <w:sz w:val="20"/>
            <w:szCs w:val="20"/>
            <w:rPrChange w:id="276" w:author="Erwin Dreesen" w:date="2023-11-30T08:38:00Z">
              <w:rPr>
                <w:rStyle w:val="CommentReference"/>
              </w:rPr>
            </w:rPrChange>
          </w:rPr>
          <w:commentReference w:id="272"/>
        </w:r>
      </w:ins>
      <w:commentRangeEnd w:id="273"/>
      <w:r w:rsidR="00F84A81">
        <w:rPr>
          <w:rStyle w:val="CommentReference"/>
        </w:rPr>
        <w:commentReference w:id="273"/>
      </w:r>
      <w:commentRangeEnd w:id="274"/>
      <w:r w:rsidR="00CF7EE6">
        <w:rPr>
          <w:rStyle w:val="CommentReference"/>
        </w:rPr>
        <w:commentReference w:id="274"/>
      </w:r>
      <w:r w:rsidR="005B0EB5" w:rsidRPr="00930EF0">
        <w:rPr>
          <w:sz w:val="20"/>
          <w:szCs w:val="20"/>
          <w:rPrChange w:id="277" w:author="Erwin Dreesen" w:date="2023-11-30T08:38:00Z">
            <w:rPr/>
          </w:rPrChange>
        </w:rPr>
        <w:t>Leuven, Belgium</w:t>
      </w:r>
      <w:ins w:id="278" w:author="Erwin Dreesen" w:date="2023-11-30T08:37:00Z">
        <w:r w:rsidR="00A10EDA" w:rsidRPr="00930EF0">
          <w:rPr>
            <w:sz w:val="20"/>
            <w:szCs w:val="20"/>
            <w:rPrChange w:id="279" w:author="Erwin Dreesen" w:date="2023-11-30T08:38:00Z">
              <w:rPr/>
            </w:rPrChange>
          </w:rPr>
          <w:br/>
        </w:r>
      </w:ins>
      <w:ins w:id="280" w:author="Erwin Dreesen" w:date="2023-11-30T08:36:00Z">
        <w:del w:id="281" w:author="My Luong Vuong" w:date="2023-12-01T15:57:00Z">
          <w:r w:rsidR="00A10EDA" w:rsidRPr="00930EF0" w:rsidDel="00BE00D0">
            <w:rPr>
              <w:sz w:val="20"/>
              <w:szCs w:val="20"/>
              <w:rPrChange w:id="282" w:author="Erwin Dreesen" w:date="2023-11-30T08:38:00Z">
                <w:rPr/>
              </w:rPrChange>
            </w:rPr>
            <w:br/>
          </w:r>
        </w:del>
      </w:ins>
      <w:del w:id="283" w:author="Erwin Dreesen" w:date="2023-11-29T19:32:00Z">
        <w:r w:rsidR="005B0EB5" w:rsidRPr="00930EF0" w:rsidDel="00144C75">
          <w:rPr>
            <w:sz w:val="20"/>
            <w:szCs w:val="20"/>
            <w:rPrChange w:id="284" w:author="Erwin Dreesen" w:date="2023-11-30T08:38:00Z">
              <w:rPr/>
            </w:rPrChange>
          </w:rPr>
          <w:delText xml:space="preserve"> </w:delText>
        </w:r>
      </w:del>
    </w:p>
    <w:p w14:paraId="1B0C01D9" w14:textId="30C7C57C" w:rsidR="00B32B31" w:rsidRPr="00930EF0" w:rsidDel="005D33F2" w:rsidRDefault="00FB3CA2">
      <w:pPr>
        <w:spacing w:line="276" w:lineRule="auto"/>
        <w:jc w:val="left"/>
        <w:rPr>
          <w:del w:id="285" w:author="Erwin Dreesen" w:date="2023-11-29T19:27:00Z"/>
          <w:sz w:val="20"/>
          <w:szCs w:val="20"/>
          <w:rPrChange w:id="286" w:author="Erwin Dreesen" w:date="2023-11-30T08:38:00Z">
            <w:rPr>
              <w:del w:id="287" w:author="Erwin Dreesen" w:date="2023-11-29T19:27:00Z"/>
            </w:rPr>
          </w:rPrChange>
        </w:rPr>
        <w:pPrChange w:id="288" w:author="Erwin Dreesen" w:date="2023-11-30T08:38:00Z">
          <w:pPr>
            <w:spacing w:after="0" w:line="480" w:lineRule="auto"/>
          </w:pPr>
        </w:pPrChange>
      </w:pPr>
      <w:del w:id="289" w:author="Erwin Dreesen" w:date="2023-11-29T19:27:00Z">
        <w:r w:rsidRPr="00930EF0" w:rsidDel="005D33F2">
          <w:rPr>
            <w:sz w:val="20"/>
            <w:szCs w:val="20"/>
            <w:vertAlign w:val="superscript"/>
            <w:rPrChange w:id="290" w:author="Erwin Dreesen" w:date="2023-11-30T08:38:00Z">
              <w:rPr>
                <w:vertAlign w:val="superscript"/>
              </w:rPr>
            </w:rPrChange>
          </w:rPr>
          <w:delText>b</w:delText>
        </w:r>
        <w:r w:rsidR="002E3073" w:rsidRPr="00930EF0" w:rsidDel="005D33F2">
          <w:rPr>
            <w:sz w:val="20"/>
            <w:szCs w:val="20"/>
            <w:rPrChange w:id="291" w:author="Erwin Dreesen" w:date="2023-11-30T08:38:00Z">
              <w:rPr/>
            </w:rPrChange>
          </w:rPr>
          <w:delText xml:space="preserve"> </w:delText>
        </w:r>
        <w:r w:rsidR="005B0EB5" w:rsidRPr="00930EF0" w:rsidDel="005D33F2">
          <w:rPr>
            <w:sz w:val="20"/>
            <w:szCs w:val="20"/>
            <w:rPrChange w:id="292" w:author="Erwin Dreesen" w:date="2023-11-30T08:38:00Z">
              <w:rPr/>
            </w:rPrChange>
          </w:rPr>
          <w:delText>Department of Family Medicine and Population Health, University of Antwerp, Antwerp, Belgium</w:delText>
        </w:r>
        <w:r w:rsidR="00A6012A" w:rsidRPr="00930EF0" w:rsidDel="005D33F2">
          <w:rPr>
            <w:sz w:val="20"/>
            <w:szCs w:val="20"/>
            <w:rPrChange w:id="293" w:author="Erwin Dreesen" w:date="2023-11-30T08:38:00Z">
              <w:rPr/>
            </w:rPrChange>
          </w:rPr>
          <w:delText xml:space="preserve"> </w:delText>
        </w:r>
      </w:del>
    </w:p>
    <w:p w14:paraId="6BAF6F21" w14:textId="3A760437" w:rsidR="00583DEE" w:rsidRPr="00930EF0" w:rsidDel="00A10EDA" w:rsidRDefault="00B32B31">
      <w:pPr>
        <w:spacing w:line="276" w:lineRule="auto"/>
        <w:jc w:val="left"/>
        <w:rPr>
          <w:del w:id="294" w:author="Erwin Dreesen" w:date="2023-11-30T08:37:00Z"/>
          <w:sz w:val="20"/>
          <w:szCs w:val="20"/>
          <w:rPrChange w:id="295" w:author="Erwin Dreesen" w:date="2023-11-30T08:38:00Z">
            <w:rPr>
              <w:del w:id="296" w:author="Erwin Dreesen" w:date="2023-11-30T08:37:00Z"/>
            </w:rPr>
          </w:rPrChange>
        </w:rPr>
        <w:pPrChange w:id="297" w:author="My Luong Vuong" w:date="2023-12-01T15:57:00Z">
          <w:pPr/>
        </w:pPrChange>
      </w:pPr>
      <w:del w:id="298" w:author="My Luong Vuong" w:date="2023-12-01T15:57:00Z">
        <w:r w:rsidRPr="00930EF0" w:rsidDel="00BE00D0">
          <w:rPr>
            <w:sz w:val="20"/>
            <w:szCs w:val="20"/>
            <w:vertAlign w:val="superscript"/>
            <w:rPrChange w:id="299" w:author="Erwin Dreesen" w:date="2023-11-30T08:38:00Z">
              <w:rPr>
                <w:vertAlign w:val="superscript"/>
              </w:rPr>
            </w:rPrChange>
          </w:rPr>
          <w:delText>c</w:delText>
        </w:r>
      </w:del>
      <w:ins w:id="300" w:author="My Luong Vuong" w:date="2023-12-01T15:57:00Z">
        <w:r w:rsidR="00BE00D0">
          <w:rPr>
            <w:sz w:val="20"/>
            <w:szCs w:val="20"/>
            <w:vertAlign w:val="superscript"/>
          </w:rPr>
          <w:t>b</w:t>
        </w:r>
      </w:ins>
      <w:r w:rsidR="00A6012A" w:rsidRPr="00930EF0">
        <w:rPr>
          <w:sz w:val="20"/>
          <w:szCs w:val="20"/>
          <w:rPrChange w:id="301" w:author="Erwin Dreesen" w:date="2023-11-30T08:38:00Z">
            <w:rPr/>
          </w:rPrChange>
        </w:rPr>
        <w:t xml:space="preserve"> Pharmacy Department, University Hospitals Leuven, Leuven, Belgium</w:t>
      </w:r>
    </w:p>
    <w:p w14:paraId="5A83D090" w14:textId="754B34E4" w:rsidR="001721EA" w:rsidRPr="00930EF0" w:rsidDel="00A10EDA" w:rsidRDefault="00A10EDA">
      <w:pPr>
        <w:spacing w:line="276" w:lineRule="auto"/>
        <w:jc w:val="left"/>
        <w:rPr>
          <w:del w:id="302" w:author="Erwin Dreesen" w:date="2023-11-30T08:37:00Z"/>
          <w:sz w:val="20"/>
          <w:szCs w:val="20"/>
          <w:rPrChange w:id="303" w:author="Erwin Dreesen" w:date="2023-11-30T08:38:00Z">
            <w:rPr>
              <w:del w:id="304" w:author="Erwin Dreesen" w:date="2023-11-30T08:37:00Z"/>
            </w:rPr>
          </w:rPrChange>
        </w:rPr>
        <w:pPrChange w:id="305" w:author="My Luong Vuong" w:date="2023-12-01T15:57:00Z">
          <w:pPr/>
        </w:pPrChange>
      </w:pPr>
      <w:ins w:id="306" w:author="Erwin Dreesen" w:date="2023-11-30T08:37:00Z">
        <w:r w:rsidRPr="00930EF0">
          <w:rPr>
            <w:sz w:val="20"/>
            <w:szCs w:val="20"/>
            <w:vertAlign w:val="superscript"/>
            <w:rPrChange w:id="307" w:author="Erwin Dreesen" w:date="2023-11-30T08:38:00Z">
              <w:rPr>
                <w:vertAlign w:val="superscript"/>
              </w:rPr>
            </w:rPrChange>
          </w:rPr>
          <w:br/>
        </w:r>
      </w:ins>
      <w:del w:id="308" w:author="My Luong Vuong" w:date="2023-12-01T15:57:00Z">
        <w:r w:rsidR="008949DB" w:rsidRPr="00930EF0" w:rsidDel="00BE00D0">
          <w:rPr>
            <w:sz w:val="20"/>
            <w:szCs w:val="20"/>
            <w:vertAlign w:val="superscript"/>
            <w:rPrChange w:id="309" w:author="Erwin Dreesen" w:date="2023-11-30T08:38:00Z">
              <w:rPr>
                <w:vertAlign w:val="superscript"/>
              </w:rPr>
            </w:rPrChange>
          </w:rPr>
          <w:delText>d</w:delText>
        </w:r>
        <w:r w:rsidR="005B0EB5" w:rsidRPr="00930EF0" w:rsidDel="00BE00D0">
          <w:rPr>
            <w:sz w:val="20"/>
            <w:szCs w:val="20"/>
            <w:rPrChange w:id="310" w:author="Erwin Dreesen" w:date="2023-11-30T08:38:00Z">
              <w:rPr/>
            </w:rPrChange>
          </w:rPr>
          <w:delText xml:space="preserve"> </w:delText>
        </w:r>
      </w:del>
      <w:ins w:id="311" w:author="My Luong Vuong" w:date="2023-12-01T15:57:00Z">
        <w:r w:rsidR="00BE00D0">
          <w:rPr>
            <w:sz w:val="20"/>
            <w:szCs w:val="20"/>
            <w:vertAlign w:val="superscript"/>
          </w:rPr>
          <w:t>c</w:t>
        </w:r>
        <w:r w:rsidR="00BE00D0" w:rsidRPr="00930EF0">
          <w:rPr>
            <w:sz w:val="20"/>
            <w:szCs w:val="20"/>
            <w:rPrChange w:id="312" w:author="Erwin Dreesen" w:date="2023-11-30T08:38:00Z">
              <w:rPr/>
            </w:rPrChange>
          </w:rPr>
          <w:t xml:space="preserve"> </w:t>
        </w:r>
      </w:ins>
      <w:r w:rsidR="005B0EB5" w:rsidRPr="00930EF0">
        <w:rPr>
          <w:sz w:val="20"/>
          <w:szCs w:val="20"/>
          <w:rPrChange w:id="313" w:author="Erwin Dreesen" w:date="2023-11-30T08:38:00Z">
            <w:rPr/>
          </w:rPrChange>
        </w:rPr>
        <w:t xml:space="preserve">The University of Sydney, Faculty of Medicine and Health, School of Pharmacy, Sydney, Australia </w:t>
      </w:r>
      <w:ins w:id="314" w:author="Erwin Dreesen" w:date="2023-11-30T08:37:00Z">
        <w:r w:rsidRPr="00930EF0">
          <w:rPr>
            <w:sz w:val="20"/>
            <w:szCs w:val="20"/>
            <w:vertAlign w:val="superscript"/>
            <w:rPrChange w:id="315" w:author="Erwin Dreesen" w:date="2023-11-30T08:38:00Z">
              <w:rPr>
                <w:vertAlign w:val="superscript"/>
              </w:rPr>
            </w:rPrChange>
          </w:rPr>
          <w:br/>
        </w:r>
      </w:ins>
    </w:p>
    <w:p w14:paraId="5F68A6CA" w14:textId="2682E0D5" w:rsidR="00CA0219" w:rsidRPr="00930EF0" w:rsidDel="00A10EDA" w:rsidRDefault="00C77014">
      <w:pPr>
        <w:spacing w:line="276" w:lineRule="auto"/>
        <w:jc w:val="left"/>
        <w:rPr>
          <w:del w:id="316" w:author="Erwin Dreesen" w:date="2023-11-30T08:37:00Z"/>
          <w:sz w:val="20"/>
          <w:szCs w:val="20"/>
          <w:rPrChange w:id="317" w:author="Erwin Dreesen" w:date="2023-11-30T08:38:00Z">
            <w:rPr>
              <w:del w:id="318" w:author="Erwin Dreesen" w:date="2023-11-30T08:37:00Z"/>
            </w:rPr>
          </w:rPrChange>
        </w:rPr>
        <w:pPrChange w:id="319" w:author="My Luong Vuong" w:date="2023-12-01T15:57:00Z">
          <w:pPr/>
        </w:pPrChange>
      </w:pPr>
      <w:del w:id="320" w:author="My Luong Vuong" w:date="2023-12-01T15:57:00Z">
        <w:r w:rsidRPr="00930EF0" w:rsidDel="00BE00D0">
          <w:rPr>
            <w:sz w:val="20"/>
            <w:szCs w:val="20"/>
            <w:vertAlign w:val="superscript"/>
            <w:rPrChange w:id="321" w:author="Erwin Dreesen" w:date="2023-11-30T08:38:00Z">
              <w:rPr>
                <w:vertAlign w:val="superscript"/>
              </w:rPr>
            </w:rPrChange>
          </w:rPr>
          <w:delText>e</w:delText>
        </w:r>
      </w:del>
      <w:ins w:id="322" w:author="My Luong Vuong" w:date="2023-12-01T15:57:00Z">
        <w:r w:rsidR="00BE00D0">
          <w:rPr>
            <w:sz w:val="20"/>
            <w:szCs w:val="20"/>
            <w:vertAlign w:val="superscript"/>
          </w:rPr>
          <w:t>d</w:t>
        </w:r>
      </w:ins>
      <w:r w:rsidR="005B0EB5" w:rsidRPr="00930EF0">
        <w:rPr>
          <w:sz w:val="20"/>
          <w:szCs w:val="20"/>
          <w:rPrChange w:id="323" w:author="Erwin Dreesen" w:date="2023-11-30T08:38:00Z">
            <w:rPr/>
          </w:rPrChange>
        </w:rPr>
        <w:t xml:space="preserve"> </w:t>
      </w:r>
      <w:proofErr w:type="spellStart"/>
      <w:r w:rsidR="005B0EB5" w:rsidRPr="00930EF0">
        <w:rPr>
          <w:sz w:val="20"/>
          <w:szCs w:val="20"/>
          <w:rPrChange w:id="324" w:author="Erwin Dreesen" w:date="2023-11-30T08:38:00Z">
            <w:rPr/>
          </w:rPrChange>
        </w:rPr>
        <w:t>Westmead</w:t>
      </w:r>
      <w:proofErr w:type="spellEnd"/>
      <w:r w:rsidR="005B0EB5" w:rsidRPr="00930EF0">
        <w:rPr>
          <w:sz w:val="20"/>
          <w:szCs w:val="20"/>
          <w:rPrChange w:id="325" w:author="Erwin Dreesen" w:date="2023-11-30T08:38:00Z">
            <w:rPr/>
          </w:rPrChange>
        </w:rPr>
        <w:t xml:space="preserve"> Hospital, Sydney, Australia</w:t>
      </w:r>
      <w:del w:id="326" w:author="Erwin Dreesen" w:date="2023-11-29T19:32:00Z">
        <w:r w:rsidR="005B0EB5" w:rsidRPr="00930EF0" w:rsidDel="00144C75">
          <w:rPr>
            <w:sz w:val="20"/>
            <w:szCs w:val="20"/>
            <w:rPrChange w:id="327" w:author="Erwin Dreesen" w:date="2023-11-30T08:38:00Z">
              <w:rPr/>
            </w:rPrChange>
          </w:rPr>
          <w:delText xml:space="preserve"> </w:delText>
        </w:r>
      </w:del>
      <w:ins w:id="328" w:author="Erwin Dreesen" w:date="2023-11-30T08:37:00Z">
        <w:r w:rsidR="00A10EDA" w:rsidRPr="00930EF0">
          <w:rPr>
            <w:sz w:val="20"/>
            <w:szCs w:val="20"/>
            <w:vertAlign w:val="superscript"/>
            <w:rPrChange w:id="329" w:author="Erwin Dreesen" w:date="2023-11-30T08:38:00Z">
              <w:rPr>
                <w:vertAlign w:val="superscript"/>
              </w:rPr>
            </w:rPrChange>
          </w:rPr>
          <w:br/>
        </w:r>
      </w:ins>
    </w:p>
    <w:p w14:paraId="5737B2EC" w14:textId="2B98ACB0" w:rsidR="00676057" w:rsidRPr="00930EF0" w:rsidDel="00A10EDA" w:rsidRDefault="00692D9D">
      <w:pPr>
        <w:spacing w:line="276" w:lineRule="auto"/>
        <w:jc w:val="left"/>
        <w:rPr>
          <w:del w:id="330" w:author="Erwin Dreesen" w:date="2023-11-30T08:37:00Z"/>
          <w:sz w:val="20"/>
          <w:szCs w:val="20"/>
          <w:rPrChange w:id="331" w:author="Erwin Dreesen" w:date="2023-11-30T08:38:00Z">
            <w:rPr>
              <w:del w:id="332" w:author="Erwin Dreesen" w:date="2023-11-30T08:37:00Z"/>
            </w:rPr>
          </w:rPrChange>
        </w:rPr>
        <w:pPrChange w:id="333" w:author="My Luong Vuong" w:date="2023-12-01T15:58:00Z">
          <w:pPr/>
        </w:pPrChange>
      </w:pPr>
      <w:del w:id="334" w:author="My Luong Vuong" w:date="2023-12-01T15:58:00Z">
        <w:r w:rsidRPr="00930EF0" w:rsidDel="00CA4CC3">
          <w:rPr>
            <w:sz w:val="20"/>
            <w:szCs w:val="20"/>
            <w:vertAlign w:val="superscript"/>
            <w:rPrChange w:id="335" w:author="Erwin Dreesen" w:date="2023-11-30T08:38:00Z">
              <w:rPr>
                <w:vertAlign w:val="superscript"/>
              </w:rPr>
            </w:rPrChange>
          </w:rPr>
          <w:delText>f</w:delText>
        </w:r>
      </w:del>
      <w:ins w:id="336" w:author="My Luong Vuong" w:date="2023-12-01T15:58:00Z">
        <w:r w:rsidR="00CA4CC3">
          <w:rPr>
            <w:sz w:val="20"/>
            <w:szCs w:val="20"/>
            <w:vertAlign w:val="superscript"/>
          </w:rPr>
          <w:t>e</w:t>
        </w:r>
      </w:ins>
      <w:r w:rsidR="005B0EB5" w:rsidRPr="00930EF0">
        <w:rPr>
          <w:sz w:val="20"/>
          <w:szCs w:val="20"/>
          <w:rPrChange w:id="337" w:author="Erwin Dreesen" w:date="2023-11-30T08:38:00Z">
            <w:rPr/>
          </w:rPrChange>
        </w:rPr>
        <w:t xml:space="preserve"> </w:t>
      </w:r>
      <w:r w:rsidR="00676057" w:rsidRPr="00930EF0">
        <w:rPr>
          <w:sz w:val="20"/>
          <w:szCs w:val="20"/>
          <w:rPrChange w:id="338" w:author="Erwin Dreesen" w:date="2023-11-30T08:38:00Z">
            <w:rPr/>
          </w:rPrChange>
        </w:rPr>
        <w:t>The University of Sydney Institute for Infectious Diseases (Sydney ID), Sydney, Australia</w:t>
      </w:r>
      <w:ins w:id="339" w:author="Erwin Dreesen" w:date="2023-11-30T08:37:00Z">
        <w:r w:rsidR="00A10EDA" w:rsidRPr="00930EF0">
          <w:rPr>
            <w:sz w:val="20"/>
            <w:szCs w:val="20"/>
            <w:vertAlign w:val="superscript"/>
            <w:rPrChange w:id="340" w:author="Erwin Dreesen" w:date="2023-11-30T08:38:00Z">
              <w:rPr>
                <w:vertAlign w:val="superscript"/>
              </w:rPr>
            </w:rPrChange>
          </w:rPr>
          <w:br/>
        </w:r>
      </w:ins>
    </w:p>
    <w:p w14:paraId="0DE5AE49" w14:textId="4F1B2BE6" w:rsidR="00D24A90" w:rsidRPr="00930EF0" w:rsidDel="00A10EDA" w:rsidRDefault="00F90804">
      <w:pPr>
        <w:spacing w:line="276" w:lineRule="auto"/>
        <w:jc w:val="left"/>
        <w:rPr>
          <w:del w:id="341" w:author="Erwin Dreesen" w:date="2023-11-30T08:37:00Z"/>
          <w:sz w:val="20"/>
          <w:szCs w:val="20"/>
          <w:rPrChange w:id="342" w:author="Erwin Dreesen" w:date="2023-11-30T08:38:00Z">
            <w:rPr>
              <w:del w:id="343" w:author="Erwin Dreesen" w:date="2023-11-30T08:37:00Z"/>
            </w:rPr>
          </w:rPrChange>
        </w:rPr>
        <w:pPrChange w:id="344" w:author="My Luong Vuong" w:date="2023-12-01T15:58:00Z">
          <w:pPr/>
        </w:pPrChange>
      </w:pPr>
      <w:del w:id="345" w:author="My Luong Vuong" w:date="2023-12-01T15:58:00Z">
        <w:r w:rsidRPr="00930EF0" w:rsidDel="00CA4CC3">
          <w:rPr>
            <w:sz w:val="20"/>
            <w:szCs w:val="20"/>
            <w:vertAlign w:val="superscript"/>
            <w:rPrChange w:id="346" w:author="Erwin Dreesen" w:date="2023-11-30T08:38:00Z">
              <w:rPr>
                <w:vertAlign w:val="superscript"/>
              </w:rPr>
            </w:rPrChange>
          </w:rPr>
          <w:delText>g</w:delText>
        </w:r>
      </w:del>
      <w:ins w:id="347" w:author="My Luong Vuong" w:date="2023-12-01T15:58:00Z">
        <w:r w:rsidR="00CA4CC3">
          <w:rPr>
            <w:sz w:val="20"/>
            <w:szCs w:val="20"/>
            <w:vertAlign w:val="superscript"/>
          </w:rPr>
          <w:t>f</w:t>
        </w:r>
      </w:ins>
      <w:r w:rsidRPr="00930EF0">
        <w:rPr>
          <w:sz w:val="20"/>
          <w:szCs w:val="20"/>
          <w:rPrChange w:id="348" w:author="Erwin Dreesen" w:date="2023-11-30T08:38:00Z">
            <w:rPr/>
          </w:rPrChange>
        </w:rPr>
        <w:t xml:space="preserve"> School of Clinical Medicine, Faculty of Medicine and Health, University of New South Wales, Sydney</w:t>
      </w:r>
      <w:del w:id="349" w:author="My Luong Vuong" w:date="2023-12-01T16:23:00Z">
        <w:r w:rsidRPr="00930EF0" w:rsidDel="00212C40">
          <w:rPr>
            <w:sz w:val="20"/>
            <w:szCs w:val="20"/>
            <w:rPrChange w:id="350" w:author="Erwin Dreesen" w:date="2023-11-30T08:38:00Z">
              <w:rPr/>
            </w:rPrChange>
          </w:rPr>
          <w:delText>, New South Wales</w:delText>
        </w:r>
      </w:del>
      <w:r w:rsidRPr="00930EF0">
        <w:rPr>
          <w:sz w:val="20"/>
          <w:szCs w:val="20"/>
          <w:rPrChange w:id="351" w:author="Erwin Dreesen" w:date="2023-11-30T08:38:00Z">
            <w:rPr/>
          </w:rPrChange>
        </w:rPr>
        <w:t>, Australia</w:t>
      </w:r>
    </w:p>
    <w:p w14:paraId="2385D3F7" w14:textId="5249E345" w:rsidR="00E50935" w:rsidRPr="00930EF0" w:rsidDel="00A10EDA" w:rsidRDefault="00A10EDA">
      <w:pPr>
        <w:spacing w:line="276" w:lineRule="auto"/>
        <w:jc w:val="left"/>
        <w:rPr>
          <w:del w:id="352" w:author="Erwin Dreesen" w:date="2023-11-30T08:37:00Z"/>
          <w:sz w:val="20"/>
          <w:szCs w:val="20"/>
          <w:rPrChange w:id="353" w:author="Erwin Dreesen" w:date="2023-11-30T08:38:00Z">
            <w:rPr>
              <w:del w:id="354" w:author="Erwin Dreesen" w:date="2023-11-30T08:37:00Z"/>
            </w:rPr>
          </w:rPrChange>
        </w:rPr>
        <w:pPrChange w:id="355" w:author="My Luong Vuong" w:date="2023-12-01T15:58:00Z">
          <w:pPr/>
        </w:pPrChange>
      </w:pPr>
      <w:ins w:id="356" w:author="Erwin Dreesen" w:date="2023-11-30T08:37:00Z">
        <w:r w:rsidRPr="00930EF0">
          <w:rPr>
            <w:sz w:val="20"/>
            <w:szCs w:val="20"/>
            <w:vertAlign w:val="superscript"/>
            <w:rPrChange w:id="357" w:author="Erwin Dreesen" w:date="2023-11-30T08:38:00Z">
              <w:rPr>
                <w:vertAlign w:val="superscript"/>
              </w:rPr>
            </w:rPrChange>
          </w:rPr>
          <w:br/>
        </w:r>
      </w:ins>
      <w:del w:id="358" w:author="My Luong Vuong" w:date="2023-12-01T15:58:00Z">
        <w:r w:rsidR="00741301" w:rsidRPr="00930EF0" w:rsidDel="00CA4CC3">
          <w:rPr>
            <w:sz w:val="20"/>
            <w:szCs w:val="20"/>
            <w:vertAlign w:val="superscript"/>
            <w:rPrChange w:id="359" w:author="Erwin Dreesen" w:date="2023-11-30T08:38:00Z">
              <w:rPr>
                <w:vertAlign w:val="superscript"/>
              </w:rPr>
            </w:rPrChange>
          </w:rPr>
          <w:delText>h</w:delText>
        </w:r>
        <w:r w:rsidR="00AD41E7" w:rsidRPr="00930EF0" w:rsidDel="00CA4CC3">
          <w:rPr>
            <w:sz w:val="20"/>
            <w:szCs w:val="20"/>
            <w:vertAlign w:val="superscript"/>
            <w:rPrChange w:id="360" w:author="Erwin Dreesen" w:date="2023-11-30T08:38:00Z">
              <w:rPr>
                <w:vertAlign w:val="superscript"/>
              </w:rPr>
            </w:rPrChange>
          </w:rPr>
          <w:delText xml:space="preserve"> </w:delText>
        </w:r>
      </w:del>
      <w:ins w:id="361" w:author="My Luong Vuong" w:date="2023-12-01T15:58:00Z">
        <w:r w:rsidR="00CA4CC3">
          <w:rPr>
            <w:sz w:val="20"/>
            <w:szCs w:val="20"/>
            <w:vertAlign w:val="superscript"/>
          </w:rPr>
          <w:t>g</w:t>
        </w:r>
        <w:r w:rsidR="00CA4CC3" w:rsidRPr="00930EF0">
          <w:rPr>
            <w:sz w:val="20"/>
            <w:szCs w:val="20"/>
            <w:vertAlign w:val="superscript"/>
            <w:rPrChange w:id="362" w:author="Erwin Dreesen" w:date="2023-11-30T08:38:00Z">
              <w:rPr>
                <w:vertAlign w:val="superscript"/>
              </w:rPr>
            </w:rPrChange>
          </w:rPr>
          <w:t xml:space="preserve"> </w:t>
        </w:r>
      </w:ins>
      <w:r w:rsidR="00741301" w:rsidRPr="00930EF0">
        <w:rPr>
          <w:sz w:val="20"/>
          <w:szCs w:val="20"/>
          <w:rPrChange w:id="363" w:author="Erwin Dreesen" w:date="2023-11-30T08:38:00Z">
            <w:rPr/>
          </w:rPrChange>
        </w:rPr>
        <w:t>Department of Clinical Pharmacology and Toxicology, St. Vincent's Hospital, Sydney,</w:t>
      </w:r>
      <w:ins w:id="364" w:author="Erwin Dreesen" w:date="2023-11-29T19:31:00Z">
        <w:r w:rsidR="00144C75" w:rsidRPr="00930EF0">
          <w:rPr>
            <w:sz w:val="20"/>
            <w:szCs w:val="20"/>
            <w:rPrChange w:id="365" w:author="Erwin Dreesen" w:date="2023-11-30T08:38:00Z">
              <w:rPr/>
            </w:rPrChange>
          </w:rPr>
          <w:t xml:space="preserve"> </w:t>
        </w:r>
      </w:ins>
      <w:r w:rsidR="00741301" w:rsidRPr="00930EF0">
        <w:rPr>
          <w:sz w:val="20"/>
          <w:szCs w:val="20"/>
          <w:rPrChange w:id="366" w:author="Erwin Dreesen" w:date="2023-11-30T08:38:00Z">
            <w:rPr/>
          </w:rPrChange>
        </w:rPr>
        <w:t>Australia</w:t>
      </w:r>
    </w:p>
    <w:p w14:paraId="3A934244" w14:textId="12C3FC89" w:rsidR="004B6148" w:rsidRPr="00930EF0" w:rsidDel="00A10EDA" w:rsidRDefault="00A10EDA">
      <w:pPr>
        <w:spacing w:line="276" w:lineRule="auto"/>
        <w:jc w:val="left"/>
        <w:rPr>
          <w:del w:id="367" w:author="Erwin Dreesen" w:date="2023-11-30T08:37:00Z"/>
          <w:sz w:val="20"/>
          <w:szCs w:val="20"/>
          <w:rPrChange w:id="368" w:author="Erwin Dreesen" w:date="2023-11-30T08:38:00Z">
            <w:rPr>
              <w:del w:id="369" w:author="Erwin Dreesen" w:date="2023-11-30T08:37:00Z"/>
            </w:rPr>
          </w:rPrChange>
        </w:rPr>
        <w:pPrChange w:id="370" w:author="My Luong Vuong" w:date="2023-12-01T15:58:00Z">
          <w:pPr/>
        </w:pPrChange>
      </w:pPr>
      <w:ins w:id="371" w:author="Erwin Dreesen" w:date="2023-11-30T08:37:00Z">
        <w:r w:rsidRPr="00930EF0">
          <w:rPr>
            <w:sz w:val="20"/>
            <w:szCs w:val="20"/>
            <w:vertAlign w:val="superscript"/>
            <w:rPrChange w:id="372" w:author="Erwin Dreesen" w:date="2023-11-30T08:38:00Z">
              <w:rPr>
                <w:vertAlign w:val="superscript"/>
              </w:rPr>
            </w:rPrChange>
          </w:rPr>
          <w:br/>
        </w:r>
      </w:ins>
      <w:del w:id="373" w:author="My Luong Vuong" w:date="2023-12-01T15:58:00Z">
        <w:r w:rsidR="009B00C3" w:rsidRPr="00930EF0" w:rsidDel="00CA4CC3">
          <w:rPr>
            <w:sz w:val="20"/>
            <w:szCs w:val="20"/>
            <w:vertAlign w:val="superscript"/>
            <w:rPrChange w:id="374" w:author="Erwin Dreesen" w:date="2023-11-30T08:38:00Z">
              <w:rPr>
                <w:vertAlign w:val="superscript"/>
              </w:rPr>
            </w:rPrChange>
          </w:rPr>
          <w:delText>i</w:delText>
        </w:r>
        <w:r w:rsidR="009B00C3" w:rsidRPr="00930EF0" w:rsidDel="00CA4CC3">
          <w:rPr>
            <w:sz w:val="20"/>
            <w:szCs w:val="20"/>
            <w:rPrChange w:id="375" w:author="Erwin Dreesen" w:date="2023-11-30T08:38:00Z">
              <w:rPr/>
            </w:rPrChange>
          </w:rPr>
          <w:delText xml:space="preserve"> </w:delText>
        </w:r>
      </w:del>
      <w:ins w:id="376" w:author="My Luong Vuong" w:date="2023-12-01T15:58:00Z">
        <w:r w:rsidR="00CA4CC3">
          <w:rPr>
            <w:sz w:val="20"/>
            <w:szCs w:val="20"/>
            <w:vertAlign w:val="superscript"/>
          </w:rPr>
          <w:t>h</w:t>
        </w:r>
        <w:r w:rsidR="00CA4CC3" w:rsidRPr="00930EF0">
          <w:rPr>
            <w:sz w:val="20"/>
            <w:szCs w:val="20"/>
            <w:rPrChange w:id="377" w:author="Erwin Dreesen" w:date="2023-11-30T08:38:00Z">
              <w:rPr/>
            </w:rPrChange>
          </w:rPr>
          <w:t xml:space="preserve"> </w:t>
        </w:r>
      </w:ins>
      <w:r w:rsidR="00C23ED3" w:rsidRPr="00930EF0">
        <w:rPr>
          <w:sz w:val="20"/>
          <w:szCs w:val="20"/>
          <w:rPrChange w:id="378" w:author="Erwin Dreesen" w:date="2023-11-30T08:38:00Z">
            <w:rPr/>
          </w:rPrChange>
        </w:rPr>
        <w:t>University of Queensland Centre for Clinical Research (UQCCR), The University of Queensland, Brisbane,</w:t>
      </w:r>
      <w:r w:rsidR="00C430DA">
        <w:rPr>
          <w:sz w:val="20"/>
          <w:szCs w:val="20"/>
        </w:rPr>
        <w:t xml:space="preserve"> </w:t>
      </w:r>
      <w:r w:rsidR="00C23ED3" w:rsidRPr="00930EF0">
        <w:rPr>
          <w:sz w:val="20"/>
          <w:szCs w:val="20"/>
          <w:rPrChange w:id="379" w:author="Erwin Dreesen" w:date="2023-11-30T08:38:00Z">
            <w:rPr/>
          </w:rPrChange>
        </w:rPr>
        <w:t>Australia</w:t>
      </w:r>
      <w:del w:id="380" w:author="Erwin Dreesen" w:date="2023-11-29T19:32:00Z">
        <w:r w:rsidR="00C23ED3" w:rsidRPr="00930EF0" w:rsidDel="00144C75">
          <w:rPr>
            <w:sz w:val="20"/>
            <w:szCs w:val="20"/>
            <w:rPrChange w:id="381" w:author="Erwin Dreesen" w:date="2023-11-30T08:38:00Z">
              <w:rPr/>
            </w:rPrChange>
          </w:rPr>
          <w:delText xml:space="preserve"> </w:delText>
        </w:r>
      </w:del>
    </w:p>
    <w:p w14:paraId="01A841CA" w14:textId="67B44B28" w:rsidR="002546DE" w:rsidRPr="00930EF0" w:rsidDel="00A10EDA" w:rsidRDefault="00A10EDA">
      <w:pPr>
        <w:spacing w:line="276" w:lineRule="auto"/>
        <w:jc w:val="left"/>
        <w:rPr>
          <w:del w:id="382" w:author="Erwin Dreesen" w:date="2023-11-30T08:37:00Z"/>
          <w:sz w:val="20"/>
          <w:szCs w:val="20"/>
          <w:rPrChange w:id="383" w:author="Erwin Dreesen" w:date="2023-11-30T08:38:00Z">
            <w:rPr>
              <w:del w:id="384" w:author="Erwin Dreesen" w:date="2023-11-30T08:37:00Z"/>
            </w:rPr>
          </w:rPrChange>
        </w:rPr>
        <w:pPrChange w:id="385" w:author="My Luong Vuong" w:date="2023-12-01T15:58:00Z">
          <w:pPr/>
        </w:pPrChange>
      </w:pPr>
      <w:ins w:id="386" w:author="Erwin Dreesen" w:date="2023-11-30T08:37:00Z">
        <w:r w:rsidRPr="00930EF0">
          <w:rPr>
            <w:sz w:val="20"/>
            <w:szCs w:val="20"/>
            <w:vertAlign w:val="superscript"/>
            <w:rPrChange w:id="387" w:author="Erwin Dreesen" w:date="2023-11-30T08:38:00Z">
              <w:rPr>
                <w:vertAlign w:val="superscript"/>
              </w:rPr>
            </w:rPrChange>
          </w:rPr>
          <w:br/>
        </w:r>
      </w:ins>
      <w:del w:id="388" w:author="My Luong Vuong" w:date="2023-12-01T15:58:00Z">
        <w:r w:rsidR="009B00C3" w:rsidRPr="00930EF0" w:rsidDel="00CA4CC3">
          <w:rPr>
            <w:sz w:val="20"/>
            <w:szCs w:val="20"/>
            <w:vertAlign w:val="superscript"/>
            <w:rPrChange w:id="389" w:author="Erwin Dreesen" w:date="2023-11-30T08:38:00Z">
              <w:rPr>
                <w:vertAlign w:val="superscript"/>
              </w:rPr>
            </w:rPrChange>
          </w:rPr>
          <w:delText>j</w:delText>
        </w:r>
        <w:r w:rsidR="009B00C3" w:rsidRPr="00930EF0" w:rsidDel="00CA4CC3">
          <w:rPr>
            <w:sz w:val="20"/>
            <w:szCs w:val="20"/>
            <w:rPrChange w:id="390" w:author="Erwin Dreesen" w:date="2023-11-30T08:38:00Z">
              <w:rPr/>
            </w:rPrChange>
          </w:rPr>
          <w:delText xml:space="preserve"> </w:delText>
        </w:r>
      </w:del>
      <w:proofErr w:type="spellStart"/>
      <w:ins w:id="391" w:author="My Luong Vuong" w:date="2023-12-01T15:58:00Z">
        <w:r w:rsidR="00CA4CC3">
          <w:rPr>
            <w:sz w:val="20"/>
            <w:szCs w:val="20"/>
            <w:vertAlign w:val="superscript"/>
          </w:rPr>
          <w:t>i</w:t>
        </w:r>
        <w:proofErr w:type="spellEnd"/>
        <w:r w:rsidR="00CA4CC3" w:rsidRPr="00930EF0">
          <w:rPr>
            <w:sz w:val="20"/>
            <w:szCs w:val="20"/>
            <w:rPrChange w:id="392" w:author="Erwin Dreesen" w:date="2023-11-30T08:38:00Z">
              <w:rPr/>
            </w:rPrChange>
          </w:rPr>
          <w:t xml:space="preserve"> </w:t>
        </w:r>
      </w:ins>
      <w:r w:rsidR="00C23ED3" w:rsidRPr="00930EF0">
        <w:rPr>
          <w:sz w:val="20"/>
          <w:szCs w:val="20"/>
          <w:rPrChange w:id="393" w:author="Erwin Dreesen" w:date="2023-11-30T08:38:00Z">
            <w:rPr/>
          </w:rPrChange>
        </w:rPr>
        <w:t>Departments of Pharmacy and Intensive Care Medicine, Royal Brisbane and Women’s Hospital, Brisbane, Australia</w:t>
      </w:r>
      <w:del w:id="394" w:author="Erwin Dreesen" w:date="2023-11-29T19:32:00Z">
        <w:r w:rsidR="00C23ED3" w:rsidRPr="00930EF0" w:rsidDel="00144C75">
          <w:rPr>
            <w:sz w:val="20"/>
            <w:szCs w:val="20"/>
            <w:rPrChange w:id="395" w:author="Erwin Dreesen" w:date="2023-11-30T08:38:00Z">
              <w:rPr/>
            </w:rPrChange>
          </w:rPr>
          <w:delText xml:space="preserve"> </w:delText>
        </w:r>
      </w:del>
    </w:p>
    <w:p w14:paraId="4B50ECBE" w14:textId="3E207176" w:rsidR="004C5EB0" w:rsidRPr="00930EF0" w:rsidDel="00A10EDA" w:rsidRDefault="00A10EDA">
      <w:pPr>
        <w:spacing w:line="276" w:lineRule="auto"/>
        <w:jc w:val="left"/>
        <w:rPr>
          <w:del w:id="396" w:author="Erwin Dreesen" w:date="2023-11-30T08:37:00Z"/>
          <w:sz w:val="20"/>
          <w:szCs w:val="20"/>
          <w:rPrChange w:id="397" w:author="Erwin Dreesen" w:date="2023-11-30T08:38:00Z">
            <w:rPr>
              <w:del w:id="398" w:author="Erwin Dreesen" w:date="2023-11-30T08:37:00Z"/>
            </w:rPr>
          </w:rPrChange>
        </w:rPr>
        <w:pPrChange w:id="399" w:author="My Luong Vuong" w:date="2023-12-01T15:58:00Z">
          <w:pPr/>
        </w:pPrChange>
      </w:pPr>
      <w:ins w:id="400" w:author="Erwin Dreesen" w:date="2023-11-30T08:37:00Z">
        <w:r w:rsidRPr="00930EF0">
          <w:rPr>
            <w:sz w:val="20"/>
            <w:szCs w:val="20"/>
            <w:vertAlign w:val="superscript"/>
            <w:rPrChange w:id="401" w:author="Erwin Dreesen" w:date="2023-11-30T08:38:00Z">
              <w:rPr>
                <w:vertAlign w:val="superscript"/>
              </w:rPr>
            </w:rPrChange>
          </w:rPr>
          <w:lastRenderedPageBreak/>
          <w:br/>
        </w:r>
      </w:ins>
      <w:del w:id="402" w:author="My Luong Vuong" w:date="2023-12-01T15:58:00Z">
        <w:r w:rsidR="009B00C3" w:rsidRPr="00930EF0" w:rsidDel="00CA4CC3">
          <w:rPr>
            <w:sz w:val="20"/>
            <w:szCs w:val="20"/>
            <w:vertAlign w:val="superscript"/>
            <w:rPrChange w:id="403" w:author="Erwin Dreesen" w:date="2023-11-30T08:38:00Z">
              <w:rPr>
                <w:vertAlign w:val="superscript"/>
              </w:rPr>
            </w:rPrChange>
          </w:rPr>
          <w:delText>k</w:delText>
        </w:r>
        <w:r w:rsidR="009B00C3" w:rsidRPr="00930EF0" w:rsidDel="00CA4CC3">
          <w:rPr>
            <w:sz w:val="20"/>
            <w:szCs w:val="20"/>
            <w:rPrChange w:id="404" w:author="Erwin Dreesen" w:date="2023-11-30T08:38:00Z">
              <w:rPr/>
            </w:rPrChange>
          </w:rPr>
          <w:delText xml:space="preserve"> </w:delText>
        </w:r>
      </w:del>
      <w:ins w:id="405" w:author="My Luong Vuong" w:date="2023-12-01T15:58:00Z">
        <w:r w:rsidR="00CA4CC3">
          <w:rPr>
            <w:sz w:val="20"/>
            <w:szCs w:val="20"/>
            <w:vertAlign w:val="superscript"/>
          </w:rPr>
          <w:t>j</w:t>
        </w:r>
        <w:r w:rsidR="00CA4CC3" w:rsidRPr="00930EF0">
          <w:rPr>
            <w:sz w:val="20"/>
            <w:szCs w:val="20"/>
            <w:rPrChange w:id="406" w:author="Erwin Dreesen" w:date="2023-11-30T08:38:00Z">
              <w:rPr/>
            </w:rPrChange>
          </w:rPr>
          <w:t xml:space="preserve"> </w:t>
        </w:r>
      </w:ins>
      <w:r w:rsidR="00C23ED3" w:rsidRPr="00930EF0">
        <w:rPr>
          <w:sz w:val="20"/>
          <w:szCs w:val="20"/>
          <w:rPrChange w:id="407" w:author="Erwin Dreesen" w:date="2023-11-30T08:38:00Z">
            <w:rPr/>
          </w:rPrChange>
        </w:rPr>
        <w:t xml:space="preserve">Division of Anaesthesiology Critical Care Emergency and Pain Medicine, </w:t>
      </w:r>
      <w:proofErr w:type="spellStart"/>
      <w:r w:rsidR="00C23ED3" w:rsidRPr="00930EF0">
        <w:rPr>
          <w:sz w:val="20"/>
          <w:szCs w:val="20"/>
          <w:rPrChange w:id="408" w:author="Erwin Dreesen" w:date="2023-11-30T08:38:00Z">
            <w:rPr/>
          </w:rPrChange>
        </w:rPr>
        <w:t>Nîmes</w:t>
      </w:r>
      <w:proofErr w:type="spellEnd"/>
      <w:r w:rsidR="00C23ED3" w:rsidRPr="00930EF0">
        <w:rPr>
          <w:sz w:val="20"/>
          <w:szCs w:val="20"/>
          <w:rPrChange w:id="409" w:author="Erwin Dreesen" w:date="2023-11-30T08:38:00Z">
            <w:rPr/>
          </w:rPrChange>
        </w:rPr>
        <w:t xml:space="preserve"> University Hospital, University of Montpellier, </w:t>
      </w:r>
      <w:proofErr w:type="spellStart"/>
      <w:r w:rsidR="00C23ED3" w:rsidRPr="00930EF0">
        <w:rPr>
          <w:sz w:val="20"/>
          <w:szCs w:val="20"/>
          <w:rPrChange w:id="410" w:author="Erwin Dreesen" w:date="2023-11-30T08:38:00Z">
            <w:rPr/>
          </w:rPrChange>
        </w:rPr>
        <w:t>Nîmes</w:t>
      </w:r>
      <w:proofErr w:type="spellEnd"/>
      <w:r w:rsidR="00C23ED3" w:rsidRPr="00930EF0">
        <w:rPr>
          <w:sz w:val="20"/>
          <w:szCs w:val="20"/>
          <w:rPrChange w:id="411" w:author="Erwin Dreesen" w:date="2023-11-30T08:38:00Z">
            <w:rPr/>
          </w:rPrChange>
        </w:rPr>
        <w:t>, France</w:t>
      </w:r>
      <w:del w:id="412" w:author="Erwin Dreesen" w:date="2023-11-29T19:32:00Z">
        <w:r w:rsidR="005B0EB5" w:rsidRPr="00930EF0" w:rsidDel="00144C75">
          <w:rPr>
            <w:sz w:val="20"/>
            <w:szCs w:val="20"/>
            <w:rPrChange w:id="413" w:author="Erwin Dreesen" w:date="2023-11-30T08:38:00Z">
              <w:rPr/>
            </w:rPrChange>
          </w:rPr>
          <w:delText xml:space="preserve"> </w:delText>
        </w:r>
      </w:del>
    </w:p>
    <w:p w14:paraId="2FEA176B" w14:textId="7F5FFBDA" w:rsidR="004528DA" w:rsidRPr="00930EF0" w:rsidDel="00A10EDA" w:rsidRDefault="00A10EDA">
      <w:pPr>
        <w:spacing w:line="276" w:lineRule="auto"/>
        <w:jc w:val="left"/>
        <w:rPr>
          <w:del w:id="414" w:author="Erwin Dreesen" w:date="2023-11-30T08:37:00Z"/>
          <w:sz w:val="20"/>
          <w:szCs w:val="20"/>
          <w:rPrChange w:id="415" w:author="Erwin Dreesen" w:date="2023-11-30T08:38:00Z">
            <w:rPr>
              <w:del w:id="416" w:author="Erwin Dreesen" w:date="2023-11-30T08:37:00Z"/>
            </w:rPr>
          </w:rPrChange>
        </w:rPr>
        <w:pPrChange w:id="417" w:author="My Luong Vuong" w:date="2023-12-01T15:58:00Z">
          <w:pPr/>
        </w:pPrChange>
      </w:pPr>
      <w:ins w:id="418" w:author="Erwin Dreesen" w:date="2023-11-30T08:37:00Z">
        <w:r w:rsidRPr="00930EF0">
          <w:rPr>
            <w:sz w:val="20"/>
            <w:szCs w:val="20"/>
            <w:vertAlign w:val="superscript"/>
            <w:rPrChange w:id="419" w:author="Erwin Dreesen" w:date="2023-11-30T08:38:00Z">
              <w:rPr>
                <w:vertAlign w:val="superscript"/>
              </w:rPr>
            </w:rPrChange>
          </w:rPr>
          <w:br/>
        </w:r>
      </w:ins>
      <w:del w:id="420" w:author="My Luong Vuong" w:date="2023-12-01T15:58:00Z">
        <w:r w:rsidR="00EB1C09" w:rsidRPr="00930EF0" w:rsidDel="00CA4CC3">
          <w:rPr>
            <w:sz w:val="20"/>
            <w:szCs w:val="20"/>
            <w:vertAlign w:val="superscript"/>
            <w:rPrChange w:id="421" w:author="Erwin Dreesen" w:date="2023-11-30T08:38:00Z">
              <w:rPr>
                <w:vertAlign w:val="superscript"/>
              </w:rPr>
            </w:rPrChange>
          </w:rPr>
          <w:delText>l</w:delText>
        </w:r>
        <w:r w:rsidR="00EB1C09" w:rsidRPr="00930EF0" w:rsidDel="00CA4CC3">
          <w:rPr>
            <w:sz w:val="20"/>
            <w:szCs w:val="20"/>
            <w:rPrChange w:id="422" w:author="Erwin Dreesen" w:date="2023-11-30T08:38:00Z">
              <w:rPr/>
            </w:rPrChange>
          </w:rPr>
          <w:delText xml:space="preserve"> </w:delText>
        </w:r>
      </w:del>
      <w:ins w:id="423" w:author="My Luong Vuong" w:date="2023-12-01T15:58:00Z">
        <w:r w:rsidR="00CA4CC3">
          <w:rPr>
            <w:sz w:val="20"/>
            <w:szCs w:val="20"/>
            <w:vertAlign w:val="superscript"/>
          </w:rPr>
          <w:t>k</w:t>
        </w:r>
        <w:r w:rsidR="00CA4CC3" w:rsidRPr="00930EF0">
          <w:rPr>
            <w:sz w:val="20"/>
            <w:szCs w:val="20"/>
            <w:rPrChange w:id="424" w:author="Erwin Dreesen" w:date="2023-11-30T08:38:00Z">
              <w:rPr/>
            </w:rPrChange>
          </w:rPr>
          <w:t xml:space="preserve"> </w:t>
        </w:r>
      </w:ins>
      <w:r w:rsidR="005B0EB5" w:rsidRPr="00930EF0">
        <w:rPr>
          <w:sz w:val="20"/>
          <w:szCs w:val="20"/>
          <w:rPrChange w:id="425" w:author="Erwin Dreesen" w:date="2023-11-30T08:38:00Z">
            <w:rPr/>
          </w:rPrChange>
        </w:rPr>
        <w:t>Department of Cellular and Molecular Medicine, KU Leuven, Leuven, Belgium</w:t>
      </w:r>
      <w:del w:id="426" w:author="Erwin Dreesen" w:date="2023-11-29T19:32:00Z">
        <w:r w:rsidR="005B0EB5" w:rsidRPr="00930EF0" w:rsidDel="00144C75">
          <w:rPr>
            <w:sz w:val="20"/>
            <w:szCs w:val="20"/>
            <w:rPrChange w:id="427" w:author="Erwin Dreesen" w:date="2023-11-30T08:38:00Z">
              <w:rPr/>
            </w:rPrChange>
          </w:rPr>
          <w:delText xml:space="preserve"> </w:delText>
        </w:r>
      </w:del>
    </w:p>
    <w:p w14:paraId="508C0DB4" w14:textId="754B01E7" w:rsidR="004528DA" w:rsidRPr="00930EF0" w:rsidDel="00A10EDA" w:rsidRDefault="00A10EDA">
      <w:pPr>
        <w:spacing w:line="276" w:lineRule="auto"/>
        <w:jc w:val="left"/>
        <w:rPr>
          <w:del w:id="428" w:author="Erwin Dreesen" w:date="2023-11-30T08:37:00Z"/>
          <w:sz w:val="20"/>
          <w:szCs w:val="20"/>
          <w:rPrChange w:id="429" w:author="Erwin Dreesen" w:date="2023-11-30T08:38:00Z">
            <w:rPr>
              <w:del w:id="430" w:author="Erwin Dreesen" w:date="2023-11-30T08:37:00Z"/>
            </w:rPr>
          </w:rPrChange>
        </w:rPr>
        <w:pPrChange w:id="431" w:author="My Luong Vuong" w:date="2023-12-01T15:58:00Z">
          <w:pPr/>
        </w:pPrChange>
      </w:pPr>
      <w:ins w:id="432" w:author="Erwin Dreesen" w:date="2023-11-30T08:37:00Z">
        <w:r w:rsidRPr="00930EF0">
          <w:rPr>
            <w:sz w:val="20"/>
            <w:szCs w:val="20"/>
            <w:vertAlign w:val="superscript"/>
            <w:rPrChange w:id="433" w:author="Erwin Dreesen" w:date="2023-11-30T08:38:00Z">
              <w:rPr>
                <w:vertAlign w:val="superscript"/>
              </w:rPr>
            </w:rPrChange>
          </w:rPr>
          <w:br/>
        </w:r>
      </w:ins>
      <w:del w:id="434" w:author="My Luong Vuong" w:date="2023-12-01T15:58:00Z">
        <w:r w:rsidR="00EB1C09" w:rsidRPr="00930EF0" w:rsidDel="00CA4CC3">
          <w:rPr>
            <w:sz w:val="20"/>
            <w:szCs w:val="20"/>
            <w:vertAlign w:val="superscript"/>
            <w:rPrChange w:id="435" w:author="Erwin Dreesen" w:date="2023-11-30T08:38:00Z">
              <w:rPr>
                <w:vertAlign w:val="superscript"/>
              </w:rPr>
            </w:rPrChange>
          </w:rPr>
          <w:delText>m</w:delText>
        </w:r>
        <w:r w:rsidR="00EB1C09" w:rsidRPr="00930EF0" w:rsidDel="00CA4CC3">
          <w:rPr>
            <w:sz w:val="20"/>
            <w:szCs w:val="20"/>
            <w:rPrChange w:id="436" w:author="Erwin Dreesen" w:date="2023-11-30T08:38:00Z">
              <w:rPr/>
            </w:rPrChange>
          </w:rPr>
          <w:delText xml:space="preserve"> </w:delText>
        </w:r>
      </w:del>
      <w:ins w:id="437" w:author="My Luong Vuong" w:date="2023-12-01T15:58:00Z">
        <w:r w:rsidR="00CA4CC3">
          <w:rPr>
            <w:sz w:val="20"/>
            <w:szCs w:val="20"/>
            <w:vertAlign w:val="superscript"/>
          </w:rPr>
          <w:t>l</w:t>
        </w:r>
        <w:r w:rsidR="00CA4CC3" w:rsidRPr="00930EF0">
          <w:rPr>
            <w:sz w:val="20"/>
            <w:szCs w:val="20"/>
            <w:rPrChange w:id="438" w:author="Erwin Dreesen" w:date="2023-11-30T08:38:00Z">
              <w:rPr/>
            </w:rPrChange>
          </w:rPr>
          <w:t xml:space="preserve"> </w:t>
        </w:r>
      </w:ins>
      <w:r w:rsidR="005B0EB5" w:rsidRPr="00930EF0">
        <w:rPr>
          <w:sz w:val="20"/>
          <w:szCs w:val="20"/>
          <w:rPrChange w:id="439" w:author="Erwin Dreesen" w:date="2023-11-30T08:38:00Z">
            <w:rPr/>
          </w:rPrChange>
        </w:rPr>
        <w:t>Intensive Care Unit, University Hospitals Leuven, Leuven, Belgium</w:t>
      </w:r>
      <w:del w:id="440" w:author="Erwin Dreesen" w:date="2023-11-29T19:32:00Z">
        <w:r w:rsidR="005B0EB5" w:rsidRPr="00930EF0" w:rsidDel="00144C75">
          <w:rPr>
            <w:sz w:val="20"/>
            <w:szCs w:val="20"/>
            <w:rPrChange w:id="441" w:author="Erwin Dreesen" w:date="2023-11-30T08:38:00Z">
              <w:rPr/>
            </w:rPrChange>
          </w:rPr>
          <w:delText xml:space="preserve"> </w:delText>
        </w:r>
      </w:del>
    </w:p>
    <w:p w14:paraId="380C7944" w14:textId="6F48D845" w:rsidR="001B497D" w:rsidRPr="00930EF0" w:rsidDel="00A10EDA" w:rsidRDefault="00A10EDA">
      <w:pPr>
        <w:spacing w:line="276" w:lineRule="auto"/>
        <w:jc w:val="left"/>
        <w:rPr>
          <w:del w:id="442" w:author="Erwin Dreesen" w:date="2023-11-30T08:37:00Z"/>
          <w:sz w:val="20"/>
          <w:szCs w:val="20"/>
          <w:rPrChange w:id="443" w:author="Erwin Dreesen" w:date="2023-11-30T08:38:00Z">
            <w:rPr>
              <w:del w:id="444" w:author="Erwin Dreesen" w:date="2023-11-30T08:37:00Z"/>
            </w:rPr>
          </w:rPrChange>
        </w:rPr>
        <w:pPrChange w:id="445" w:author="My Luong Vuong" w:date="2023-12-01T15:58:00Z">
          <w:pPr/>
        </w:pPrChange>
      </w:pPr>
      <w:ins w:id="446" w:author="Erwin Dreesen" w:date="2023-11-30T08:37:00Z">
        <w:r w:rsidRPr="00930EF0">
          <w:rPr>
            <w:sz w:val="20"/>
            <w:szCs w:val="20"/>
            <w:vertAlign w:val="superscript"/>
            <w:rPrChange w:id="447" w:author="Erwin Dreesen" w:date="2023-11-30T08:38:00Z">
              <w:rPr>
                <w:vertAlign w:val="superscript"/>
              </w:rPr>
            </w:rPrChange>
          </w:rPr>
          <w:br/>
        </w:r>
      </w:ins>
      <w:del w:id="448" w:author="My Luong Vuong" w:date="2023-12-01T15:58:00Z">
        <w:r w:rsidR="00283422" w:rsidRPr="00930EF0" w:rsidDel="00C07E95">
          <w:rPr>
            <w:sz w:val="20"/>
            <w:szCs w:val="20"/>
            <w:vertAlign w:val="superscript"/>
            <w:rPrChange w:id="449" w:author="Erwin Dreesen" w:date="2023-11-30T08:38:00Z">
              <w:rPr>
                <w:vertAlign w:val="superscript"/>
              </w:rPr>
            </w:rPrChange>
          </w:rPr>
          <w:delText>n</w:delText>
        </w:r>
        <w:r w:rsidR="00283422" w:rsidRPr="00930EF0" w:rsidDel="00C07E95">
          <w:rPr>
            <w:sz w:val="20"/>
            <w:szCs w:val="20"/>
            <w:rPrChange w:id="450" w:author="Erwin Dreesen" w:date="2023-11-30T08:38:00Z">
              <w:rPr/>
            </w:rPrChange>
          </w:rPr>
          <w:delText xml:space="preserve"> </w:delText>
        </w:r>
      </w:del>
      <w:ins w:id="451" w:author="My Luong Vuong" w:date="2023-12-01T15:58:00Z">
        <w:r w:rsidR="00C07E95">
          <w:rPr>
            <w:sz w:val="20"/>
            <w:szCs w:val="20"/>
            <w:vertAlign w:val="superscript"/>
          </w:rPr>
          <w:t>m</w:t>
        </w:r>
        <w:r w:rsidR="00C07E95" w:rsidRPr="00930EF0">
          <w:rPr>
            <w:sz w:val="20"/>
            <w:szCs w:val="20"/>
            <w:rPrChange w:id="452" w:author="Erwin Dreesen" w:date="2023-11-30T08:38:00Z">
              <w:rPr/>
            </w:rPrChange>
          </w:rPr>
          <w:t xml:space="preserve"> </w:t>
        </w:r>
      </w:ins>
      <w:r w:rsidR="005B0EB5" w:rsidRPr="00930EF0">
        <w:rPr>
          <w:sz w:val="20"/>
          <w:szCs w:val="20"/>
          <w:rPrChange w:id="453" w:author="Erwin Dreesen" w:date="2023-11-30T08:38:00Z">
            <w:rPr/>
          </w:rPrChange>
        </w:rPr>
        <w:t>Department of Microbiology, Immunology and Transplantation, KU Leuven, Leuven, Belgium</w:t>
      </w:r>
      <w:del w:id="454" w:author="Erwin Dreesen" w:date="2023-11-29T19:32:00Z">
        <w:r w:rsidR="005B0EB5" w:rsidRPr="00930EF0" w:rsidDel="00144C75">
          <w:rPr>
            <w:sz w:val="20"/>
            <w:szCs w:val="20"/>
            <w:rPrChange w:id="455" w:author="Erwin Dreesen" w:date="2023-11-30T08:38:00Z">
              <w:rPr/>
            </w:rPrChange>
          </w:rPr>
          <w:delText xml:space="preserve"> </w:delText>
        </w:r>
      </w:del>
    </w:p>
    <w:p w14:paraId="74901669" w14:textId="421AE836" w:rsidR="009668A9" w:rsidRPr="00930EF0" w:rsidDel="00A10EDA" w:rsidRDefault="00A10EDA">
      <w:pPr>
        <w:spacing w:line="276" w:lineRule="auto"/>
        <w:jc w:val="left"/>
        <w:rPr>
          <w:del w:id="456" w:author="Erwin Dreesen" w:date="2023-11-30T08:37:00Z"/>
          <w:sz w:val="20"/>
          <w:szCs w:val="20"/>
          <w:rPrChange w:id="457" w:author="Erwin Dreesen" w:date="2023-11-30T08:38:00Z">
            <w:rPr>
              <w:del w:id="458" w:author="Erwin Dreesen" w:date="2023-11-30T08:37:00Z"/>
            </w:rPr>
          </w:rPrChange>
        </w:rPr>
        <w:pPrChange w:id="459" w:author="My Luong Vuong" w:date="2023-12-01T15:58:00Z">
          <w:pPr/>
        </w:pPrChange>
      </w:pPr>
      <w:ins w:id="460" w:author="Erwin Dreesen" w:date="2023-11-30T08:37:00Z">
        <w:r w:rsidRPr="00930EF0">
          <w:rPr>
            <w:sz w:val="20"/>
            <w:szCs w:val="20"/>
            <w:vertAlign w:val="superscript"/>
            <w:rPrChange w:id="461" w:author="Erwin Dreesen" w:date="2023-11-30T08:38:00Z">
              <w:rPr>
                <w:vertAlign w:val="superscript"/>
              </w:rPr>
            </w:rPrChange>
          </w:rPr>
          <w:br/>
        </w:r>
      </w:ins>
      <w:del w:id="462" w:author="My Luong Vuong" w:date="2023-12-01T15:58:00Z">
        <w:r w:rsidR="00283422" w:rsidRPr="00930EF0" w:rsidDel="00C07E95">
          <w:rPr>
            <w:sz w:val="20"/>
            <w:szCs w:val="20"/>
            <w:vertAlign w:val="superscript"/>
            <w:rPrChange w:id="463" w:author="Erwin Dreesen" w:date="2023-11-30T08:38:00Z">
              <w:rPr>
                <w:vertAlign w:val="superscript"/>
              </w:rPr>
            </w:rPrChange>
          </w:rPr>
          <w:delText>o</w:delText>
        </w:r>
        <w:r w:rsidR="00283422" w:rsidRPr="00930EF0" w:rsidDel="00C07E95">
          <w:rPr>
            <w:sz w:val="20"/>
            <w:szCs w:val="20"/>
            <w:rPrChange w:id="464" w:author="Erwin Dreesen" w:date="2023-11-30T08:38:00Z">
              <w:rPr/>
            </w:rPrChange>
          </w:rPr>
          <w:delText xml:space="preserve"> </w:delText>
        </w:r>
      </w:del>
      <w:ins w:id="465" w:author="My Luong Vuong" w:date="2023-12-01T15:58:00Z">
        <w:r w:rsidR="00C07E95">
          <w:rPr>
            <w:sz w:val="20"/>
            <w:szCs w:val="20"/>
            <w:vertAlign w:val="superscript"/>
          </w:rPr>
          <w:t>n</w:t>
        </w:r>
        <w:r w:rsidR="00C07E95" w:rsidRPr="00930EF0">
          <w:rPr>
            <w:sz w:val="20"/>
            <w:szCs w:val="20"/>
            <w:rPrChange w:id="466" w:author="Erwin Dreesen" w:date="2023-11-30T08:38:00Z">
              <w:rPr/>
            </w:rPrChange>
          </w:rPr>
          <w:t xml:space="preserve"> </w:t>
        </w:r>
      </w:ins>
      <w:r w:rsidR="005B0EB5" w:rsidRPr="00930EF0">
        <w:rPr>
          <w:sz w:val="20"/>
          <w:szCs w:val="20"/>
          <w:rPrChange w:id="467" w:author="Erwin Dreesen" w:date="2023-11-30T08:38:00Z">
            <w:rPr/>
          </w:rPrChange>
        </w:rPr>
        <w:t>Medical Intensive Care Unit, University Hospitals Leuven, Leuven, Belgium</w:t>
      </w:r>
      <w:del w:id="468" w:author="Erwin Dreesen" w:date="2023-11-29T19:32:00Z">
        <w:r w:rsidR="005B0EB5" w:rsidRPr="00930EF0" w:rsidDel="00144C75">
          <w:rPr>
            <w:sz w:val="20"/>
            <w:szCs w:val="20"/>
            <w:rPrChange w:id="469" w:author="Erwin Dreesen" w:date="2023-11-30T08:38:00Z">
              <w:rPr/>
            </w:rPrChange>
          </w:rPr>
          <w:delText xml:space="preserve"> </w:delText>
        </w:r>
      </w:del>
    </w:p>
    <w:p w14:paraId="6793D19C" w14:textId="3B560A03" w:rsidR="00D72101" w:rsidRPr="00930EF0" w:rsidDel="00A10EDA" w:rsidRDefault="00A10EDA">
      <w:pPr>
        <w:spacing w:line="276" w:lineRule="auto"/>
        <w:jc w:val="left"/>
        <w:rPr>
          <w:del w:id="470" w:author="Erwin Dreesen" w:date="2023-11-30T08:37:00Z"/>
          <w:sz w:val="20"/>
          <w:szCs w:val="20"/>
          <w:rPrChange w:id="471" w:author="Erwin Dreesen" w:date="2023-11-30T08:38:00Z">
            <w:rPr>
              <w:del w:id="472" w:author="Erwin Dreesen" w:date="2023-11-30T08:37:00Z"/>
            </w:rPr>
          </w:rPrChange>
        </w:rPr>
        <w:pPrChange w:id="473" w:author="My Luong Vuong" w:date="2023-12-01T15:58:00Z">
          <w:pPr/>
        </w:pPrChange>
      </w:pPr>
      <w:ins w:id="474" w:author="Erwin Dreesen" w:date="2023-11-30T08:37:00Z">
        <w:r w:rsidRPr="00930EF0">
          <w:rPr>
            <w:sz w:val="20"/>
            <w:szCs w:val="20"/>
            <w:vertAlign w:val="superscript"/>
            <w:rPrChange w:id="475" w:author="Erwin Dreesen" w:date="2023-11-30T08:38:00Z">
              <w:rPr>
                <w:vertAlign w:val="superscript"/>
              </w:rPr>
            </w:rPrChange>
          </w:rPr>
          <w:br/>
        </w:r>
      </w:ins>
      <w:del w:id="476" w:author="My Luong Vuong" w:date="2023-12-01T15:58:00Z">
        <w:r w:rsidR="00971389" w:rsidRPr="00930EF0" w:rsidDel="00C07E95">
          <w:rPr>
            <w:sz w:val="20"/>
            <w:szCs w:val="20"/>
            <w:vertAlign w:val="superscript"/>
            <w:rPrChange w:id="477" w:author="Erwin Dreesen" w:date="2023-11-30T08:38:00Z">
              <w:rPr>
                <w:vertAlign w:val="superscript"/>
              </w:rPr>
            </w:rPrChange>
          </w:rPr>
          <w:delText>p</w:delText>
        </w:r>
        <w:r w:rsidR="00971389" w:rsidRPr="00930EF0" w:rsidDel="00C07E95">
          <w:rPr>
            <w:sz w:val="20"/>
            <w:szCs w:val="20"/>
            <w:rPrChange w:id="478" w:author="Erwin Dreesen" w:date="2023-11-30T08:38:00Z">
              <w:rPr/>
            </w:rPrChange>
          </w:rPr>
          <w:delText xml:space="preserve"> </w:delText>
        </w:r>
      </w:del>
      <w:ins w:id="479" w:author="My Luong Vuong" w:date="2023-12-01T15:58:00Z">
        <w:r w:rsidR="00C07E95">
          <w:rPr>
            <w:sz w:val="20"/>
            <w:szCs w:val="20"/>
            <w:vertAlign w:val="superscript"/>
          </w:rPr>
          <w:t>o</w:t>
        </w:r>
        <w:r w:rsidR="00C07E95" w:rsidRPr="00930EF0">
          <w:rPr>
            <w:sz w:val="20"/>
            <w:szCs w:val="20"/>
            <w:rPrChange w:id="480" w:author="Erwin Dreesen" w:date="2023-11-30T08:38:00Z">
              <w:rPr/>
            </w:rPrChange>
          </w:rPr>
          <w:t xml:space="preserve"> </w:t>
        </w:r>
      </w:ins>
      <w:r w:rsidR="005B0EB5" w:rsidRPr="00930EF0">
        <w:rPr>
          <w:sz w:val="20"/>
          <w:szCs w:val="20"/>
          <w:rPrChange w:id="481" w:author="Erwin Dreesen" w:date="2023-11-30T08:38:00Z">
            <w:rPr/>
          </w:rPrChange>
        </w:rPr>
        <w:t xml:space="preserve">University of Groningen, University Medical </w:t>
      </w:r>
      <w:r w:rsidR="00F3554D" w:rsidRPr="00930EF0">
        <w:rPr>
          <w:sz w:val="20"/>
          <w:szCs w:val="20"/>
          <w:rPrChange w:id="482" w:author="Erwin Dreesen" w:date="2023-11-30T08:38:00Z">
            <w:rPr/>
          </w:rPrChange>
        </w:rPr>
        <w:t>Centre</w:t>
      </w:r>
      <w:r w:rsidR="005B0EB5" w:rsidRPr="00930EF0">
        <w:rPr>
          <w:sz w:val="20"/>
          <w:szCs w:val="20"/>
          <w:rPrChange w:id="483" w:author="Erwin Dreesen" w:date="2023-11-30T08:38:00Z">
            <w:rPr/>
          </w:rPrChange>
        </w:rPr>
        <w:t xml:space="preserve"> Groningen, Department of Clinical Pharmacy and Pharmacology, Groningen,</w:t>
      </w:r>
      <w:r w:rsidR="004F541D" w:rsidRPr="00930EF0">
        <w:rPr>
          <w:sz w:val="20"/>
          <w:szCs w:val="20"/>
          <w:rPrChange w:id="484" w:author="Erwin Dreesen" w:date="2023-11-30T08:38:00Z">
            <w:rPr/>
          </w:rPrChange>
        </w:rPr>
        <w:t xml:space="preserve"> The Netherlands</w:t>
      </w:r>
      <w:del w:id="485" w:author="Erwin Dreesen" w:date="2023-11-29T19:32:00Z">
        <w:r w:rsidR="005B0EB5" w:rsidRPr="00930EF0" w:rsidDel="00144C75">
          <w:rPr>
            <w:sz w:val="20"/>
            <w:szCs w:val="20"/>
            <w:rPrChange w:id="486" w:author="Erwin Dreesen" w:date="2023-11-30T08:38:00Z">
              <w:rPr/>
            </w:rPrChange>
          </w:rPr>
          <w:delText xml:space="preserve"> </w:delText>
        </w:r>
      </w:del>
    </w:p>
    <w:p w14:paraId="769B6474" w14:textId="1F405AEB" w:rsidR="009F2269" w:rsidRPr="00930EF0" w:rsidDel="00A10EDA" w:rsidRDefault="00A10EDA">
      <w:pPr>
        <w:spacing w:line="276" w:lineRule="auto"/>
        <w:jc w:val="left"/>
        <w:rPr>
          <w:del w:id="487" w:author="Erwin Dreesen" w:date="2023-11-30T08:37:00Z"/>
          <w:sz w:val="20"/>
          <w:szCs w:val="20"/>
          <w:rPrChange w:id="488" w:author="Erwin Dreesen" w:date="2023-11-30T08:38:00Z">
            <w:rPr>
              <w:del w:id="489" w:author="Erwin Dreesen" w:date="2023-11-30T08:37:00Z"/>
            </w:rPr>
          </w:rPrChange>
        </w:rPr>
        <w:pPrChange w:id="490" w:author="My Luong Vuong" w:date="2023-12-01T15:58:00Z">
          <w:pPr/>
        </w:pPrChange>
      </w:pPr>
      <w:ins w:id="491" w:author="Erwin Dreesen" w:date="2023-11-30T08:37:00Z">
        <w:r w:rsidRPr="00930EF0">
          <w:rPr>
            <w:sz w:val="20"/>
            <w:szCs w:val="20"/>
            <w:vertAlign w:val="superscript"/>
            <w:rPrChange w:id="492" w:author="Erwin Dreesen" w:date="2023-11-30T08:38:00Z">
              <w:rPr>
                <w:vertAlign w:val="superscript"/>
              </w:rPr>
            </w:rPrChange>
          </w:rPr>
          <w:br/>
        </w:r>
      </w:ins>
      <w:del w:id="493" w:author="My Luong Vuong" w:date="2023-12-01T15:58:00Z">
        <w:r w:rsidR="000C196E" w:rsidRPr="00930EF0" w:rsidDel="00C07E95">
          <w:rPr>
            <w:sz w:val="20"/>
            <w:szCs w:val="20"/>
            <w:vertAlign w:val="superscript"/>
            <w:rPrChange w:id="494" w:author="Erwin Dreesen" w:date="2023-11-30T08:38:00Z">
              <w:rPr>
                <w:vertAlign w:val="superscript"/>
              </w:rPr>
            </w:rPrChange>
          </w:rPr>
          <w:delText>q</w:delText>
        </w:r>
        <w:r w:rsidR="000C196E" w:rsidRPr="00930EF0" w:rsidDel="00C07E95">
          <w:rPr>
            <w:sz w:val="20"/>
            <w:szCs w:val="20"/>
            <w:rPrChange w:id="495" w:author="Erwin Dreesen" w:date="2023-11-30T08:38:00Z">
              <w:rPr/>
            </w:rPrChange>
          </w:rPr>
          <w:delText xml:space="preserve"> </w:delText>
        </w:r>
      </w:del>
      <w:ins w:id="496" w:author="My Luong Vuong" w:date="2023-12-01T15:58:00Z">
        <w:r w:rsidR="00C07E95">
          <w:rPr>
            <w:sz w:val="20"/>
            <w:szCs w:val="20"/>
            <w:vertAlign w:val="superscript"/>
          </w:rPr>
          <w:t>p</w:t>
        </w:r>
        <w:r w:rsidR="00C07E95" w:rsidRPr="00930EF0">
          <w:rPr>
            <w:sz w:val="20"/>
            <w:szCs w:val="20"/>
            <w:rPrChange w:id="497" w:author="Erwin Dreesen" w:date="2023-11-30T08:38:00Z">
              <w:rPr/>
            </w:rPrChange>
          </w:rPr>
          <w:t xml:space="preserve"> </w:t>
        </w:r>
      </w:ins>
      <w:r w:rsidR="00CD2DBC" w:rsidRPr="00930EF0">
        <w:rPr>
          <w:sz w:val="20"/>
          <w:szCs w:val="20"/>
          <w:rPrChange w:id="498" w:author="Erwin Dreesen" w:date="2023-11-30T08:38:00Z">
            <w:rPr/>
          </w:rPrChange>
        </w:rPr>
        <w:t xml:space="preserve">Centre for Infectious Diseases and Microbiology, </w:t>
      </w:r>
      <w:proofErr w:type="spellStart"/>
      <w:r w:rsidR="00CD2DBC" w:rsidRPr="00930EF0">
        <w:rPr>
          <w:sz w:val="20"/>
          <w:szCs w:val="20"/>
          <w:rPrChange w:id="499" w:author="Erwin Dreesen" w:date="2023-11-30T08:38:00Z">
            <w:rPr/>
          </w:rPrChange>
        </w:rPr>
        <w:t>Westmead</w:t>
      </w:r>
      <w:proofErr w:type="spellEnd"/>
      <w:r w:rsidR="00CD2DBC" w:rsidRPr="00930EF0">
        <w:rPr>
          <w:sz w:val="20"/>
          <w:szCs w:val="20"/>
          <w:rPrChange w:id="500" w:author="Erwin Dreesen" w:date="2023-11-30T08:38:00Z">
            <w:rPr/>
          </w:rPrChange>
        </w:rPr>
        <w:t xml:space="preserve"> Hospital</w:t>
      </w:r>
      <w:ins w:id="501" w:author="My Luong Vuong" w:date="2023-12-01T16:05:00Z">
        <w:r w:rsidR="00750E95">
          <w:rPr>
            <w:sz w:val="20"/>
            <w:szCs w:val="20"/>
          </w:rPr>
          <w:t xml:space="preserve">, </w:t>
        </w:r>
      </w:ins>
      <w:r w:rsidR="00CB63CE">
        <w:rPr>
          <w:sz w:val="20"/>
          <w:szCs w:val="20"/>
        </w:rPr>
        <w:t xml:space="preserve">Sydney, </w:t>
      </w:r>
      <w:ins w:id="502" w:author="My Luong Vuong" w:date="2023-12-01T16:05:00Z">
        <w:r w:rsidR="00750E95" w:rsidRPr="00750E95">
          <w:rPr>
            <w:sz w:val="20"/>
            <w:szCs w:val="20"/>
          </w:rPr>
          <w:t>Australia</w:t>
        </w:r>
      </w:ins>
      <w:del w:id="503" w:author="Erwin Dreesen" w:date="2023-11-29T19:32:00Z">
        <w:r w:rsidR="00CD2DBC" w:rsidRPr="00930EF0" w:rsidDel="00144C75">
          <w:rPr>
            <w:sz w:val="20"/>
            <w:szCs w:val="20"/>
            <w:rPrChange w:id="504" w:author="Erwin Dreesen" w:date="2023-11-30T08:38:00Z">
              <w:rPr/>
            </w:rPrChange>
          </w:rPr>
          <w:delText xml:space="preserve"> </w:delText>
        </w:r>
      </w:del>
    </w:p>
    <w:p w14:paraId="652B3E6C" w14:textId="7FF443D3" w:rsidR="006A6B00" w:rsidRPr="00930EF0" w:rsidDel="00A10EDA" w:rsidRDefault="00A10EDA">
      <w:pPr>
        <w:spacing w:line="276" w:lineRule="auto"/>
        <w:jc w:val="left"/>
        <w:rPr>
          <w:del w:id="505" w:author="Erwin Dreesen" w:date="2023-11-30T08:38:00Z"/>
          <w:sz w:val="20"/>
          <w:szCs w:val="20"/>
          <w:rPrChange w:id="506" w:author="Erwin Dreesen" w:date="2023-11-30T08:38:00Z">
            <w:rPr>
              <w:del w:id="507" w:author="Erwin Dreesen" w:date="2023-11-30T08:38:00Z"/>
            </w:rPr>
          </w:rPrChange>
        </w:rPr>
        <w:pPrChange w:id="508" w:author="My Luong Vuong" w:date="2023-12-01T15:58:00Z">
          <w:pPr/>
        </w:pPrChange>
      </w:pPr>
      <w:ins w:id="509" w:author="Erwin Dreesen" w:date="2023-11-30T08:38:00Z">
        <w:r w:rsidRPr="00930EF0">
          <w:rPr>
            <w:sz w:val="20"/>
            <w:szCs w:val="20"/>
            <w:vertAlign w:val="superscript"/>
            <w:rPrChange w:id="510" w:author="Erwin Dreesen" w:date="2023-11-30T08:38:00Z">
              <w:rPr>
                <w:vertAlign w:val="superscript"/>
              </w:rPr>
            </w:rPrChange>
          </w:rPr>
          <w:br/>
        </w:r>
      </w:ins>
      <w:del w:id="511" w:author="My Luong Vuong" w:date="2023-12-01T15:58:00Z">
        <w:r w:rsidR="000C196E" w:rsidRPr="00930EF0" w:rsidDel="00C07E95">
          <w:rPr>
            <w:sz w:val="20"/>
            <w:szCs w:val="20"/>
            <w:vertAlign w:val="superscript"/>
            <w:rPrChange w:id="512" w:author="Erwin Dreesen" w:date="2023-11-30T08:38:00Z">
              <w:rPr>
                <w:vertAlign w:val="superscript"/>
              </w:rPr>
            </w:rPrChange>
          </w:rPr>
          <w:delText>r</w:delText>
        </w:r>
        <w:r w:rsidR="000C196E" w:rsidRPr="00930EF0" w:rsidDel="00C07E95">
          <w:rPr>
            <w:sz w:val="20"/>
            <w:szCs w:val="20"/>
            <w:rPrChange w:id="513" w:author="Erwin Dreesen" w:date="2023-11-30T08:38:00Z">
              <w:rPr/>
            </w:rPrChange>
          </w:rPr>
          <w:delText xml:space="preserve"> </w:delText>
        </w:r>
      </w:del>
      <w:ins w:id="514" w:author="My Luong Vuong" w:date="2023-12-01T15:58:00Z">
        <w:r w:rsidR="00C07E95">
          <w:rPr>
            <w:sz w:val="20"/>
            <w:szCs w:val="20"/>
            <w:vertAlign w:val="superscript"/>
          </w:rPr>
          <w:t>q</w:t>
        </w:r>
        <w:r w:rsidR="00C07E95" w:rsidRPr="00930EF0">
          <w:rPr>
            <w:sz w:val="20"/>
            <w:szCs w:val="20"/>
            <w:rPrChange w:id="515" w:author="Erwin Dreesen" w:date="2023-11-30T08:38:00Z">
              <w:rPr/>
            </w:rPrChange>
          </w:rPr>
          <w:t xml:space="preserve"> </w:t>
        </w:r>
      </w:ins>
      <w:r w:rsidR="00CD2DBC" w:rsidRPr="00930EF0">
        <w:rPr>
          <w:sz w:val="20"/>
          <w:szCs w:val="20"/>
          <w:rPrChange w:id="516" w:author="Erwin Dreesen" w:date="2023-11-30T08:38:00Z">
            <w:rPr/>
          </w:rPrChange>
        </w:rPr>
        <w:t xml:space="preserve">Faculty of Medicine and Health, </w:t>
      </w:r>
      <w:proofErr w:type="spellStart"/>
      <w:r w:rsidR="00CD2DBC" w:rsidRPr="00930EF0">
        <w:rPr>
          <w:sz w:val="20"/>
          <w:szCs w:val="20"/>
          <w:rPrChange w:id="517" w:author="Erwin Dreesen" w:date="2023-11-30T08:38:00Z">
            <w:rPr/>
          </w:rPrChange>
        </w:rPr>
        <w:t>Westmead</w:t>
      </w:r>
      <w:proofErr w:type="spellEnd"/>
      <w:r w:rsidR="00CD2DBC" w:rsidRPr="00930EF0">
        <w:rPr>
          <w:sz w:val="20"/>
          <w:szCs w:val="20"/>
          <w:rPrChange w:id="518" w:author="Erwin Dreesen" w:date="2023-11-30T08:38:00Z">
            <w:rPr/>
          </w:rPrChange>
        </w:rPr>
        <w:t xml:space="preserve"> Clinical School, The University of Sydney</w:t>
      </w:r>
      <w:ins w:id="519" w:author="My Luong Vuong" w:date="2023-12-01T16:05:00Z">
        <w:r w:rsidR="00750E95">
          <w:rPr>
            <w:sz w:val="20"/>
            <w:szCs w:val="20"/>
          </w:rPr>
          <w:t>,</w:t>
        </w:r>
      </w:ins>
      <w:r w:rsidR="00C23F4B">
        <w:rPr>
          <w:sz w:val="20"/>
          <w:szCs w:val="20"/>
        </w:rPr>
        <w:t xml:space="preserve"> Sydney,</w:t>
      </w:r>
      <w:ins w:id="520" w:author="My Luong Vuong" w:date="2023-12-01T16:05:00Z">
        <w:r w:rsidR="00750E95">
          <w:rPr>
            <w:sz w:val="20"/>
            <w:szCs w:val="20"/>
          </w:rPr>
          <w:t xml:space="preserve"> </w:t>
        </w:r>
        <w:r w:rsidR="00750E95" w:rsidRPr="00750E95">
          <w:rPr>
            <w:sz w:val="20"/>
            <w:szCs w:val="20"/>
          </w:rPr>
          <w:t>Australia</w:t>
        </w:r>
      </w:ins>
      <w:del w:id="521" w:author="Erwin Dreesen" w:date="2023-11-29T19:32:00Z">
        <w:r w:rsidR="00CD2DBC" w:rsidRPr="00930EF0" w:rsidDel="00144C75">
          <w:rPr>
            <w:sz w:val="20"/>
            <w:szCs w:val="20"/>
            <w:rPrChange w:id="522" w:author="Erwin Dreesen" w:date="2023-11-30T08:38:00Z">
              <w:rPr/>
            </w:rPrChange>
          </w:rPr>
          <w:delText xml:space="preserve"> </w:delText>
        </w:r>
      </w:del>
    </w:p>
    <w:p w14:paraId="22C92DAA" w14:textId="46C41083" w:rsidR="004B16DE" w:rsidRPr="00930EF0" w:rsidDel="00A10EDA" w:rsidRDefault="00A10EDA">
      <w:pPr>
        <w:spacing w:line="276" w:lineRule="auto"/>
        <w:jc w:val="left"/>
        <w:rPr>
          <w:del w:id="523" w:author="Erwin Dreesen" w:date="2023-11-30T08:37:00Z"/>
          <w:sz w:val="20"/>
          <w:szCs w:val="20"/>
          <w:rPrChange w:id="524" w:author="Erwin Dreesen" w:date="2023-11-30T08:38:00Z">
            <w:rPr>
              <w:del w:id="525" w:author="Erwin Dreesen" w:date="2023-11-30T08:37:00Z"/>
            </w:rPr>
          </w:rPrChange>
        </w:rPr>
        <w:pPrChange w:id="526" w:author="My Luong Vuong" w:date="2023-12-01T15:58:00Z">
          <w:pPr/>
        </w:pPrChange>
      </w:pPr>
      <w:ins w:id="527" w:author="Erwin Dreesen" w:date="2023-11-30T08:38:00Z">
        <w:r w:rsidRPr="00930EF0">
          <w:rPr>
            <w:sz w:val="20"/>
            <w:szCs w:val="20"/>
            <w:vertAlign w:val="superscript"/>
            <w:rPrChange w:id="528" w:author="Erwin Dreesen" w:date="2023-11-30T08:38:00Z">
              <w:rPr>
                <w:vertAlign w:val="superscript"/>
              </w:rPr>
            </w:rPrChange>
          </w:rPr>
          <w:br/>
        </w:r>
      </w:ins>
      <w:del w:id="529" w:author="My Luong Vuong" w:date="2023-12-01T15:58:00Z">
        <w:r w:rsidR="000C196E" w:rsidRPr="00930EF0" w:rsidDel="00C07E95">
          <w:rPr>
            <w:sz w:val="20"/>
            <w:szCs w:val="20"/>
            <w:vertAlign w:val="superscript"/>
            <w:rPrChange w:id="530" w:author="Erwin Dreesen" w:date="2023-11-30T08:38:00Z">
              <w:rPr>
                <w:vertAlign w:val="superscript"/>
              </w:rPr>
            </w:rPrChange>
          </w:rPr>
          <w:delText>s</w:delText>
        </w:r>
        <w:r w:rsidR="000C196E" w:rsidRPr="00930EF0" w:rsidDel="00C07E95">
          <w:rPr>
            <w:sz w:val="20"/>
            <w:szCs w:val="20"/>
            <w:rPrChange w:id="531" w:author="Erwin Dreesen" w:date="2023-11-30T08:38:00Z">
              <w:rPr/>
            </w:rPrChange>
          </w:rPr>
          <w:delText xml:space="preserve"> </w:delText>
        </w:r>
      </w:del>
      <w:ins w:id="532" w:author="My Luong Vuong" w:date="2023-12-01T15:58:00Z">
        <w:r w:rsidR="00C07E95">
          <w:rPr>
            <w:sz w:val="20"/>
            <w:szCs w:val="20"/>
            <w:vertAlign w:val="superscript"/>
          </w:rPr>
          <w:t>r</w:t>
        </w:r>
        <w:r w:rsidR="00C07E95" w:rsidRPr="00930EF0">
          <w:rPr>
            <w:sz w:val="20"/>
            <w:szCs w:val="20"/>
            <w:rPrChange w:id="533" w:author="Erwin Dreesen" w:date="2023-11-30T08:38:00Z">
              <w:rPr/>
            </w:rPrChange>
          </w:rPr>
          <w:t xml:space="preserve"> </w:t>
        </w:r>
      </w:ins>
      <w:r w:rsidR="00CD2DBC" w:rsidRPr="00930EF0">
        <w:rPr>
          <w:sz w:val="20"/>
          <w:szCs w:val="20"/>
          <w:rPrChange w:id="534" w:author="Erwin Dreesen" w:date="2023-11-30T08:38:00Z">
            <w:rPr/>
          </w:rPrChange>
        </w:rPr>
        <w:t xml:space="preserve">Institute of Clinical Pathology and Medical Research, New South Wales Health Pathology, </w:t>
      </w:r>
      <w:proofErr w:type="spellStart"/>
      <w:r w:rsidR="00CD2DBC" w:rsidRPr="00930EF0">
        <w:rPr>
          <w:sz w:val="20"/>
          <w:szCs w:val="20"/>
          <w:rPrChange w:id="535" w:author="Erwin Dreesen" w:date="2023-11-30T08:38:00Z">
            <w:rPr/>
          </w:rPrChange>
        </w:rPr>
        <w:t>Westmead</w:t>
      </w:r>
      <w:proofErr w:type="spellEnd"/>
      <w:r w:rsidR="00CD2DBC" w:rsidRPr="00930EF0">
        <w:rPr>
          <w:sz w:val="20"/>
          <w:szCs w:val="20"/>
          <w:rPrChange w:id="536" w:author="Erwin Dreesen" w:date="2023-11-30T08:38:00Z">
            <w:rPr/>
          </w:rPrChange>
        </w:rPr>
        <w:t xml:space="preserve"> Hospital, Sydney, </w:t>
      </w:r>
      <w:bookmarkStart w:id="537" w:name="_Hlk152339168"/>
      <w:r w:rsidR="00CD2DBC" w:rsidRPr="00930EF0">
        <w:rPr>
          <w:sz w:val="20"/>
          <w:szCs w:val="20"/>
          <w:rPrChange w:id="538" w:author="Erwin Dreesen" w:date="2023-11-30T08:38:00Z">
            <w:rPr/>
          </w:rPrChange>
        </w:rPr>
        <w:t>Australia</w:t>
      </w:r>
      <w:bookmarkEnd w:id="537"/>
      <w:del w:id="539" w:author="Erwin Dreesen" w:date="2023-11-29T19:31:00Z">
        <w:r w:rsidR="001A14D8" w:rsidRPr="00930EF0" w:rsidDel="00144C75">
          <w:rPr>
            <w:sz w:val="20"/>
            <w:szCs w:val="20"/>
            <w:rPrChange w:id="540" w:author="Erwin Dreesen" w:date="2023-11-30T08:38:00Z">
              <w:rPr/>
            </w:rPrChange>
          </w:rPr>
          <w:delText xml:space="preserve"> </w:delText>
        </w:r>
      </w:del>
    </w:p>
    <w:p w14:paraId="7E44D0AC" w14:textId="07950941" w:rsidR="009B45E6" w:rsidRPr="00930EF0" w:rsidDel="00A10EDA" w:rsidRDefault="00A10EDA">
      <w:pPr>
        <w:spacing w:line="276" w:lineRule="auto"/>
        <w:jc w:val="left"/>
        <w:rPr>
          <w:del w:id="541" w:author="Erwin Dreesen" w:date="2023-11-30T08:37:00Z"/>
          <w:sz w:val="20"/>
          <w:szCs w:val="20"/>
          <w:rPrChange w:id="542" w:author="Erwin Dreesen" w:date="2023-11-30T08:38:00Z">
            <w:rPr>
              <w:del w:id="543" w:author="Erwin Dreesen" w:date="2023-11-30T08:37:00Z"/>
            </w:rPr>
          </w:rPrChange>
        </w:rPr>
        <w:pPrChange w:id="544" w:author="My Luong Vuong" w:date="2023-12-01T15:58:00Z">
          <w:pPr/>
        </w:pPrChange>
      </w:pPr>
      <w:ins w:id="545" w:author="Erwin Dreesen" w:date="2023-11-30T08:37:00Z">
        <w:r w:rsidRPr="00930EF0">
          <w:rPr>
            <w:sz w:val="20"/>
            <w:szCs w:val="20"/>
            <w:vertAlign w:val="superscript"/>
            <w:rPrChange w:id="546" w:author="Erwin Dreesen" w:date="2023-11-30T08:38:00Z">
              <w:rPr>
                <w:vertAlign w:val="superscript"/>
              </w:rPr>
            </w:rPrChange>
          </w:rPr>
          <w:br/>
        </w:r>
      </w:ins>
      <w:del w:id="547" w:author="My Luong Vuong" w:date="2023-12-01T15:58:00Z">
        <w:r w:rsidR="00740FC2" w:rsidRPr="00930EF0" w:rsidDel="00C07E95">
          <w:rPr>
            <w:sz w:val="20"/>
            <w:szCs w:val="20"/>
            <w:vertAlign w:val="superscript"/>
            <w:rPrChange w:id="548" w:author="Erwin Dreesen" w:date="2023-11-30T08:38:00Z">
              <w:rPr>
                <w:vertAlign w:val="superscript"/>
              </w:rPr>
            </w:rPrChange>
          </w:rPr>
          <w:delText>t</w:delText>
        </w:r>
        <w:r w:rsidR="00740FC2" w:rsidRPr="00930EF0" w:rsidDel="00C07E95">
          <w:rPr>
            <w:sz w:val="20"/>
            <w:szCs w:val="20"/>
            <w:rPrChange w:id="549" w:author="Erwin Dreesen" w:date="2023-11-30T08:38:00Z">
              <w:rPr/>
            </w:rPrChange>
          </w:rPr>
          <w:delText xml:space="preserve"> </w:delText>
        </w:r>
      </w:del>
      <w:ins w:id="550" w:author="My Luong Vuong" w:date="2023-12-01T15:58:00Z">
        <w:r w:rsidR="00C07E95">
          <w:rPr>
            <w:sz w:val="20"/>
            <w:szCs w:val="20"/>
            <w:vertAlign w:val="superscript"/>
          </w:rPr>
          <w:t>s</w:t>
        </w:r>
        <w:r w:rsidR="00C07E95" w:rsidRPr="00930EF0">
          <w:rPr>
            <w:sz w:val="20"/>
            <w:szCs w:val="20"/>
            <w:rPrChange w:id="551" w:author="Erwin Dreesen" w:date="2023-11-30T08:38:00Z">
              <w:rPr/>
            </w:rPrChange>
          </w:rPr>
          <w:t xml:space="preserve"> </w:t>
        </w:r>
      </w:ins>
      <w:r w:rsidR="00C96464" w:rsidRPr="00930EF0">
        <w:rPr>
          <w:sz w:val="20"/>
          <w:szCs w:val="20"/>
          <w:rPrChange w:id="552" w:author="Erwin Dreesen" w:date="2023-11-30T08:38:00Z">
            <w:rPr/>
          </w:rPrChange>
        </w:rPr>
        <w:t>Radboud university medical centre, Radboud Institute for Medical Innovations, Department of Pharmacy, Nijmegen, The Netherlands</w:t>
      </w:r>
      <w:del w:id="553" w:author="Erwin Dreesen" w:date="2023-11-29T19:31:00Z">
        <w:r w:rsidR="001A14D8" w:rsidRPr="00930EF0" w:rsidDel="00144C75">
          <w:rPr>
            <w:sz w:val="20"/>
            <w:szCs w:val="20"/>
            <w:rPrChange w:id="554" w:author="Erwin Dreesen" w:date="2023-11-30T08:38:00Z">
              <w:rPr/>
            </w:rPrChange>
          </w:rPr>
          <w:delText xml:space="preserve"> </w:delText>
        </w:r>
      </w:del>
      <w:ins w:id="555" w:author="Erwin Dreesen" w:date="2023-11-30T08:37:00Z">
        <w:r w:rsidRPr="00930EF0">
          <w:rPr>
            <w:sz w:val="20"/>
            <w:szCs w:val="20"/>
            <w:vertAlign w:val="superscript"/>
            <w:rPrChange w:id="556" w:author="Erwin Dreesen" w:date="2023-11-30T08:38:00Z">
              <w:rPr>
                <w:vertAlign w:val="superscript"/>
              </w:rPr>
            </w:rPrChange>
          </w:rPr>
          <w:br/>
        </w:r>
      </w:ins>
    </w:p>
    <w:p w14:paraId="71C2CED0" w14:textId="27F5C94A" w:rsidR="00CE16B7" w:rsidRPr="00930EF0" w:rsidDel="00A10EDA" w:rsidRDefault="00740FC2">
      <w:pPr>
        <w:spacing w:line="276" w:lineRule="auto"/>
        <w:jc w:val="left"/>
        <w:rPr>
          <w:del w:id="557" w:author="Erwin Dreesen" w:date="2023-11-30T08:37:00Z"/>
          <w:sz w:val="20"/>
          <w:szCs w:val="20"/>
          <w:rPrChange w:id="558" w:author="Erwin Dreesen" w:date="2023-11-30T08:38:00Z">
            <w:rPr>
              <w:del w:id="559" w:author="Erwin Dreesen" w:date="2023-11-30T08:37:00Z"/>
            </w:rPr>
          </w:rPrChange>
        </w:rPr>
        <w:pPrChange w:id="560" w:author="My Luong Vuong" w:date="2023-12-01T15:58:00Z">
          <w:pPr/>
        </w:pPrChange>
      </w:pPr>
      <w:del w:id="561" w:author="My Luong Vuong" w:date="2023-12-01T15:58:00Z">
        <w:r w:rsidRPr="00930EF0" w:rsidDel="00C07E95">
          <w:rPr>
            <w:sz w:val="20"/>
            <w:szCs w:val="20"/>
            <w:vertAlign w:val="superscript"/>
            <w:rPrChange w:id="562" w:author="Erwin Dreesen" w:date="2023-11-30T08:38:00Z">
              <w:rPr>
                <w:vertAlign w:val="superscript"/>
              </w:rPr>
            </w:rPrChange>
          </w:rPr>
          <w:delText>u</w:delText>
        </w:r>
      </w:del>
      <w:ins w:id="563" w:author="My Luong Vuong" w:date="2023-12-01T15:58:00Z">
        <w:r w:rsidR="00C07E95">
          <w:rPr>
            <w:sz w:val="20"/>
            <w:szCs w:val="20"/>
            <w:vertAlign w:val="superscript"/>
          </w:rPr>
          <w:t>t</w:t>
        </w:r>
      </w:ins>
      <w:r w:rsidRPr="00930EF0">
        <w:rPr>
          <w:sz w:val="20"/>
          <w:szCs w:val="20"/>
          <w:rPrChange w:id="564" w:author="Erwin Dreesen" w:date="2023-11-30T08:38:00Z">
            <w:rPr/>
          </w:rPrChange>
        </w:rPr>
        <w:t xml:space="preserve"> </w:t>
      </w:r>
      <w:proofErr w:type="spellStart"/>
      <w:r w:rsidR="005F35EF" w:rsidRPr="00930EF0">
        <w:rPr>
          <w:sz w:val="20"/>
          <w:szCs w:val="20"/>
          <w:rPrChange w:id="565" w:author="Erwin Dreesen" w:date="2023-11-30T08:38:00Z">
            <w:rPr/>
          </w:rPrChange>
        </w:rPr>
        <w:t>Radboudumc</w:t>
      </w:r>
      <w:proofErr w:type="spellEnd"/>
      <w:r w:rsidR="005F35EF" w:rsidRPr="00930EF0">
        <w:rPr>
          <w:sz w:val="20"/>
          <w:szCs w:val="20"/>
          <w:rPrChange w:id="566" w:author="Erwin Dreesen" w:date="2023-11-30T08:38:00Z">
            <w:rPr/>
          </w:rPrChange>
        </w:rPr>
        <w:t>/CWZ Centre of Expertise in Mycology, Nijmegen, The Netherlands</w:t>
      </w:r>
      <w:ins w:id="567" w:author="Erwin Dreesen" w:date="2023-11-30T08:37:00Z">
        <w:r w:rsidR="00A10EDA" w:rsidRPr="00930EF0">
          <w:rPr>
            <w:sz w:val="20"/>
            <w:szCs w:val="20"/>
            <w:vertAlign w:val="superscript"/>
            <w:rPrChange w:id="568" w:author="Erwin Dreesen" w:date="2023-11-30T08:38:00Z">
              <w:rPr>
                <w:vertAlign w:val="superscript"/>
              </w:rPr>
            </w:rPrChange>
          </w:rPr>
          <w:br/>
        </w:r>
      </w:ins>
    </w:p>
    <w:p w14:paraId="5E1D275E" w14:textId="417421A8" w:rsidR="00792DBB" w:rsidRPr="00930EF0" w:rsidDel="00A10EDA" w:rsidRDefault="00C53676">
      <w:pPr>
        <w:spacing w:line="276" w:lineRule="auto"/>
        <w:jc w:val="left"/>
        <w:rPr>
          <w:del w:id="569" w:author="Erwin Dreesen" w:date="2023-11-30T08:37:00Z"/>
          <w:sz w:val="20"/>
          <w:szCs w:val="20"/>
          <w:rPrChange w:id="570" w:author="Erwin Dreesen" w:date="2023-11-30T08:38:00Z">
            <w:rPr>
              <w:del w:id="571" w:author="Erwin Dreesen" w:date="2023-11-30T08:37:00Z"/>
            </w:rPr>
          </w:rPrChange>
        </w:rPr>
        <w:pPrChange w:id="572" w:author="My Luong Vuong" w:date="2023-12-01T15:58:00Z">
          <w:pPr/>
        </w:pPrChange>
      </w:pPr>
      <w:del w:id="573" w:author="My Luong Vuong" w:date="2023-12-01T15:58:00Z">
        <w:r w:rsidRPr="00930EF0" w:rsidDel="00C07E95">
          <w:rPr>
            <w:sz w:val="20"/>
            <w:szCs w:val="20"/>
            <w:vertAlign w:val="superscript"/>
            <w:rPrChange w:id="574" w:author="Erwin Dreesen" w:date="2023-11-30T08:38:00Z">
              <w:rPr>
                <w:vertAlign w:val="superscript"/>
              </w:rPr>
            </w:rPrChange>
          </w:rPr>
          <w:delText>v</w:delText>
        </w:r>
      </w:del>
      <w:ins w:id="575" w:author="My Luong Vuong" w:date="2023-12-01T15:58:00Z">
        <w:r w:rsidR="00C07E95">
          <w:rPr>
            <w:sz w:val="20"/>
            <w:szCs w:val="20"/>
            <w:vertAlign w:val="superscript"/>
          </w:rPr>
          <w:t>u</w:t>
        </w:r>
      </w:ins>
      <w:r w:rsidRPr="00930EF0">
        <w:rPr>
          <w:sz w:val="20"/>
          <w:szCs w:val="20"/>
          <w:rPrChange w:id="576" w:author="Erwin Dreesen" w:date="2023-11-30T08:38:00Z">
            <w:rPr/>
          </w:rPrChange>
        </w:rPr>
        <w:t xml:space="preserve"> </w:t>
      </w:r>
      <w:r w:rsidR="000D6ED5" w:rsidRPr="00930EF0">
        <w:rPr>
          <w:sz w:val="20"/>
          <w:szCs w:val="20"/>
          <w:rPrChange w:id="577" w:author="Erwin Dreesen" w:date="2023-11-30T08:38:00Z">
            <w:rPr/>
          </w:rPrChange>
        </w:rPr>
        <w:t>Department of Intensive Care, Canisius Wilhelmina Hospital, Nijmegen, The Netherlands</w:t>
      </w:r>
      <w:del w:id="578" w:author="Erwin Dreesen" w:date="2023-11-29T19:31:00Z">
        <w:r w:rsidR="000D6ED5" w:rsidRPr="00930EF0" w:rsidDel="00144C75">
          <w:rPr>
            <w:sz w:val="20"/>
            <w:szCs w:val="20"/>
            <w:rPrChange w:id="579" w:author="Erwin Dreesen" w:date="2023-11-30T08:38:00Z">
              <w:rPr/>
            </w:rPrChange>
          </w:rPr>
          <w:delText xml:space="preserve"> </w:delText>
        </w:r>
      </w:del>
      <w:ins w:id="580" w:author="Erwin Dreesen" w:date="2023-11-30T08:37:00Z">
        <w:r w:rsidR="00A10EDA" w:rsidRPr="00930EF0">
          <w:rPr>
            <w:sz w:val="20"/>
            <w:szCs w:val="20"/>
            <w:vertAlign w:val="superscript"/>
            <w:rPrChange w:id="581" w:author="Erwin Dreesen" w:date="2023-11-30T08:38:00Z">
              <w:rPr>
                <w:vertAlign w:val="superscript"/>
              </w:rPr>
            </w:rPrChange>
          </w:rPr>
          <w:br/>
        </w:r>
      </w:ins>
    </w:p>
    <w:p w14:paraId="7A996F7C" w14:textId="787FA8DE" w:rsidR="00A27093" w:rsidRPr="00930EF0" w:rsidDel="00A10EDA" w:rsidRDefault="00A27093">
      <w:pPr>
        <w:spacing w:line="276" w:lineRule="auto"/>
        <w:jc w:val="left"/>
        <w:rPr>
          <w:del w:id="582" w:author="Erwin Dreesen" w:date="2023-11-30T08:37:00Z"/>
          <w:sz w:val="20"/>
          <w:szCs w:val="20"/>
          <w:vertAlign w:val="superscript"/>
          <w:rPrChange w:id="583" w:author="Erwin Dreesen" w:date="2023-11-30T08:38:00Z">
            <w:rPr>
              <w:del w:id="584" w:author="Erwin Dreesen" w:date="2023-11-30T08:37:00Z"/>
              <w:vertAlign w:val="superscript"/>
            </w:rPr>
          </w:rPrChange>
        </w:rPr>
        <w:pPrChange w:id="585" w:author="My Luong Vuong" w:date="2023-12-01T15:58:00Z">
          <w:pPr/>
        </w:pPrChange>
      </w:pPr>
      <w:del w:id="586" w:author="My Luong Vuong" w:date="2023-12-01T15:58:00Z">
        <w:r w:rsidRPr="00930EF0" w:rsidDel="00C07E95">
          <w:rPr>
            <w:sz w:val="20"/>
            <w:szCs w:val="20"/>
            <w:vertAlign w:val="superscript"/>
            <w:rPrChange w:id="587" w:author="Erwin Dreesen" w:date="2023-11-30T08:38:00Z">
              <w:rPr>
                <w:vertAlign w:val="superscript"/>
              </w:rPr>
            </w:rPrChange>
          </w:rPr>
          <w:delText>w</w:delText>
        </w:r>
      </w:del>
      <w:ins w:id="588" w:author="My Luong Vuong" w:date="2023-12-01T15:58:00Z">
        <w:r w:rsidR="00C07E95">
          <w:rPr>
            <w:sz w:val="20"/>
            <w:szCs w:val="20"/>
            <w:vertAlign w:val="superscript"/>
          </w:rPr>
          <w:t>v</w:t>
        </w:r>
      </w:ins>
      <w:r w:rsidRPr="00930EF0">
        <w:rPr>
          <w:sz w:val="20"/>
          <w:szCs w:val="20"/>
          <w:rPrChange w:id="589" w:author="Erwin Dreesen" w:date="2023-11-30T08:38:00Z">
            <w:rPr/>
          </w:rPrChange>
        </w:rPr>
        <w:t xml:space="preserve"> </w:t>
      </w:r>
      <w:r w:rsidR="005B0EB5" w:rsidRPr="00930EF0">
        <w:rPr>
          <w:sz w:val="20"/>
          <w:szCs w:val="20"/>
          <w:rPrChange w:id="590" w:author="Erwin Dreesen" w:date="2023-11-30T08:38:00Z">
            <w:rPr/>
          </w:rPrChange>
        </w:rPr>
        <w:t xml:space="preserve">Division of Rheumatology, Department of Medicine A, Ludwigshafen Medical </w:t>
      </w:r>
      <w:r w:rsidR="00F3554D" w:rsidRPr="00930EF0">
        <w:rPr>
          <w:sz w:val="20"/>
          <w:szCs w:val="20"/>
          <w:rPrChange w:id="591" w:author="Erwin Dreesen" w:date="2023-11-30T08:38:00Z">
            <w:rPr/>
          </w:rPrChange>
        </w:rPr>
        <w:t>Centre</w:t>
      </w:r>
      <w:r w:rsidR="005B0EB5" w:rsidRPr="00930EF0">
        <w:rPr>
          <w:sz w:val="20"/>
          <w:szCs w:val="20"/>
          <w:rPrChange w:id="592" w:author="Erwin Dreesen" w:date="2023-11-30T08:38:00Z">
            <w:rPr/>
          </w:rPrChange>
        </w:rPr>
        <w:t>, Ludwigshafen, Germany</w:t>
      </w:r>
      <w:del w:id="593" w:author="Erwin Dreesen" w:date="2023-11-29T19:31:00Z">
        <w:r w:rsidR="005B0EB5" w:rsidRPr="00930EF0" w:rsidDel="00144C75">
          <w:rPr>
            <w:sz w:val="20"/>
            <w:szCs w:val="20"/>
            <w:rPrChange w:id="594" w:author="Erwin Dreesen" w:date="2023-11-30T08:38:00Z">
              <w:rPr/>
            </w:rPrChange>
          </w:rPr>
          <w:delText xml:space="preserve"> </w:delText>
        </w:r>
      </w:del>
      <w:ins w:id="595" w:author="Erwin Dreesen" w:date="2023-11-30T08:37:00Z">
        <w:r w:rsidR="00A10EDA" w:rsidRPr="00930EF0">
          <w:rPr>
            <w:sz w:val="20"/>
            <w:szCs w:val="20"/>
            <w:vertAlign w:val="superscript"/>
            <w:rPrChange w:id="596" w:author="Erwin Dreesen" w:date="2023-11-30T08:38:00Z">
              <w:rPr>
                <w:vertAlign w:val="superscript"/>
              </w:rPr>
            </w:rPrChange>
          </w:rPr>
          <w:br/>
        </w:r>
      </w:ins>
    </w:p>
    <w:p w14:paraId="248CFF80" w14:textId="71DD0B96" w:rsidR="00973F4B" w:rsidRPr="00930EF0" w:rsidDel="00A10EDA" w:rsidRDefault="00CE52D2">
      <w:pPr>
        <w:spacing w:line="276" w:lineRule="auto"/>
        <w:jc w:val="left"/>
        <w:rPr>
          <w:del w:id="597" w:author="Erwin Dreesen" w:date="2023-11-30T08:37:00Z"/>
          <w:sz w:val="20"/>
          <w:szCs w:val="20"/>
          <w:rPrChange w:id="598" w:author="Erwin Dreesen" w:date="2023-11-30T08:38:00Z">
            <w:rPr>
              <w:del w:id="599" w:author="Erwin Dreesen" w:date="2023-11-30T08:37:00Z"/>
            </w:rPr>
          </w:rPrChange>
        </w:rPr>
        <w:pPrChange w:id="600" w:author="My Luong Vuong" w:date="2023-12-01T15:58:00Z">
          <w:pPr/>
        </w:pPrChange>
      </w:pPr>
      <w:del w:id="601" w:author="My Luong Vuong" w:date="2023-12-01T15:58:00Z">
        <w:r w:rsidRPr="00930EF0" w:rsidDel="00C07E95">
          <w:rPr>
            <w:sz w:val="20"/>
            <w:szCs w:val="20"/>
            <w:vertAlign w:val="superscript"/>
            <w:rPrChange w:id="602" w:author="Erwin Dreesen" w:date="2023-11-30T08:38:00Z">
              <w:rPr>
                <w:vertAlign w:val="superscript"/>
              </w:rPr>
            </w:rPrChange>
          </w:rPr>
          <w:delText>x</w:delText>
        </w:r>
      </w:del>
      <w:ins w:id="603" w:author="My Luong Vuong" w:date="2023-12-01T15:58:00Z">
        <w:r w:rsidR="00C07E95">
          <w:rPr>
            <w:sz w:val="20"/>
            <w:szCs w:val="20"/>
            <w:vertAlign w:val="superscript"/>
          </w:rPr>
          <w:t>w</w:t>
        </w:r>
      </w:ins>
      <w:r w:rsidRPr="00930EF0">
        <w:rPr>
          <w:sz w:val="20"/>
          <w:szCs w:val="20"/>
          <w:rPrChange w:id="604" w:author="Erwin Dreesen" w:date="2023-11-30T08:38:00Z">
            <w:rPr/>
          </w:rPrChange>
        </w:rPr>
        <w:t xml:space="preserve"> </w:t>
      </w:r>
      <w:r w:rsidR="005B0EB5" w:rsidRPr="00930EF0">
        <w:rPr>
          <w:sz w:val="20"/>
          <w:szCs w:val="20"/>
          <w:rPrChange w:id="605" w:author="Erwin Dreesen" w:date="2023-11-30T08:38:00Z">
            <w:rPr/>
          </w:rPrChange>
        </w:rPr>
        <w:t xml:space="preserve">Department of Surgery, </w:t>
      </w:r>
      <w:proofErr w:type="spellStart"/>
      <w:r w:rsidR="005B0EB5" w:rsidRPr="00930EF0">
        <w:rPr>
          <w:sz w:val="20"/>
          <w:szCs w:val="20"/>
          <w:rPrChange w:id="606" w:author="Erwin Dreesen" w:date="2023-11-30T08:38:00Z">
            <w:rPr/>
          </w:rPrChange>
        </w:rPr>
        <w:t>IJsseland</w:t>
      </w:r>
      <w:proofErr w:type="spellEnd"/>
      <w:r w:rsidR="005B0EB5" w:rsidRPr="00930EF0">
        <w:rPr>
          <w:sz w:val="20"/>
          <w:szCs w:val="20"/>
          <w:rPrChange w:id="607" w:author="Erwin Dreesen" w:date="2023-11-30T08:38:00Z">
            <w:rPr/>
          </w:rPrChange>
        </w:rPr>
        <w:t xml:space="preserve"> Hospital, Capelle </w:t>
      </w:r>
      <w:proofErr w:type="spellStart"/>
      <w:r w:rsidR="005B0EB5" w:rsidRPr="00930EF0">
        <w:rPr>
          <w:sz w:val="20"/>
          <w:szCs w:val="20"/>
          <w:rPrChange w:id="608" w:author="Erwin Dreesen" w:date="2023-11-30T08:38:00Z">
            <w:rPr/>
          </w:rPrChange>
        </w:rPr>
        <w:t>aan</w:t>
      </w:r>
      <w:proofErr w:type="spellEnd"/>
      <w:r w:rsidR="005B0EB5" w:rsidRPr="00930EF0">
        <w:rPr>
          <w:sz w:val="20"/>
          <w:szCs w:val="20"/>
          <w:rPrChange w:id="609" w:author="Erwin Dreesen" w:date="2023-11-30T08:38:00Z">
            <w:rPr/>
          </w:rPrChange>
        </w:rPr>
        <w:t xml:space="preserve"> den Ijssel, </w:t>
      </w:r>
      <w:r w:rsidR="003954E1" w:rsidRPr="00930EF0">
        <w:rPr>
          <w:sz w:val="20"/>
          <w:szCs w:val="20"/>
          <w:rPrChange w:id="610" w:author="Erwin Dreesen" w:date="2023-11-30T08:38:00Z">
            <w:rPr/>
          </w:rPrChange>
        </w:rPr>
        <w:t>The Netherlands</w:t>
      </w:r>
      <w:del w:id="611" w:author="Erwin Dreesen" w:date="2023-11-29T19:31:00Z">
        <w:r w:rsidR="00481A4F" w:rsidRPr="00930EF0" w:rsidDel="00144C75">
          <w:rPr>
            <w:sz w:val="20"/>
            <w:szCs w:val="20"/>
            <w:rPrChange w:id="612" w:author="Erwin Dreesen" w:date="2023-11-30T08:38:00Z">
              <w:rPr/>
            </w:rPrChange>
          </w:rPr>
          <w:delText xml:space="preserve"> </w:delText>
        </w:r>
      </w:del>
      <w:ins w:id="613" w:author="Erwin Dreesen" w:date="2023-11-30T08:37:00Z">
        <w:r w:rsidR="00A10EDA" w:rsidRPr="00930EF0">
          <w:rPr>
            <w:sz w:val="20"/>
            <w:szCs w:val="20"/>
            <w:vertAlign w:val="superscript"/>
            <w:rPrChange w:id="614" w:author="Erwin Dreesen" w:date="2023-11-30T08:38:00Z">
              <w:rPr>
                <w:vertAlign w:val="superscript"/>
              </w:rPr>
            </w:rPrChange>
          </w:rPr>
          <w:br/>
        </w:r>
      </w:ins>
    </w:p>
    <w:p w14:paraId="2798C0AC" w14:textId="5B7AC596" w:rsidR="00F648D3" w:rsidRDefault="00CE52D2" w:rsidP="00C07E95">
      <w:pPr>
        <w:spacing w:line="276" w:lineRule="auto"/>
        <w:jc w:val="left"/>
        <w:rPr>
          <w:sz w:val="20"/>
          <w:szCs w:val="20"/>
        </w:rPr>
      </w:pPr>
      <w:del w:id="615" w:author="My Luong Vuong" w:date="2023-12-01T15:58:00Z">
        <w:r w:rsidRPr="00930EF0" w:rsidDel="00C07E95">
          <w:rPr>
            <w:sz w:val="20"/>
            <w:szCs w:val="20"/>
            <w:vertAlign w:val="superscript"/>
            <w:rPrChange w:id="616" w:author="Erwin Dreesen" w:date="2023-11-30T08:38:00Z">
              <w:rPr>
                <w:vertAlign w:val="superscript"/>
              </w:rPr>
            </w:rPrChange>
          </w:rPr>
          <w:delText>y</w:delText>
        </w:r>
      </w:del>
      <w:ins w:id="617" w:author="My Luong Vuong" w:date="2023-12-01T15:58:00Z">
        <w:r w:rsidR="00C07E95">
          <w:rPr>
            <w:sz w:val="20"/>
            <w:szCs w:val="20"/>
            <w:vertAlign w:val="superscript"/>
          </w:rPr>
          <w:t>x</w:t>
        </w:r>
      </w:ins>
      <w:r w:rsidRPr="00930EF0">
        <w:rPr>
          <w:sz w:val="20"/>
          <w:szCs w:val="20"/>
          <w:rPrChange w:id="618" w:author="Erwin Dreesen" w:date="2023-11-30T08:38:00Z">
            <w:rPr/>
          </w:rPrChange>
        </w:rPr>
        <w:t xml:space="preserve"> </w:t>
      </w:r>
      <w:r w:rsidR="0054174E" w:rsidRPr="00930EF0">
        <w:rPr>
          <w:sz w:val="20"/>
          <w:szCs w:val="20"/>
          <w:rPrChange w:id="619" w:author="Erwin Dreesen" w:date="2023-11-30T08:38:00Z">
            <w:rPr/>
          </w:rPrChange>
        </w:rPr>
        <w:t>Institute of Pharmacy, University of Hamburg, Hamburg, Germany</w:t>
      </w:r>
      <w:del w:id="620" w:author="Erwin Dreesen" w:date="2023-11-29T19:31:00Z">
        <w:r w:rsidR="00A36CBE" w:rsidRPr="00930EF0" w:rsidDel="00144C75">
          <w:rPr>
            <w:sz w:val="20"/>
            <w:szCs w:val="20"/>
            <w:rPrChange w:id="621" w:author="Erwin Dreesen" w:date="2023-11-30T08:38:00Z">
              <w:rPr/>
            </w:rPrChange>
          </w:rPr>
          <w:delText>.</w:delText>
        </w:r>
      </w:del>
      <w:del w:id="622" w:author="Erwin Dreesen" w:date="2023-11-29T19:21:00Z">
        <w:r w:rsidR="00A36CBE" w:rsidRPr="00930EF0" w:rsidDel="00D97E1B">
          <w:rPr>
            <w:sz w:val="20"/>
            <w:szCs w:val="20"/>
            <w:rPrChange w:id="623" w:author="Erwin Dreesen" w:date="2023-11-30T08:38:00Z">
              <w:rPr/>
            </w:rPrChange>
          </w:rPr>
          <w:delText xml:space="preserve"> </w:delText>
        </w:r>
      </w:del>
    </w:p>
    <w:p w14:paraId="147873E7" w14:textId="7200346E" w:rsidR="003841C3" w:rsidRPr="005372BE" w:rsidRDefault="003841C3" w:rsidP="003841C3">
      <w:pPr>
        <w:spacing w:line="276" w:lineRule="auto"/>
        <w:jc w:val="left"/>
        <w:rPr>
          <w:sz w:val="20"/>
          <w:szCs w:val="20"/>
        </w:rPr>
      </w:pPr>
      <w:r w:rsidRPr="005372BE">
        <w:rPr>
          <w:sz w:val="20"/>
          <w:szCs w:val="20"/>
          <w:vertAlign w:val="superscript"/>
        </w:rPr>
        <w:t>1</w:t>
      </w:r>
      <w:r>
        <w:rPr>
          <w:sz w:val="20"/>
          <w:szCs w:val="20"/>
        </w:rPr>
        <w:t xml:space="preserve"> Am</w:t>
      </w:r>
      <w:r w:rsidR="00441710">
        <w:rPr>
          <w:sz w:val="20"/>
          <w:szCs w:val="20"/>
        </w:rPr>
        <w:t>st</w:t>
      </w:r>
      <w:r>
        <w:rPr>
          <w:sz w:val="20"/>
          <w:szCs w:val="20"/>
        </w:rPr>
        <w:t>erdam, The Netherlands</w:t>
      </w:r>
    </w:p>
    <w:p w14:paraId="26E3DAF8" w14:textId="77777777" w:rsidR="00D97E1B" w:rsidRPr="00E03B11" w:rsidRDefault="00D97E1B" w:rsidP="00593CAA">
      <w:pPr>
        <w:rPr>
          <w:moveTo w:id="624" w:author="Erwin Dreesen" w:date="2023-11-29T19:21:00Z"/>
        </w:rPr>
      </w:pPr>
      <w:moveToRangeStart w:id="625" w:author="Erwin Dreesen" w:date="2023-11-29T19:21:00Z" w:name="move152178103"/>
      <w:moveTo w:id="626" w:author="Erwin Dreesen" w:date="2023-11-29T19:21:00Z">
        <w:r w:rsidRPr="00E03B11">
          <w:lastRenderedPageBreak/>
          <w:t>†Shared co-first authorship, ‡Shared co-senior authorship</w:t>
        </w:r>
      </w:moveTo>
    </w:p>
    <w:p w14:paraId="0E54217B" w14:textId="2A3AF97C" w:rsidR="00D97E1B" w:rsidRPr="00E03B11" w:rsidDel="00D97E1B" w:rsidRDefault="00D97E1B">
      <w:pPr>
        <w:jc w:val="left"/>
        <w:rPr>
          <w:del w:id="627" w:author="Erwin Dreesen" w:date="2023-11-29T19:21:00Z"/>
          <w:moveTo w:id="628" w:author="Erwin Dreesen" w:date="2023-11-29T19:21:00Z"/>
        </w:rPr>
        <w:pPrChange w:id="629" w:author="Erwin Dreesen" w:date="2023-11-30T08:35:00Z">
          <w:pPr>
            <w:spacing w:after="0" w:line="480" w:lineRule="auto"/>
          </w:pPr>
        </w:pPrChange>
      </w:pPr>
      <w:moveTo w:id="630" w:author="Erwin Dreesen" w:date="2023-11-29T19:21:00Z">
        <w:r w:rsidRPr="00E03B11">
          <w:t xml:space="preserve">*Corresponding author. </w:t>
        </w:r>
        <w:commentRangeStart w:id="631"/>
        <w:r w:rsidRPr="00E03B11">
          <w:t xml:space="preserve">E-mail: </w:t>
        </w:r>
      </w:moveTo>
      <w:ins w:id="632" w:author="My Luong Vuong" w:date="2023-12-01T16:03:00Z">
        <w:r w:rsidR="006D297B">
          <w:fldChar w:fldCharType="begin"/>
        </w:r>
        <w:r w:rsidR="006D297B">
          <w:instrText xml:space="preserve"> HYPERLINK "mailto:</w:instrText>
        </w:r>
      </w:ins>
      <w:moveTo w:id="633" w:author="Erwin Dreesen" w:date="2023-11-29T19:21:00Z">
        <w:r w:rsidR="006D297B" w:rsidRPr="00E03B11">
          <w:instrText>erwin.dreesen@kuleuven.be</w:instrText>
        </w:r>
      </w:moveTo>
      <w:ins w:id="634" w:author="My Luong Vuong" w:date="2023-12-01T16:03:00Z">
        <w:r w:rsidR="006D297B">
          <w:instrText xml:space="preserve">" </w:instrText>
        </w:r>
        <w:r w:rsidR="006D297B">
          <w:fldChar w:fldCharType="separate"/>
        </w:r>
      </w:ins>
      <w:moveTo w:id="635" w:author="Erwin Dreesen" w:date="2023-11-29T19:21:00Z">
        <w:r w:rsidR="006D297B" w:rsidRPr="00F56FF8">
          <w:rPr>
            <w:rStyle w:val="Hyperlink"/>
          </w:rPr>
          <w:t>erwin.dreesen@kuleuven.be</w:t>
        </w:r>
      </w:moveTo>
      <w:ins w:id="636" w:author="My Luong Vuong" w:date="2023-12-01T16:03:00Z">
        <w:r w:rsidR="006D297B">
          <w:fldChar w:fldCharType="end"/>
        </w:r>
      </w:ins>
      <w:commentRangeEnd w:id="631"/>
      <w:r w:rsidR="00892F1B">
        <w:rPr>
          <w:rStyle w:val="CommentReference"/>
        </w:rPr>
        <w:commentReference w:id="631"/>
      </w:r>
      <w:ins w:id="637" w:author="My Luong Vuong" w:date="2023-12-01T16:03:00Z">
        <w:r w:rsidR="006D297B">
          <w:t>.</w:t>
        </w:r>
      </w:ins>
      <w:r w:rsidR="00B46A3C">
        <w:t xml:space="preserve"> </w:t>
      </w:r>
      <w:ins w:id="638" w:author="My Luong Vuong" w:date="2023-12-01T16:03:00Z">
        <w:r w:rsidR="00964253">
          <w:t xml:space="preserve">Address: </w:t>
        </w:r>
      </w:ins>
      <w:r w:rsidR="00B46A3C" w:rsidRPr="00B46A3C">
        <w:t xml:space="preserve">Department of Pharmaceutical and Pharmacological Sciences, KU Leuven, ON2 </w:t>
      </w:r>
      <w:proofErr w:type="spellStart"/>
      <w:r w:rsidR="00B46A3C" w:rsidRPr="00B46A3C">
        <w:t>Herestraat</w:t>
      </w:r>
      <w:proofErr w:type="spellEnd"/>
      <w:r w:rsidR="00B46A3C" w:rsidRPr="00B46A3C">
        <w:t xml:space="preserve"> 49 box 521, 3000 Leuven, Belgium</w:t>
      </w:r>
      <w:r w:rsidR="00C75089">
        <w:t xml:space="preserve">. </w:t>
      </w:r>
      <w:r w:rsidR="0093287D">
        <w:t>Telephone</w:t>
      </w:r>
      <w:r w:rsidR="001D6740">
        <w:t xml:space="preserve"> number: </w:t>
      </w:r>
      <w:r w:rsidR="0014611D" w:rsidRPr="0014611D">
        <w:t>+32 16 37 27 53</w:t>
      </w:r>
      <w:r w:rsidR="0014611D">
        <w:t>.</w:t>
      </w:r>
    </w:p>
    <w:moveToRangeEnd w:id="625"/>
    <w:p w14:paraId="6335736E" w14:textId="77777777" w:rsidR="00D97E1B" w:rsidRDefault="00D97E1B" w:rsidP="00857110">
      <w:pPr>
        <w:jc w:val="left"/>
      </w:pPr>
    </w:p>
    <w:p w14:paraId="7341354B" w14:textId="0AB17E5B" w:rsidR="00F648D3" w:rsidRPr="00845D5D" w:rsidRDefault="00F648D3" w:rsidP="00593CAA">
      <w:pPr>
        <w:pStyle w:val="ListParagraph"/>
        <w:numPr>
          <w:ilvl w:val="0"/>
          <w:numId w:val="7"/>
        </w:numPr>
      </w:pPr>
      <w:r w:rsidRPr="00845D5D">
        <w:br w:type="page"/>
      </w:r>
    </w:p>
    <w:p w14:paraId="0933FD65" w14:textId="2F21AB14" w:rsidR="005B0EB5" w:rsidRDefault="00F648D3">
      <w:pPr>
        <w:pStyle w:val="Heading1"/>
        <w:numPr>
          <w:ilvl w:val="0"/>
          <w:numId w:val="0"/>
        </w:numPr>
        <w:ind w:left="432" w:hanging="432"/>
        <w:pPrChange w:id="639" w:author="Erwin Dreesen" w:date="2023-11-30T08:42:00Z">
          <w:pPr>
            <w:pStyle w:val="Heading1"/>
          </w:pPr>
        </w:pPrChange>
      </w:pPr>
      <w:commentRangeStart w:id="640"/>
      <w:r>
        <w:lastRenderedPageBreak/>
        <w:t>Abstract</w:t>
      </w:r>
      <w:commentRangeEnd w:id="640"/>
      <w:r w:rsidR="00EF0111">
        <w:rPr>
          <w:rStyle w:val="CommentReference"/>
          <w:rFonts w:eastAsiaTheme="minorHAnsi" w:cstheme="minorBidi"/>
          <w:b w:val="0"/>
          <w:lang w:val="en-US"/>
        </w:rPr>
        <w:commentReference w:id="640"/>
      </w:r>
    </w:p>
    <w:p w14:paraId="0639F04D" w14:textId="73F45B73" w:rsidR="00715016" w:rsidRPr="00715016" w:rsidRDefault="00715016" w:rsidP="00593CAA">
      <w:commentRangeStart w:id="641"/>
      <w:r w:rsidRPr="00A72BCD">
        <w:rPr>
          <w:rStyle w:val="Heading2Char"/>
        </w:rPr>
        <w:t>Background</w:t>
      </w:r>
      <w:ins w:id="642" w:author="Erwin Dreesen" w:date="2023-11-29T19:38:00Z">
        <w:r w:rsidR="004F09DA">
          <w:t> </w:t>
        </w:r>
      </w:ins>
      <w:commentRangeEnd w:id="641"/>
      <w:ins w:id="643" w:author="Erwin Dreesen" w:date="2023-11-30T08:18:00Z">
        <w:r w:rsidR="00BD150E">
          <w:rPr>
            <w:rStyle w:val="CommentReference"/>
          </w:rPr>
          <w:commentReference w:id="641"/>
        </w:r>
      </w:ins>
      <w:del w:id="644" w:author="Erwin Dreesen" w:date="2023-11-29T19:37:00Z">
        <w:r w:rsidRPr="00715016" w:rsidDel="004F09DA">
          <w:delText>:</w:delText>
        </w:r>
      </w:del>
      <w:del w:id="645" w:author="Erwin Dreesen" w:date="2023-11-29T19:38:00Z">
        <w:r w:rsidRPr="00715016" w:rsidDel="004F09DA">
          <w:delText xml:space="preserve"> </w:delText>
        </w:r>
      </w:del>
      <w:r w:rsidRPr="00715016">
        <w:t xml:space="preserve">Invasive candidiasis, particularly </w:t>
      </w:r>
      <w:commentRangeStart w:id="646"/>
      <w:proofErr w:type="spellStart"/>
      <w:r w:rsidRPr="00715016">
        <w:t>candidaemia</w:t>
      </w:r>
      <w:commentRangeEnd w:id="646"/>
      <w:proofErr w:type="spellEnd"/>
      <w:r w:rsidR="00DD24E8">
        <w:rPr>
          <w:rStyle w:val="CommentReference"/>
        </w:rPr>
        <w:commentReference w:id="646"/>
      </w:r>
      <w:r w:rsidRPr="00715016">
        <w:t xml:space="preserve">, is a </w:t>
      </w:r>
      <w:commentRangeStart w:id="647"/>
      <w:del w:id="648" w:author="Erwin Dreesen" w:date="2023-11-29T20:11:00Z">
        <w:r w:rsidRPr="00715016" w:rsidDel="009D0960">
          <w:delText xml:space="preserve">significant </w:delText>
        </w:r>
      </w:del>
      <w:ins w:id="649" w:author="Erwin Dreesen" w:date="2023-11-29T20:11:00Z">
        <w:r w:rsidR="009D0960">
          <w:t>life-threatening</w:t>
        </w:r>
        <w:r w:rsidR="009D0960" w:rsidRPr="00715016">
          <w:t xml:space="preserve"> </w:t>
        </w:r>
      </w:ins>
      <w:commentRangeEnd w:id="647"/>
      <w:ins w:id="650" w:author="Erwin Dreesen" w:date="2023-11-29T20:12:00Z">
        <w:r w:rsidR="002C0533">
          <w:rPr>
            <w:rStyle w:val="CommentReference"/>
          </w:rPr>
          <w:commentReference w:id="647"/>
        </w:r>
      </w:ins>
      <w:r w:rsidRPr="00715016">
        <w:t xml:space="preserve">complication in </w:t>
      </w:r>
      <w:r w:rsidR="007A72ED">
        <w:t>cr</w:t>
      </w:r>
      <w:r w:rsidR="000D5942">
        <w:t>iti</w:t>
      </w:r>
      <w:r w:rsidR="007A72ED">
        <w:t>cally ill patients, in which fl</w:t>
      </w:r>
      <w:r w:rsidR="009034D7">
        <w:t>uconazole</w:t>
      </w:r>
      <w:r w:rsidR="009034D7" w:rsidRPr="009034D7">
        <w:t xml:space="preserve"> is</w:t>
      </w:r>
      <w:r w:rsidR="006D66B3">
        <w:t xml:space="preserve"> the</w:t>
      </w:r>
      <w:r w:rsidR="009034D7" w:rsidRPr="009034D7">
        <w:t xml:space="preserve"> recommended step-down therapy</w:t>
      </w:r>
      <w:r w:rsidR="001D2B7D">
        <w:t xml:space="preserve"> </w:t>
      </w:r>
      <w:r w:rsidR="009034D7" w:rsidRPr="009034D7">
        <w:t>to echinocandins</w:t>
      </w:r>
      <w:r w:rsidRPr="00715016">
        <w:t xml:space="preserve">. </w:t>
      </w:r>
      <w:r w:rsidR="002C54E1">
        <w:t>However, c</w:t>
      </w:r>
      <w:r w:rsidR="00127535">
        <w:t>urrent fluconazole standard</w:t>
      </w:r>
      <w:r w:rsidRPr="00715016">
        <w:t xml:space="preserve"> dosing regimen </w:t>
      </w:r>
      <w:r w:rsidR="008B0A79">
        <w:t>does</w:t>
      </w:r>
      <w:r w:rsidRPr="00715016">
        <w:t xml:space="preserve"> not achieve adequate exposure in critically ill patients</w:t>
      </w:r>
      <w:r w:rsidR="008B0A79">
        <w:t xml:space="preserve"> with continuous renal replacement therapy and </w:t>
      </w:r>
      <w:r w:rsidR="00753653">
        <w:t>obesity</w:t>
      </w:r>
      <w:r w:rsidRPr="00715016">
        <w:t>.</w:t>
      </w:r>
    </w:p>
    <w:p w14:paraId="77C467FA" w14:textId="32A5A0D4" w:rsidR="00715016" w:rsidRPr="00715016" w:rsidRDefault="00715016" w:rsidP="00593CAA">
      <w:r w:rsidRPr="00A72BCD">
        <w:rPr>
          <w:rStyle w:val="Heading2Char"/>
        </w:rPr>
        <w:t>Objectives</w:t>
      </w:r>
      <w:ins w:id="651" w:author="Erwin Dreesen" w:date="2023-11-29T19:38:00Z">
        <w:r w:rsidR="004F09DA">
          <w:t> </w:t>
        </w:r>
      </w:ins>
      <w:del w:id="652" w:author="Erwin Dreesen" w:date="2023-11-29T19:37:00Z">
        <w:r w:rsidRPr="00A72BCD" w:rsidDel="004F09DA">
          <w:rPr>
            <w:rStyle w:val="Heading2Char"/>
          </w:rPr>
          <w:delText>:</w:delText>
        </w:r>
      </w:del>
      <w:del w:id="653" w:author="Erwin Dreesen" w:date="2023-11-29T19:38:00Z">
        <w:r w:rsidRPr="00715016" w:rsidDel="004F09DA">
          <w:delText xml:space="preserve"> </w:delText>
        </w:r>
      </w:del>
      <w:r w:rsidRPr="00715016">
        <w:t>This study aimed to develop a population pharmacokinetic</w:t>
      </w:r>
      <w:ins w:id="654" w:author="Erwin Dreesen" w:date="2023-11-30T08:14:00Z">
        <w:r w:rsidR="006E4C9F">
          <w:t>s</w:t>
        </w:r>
      </w:ins>
      <w:r w:rsidRPr="00715016">
        <w:t xml:space="preserve"> (</w:t>
      </w:r>
      <w:proofErr w:type="spellStart"/>
      <w:r w:rsidRPr="00715016">
        <w:t>popPK</w:t>
      </w:r>
      <w:proofErr w:type="spellEnd"/>
      <w:r w:rsidRPr="00715016">
        <w:t>) model of fluconazole</w:t>
      </w:r>
      <w:r w:rsidR="00DC5EF7">
        <w:t>,</w:t>
      </w:r>
      <w:r w:rsidRPr="00715016">
        <w:t xml:space="preserve"> identify factors that impact target </w:t>
      </w:r>
      <w:r w:rsidR="00DC5EF7">
        <w:t xml:space="preserve">attainment, and provide a dosing regimen ensuring </w:t>
      </w:r>
      <w:del w:id="655" w:author="My Luong Vuong" w:date="2023-12-07T09:15:00Z">
        <w:r w:rsidR="00DC5EF7" w:rsidDel="001A0B76">
          <w:delText xml:space="preserve">a clinically acceptable probability of target attainment </w:delText>
        </w:r>
        <w:r w:rsidR="00BB7B58" w:rsidDel="001A0B76">
          <w:delText>of at least 90%</w:delText>
        </w:r>
      </w:del>
      <w:ins w:id="656" w:author="My Luong Vuong" w:date="2023-12-07T09:15:00Z">
        <w:r w:rsidR="001A0B76">
          <w:t>an ade</w:t>
        </w:r>
      </w:ins>
      <w:ins w:id="657" w:author="My Luong Vuong" w:date="2023-12-07T09:16:00Z">
        <w:r w:rsidR="001A0B76">
          <w:t>quate</w:t>
        </w:r>
        <w:r w:rsidR="005E1FFD">
          <w:t xml:space="preserve"> </w:t>
        </w:r>
      </w:ins>
      <w:ins w:id="658" w:author="My Luong Vuong" w:date="2023-12-07T09:17:00Z">
        <w:r w:rsidR="005C35FF" w:rsidRPr="005C35FF">
          <w:t>pharmacokinetic-pharmacodynamic</w:t>
        </w:r>
      </w:ins>
      <w:ins w:id="659" w:author="My Luong Vuong" w:date="2023-12-07T09:18:00Z">
        <w:r w:rsidR="00453C63">
          <w:t xml:space="preserve"> (PKPD)</w:t>
        </w:r>
      </w:ins>
      <w:ins w:id="660" w:author="My Luong Vuong" w:date="2023-12-07T09:17:00Z">
        <w:r w:rsidR="005C35FF" w:rsidRPr="005C35FF">
          <w:t xml:space="preserve"> </w:t>
        </w:r>
        <w:r w:rsidR="005C35FF">
          <w:t>target attainment</w:t>
        </w:r>
      </w:ins>
      <w:r w:rsidR="00AC3CA3">
        <w:t xml:space="preserve"> </w:t>
      </w:r>
      <w:r w:rsidR="00AC3CA3" w:rsidRPr="00715016">
        <w:t>in critically ill patients</w:t>
      </w:r>
      <w:r w:rsidR="00BB7B58">
        <w:t>.</w:t>
      </w:r>
    </w:p>
    <w:p w14:paraId="23E1F449" w14:textId="76C9CF6B" w:rsidR="00600A21" w:rsidRPr="00715016" w:rsidRDefault="00715016" w:rsidP="00600A21">
      <w:pPr>
        <w:rPr>
          <w:ins w:id="661" w:author="My Luong Vuong" w:date="2023-12-07T09:10:00Z"/>
        </w:rPr>
      </w:pPr>
      <w:r w:rsidRPr="00A72BCD">
        <w:rPr>
          <w:rStyle w:val="Heading2Char"/>
        </w:rPr>
        <w:t>Patients and Methods</w:t>
      </w:r>
      <w:r w:rsidR="00AD26F3">
        <w:t xml:space="preserve"> </w:t>
      </w:r>
      <w:del w:id="662" w:author="Erwin Dreesen" w:date="2023-11-29T19:38:00Z">
        <w:r w:rsidRPr="00A72BCD" w:rsidDel="004F09DA">
          <w:rPr>
            <w:rStyle w:val="Heading2Char"/>
          </w:rPr>
          <w:delText>:</w:delText>
        </w:r>
        <w:r w:rsidRPr="00715016" w:rsidDel="004F09DA">
          <w:delText xml:space="preserve"> </w:delText>
        </w:r>
      </w:del>
      <w:r w:rsidRPr="00715016">
        <w:t xml:space="preserve">An individual patient data meta-analysis </w:t>
      </w:r>
      <w:commentRangeStart w:id="663"/>
      <w:del w:id="664" w:author="Erwin Dreesen" w:date="2023-11-30T08:28:00Z">
        <w:r w:rsidRPr="00715016" w:rsidDel="00F42A84">
          <w:delText xml:space="preserve">(IPDMA) </w:delText>
        </w:r>
        <w:commentRangeEnd w:id="663"/>
        <w:r w:rsidR="00F42A84" w:rsidDel="00F42A84">
          <w:rPr>
            <w:rStyle w:val="CommentReference"/>
          </w:rPr>
          <w:commentReference w:id="663"/>
        </w:r>
      </w:del>
      <w:r w:rsidRPr="00715016">
        <w:t xml:space="preserve">was conducted, collecting therapeutic drug monitoring data from eight published studies. A </w:t>
      </w:r>
      <w:proofErr w:type="spellStart"/>
      <w:r w:rsidRPr="00715016">
        <w:t>popPK</w:t>
      </w:r>
      <w:proofErr w:type="spellEnd"/>
      <w:r w:rsidRPr="00715016">
        <w:t xml:space="preserve"> model was developed</w:t>
      </w:r>
      <w:del w:id="665" w:author="Erwin Dreesen" w:date="2023-11-30T08:16:00Z">
        <w:r w:rsidRPr="00715016" w:rsidDel="0083427B">
          <w:delText>,</w:delText>
        </w:r>
      </w:del>
      <w:del w:id="666" w:author="My Luong Vuong" w:date="2023-12-07T09:09:00Z">
        <w:r w:rsidRPr="00715016" w:rsidDel="00C90BF1">
          <w:delText xml:space="preserve"> and covariates with clinical relevance were identified</w:delText>
        </w:r>
      </w:del>
      <w:r w:rsidRPr="00715016">
        <w:t xml:space="preserve">. </w:t>
      </w:r>
      <w:ins w:id="667" w:author="My Luong Vuong" w:date="2023-12-07T09:10:00Z">
        <w:r w:rsidR="00AF21AB">
          <w:t>, in</w:t>
        </w:r>
        <w:r w:rsidR="003D216C">
          <w:t xml:space="preserve"> </w:t>
        </w:r>
        <w:proofErr w:type="spellStart"/>
        <w:r w:rsidR="00AF21AB">
          <w:t>which</w:t>
        </w:r>
      </w:ins>
      <w:del w:id="668" w:author="My Luong Vuong" w:date="2023-12-07T09:10:00Z">
        <w:r w:rsidRPr="00715016" w:rsidDel="00AF21AB">
          <w:delText>M</w:delText>
        </w:r>
      </w:del>
      <w:ins w:id="669" w:author="My Luong Vuong" w:date="2023-12-07T09:10:00Z">
        <w:r w:rsidR="00AF21AB">
          <w:t>m</w:t>
        </w:r>
      </w:ins>
      <w:r w:rsidRPr="00715016">
        <w:t>ultiple</w:t>
      </w:r>
      <w:proofErr w:type="spellEnd"/>
      <w:r w:rsidRPr="00715016">
        <w:t xml:space="preserve"> imputation was used to handle missing</w:t>
      </w:r>
      <w:ins w:id="670" w:author="My Luong Vuong" w:date="2023-12-07T09:10:00Z">
        <w:r w:rsidR="00AF21AB">
          <w:t xml:space="preserve"> covariate</w:t>
        </w:r>
      </w:ins>
      <w:r w:rsidRPr="00715016">
        <w:t xml:space="preserve"> data. Monte Carlo simulations were conducted</w:t>
      </w:r>
      <w:ins w:id="671" w:author="My Luong Vuong" w:date="2023-12-07T09:20:00Z">
        <w:r w:rsidR="00537CAF">
          <w:t xml:space="preserve"> to </w:t>
        </w:r>
        <w:r w:rsidR="00537CAF">
          <w:t>identify</w:t>
        </w:r>
        <w:r w:rsidR="00537CAF" w:rsidRPr="00715016">
          <w:t xml:space="preserve"> </w:t>
        </w:r>
      </w:ins>
      <w:ins w:id="672" w:author="My Luong Vuong" w:date="2023-12-07T09:22:00Z">
        <w:r w:rsidR="00A55E46">
          <w:t xml:space="preserve">the </w:t>
        </w:r>
      </w:ins>
      <w:ins w:id="673" w:author="My Luong Vuong" w:date="2023-12-07T09:20:00Z">
        <w:r w:rsidR="00537CAF">
          <w:t>probability of</w:t>
        </w:r>
      </w:ins>
      <w:ins w:id="674" w:author="My Luong Vuong" w:date="2023-12-07T09:25:00Z">
        <w:r w:rsidR="00AE08BD">
          <w:t xml:space="preserve"> attaining</w:t>
        </w:r>
      </w:ins>
      <w:ins w:id="675" w:author="My Luong Vuong" w:date="2023-12-07T09:20:00Z">
        <w:r w:rsidR="00537CAF">
          <w:t xml:space="preserve"> PKPD target </w:t>
        </w:r>
        <w:r w:rsidR="000A34FA">
          <w:t>in the population</w:t>
        </w:r>
      </w:ins>
      <w:ins w:id="676" w:author="My Luong Vuong" w:date="2023-12-07T09:18:00Z">
        <w:r w:rsidR="00D75C18">
          <w:t xml:space="preserve"> </w:t>
        </w:r>
      </w:ins>
      <w:ins w:id="677" w:author="My Luong Vuong" w:date="2023-12-07T09:20:00Z">
        <w:r w:rsidR="00A21FE2">
          <w:t>under</w:t>
        </w:r>
      </w:ins>
      <w:ins w:id="678" w:author="My Luong Vuong" w:date="2023-12-07T09:18:00Z">
        <w:r w:rsidR="00D75C18">
          <w:t xml:space="preserve"> </w:t>
        </w:r>
        <w:r w:rsidR="00D75C18" w:rsidRPr="00715016">
          <w:t>various dosing regimens</w:t>
        </w:r>
      </w:ins>
      <w:ins w:id="679" w:author="My Luong Vuong" w:date="2023-12-07T09:22:00Z">
        <w:r w:rsidR="00F506D5">
          <w:t xml:space="preserve">, with 90% considered to be </w:t>
        </w:r>
        <w:r w:rsidR="00E50108">
          <w:t>clinically acceptable.</w:t>
        </w:r>
      </w:ins>
      <w:ins w:id="680" w:author="My Luong Vuong" w:date="2023-12-07T09:26:00Z">
        <w:r w:rsidR="007A2909">
          <w:t xml:space="preserve"> </w:t>
        </w:r>
      </w:ins>
      <w:del w:id="681" w:author="My Luong Vuong" w:date="2023-12-07T09:20:00Z">
        <w:r w:rsidRPr="00715016" w:rsidDel="00537CAF">
          <w:delText xml:space="preserve"> to</w:delText>
        </w:r>
      </w:del>
      <w:del w:id="682" w:author="My Luong Vuong" w:date="2023-12-07T09:19:00Z">
        <w:r w:rsidRPr="00715016" w:rsidDel="00537CAF">
          <w:delText xml:space="preserve"> </w:delText>
        </w:r>
      </w:del>
      <w:ins w:id="683" w:author="My Luong Vuong" w:date="2023-12-07T09:13:00Z">
        <w:r w:rsidR="005B0BE9">
          <w:t xml:space="preserve">Covariates with </w:t>
        </w:r>
      </w:ins>
      <w:ins w:id="684" w:author="My Luong Vuong" w:date="2023-12-07T09:23:00Z">
        <w:r w:rsidR="00BC32F0">
          <w:t xml:space="preserve">an impact on </w:t>
        </w:r>
      </w:ins>
      <w:proofErr w:type="spellStart"/>
      <w:ins w:id="685" w:author="My Luong Vuong" w:date="2023-12-07T09:26:00Z">
        <w:r w:rsidR="002E2BC8">
          <w:t>achiving</w:t>
        </w:r>
        <w:proofErr w:type="spellEnd"/>
        <w:r w:rsidR="002E2BC8">
          <w:t xml:space="preserve"> </w:t>
        </w:r>
      </w:ins>
      <w:ins w:id="686" w:author="My Luong Vuong" w:date="2023-12-07T09:25:00Z">
        <w:r w:rsidR="00BA6755">
          <w:t>such</w:t>
        </w:r>
      </w:ins>
      <w:ins w:id="687" w:author="My Luong Vuong" w:date="2023-12-07T09:23:00Z">
        <w:r w:rsidR="00BC32F0">
          <w:t xml:space="preserve"> </w:t>
        </w:r>
      </w:ins>
      <w:ins w:id="688" w:author="My Luong Vuong" w:date="2023-12-07T09:24:00Z">
        <w:r w:rsidR="00BC32F0">
          <w:t>target</w:t>
        </w:r>
      </w:ins>
      <w:ins w:id="689" w:author="My Luong Vuong" w:date="2023-12-07T09:26:00Z">
        <w:r w:rsidR="002E2BC8">
          <w:t xml:space="preserve"> in the population</w:t>
        </w:r>
      </w:ins>
      <w:ins w:id="690" w:author="My Luong Vuong" w:date="2023-12-07T09:24:00Z">
        <w:r w:rsidR="00BC32F0">
          <w:t xml:space="preserve"> </w:t>
        </w:r>
      </w:ins>
      <w:ins w:id="691" w:author="My Luong Vuong" w:date="2023-12-07T09:28:00Z">
        <w:r w:rsidR="002844D8">
          <w:t>were</w:t>
        </w:r>
      </w:ins>
      <w:ins w:id="692" w:author="My Luong Vuong" w:date="2023-12-07T09:24:00Z">
        <w:r w:rsidR="00A529F7">
          <w:t xml:space="preserve"> considered </w:t>
        </w:r>
      </w:ins>
      <w:ins w:id="693" w:author="My Luong Vuong" w:date="2023-12-07T09:26:00Z">
        <w:r w:rsidR="00374A63">
          <w:t xml:space="preserve">to be </w:t>
        </w:r>
      </w:ins>
      <w:ins w:id="694" w:author="My Luong Vuong" w:date="2023-12-07T09:24:00Z">
        <w:r w:rsidR="00A529F7">
          <w:t>clinically relevant.</w:t>
        </w:r>
      </w:ins>
      <w:ins w:id="695" w:author="My Luong Vuong" w:date="2023-12-07T09:13:00Z">
        <w:r w:rsidR="00CA403B">
          <w:t xml:space="preserve"> </w:t>
        </w:r>
      </w:ins>
      <w:ins w:id="696" w:author="My Luong Vuong" w:date="2023-12-07T09:11:00Z">
        <w:r w:rsidR="006D75A9">
          <w:t xml:space="preserve"> </w:t>
        </w:r>
      </w:ins>
      <w:ins w:id="697" w:author="My Luong Vuong" w:date="2023-12-07T09:10:00Z">
        <w:r w:rsidR="003D216C">
          <w:t xml:space="preserve"> </w:t>
        </w:r>
      </w:ins>
    </w:p>
    <w:p w14:paraId="1F1D7811" w14:textId="77A6CB2E" w:rsidR="00936867" w:rsidDel="00304AF8" w:rsidRDefault="00936867" w:rsidP="00593CAA">
      <w:pPr>
        <w:rPr>
          <w:del w:id="698" w:author="My Luong Vuong" w:date="2023-12-07T09:30:00Z"/>
        </w:rPr>
      </w:pPr>
      <w:del w:id="699" w:author="My Luong Vuong" w:date="2023-12-07T09:30:00Z">
        <w:r w:rsidDel="00304AF8">
          <w:delText xml:space="preserve">identify dosing regimens </w:delText>
        </w:r>
      </w:del>
    </w:p>
    <w:p w14:paraId="44D5CFE4" w14:textId="1F81E8CE" w:rsidR="00715016" w:rsidRPr="00715016" w:rsidDel="00304AF8" w:rsidRDefault="00715016" w:rsidP="00593CAA">
      <w:pPr>
        <w:rPr>
          <w:del w:id="700" w:author="My Luong Vuong" w:date="2023-12-07T09:30:00Z"/>
        </w:rPr>
      </w:pPr>
      <w:del w:id="701" w:author="My Luong Vuong" w:date="2023-12-07T09:30:00Z">
        <w:r w:rsidRPr="00715016" w:rsidDel="00304AF8">
          <w:delText>evaluate</w:delText>
        </w:r>
      </w:del>
      <w:ins w:id="702" w:author="Erwin Dreesen" w:date="2023-11-30T08:17:00Z">
        <w:del w:id="703" w:author="My Luong Vuong" w:date="2023-12-07T09:30:00Z">
          <w:r w:rsidR="00BD150E" w:rsidDel="00304AF8">
            <w:delText xml:space="preserve"> PKPD target attainment</w:delText>
          </w:r>
        </w:del>
      </w:ins>
      <w:del w:id="704" w:author="My Luong Vuong" w:date="2023-12-07T09:30:00Z">
        <w:r w:rsidRPr="00715016" w:rsidDel="00304AF8">
          <w:delText xml:space="preserve"> </w:delText>
        </w:r>
      </w:del>
      <w:ins w:id="705" w:author="Erwin Dreesen" w:date="2023-11-30T08:19:00Z">
        <w:del w:id="706" w:author="My Luong Vuong" w:date="2023-12-07T09:30:00Z">
          <w:r w:rsidR="007C1B11" w:rsidDel="00304AF8">
            <w:delText xml:space="preserve">for </w:delText>
          </w:r>
        </w:del>
      </w:ins>
      <w:del w:id="707" w:author="My Luong Vuong" w:date="2023-12-07T09:30:00Z">
        <w:r w:rsidRPr="00715016" w:rsidDel="00304AF8">
          <w:delText>various dosing regimens.</w:delText>
        </w:r>
      </w:del>
    </w:p>
    <w:p w14:paraId="59953139" w14:textId="71474CFA" w:rsidR="00715016" w:rsidRPr="00715016" w:rsidRDefault="00715016" w:rsidP="00593CAA">
      <w:r w:rsidRPr="00A72BCD">
        <w:rPr>
          <w:rStyle w:val="Heading2Char"/>
        </w:rPr>
        <w:t>Results</w:t>
      </w:r>
      <w:ins w:id="708" w:author="Erwin Dreesen" w:date="2023-11-29T19:38:00Z">
        <w:r w:rsidR="004F09DA">
          <w:t> </w:t>
        </w:r>
      </w:ins>
      <w:del w:id="709" w:author="Erwin Dreesen" w:date="2023-11-29T19:38:00Z">
        <w:r w:rsidRPr="00715016" w:rsidDel="004F09DA">
          <w:delText xml:space="preserve">: </w:delText>
        </w:r>
      </w:del>
      <w:r w:rsidRPr="00715016">
        <w:t xml:space="preserve">Data from 177 critically ill patients were included in the analysis. The final </w:t>
      </w:r>
      <w:proofErr w:type="spellStart"/>
      <w:r w:rsidRPr="00715016">
        <w:t>popPK</w:t>
      </w:r>
      <w:proofErr w:type="spellEnd"/>
      <w:r w:rsidRPr="00715016">
        <w:t xml:space="preserve"> model was a two-compartment model with linear elimination, </w:t>
      </w:r>
      <w:del w:id="710" w:author="Erwin Dreesen" w:date="2023-11-30T08:19:00Z">
        <w:r w:rsidRPr="00715016" w:rsidDel="007C1B11">
          <w:delText>in which</w:delText>
        </w:r>
      </w:del>
      <w:ins w:id="711" w:author="Erwin Dreesen" w:date="2023-11-30T08:19:00Z">
        <w:r w:rsidR="007C1B11">
          <w:t xml:space="preserve">with </w:t>
        </w:r>
      </w:ins>
      <w:del w:id="712" w:author="Erwin Dreesen" w:date="2023-11-30T08:20:00Z">
        <w:r w:rsidRPr="00715016" w:rsidDel="007C1B11">
          <w:delText xml:space="preserve"> </w:delText>
        </w:r>
      </w:del>
      <w:r w:rsidRPr="00715016">
        <w:t>continuous renal replacement therapy status</w:t>
      </w:r>
      <w:r w:rsidR="000A1607">
        <w:t>,</w:t>
      </w:r>
      <w:r w:rsidR="00465320">
        <w:t xml:space="preserve"> </w:t>
      </w:r>
      <w:r w:rsidR="006832B1">
        <w:t>estimated glomerular filtration rate</w:t>
      </w:r>
      <w:del w:id="713" w:author="Erwin Dreesen" w:date="2023-11-30T08:19:00Z">
        <w:r w:rsidR="00465320" w:rsidDel="007C1B11">
          <w:delText xml:space="preserve"> </w:delText>
        </w:r>
      </w:del>
      <w:r w:rsidR="00A178AD">
        <w:t>,</w:t>
      </w:r>
      <w:ins w:id="714" w:author="Erwin Dreesen" w:date="2023-11-30T08:19:00Z">
        <w:r w:rsidR="007C1B11">
          <w:t xml:space="preserve"> </w:t>
        </w:r>
      </w:ins>
      <w:r w:rsidR="00465320">
        <w:t>and</w:t>
      </w:r>
      <w:r w:rsidRPr="00715016">
        <w:t xml:space="preserve"> body weight </w:t>
      </w:r>
      <w:del w:id="715" w:author="Erwin Dreesen" w:date="2023-11-30T08:20:00Z">
        <w:r w:rsidRPr="00715016" w:rsidDel="007C1B11">
          <w:delText xml:space="preserve">were the </w:delText>
        </w:r>
        <w:commentRangeStart w:id="716"/>
        <w:r w:rsidR="000A1607" w:rsidDel="007C1B11">
          <w:delText>three</w:delText>
        </w:r>
      </w:del>
      <w:ins w:id="717" w:author="Erwin Dreesen" w:date="2023-11-30T08:20:00Z">
        <w:r w:rsidR="007C1B11">
          <w:t>as</w:t>
        </w:r>
      </w:ins>
      <w:r w:rsidRPr="00715016">
        <w:t xml:space="preserve"> </w:t>
      </w:r>
      <w:commentRangeEnd w:id="716"/>
      <w:r w:rsidR="007C1B11">
        <w:rPr>
          <w:rStyle w:val="CommentReference"/>
        </w:rPr>
        <w:commentReference w:id="716"/>
      </w:r>
      <w:ins w:id="718" w:author="Erwin Dreesen" w:date="2023-11-30T08:20:00Z">
        <w:r w:rsidR="007C1B11">
          <w:t xml:space="preserve">statistically </w:t>
        </w:r>
      </w:ins>
      <w:r w:rsidR="00542CE5">
        <w:t>significan</w:t>
      </w:r>
      <w:ins w:id="719" w:author="Erwin Dreesen" w:date="2023-11-30T08:19:00Z">
        <w:r w:rsidR="007C1B11">
          <w:t>t</w:t>
        </w:r>
      </w:ins>
      <w:r w:rsidR="00B916E4">
        <w:t xml:space="preserve"> </w:t>
      </w:r>
      <w:r w:rsidRPr="00715016">
        <w:t>covariates</w:t>
      </w:r>
      <w:del w:id="720" w:author="Erwin Dreesen" w:date="2023-11-30T08:20:00Z">
        <w:r w:rsidR="000B6E47" w:rsidDel="007C1B11">
          <w:delText xml:space="preserve"> retained</w:delText>
        </w:r>
      </w:del>
      <w:r w:rsidRPr="00715016">
        <w:t xml:space="preserve">. </w:t>
      </w:r>
      <w:commentRangeStart w:id="721"/>
      <w:del w:id="722" w:author="Erwin Dreesen" w:date="2023-11-30T08:21:00Z">
        <w:r w:rsidRPr="00715016" w:rsidDel="007C1B11">
          <w:delText xml:space="preserve">Simulations demonstrated </w:delText>
        </w:r>
        <w:commentRangeEnd w:id="721"/>
        <w:r w:rsidR="007C1B11" w:rsidDel="007C1B11">
          <w:rPr>
            <w:rStyle w:val="CommentReference"/>
          </w:rPr>
          <w:commentReference w:id="721"/>
        </w:r>
        <w:r w:rsidRPr="00715016" w:rsidDel="007C1B11">
          <w:delText>that t</w:delText>
        </w:r>
      </w:del>
      <w:ins w:id="723" w:author="Erwin Dreesen" w:date="2023-11-30T08:22:00Z">
        <w:r w:rsidR="00552F2F">
          <w:t>In the studie</w:t>
        </w:r>
        <w:del w:id="724" w:author="My Luong Vuong" w:date="2023-12-07T09:27:00Z">
          <w:r w:rsidR="00552F2F" w:rsidDel="00292B48">
            <w:delText>s</w:delText>
          </w:r>
        </w:del>
      </w:ins>
      <w:ins w:id="725" w:author="My Luong Vuong" w:date="2023-12-07T09:27:00Z">
        <w:r w:rsidR="00292B48">
          <w:t>d</w:t>
        </w:r>
      </w:ins>
      <w:ins w:id="726" w:author="Erwin Dreesen" w:date="2023-11-30T08:22:00Z">
        <w:r w:rsidR="00552F2F">
          <w:t xml:space="preserve"> </w:t>
        </w:r>
      </w:ins>
      <w:del w:id="727" w:author="Erwin Dreesen" w:date="2023-11-30T08:22:00Z">
        <w:r w:rsidRPr="00715016" w:rsidDel="00552F2F">
          <w:delText xml:space="preserve">he </w:delText>
        </w:r>
      </w:del>
      <w:ins w:id="728" w:author="Erwin Dreesen" w:date="2023-11-30T08:22:00Z">
        <w:r w:rsidR="00552F2F">
          <w:t xml:space="preserve">range, </w:t>
        </w:r>
      </w:ins>
      <w:r w:rsidR="006832B1" w:rsidRPr="006832B1">
        <w:t>estimated glomerular filtration rate</w:t>
      </w:r>
      <w:ins w:id="729" w:author="Erwin Dreesen" w:date="2023-11-30T08:22:00Z">
        <w:r w:rsidR="00552F2F">
          <w:t xml:space="preserve"> </w:t>
        </w:r>
        <w:del w:id="730" w:author="My Luong Vuong" w:date="2023-12-07T09:28:00Z">
          <w:r w:rsidR="00552F2F" w:rsidDel="00C66549">
            <w:delText>(…)</w:delText>
          </w:r>
        </w:del>
      </w:ins>
      <w:del w:id="731" w:author="My Luong Vuong" w:date="2023-12-07T09:28:00Z">
        <w:r w:rsidR="00422E95" w:rsidDel="00C66549">
          <w:delText xml:space="preserve"> </w:delText>
        </w:r>
      </w:del>
      <w:del w:id="732" w:author="Erwin Dreesen" w:date="2023-11-30T08:22:00Z">
        <w:r w:rsidR="00422E95" w:rsidDel="00552F2F">
          <w:delText xml:space="preserve">was </w:delText>
        </w:r>
      </w:del>
      <w:del w:id="733" w:author="Erwin Dreesen" w:date="2023-11-30T08:21:00Z">
        <w:r w:rsidR="00422E95" w:rsidDel="007C1B11">
          <w:delText>a</w:delText>
        </w:r>
      </w:del>
      <w:ins w:id="734" w:author="Erwin Dreesen" w:date="2023-11-30T08:22:00Z">
        <w:r w:rsidR="00552F2F">
          <w:t xml:space="preserve">had </w:t>
        </w:r>
        <w:del w:id="735" w:author="My Luong Vuong" w:date="2023-12-07T09:28:00Z">
          <w:r w:rsidR="00552F2F" w:rsidDel="000E671B">
            <w:delText>no</w:delText>
          </w:r>
        </w:del>
      </w:ins>
      <w:ins w:id="736" w:author="My Luong Vuong" w:date="2023-12-07T09:28:00Z">
        <w:r w:rsidR="000E671B">
          <w:t>a</w:t>
        </w:r>
      </w:ins>
      <w:r w:rsidR="00422E95">
        <w:t xml:space="preserve"> clinically</w:t>
      </w:r>
      <w:ins w:id="737" w:author="Erwin Dreesen" w:date="2023-11-30T08:21:00Z">
        <w:r w:rsidR="007C1B11">
          <w:t xml:space="preserve"> </w:t>
        </w:r>
      </w:ins>
      <w:del w:id="738" w:author="Erwin Dreesen" w:date="2023-11-30T08:21:00Z">
        <w:r w:rsidR="00422E95" w:rsidDel="007C1B11">
          <w:delText>-</w:delText>
        </w:r>
      </w:del>
      <w:r w:rsidR="00422E95">
        <w:t xml:space="preserve">irrelevant </w:t>
      </w:r>
      <w:commentRangeStart w:id="739"/>
      <w:del w:id="740" w:author="Erwin Dreesen" w:date="2023-11-30T08:23:00Z">
        <w:r w:rsidR="00422E95" w:rsidDel="00552F2F">
          <w:delText>covariate</w:delText>
        </w:r>
      </w:del>
      <w:ins w:id="741" w:author="Erwin Dreesen" w:date="2023-11-30T08:23:00Z">
        <w:r w:rsidR="00552F2F">
          <w:t>impact on target attainment</w:t>
        </w:r>
        <w:commentRangeEnd w:id="739"/>
        <w:r w:rsidR="00AE1B10">
          <w:rPr>
            <w:rStyle w:val="CommentReference"/>
          </w:rPr>
          <w:commentReference w:id="739"/>
        </w:r>
      </w:ins>
      <w:r w:rsidRPr="00715016">
        <w:t>. An optimised dosing regimen</w:t>
      </w:r>
      <w:r w:rsidR="00317BE0">
        <w:t xml:space="preserve"> </w:t>
      </w:r>
      <w:r w:rsidR="00317BE0" w:rsidRPr="00715016">
        <w:t>stratified</w:t>
      </w:r>
      <w:r w:rsidR="00317BE0">
        <w:t xml:space="preserve"> based on </w:t>
      </w:r>
      <w:r w:rsidR="004B3703">
        <w:t>continuous renal replacement therapy status and body weight</w:t>
      </w:r>
      <w:r w:rsidRPr="00715016">
        <w:t xml:space="preserve"> was proposed.</w:t>
      </w:r>
    </w:p>
    <w:p w14:paraId="52C8EFEB" w14:textId="1BDEB58C" w:rsidR="0064343D" w:rsidRDefault="00715016" w:rsidP="00593CAA">
      <w:pPr>
        <w:rPr>
          <w:ins w:id="742" w:author="Erwin Dreesen" w:date="2023-11-30T08:30:00Z"/>
        </w:rPr>
      </w:pPr>
      <w:r w:rsidRPr="00A72BCD">
        <w:rPr>
          <w:rStyle w:val="Heading2Char"/>
        </w:rPr>
        <w:t>Conclusion</w:t>
      </w:r>
      <w:r w:rsidR="00DD6772">
        <w:t xml:space="preserve"> </w:t>
      </w:r>
      <w:del w:id="743" w:author="Erwin Dreesen" w:date="2023-11-29T19:38:00Z">
        <w:r w:rsidRPr="00715016" w:rsidDel="004F09DA">
          <w:delText xml:space="preserve">: </w:delText>
        </w:r>
      </w:del>
      <w:del w:id="744" w:author="My Luong Vuong" w:date="2023-12-07T09:30:00Z">
        <w:r w:rsidRPr="00715016" w:rsidDel="007132A7">
          <w:delText xml:space="preserve">This IPDMA study developed a popPK model of fluconazole in critically ill patients and proposed an optimised dosing regimen, </w:delText>
        </w:r>
        <w:commentRangeStart w:id="745"/>
        <w:r w:rsidRPr="00715016" w:rsidDel="007132A7">
          <w:delText>which makes therapeutic drug monitoring (TDM) unnecessary</w:delText>
        </w:r>
        <w:commentRangeEnd w:id="745"/>
        <w:r w:rsidR="00062123" w:rsidDel="007132A7">
          <w:rPr>
            <w:rStyle w:val="CommentReference"/>
          </w:rPr>
          <w:commentReference w:id="745"/>
        </w:r>
        <w:r w:rsidRPr="00715016" w:rsidDel="007132A7">
          <w:delText xml:space="preserve">. A prospective clinical trial </w:delText>
        </w:r>
        <w:commentRangeStart w:id="746"/>
        <w:r w:rsidRPr="00715016" w:rsidDel="007132A7">
          <w:delText xml:space="preserve">with more intensive data collection </w:delText>
        </w:r>
        <w:commentRangeEnd w:id="746"/>
        <w:r w:rsidR="002F139B" w:rsidDel="007132A7">
          <w:rPr>
            <w:rStyle w:val="CommentReference"/>
          </w:rPr>
          <w:commentReference w:id="746"/>
        </w:r>
        <w:r w:rsidRPr="00715016" w:rsidDel="007132A7">
          <w:delText>should be conducted.</w:delText>
        </w:r>
      </w:del>
      <w:ins w:id="747" w:author="My Luong Vuong" w:date="2023-12-07T09:30:00Z">
        <w:r w:rsidR="007132A7">
          <w:t xml:space="preserve">We </w:t>
        </w:r>
        <w:r w:rsidR="007132A7">
          <w:lastRenderedPageBreak/>
          <w:t>have developed a convenient</w:t>
        </w:r>
      </w:ins>
      <w:ins w:id="748" w:author="My Luong Vuong" w:date="2023-12-07T09:32:00Z">
        <w:r w:rsidR="004674D4">
          <w:t xml:space="preserve"> fluconazole</w:t>
        </w:r>
      </w:ins>
      <w:ins w:id="749" w:author="My Luong Vuong" w:date="2023-12-07T09:31:00Z">
        <w:r w:rsidR="007132A7">
          <w:t xml:space="preserve"> </w:t>
        </w:r>
        <w:r w:rsidR="00F46DEA">
          <w:t xml:space="preserve">dosing </w:t>
        </w:r>
        <w:r w:rsidR="007335F0">
          <w:t>regimen</w:t>
        </w:r>
      </w:ins>
      <w:ins w:id="750" w:author="My Luong Vuong" w:date="2023-12-07T09:32:00Z">
        <w:r w:rsidR="006D0DD0">
          <w:t xml:space="preserve"> </w:t>
        </w:r>
      </w:ins>
      <w:ins w:id="751" w:author="My Luong Vuong" w:date="2023-12-07T09:31:00Z">
        <w:r w:rsidR="007335F0">
          <w:t xml:space="preserve">that helps achieve </w:t>
        </w:r>
      </w:ins>
      <w:ins w:id="752" w:author="My Luong Vuong" w:date="2023-12-07T09:33:00Z">
        <w:r w:rsidR="00C826E1">
          <w:t>a population-wide PKPD target attainment in critically ill patients.</w:t>
        </w:r>
      </w:ins>
    </w:p>
    <w:p w14:paraId="0E009C1D" w14:textId="77777777" w:rsidR="00534990" w:rsidRDefault="00164C4E" w:rsidP="003F5345">
      <w:pPr>
        <w:spacing w:after="0" w:line="240" w:lineRule="auto"/>
        <w:rPr>
          <w:ins w:id="753" w:author="My Luong Vuong" w:date="2023-12-07T09:36:00Z"/>
        </w:rPr>
        <w:pPrChange w:id="754" w:author="My Luong Vuong" w:date="2023-12-07T09:36:00Z">
          <w:pPr/>
        </w:pPrChange>
      </w:pPr>
      <w:commentRangeStart w:id="755"/>
      <w:ins w:id="756" w:author="Erwin Dreesen" w:date="2023-11-30T08:30:00Z">
        <w:r w:rsidRPr="00534990">
          <w:rPr>
            <w:i/>
            <w:iCs/>
            <w:rPrChange w:id="757" w:author="My Luong Vuong" w:date="2023-12-07T09:36:00Z">
              <w:rPr/>
            </w:rPrChange>
          </w:rPr>
          <w:t>Keywords</w:t>
        </w:r>
        <w:r>
          <w:t xml:space="preserve">: </w:t>
        </w:r>
      </w:ins>
    </w:p>
    <w:p w14:paraId="2E2FAB81" w14:textId="17CDDC0D" w:rsidR="00534990" w:rsidRDefault="00C70F62" w:rsidP="003F5345">
      <w:pPr>
        <w:spacing w:after="0" w:line="240" w:lineRule="auto"/>
        <w:rPr>
          <w:ins w:id="758" w:author="My Luong Vuong" w:date="2023-12-07T09:36:00Z"/>
        </w:rPr>
        <w:pPrChange w:id="759" w:author="My Luong Vuong" w:date="2023-12-07T09:36:00Z">
          <w:pPr/>
        </w:pPrChange>
      </w:pPr>
      <w:ins w:id="760" w:author="My Luong Vuong" w:date="2023-12-07T09:34:00Z">
        <w:r>
          <w:t>Fluconazole</w:t>
        </w:r>
      </w:ins>
      <w:ins w:id="761" w:author="My Luong Vuong" w:date="2023-12-07T09:35:00Z">
        <w:r w:rsidR="00E420BF">
          <w:t xml:space="preserve"> </w:t>
        </w:r>
      </w:ins>
    </w:p>
    <w:p w14:paraId="2FB4A8C9" w14:textId="26BA2C6E" w:rsidR="00534990" w:rsidRDefault="00162D5F" w:rsidP="003F5345">
      <w:pPr>
        <w:spacing w:after="0" w:line="240" w:lineRule="auto"/>
        <w:rPr>
          <w:ins w:id="762" w:author="My Luong Vuong" w:date="2023-12-07T09:36:00Z"/>
        </w:rPr>
        <w:pPrChange w:id="763" w:author="My Luong Vuong" w:date="2023-12-07T09:36:00Z">
          <w:pPr/>
        </w:pPrChange>
      </w:pPr>
      <w:ins w:id="764" w:author="My Luong Vuong" w:date="2023-12-07T09:35:00Z">
        <w:r>
          <w:t xml:space="preserve">Population pharmacokinetics </w:t>
        </w:r>
      </w:ins>
    </w:p>
    <w:p w14:paraId="0AE44896" w14:textId="448798E9" w:rsidR="002F1914" w:rsidRDefault="002B166C" w:rsidP="003F5345">
      <w:pPr>
        <w:spacing w:after="0" w:line="240" w:lineRule="auto"/>
        <w:rPr>
          <w:ins w:id="765" w:author="My Luong Vuong" w:date="2023-12-07T09:38:00Z"/>
        </w:rPr>
      </w:pPr>
      <w:ins w:id="766" w:author="My Luong Vuong" w:date="2023-12-07T11:07:00Z">
        <w:r>
          <w:t>Monte Carlo</w:t>
        </w:r>
      </w:ins>
      <w:ins w:id="767" w:author="My Luong Vuong" w:date="2023-12-07T09:35:00Z">
        <w:r w:rsidR="00162D5F">
          <w:t xml:space="preserve"> simulation</w:t>
        </w:r>
      </w:ins>
    </w:p>
    <w:p w14:paraId="51D583E5" w14:textId="77777777" w:rsidR="008B5274" w:rsidRDefault="002F1914" w:rsidP="003F5345">
      <w:pPr>
        <w:spacing w:after="0" w:line="240" w:lineRule="auto"/>
        <w:rPr>
          <w:ins w:id="768" w:author="My Luong Vuong" w:date="2023-12-07T09:39:00Z"/>
        </w:rPr>
      </w:pPr>
      <w:ins w:id="769" w:author="My Luong Vuong" w:date="2023-12-07T09:38:00Z">
        <w:r>
          <w:t>Critically ill patients</w:t>
        </w:r>
      </w:ins>
    </w:p>
    <w:p w14:paraId="7347588C" w14:textId="77777777" w:rsidR="00150BF0" w:rsidRDefault="00150BF0" w:rsidP="00150BF0">
      <w:pPr>
        <w:spacing w:after="0" w:line="240" w:lineRule="auto"/>
        <w:rPr>
          <w:ins w:id="770" w:author="My Luong Vuong" w:date="2023-12-07T10:12:00Z"/>
        </w:rPr>
      </w:pPr>
      <w:ins w:id="771" w:author="My Luong Vuong" w:date="2023-12-07T10:12:00Z">
        <w:r>
          <w:t>Covariate missingness</w:t>
        </w:r>
      </w:ins>
    </w:p>
    <w:p w14:paraId="5F9BC3D5" w14:textId="53600C37" w:rsidR="00164C4E" w:rsidDel="009605C5" w:rsidRDefault="00163A01" w:rsidP="003F5345">
      <w:pPr>
        <w:spacing w:after="0" w:line="240" w:lineRule="auto"/>
        <w:rPr>
          <w:ins w:id="772" w:author="Erwin Dreesen" w:date="2023-11-30T08:29:00Z"/>
          <w:del w:id="773" w:author="My Luong Vuong" w:date="2023-12-07T11:39:00Z"/>
        </w:rPr>
        <w:pPrChange w:id="774" w:author="My Luong Vuong" w:date="2023-12-07T09:36:00Z">
          <w:pPr/>
        </w:pPrChange>
      </w:pPr>
      <w:ins w:id="775" w:author="My Luong Vuong" w:date="2023-12-07T09:39:00Z">
        <w:r>
          <w:t>Multiple imputation</w:t>
        </w:r>
      </w:ins>
      <w:ins w:id="776" w:author="Erwin Dreesen" w:date="2023-11-30T08:30:00Z">
        <w:del w:id="777" w:author="My Luong Vuong" w:date="2023-12-07T09:34:00Z">
          <w:r w:rsidR="00164C4E" w:rsidDel="00976450">
            <w:delText>???</w:delText>
          </w:r>
        </w:del>
      </w:ins>
      <w:commentRangeEnd w:id="755"/>
      <w:ins w:id="778" w:author="Erwin Dreesen" w:date="2023-11-30T08:31:00Z">
        <w:del w:id="779" w:author="My Luong Vuong" w:date="2023-12-07T09:34:00Z">
          <w:r w:rsidR="00080F35" w:rsidDel="00976450">
            <w:rPr>
              <w:rStyle w:val="CommentReference"/>
            </w:rPr>
            <w:commentReference w:id="755"/>
          </w:r>
        </w:del>
      </w:ins>
    </w:p>
    <w:p w14:paraId="5BE7FC02" w14:textId="092EEAF7" w:rsidR="0064343D" w:rsidRDefault="0064343D" w:rsidP="009605C5">
      <w:pPr>
        <w:spacing w:after="0" w:line="240" w:lineRule="auto"/>
        <w:rPr>
          <w:ins w:id="780" w:author="Erwin Dreesen" w:date="2023-11-30T08:29:00Z"/>
        </w:rPr>
        <w:pPrChange w:id="781" w:author="My Luong Vuong" w:date="2023-12-07T11:39:00Z">
          <w:pPr/>
        </w:pPrChange>
      </w:pPr>
      <w:ins w:id="782" w:author="Erwin Dreesen" w:date="2023-11-30T08:29:00Z">
        <w:del w:id="783" w:author="My Luong Vuong" w:date="2023-12-07T11:39:00Z">
          <w:r w:rsidDel="009605C5">
            <w:br w:type="page"/>
          </w:r>
        </w:del>
      </w:ins>
    </w:p>
    <w:p w14:paraId="243194CC" w14:textId="576BEC45" w:rsidR="00F648D3" w:rsidDel="009179F5" w:rsidRDefault="0064343D">
      <w:pPr>
        <w:pStyle w:val="Heading1"/>
        <w:numPr>
          <w:ilvl w:val="0"/>
          <w:numId w:val="0"/>
        </w:numPr>
        <w:ind w:left="432" w:hanging="432"/>
        <w:rPr>
          <w:ins w:id="784" w:author="Erwin Dreesen" w:date="2023-11-30T08:30:00Z"/>
          <w:del w:id="785" w:author="My Luong Vuong" w:date="2023-12-07T11:39:00Z"/>
        </w:rPr>
        <w:pPrChange w:id="786" w:author="Erwin Dreesen" w:date="2023-11-30T08:42:00Z">
          <w:pPr>
            <w:pStyle w:val="Heading1"/>
          </w:pPr>
        </w:pPrChange>
      </w:pPr>
      <w:commentRangeStart w:id="787"/>
      <w:commentRangeStart w:id="788"/>
      <w:ins w:id="789" w:author="Erwin Dreesen" w:date="2023-11-30T08:29:00Z">
        <w:del w:id="790" w:author="My Luong Vuong" w:date="2023-12-07T11:39:00Z">
          <w:r w:rsidDel="009179F5">
            <w:lastRenderedPageBreak/>
            <w:delText>Highlights</w:delText>
          </w:r>
          <w:commentRangeEnd w:id="787"/>
          <w:r w:rsidDel="009179F5">
            <w:rPr>
              <w:rStyle w:val="CommentReference"/>
              <w:rFonts w:eastAsiaTheme="minorHAnsi" w:cstheme="minorBidi"/>
              <w:b w:val="0"/>
              <w:lang w:val="en-US"/>
            </w:rPr>
            <w:commentReference w:id="787"/>
          </w:r>
        </w:del>
      </w:ins>
      <w:commentRangeEnd w:id="788"/>
      <w:del w:id="791" w:author="My Luong Vuong" w:date="2023-12-07T11:39:00Z">
        <w:r w:rsidR="009179F5" w:rsidDel="009179F5">
          <w:rPr>
            <w:rStyle w:val="CommentReference"/>
            <w:rFonts w:cstheme="minorHAnsi"/>
            <w:b w:val="0"/>
          </w:rPr>
          <w:commentReference w:id="788"/>
        </w:r>
      </w:del>
    </w:p>
    <w:p w14:paraId="2B9667B9" w14:textId="6253FB5D" w:rsidR="0064343D" w:rsidDel="009179F5" w:rsidRDefault="0064343D" w:rsidP="00593CAA">
      <w:pPr>
        <w:rPr>
          <w:ins w:id="792" w:author="Erwin Dreesen" w:date="2023-11-30T08:30:00Z"/>
          <w:del w:id="793" w:author="My Luong Vuong" w:date="2023-12-07T11:39:00Z"/>
        </w:rPr>
      </w:pPr>
    </w:p>
    <w:p w14:paraId="191F16C9" w14:textId="64C35443" w:rsidR="0064343D" w:rsidRPr="00845D5D" w:rsidDel="009179F5" w:rsidRDefault="0064343D" w:rsidP="00593CAA">
      <w:pPr>
        <w:rPr>
          <w:ins w:id="794" w:author="Erwin Dreesen" w:date="2023-11-30T08:29:00Z"/>
          <w:del w:id="795" w:author="My Luong Vuong" w:date="2023-12-07T11:39:00Z"/>
        </w:rPr>
      </w:pPr>
      <w:ins w:id="796" w:author="Erwin Dreesen" w:date="2023-11-30T08:30:00Z">
        <w:del w:id="797" w:author="My Luong Vuong" w:date="2023-12-07T11:39:00Z">
          <w:r w:rsidDel="009179F5">
            <w:delText>I think you forgot these.</w:delText>
          </w:r>
        </w:del>
      </w:ins>
    </w:p>
    <w:p w14:paraId="0503BD17" w14:textId="77777777" w:rsidR="0064343D" w:rsidRPr="00E03B11" w:rsidRDefault="0064343D" w:rsidP="00593CAA"/>
    <w:p w14:paraId="33115127" w14:textId="77777777" w:rsidR="00D55C90" w:rsidRPr="00E03B11" w:rsidRDefault="00D55C90" w:rsidP="00593CAA">
      <w:r w:rsidRPr="00E03B11">
        <w:br w:type="page"/>
      </w:r>
    </w:p>
    <w:p w14:paraId="1F091AAD" w14:textId="219EC2AB" w:rsidR="0021227E" w:rsidRPr="00E03B11" w:rsidRDefault="00680222" w:rsidP="00593CAA">
      <w:pPr>
        <w:pStyle w:val="Heading1"/>
      </w:pPr>
      <w:commentRangeStart w:id="798"/>
      <w:r w:rsidRPr="00E03B11">
        <w:lastRenderedPageBreak/>
        <w:t>Introduction</w:t>
      </w:r>
      <w:commentRangeEnd w:id="798"/>
      <w:r w:rsidR="00C76402">
        <w:rPr>
          <w:rStyle w:val="CommentReference"/>
          <w:rFonts w:cstheme="minorHAnsi"/>
          <w:b w:val="0"/>
        </w:rPr>
        <w:commentReference w:id="798"/>
      </w:r>
    </w:p>
    <w:p w14:paraId="30EFE36F" w14:textId="0C6BFF71" w:rsidR="001F6035" w:rsidRPr="00593CAA" w:rsidRDefault="0077091E" w:rsidP="00593CAA">
      <w:bookmarkStart w:id="799" w:name="_Hlk136852117"/>
      <w:r w:rsidRPr="00593CAA">
        <w:t>Invasive</w:t>
      </w:r>
      <w:r w:rsidRPr="00F47C81">
        <w:t xml:space="preserve"> </w:t>
      </w:r>
      <w:r w:rsidRPr="00593CAA">
        <w:t>candidiasis</w:t>
      </w:r>
      <w:r w:rsidR="00B52BCD" w:rsidRPr="00593CAA">
        <w:t xml:space="preserve">, including </w:t>
      </w:r>
      <w:proofErr w:type="spellStart"/>
      <w:r w:rsidR="00D17D9D" w:rsidRPr="00593CAA">
        <w:t>candid</w:t>
      </w:r>
      <w:r w:rsidR="0093234B" w:rsidRPr="00593CAA">
        <w:t>a</w:t>
      </w:r>
      <w:r w:rsidR="00D17D9D" w:rsidRPr="00593CAA">
        <w:t>emia</w:t>
      </w:r>
      <w:proofErr w:type="spellEnd"/>
      <w:r w:rsidR="00B52BCD" w:rsidRPr="00593CAA">
        <w:t>,</w:t>
      </w:r>
      <w:r w:rsidRPr="00593CAA">
        <w:t xml:space="preserve"> </w:t>
      </w:r>
      <w:r w:rsidR="00851815" w:rsidRPr="00593CAA">
        <w:t>remain</w:t>
      </w:r>
      <w:r w:rsidR="00B52BCD" w:rsidRPr="00593CAA">
        <w:t>s</w:t>
      </w:r>
      <w:r w:rsidRPr="00593CAA">
        <w:t xml:space="preserve"> a </w:t>
      </w:r>
      <w:r w:rsidR="00F8210C" w:rsidRPr="00593CAA">
        <w:t xml:space="preserve">serious </w:t>
      </w:r>
      <w:r w:rsidRPr="00593CAA">
        <w:t xml:space="preserve">complication that commonly </w:t>
      </w:r>
      <w:r w:rsidR="00C12981" w:rsidRPr="00593CAA">
        <w:t xml:space="preserve">occurs </w:t>
      </w:r>
      <w:r w:rsidRPr="00593CAA">
        <w:t>in patients</w:t>
      </w:r>
      <w:r w:rsidR="00C12981" w:rsidRPr="00593CAA">
        <w:t xml:space="preserve"> suffering</w:t>
      </w:r>
      <w:r w:rsidRPr="00593CAA">
        <w:t xml:space="preserve"> </w:t>
      </w:r>
      <w:r w:rsidR="00C12981" w:rsidRPr="00593CAA">
        <w:t>from</w:t>
      </w:r>
      <w:r w:rsidRPr="00593CAA">
        <w:t xml:space="preserve"> one or more underlying medical conditions</w:t>
      </w:r>
      <w:r w:rsidR="00BE6E8E" w:rsidRPr="00593CAA">
        <w:t xml:space="preserve"> such as immunosuppression</w:t>
      </w:r>
      <w:r w:rsidR="00C12981" w:rsidRPr="00593CAA">
        <w:t>,</w:t>
      </w:r>
      <w:r w:rsidR="00DD5487" w:rsidRPr="00593CAA">
        <w:t xml:space="preserve"> </w:t>
      </w:r>
      <w:r w:rsidR="00956C10" w:rsidRPr="00593CAA">
        <w:t>(abdominal) surgery</w:t>
      </w:r>
      <w:r w:rsidR="006D7B3F" w:rsidRPr="00593CAA">
        <w:t>,</w:t>
      </w:r>
      <w:r w:rsidR="00956C10" w:rsidRPr="00593CAA">
        <w:t xml:space="preserve"> or </w:t>
      </w:r>
      <w:proofErr w:type="spellStart"/>
      <w:r w:rsidR="00956C10" w:rsidRPr="00593CAA">
        <w:t>criticall</w:t>
      </w:r>
      <w:proofErr w:type="spellEnd"/>
      <w:r w:rsidR="00956C10" w:rsidRPr="00593CAA">
        <w:t xml:space="preserve"> illness</w:t>
      </w:r>
      <w:ins w:id="800" w:author="My Luong Vuong" w:date="2023-12-07T11:00:00Z">
        <w:r w:rsidR="00F20F50">
          <w:fldChar w:fldCharType="begin">
            <w:fldData xml:space="preserve">PEVuZE5vdGU+PENpdGU+PEF1dGhvcj5Db3JuZWx5PC9BdXRob3I+PFllYXI+MjAxMjwvWWVhcj48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</w:fldData>
          </w:fldChar>
        </w:r>
        <w:r w:rsidR="00F20F50">
          <w:instrText xml:space="preserve"> ADDIN EN.CITE </w:instrText>
        </w:r>
        <w:r w:rsidR="00F20F50">
          <w:fldChar w:fldCharType="begin">
            <w:fldData xml:space="preserve">PEVuZE5vdGU+PENpdGU+PEF1dGhvcj5Db3JuZWx5PC9BdXRob3I+PFllYXI+MjAxMjwvWWVhcj48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</w:fldData>
          </w:fldChar>
        </w:r>
        <w:r w:rsidR="00F20F50">
          <w:instrText xml:space="preserve"> ADDIN EN.CITE.DATA </w:instrText>
        </w:r>
        <w:r w:rsidR="00F20F50">
          <w:fldChar w:fldCharType="end"/>
        </w:r>
      </w:ins>
      <w:r w:rsidR="00F20F50">
        <w:fldChar w:fldCharType="separate"/>
      </w:r>
      <w:ins w:id="801" w:author="My Luong Vuong" w:date="2023-12-07T11:00:00Z">
        <w:r w:rsidR="00F20F50">
          <w:rPr>
            <w:noProof/>
          </w:rPr>
          <w:t> [1]</w:t>
        </w:r>
        <w:r w:rsidR="00F20F50">
          <w:fldChar w:fldCharType="end"/>
        </w:r>
      </w:ins>
      <w:del w:id="802" w:author="My Luong Vuong" w:date="2023-12-07T10:57:00Z">
        <w:r w:rsidR="00965426" w:rsidRPr="00593CAA" w:rsidDel="00D00482">
          <w:fldChar w:fldCharType="begin">
            <w:fldData xml:space="preserve">PEVuZE5vdGU+PENpdGU+PEF1dGhvcj5Db3JuZWx5PC9BdXRob3I+PFllYXI+MjAxMjwvWWVhcj48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</w:fldData>
          </w:fldChar>
        </w:r>
        <w:r w:rsidR="00217BF7" w:rsidRPr="00593CAA" w:rsidDel="00D00482">
          <w:delInstrText xml:space="preserve"> ADDIN EN.CITE </w:delInstrText>
        </w:r>
        <w:r w:rsidR="00217BF7" w:rsidRPr="00593CAA" w:rsidDel="00D00482">
          <w:fldChar w:fldCharType="begin">
            <w:fldData xml:space="preserve">PEVuZE5vdGU+PENpdGU+PEF1dGhvcj5Db3JuZWx5PC9BdXRob3I+PFllYXI+MjAxMjwvWWVhcj48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</w:fldData>
          </w:fldChar>
        </w:r>
        <w:r w:rsidR="00217BF7" w:rsidRPr="00593CAA" w:rsidDel="00D00482">
          <w:delInstrText xml:space="preserve"> ADDIN EN.CITE.DATA </w:delInstrText>
        </w:r>
        <w:r w:rsidR="00217BF7" w:rsidRPr="00593CAA" w:rsidDel="00D00482">
          <w:fldChar w:fldCharType="end"/>
        </w:r>
        <w:r w:rsidR="00965426" w:rsidRPr="00593CAA" w:rsidDel="00D00482">
          <w:fldChar w:fldCharType="separate"/>
        </w:r>
        <w:r w:rsidR="00217BF7" w:rsidRPr="00F47C81" w:rsidDel="00D00482">
          <w:delText> [1]</w:delText>
        </w:r>
        <w:r w:rsidR="00965426" w:rsidRPr="00593CAA" w:rsidDel="00D00482">
          <w:fldChar w:fldCharType="end"/>
        </w:r>
      </w:del>
      <w:r w:rsidR="008A4138" w:rsidRPr="00593CAA">
        <w:t>.</w:t>
      </w:r>
      <w:r w:rsidR="001F6035" w:rsidRPr="00593CAA">
        <w:t xml:space="preserve"> </w:t>
      </w:r>
      <w:proofErr w:type="spellStart"/>
      <w:r w:rsidR="00B52BCD" w:rsidRPr="00593CAA">
        <w:t>Candid</w:t>
      </w:r>
      <w:r w:rsidR="009D6045" w:rsidRPr="00593CAA">
        <w:t>a</w:t>
      </w:r>
      <w:r w:rsidR="00B52BCD" w:rsidRPr="00593CAA">
        <w:t>emia</w:t>
      </w:r>
      <w:proofErr w:type="spellEnd"/>
      <w:r w:rsidR="00B52BCD" w:rsidRPr="00593CAA">
        <w:t xml:space="preserve"> is linked to a crude mortality rate of 28% and an attributable mortality rate of 11%</w:t>
      </w:r>
      <w:r w:rsidR="009A2901" w:rsidRPr="00593CAA">
        <w:fldChar w:fldCharType="begin"/>
      </w:r>
      <w:ins w:id="803" w:author="My Luong Vuong" w:date="2023-12-07T11:00:00Z">
        <w:r w:rsidR="00F20F50">
          <w:instrText xml:space="preserve"> ADDIN EN.CITE &lt;EndNote&gt;&lt;Cite&gt;&lt;Author&gt;Chen&lt;/Author&gt;&lt;Year&gt;2006&lt;/Year&gt;&lt;RecNum&gt;2&lt;/RecNum&gt;&lt;DisplayText&gt; [2]&lt;/DisplayText&gt;&lt;record&gt;&lt;rec-number&gt;2&lt;/rec-number&gt;&lt;foreign-keys&gt;&lt;key app="EN" db-id="xred9e5sg009pcetsepxtfs0dwxsa5rzvawx" timestamp="1682585399"&gt;2&lt;/key&gt;&lt;/foreign-keys&gt;&lt;ref-type name="Journal Article"&gt;17&lt;/ref-type&gt;&lt;contributors&gt;&lt;authors&gt;&lt;author&gt;Chen, S.&lt;/author&gt;&lt;author&gt;Slavin, M.&lt;/author&gt;&lt;author&gt;Nguyen, Q.&lt;/author&gt;&lt;author&gt;Marriott, D.&lt;/author&gt;&lt;author&gt;Playford, E. G.&lt;/author&gt;&lt;author&gt;Ellis, D.&lt;/author&gt;&lt;author&gt;Sorrell, T.&lt;/author&gt;&lt;/authors&gt;&lt;/contributors&gt;&lt;auth-address&gt;Westmead Hospital, Westmead, New South Wales, Australia. sharonc@icpmr.wsahs.nsw.gov.au&lt;/auth-address&gt;&lt;titles&gt;&lt;title&gt;Active surveillance for candidemia, Australia&lt;/title&gt;&lt;secondary-title&gt;Emerg Infect Dis&lt;/secondary-title&gt;&lt;/titles&gt;&lt;periodical&gt;&lt;full-title&gt;Emerg Infect Dis&lt;/full-title&gt;&lt;/periodical&gt;&lt;pages&gt;1508-16&lt;/pages&gt;&lt;volume&gt;12&lt;/volume&gt;&lt;number&gt;10&lt;/number&gt;&lt;keywords&gt;&lt;keyword&gt;Adolescent&lt;/keyword&gt;&lt;keyword&gt;Adult&lt;/keyword&gt;&lt;keyword&gt;Aged&lt;/keyword&gt;&lt;keyword&gt;Australia/epidemiology&lt;/keyword&gt;&lt;keyword&gt;Candidiasis/*epidemiology/mortality/therapy&lt;/keyword&gt;&lt;keyword&gt;Child&lt;/keyword&gt;&lt;keyword&gt;Child, Preschool&lt;/keyword&gt;&lt;keyword&gt;Cross Infection/*epidemiology/microbiology&lt;/keyword&gt;&lt;keyword&gt;Fungemia/*epidemiology/*microbiology/mortality/therapy&lt;/keyword&gt;&lt;keyword&gt;Humans&lt;/keyword&gt;&lt;keyword&gt;Incidence&lt;/keyword&gt;&lt;keyword&gt;Infant&lt;/keyword&gt;&lt;keyword&gt;Infant, Newborn&lt;/keyword&gt;&lt;keyword&gt;Middle Aged&lt;/keyword&gt;&lt;keyword&gt;Retrospective Studies&lt;/keyword&gt;&lt;keyword&gt;Risk Factors&lt;/keyword&gt;&lt;/keywords&gt;&lt;dates&gt;&lt;year&gt;2006&lt;/year&gt;&lt;pub-dates&gt;&lt;date&gt;Oct&lt;/date&gt;&lt;/pub-dates&gt;&lt;/dates&gt;&lt;isbn&gt;1080-6040 (Print)&amp;#xD;1080-6040&lt;/isbn&gt;&lt;accession-num&gt;17176564&lt;/accession-num&gt;&lt;urls&gt;&lt;/urls&gt;&lt;custom2&gt;PMC3290948&lt;/custom2&gt;&lt;electronic-resource-num&gt;10.3201/eid1210.060389&lt;/electronic-resource-num&gt;&lt;remote-database-provider&gt;NLM&lt;/remote-database-provider&gt;&lt;language&gt;eng&lt;/language&gt;&lt;/record&gt;&lt;/Cite&gt;&lt;/EndNote&gt;</w:instrText>
        </w:r>
      </w:ins>
      <w:del w:id="804" w:author="My Luong Vuong" w:date="2023-12-07T10:58:00Z">
        <w:r w:rsidR="00217BF7" w:rsidRPr="00593CAA" w:rsidDel="00D00482">
          <w:delInstrText xml:space="preserve"> ADDIN EN.CITE &lt;EndNote&gt;&lt;Cite&gt;&lt;Author&gt;Chen&lt;/Author&gt;&lt;Year&gt;2006&lt;/Year&gt;&lt;RecNum&gt;2&lt;/RecNum&gt;&lt;DisplayText&gt; [2]&lt;/DisplayText&gt;&lt;record&gt;&lt;rec-number&gt;2&lt;/rec-number&gt;&lt;foreign-keys&gt;&lt;key app="EN" db-id="xred9e5sg009pcetsepxtfs0dwxsa5rzvawx" timestamp="1682585399"&gt;2&lt;/key&gt;&lt;/foreign-keys&gt;&lt;ref-type name="Journal Article"&gt;17&lt;/ref-type&gt;&lt;contributors&gt;&lt;authors&gt;&lt;author&gt;Chen, S.&lt;/author&gt;&lt;author&gt;Slavin, M.&lt;/author&gt;&lt;author&gt;Nguyen, Q.&lt;/author&gt;&lt;author&gt;Marriott, D.&lt;/author&gt;&lt;author&gt;Playford, E. G.&lt;/author&gt;&lt;author&gt;Ellis, D.&lt;/author&gt;&lt;author&gt;Sorrell, T.&lt;/author&gt;&lt;/authors&gt;&lt;/contributors&gt;&lt;auth-address&gt;Westmead Hospital, Westmead, New South Wales, Australia. sharonc@icpmr.wsahs.nsw.gov.au&lt;/auth-address&gt;&lt;titles&gt;&lt;title&gt;Active surveillance for candidemia, Australia&lt;/title&gt;&lt;secondary-title&gt;Emerg Infect Dis&lt;/secondary-title&gt;&lt;/titles&gt;&lt;periodical&gt;&lt;full-title&gt;Emerg Infect Dis&lt;/full-title&gt;&lt;/periodical&gt;&lt;pages&gt;1508-16&lt;/pages&gt;&lt;volume&gt;12&lt;/volume&gt;&lt;number&gt;10&lt;/number&gt;&lt;keywords&gt;&lt;keyword&gt;Adolescent&lt;/keyword&gt;&lt;keyword&gt;Adult&lt;/keyword&gt;&lt;keyword&gt;Aged&lt;/keyword&gt;&lt;keyword&gt;Australia/epidemiology&lt;/keyword&gt;&lt;keyword&gt;Candidiasis/*epidemiology/mortality/therapy&lt;/keyword&gt;&lt;keyword&gt;Child&lt;/keyword&gt;&lt;keyword&gt;Child, Preschool&lt;/keyword&gt;&lt;keyword&gt;Cross Infection/*epidemiology/microbiology&lt;/keyword&gt;&lt;keyword&gt;Fungemia/*epidemiology/*microbiology/mortality/therapy&lt;/keyword&gt;&lt;keyword&gt;Humans&lt;/keyword&gt;&lt;keyword&gt;Incidence&lt;/keyword&gt;&lt;keyword&gt;Infant&lt;/keyword&gt;&lt;keyword&gt;Infant, Newborn&lt;/keyword&gt;&lt;keyword&gt;Middle Aged&lt;/keyword&gt;&lt;keyword&gt;Retrospective Studies&lt;/keyword&gt;&lt;keyword&gt;Risk Factors&lt;/keyword&gt;&lt;/keywords&gt;&lt;dates&gt;&lt;year&gt;2006&lt;/year&gt;&lt;pub-dates&gt;&lt;date&gt;Oct&lt;/date&gt;&lt;/pub-dates&gt;&lt;/dates&gt;&lt;isbn&gt;1080-6040 (Print)&amp;#xD;1080-6040&lt;/isbn&gt;&lt;accession-num&gt;17176564&lt;/accession-num&gt;&lt;urls&gt;&lt;/urls&gt;&lt;custom2&gt;PMC3290948&lt;/custom2&gt;&lt;electronic-resource-num&gt;10.3201/eid1210.060389&lt;/electronic-resource-num&gt;&lt;remote-database-provider&gt;NLM&lt;/remote-database-provider&gt;&lt;language&gt;eng&lt;/language&gt;&lt;/record&gt;&lt;/Cite&gt;&lt;/EndNote&gt;</w:delInstrText>
        </w:r>
      </w:del>
      <w:r w:rsidR="009A2901" w:rsidRPr="00593CAA">
        <w:fldChar w:fldCharType="separate"/>
      </w:r>
      <w:ins w:id="805" w:author="My Luong Vuong" w:date="2023-12-07T11:00:00Z">
        <w:r w:rsidR="00F20F50">
          <w:rPr>
            <w:noProof/>
          </w:rPr>
          <w:t> [2]</w:t>
        </w:r>
      </w:ins>
      <w:del w:id="806" w:author="My Luong Vuong" w:date="2023-12-07T10:58:00Z">
        <w:r w:rsidR="00217BF7" w:rsidRPr="00F47C81" w:rsidDel="00D00482">
          <w:rPr>
            <w:noProof/>
          </w:rPr>
          <w:delText> [2]</w:delText>
        </w:r>
      </w:del>
      <w:r w:rsidR="009A2901" w:rsidRPr="00593CAA">
        <w:fldChar w:fldCharType="end"/>
      </w:r>
      <w:r w:rsidR="00CD47B2" w:rsidRPr="00593CAA">
        <w:t>.</w:t>
      </w:r>
      <w:r w:rsidR="00B52BCD" w:rsidRPr="00593CAA">
        <w:t xml:space="preserve"> </w:t>
      </w:r>
      <w:r w:rsidR="008007DC" w:rsidRPr="00593CAA">
        <w:t xml:space="preserve">However, in </w:t>
      </w:r>
      <w:r w:rsidR="00384D0A" w:rsidRPr="00593CAA">
        <w:t xml:space="preserve">patients admitted </w:t>
      </w:r>
      <w:r w:rsidR="006D7B3F" w:rsidRPr="00593CAA">
        <w:t xml:space="preserve">to </w:t>
      </w:r>
      <w:r w:rsidR="00384D0A" w:rsidRPr="00593CAA">
        <w:t>the intensive care unit (ICU)</w:t>
      </w:r>
      <w:r w:rsidR="008007DC" w:rsidRPr="00593CAA">
        <w:t>, these rates increase sharply to 60% and 40%, respectively</w:t>
      </w:r>
      <w:r w:rsidR="004818BF" w:rsidRPr="00593CAA">
        <w:fldChar w:fldCharType="begin"/>
      </w:r>
      <w:ins w:id="807" w:author="My Luong Vuong" w:date="2023-12-07T11:00:00Z">
        <w:r w:rsidR="00F20F50">
          <w:instrText xml:space="preserve"> ADDIN EN.CITE &lt;EndNote&gt;&lt;Cite&gt;&lt;Author&gt;Eggimann&lt;/Author&gt;&lt;Year&gt;2003&lt;/Year&gt;&lt;RecNum&gt;3&lt;/RecNum&gt;&lt;DisplayText&gt; [3]&lt;/DisplayText&gt;&lt;record&gt;&lt;rec-number&gt;3&lt;/rec-number&gt;&lt;foreign-keys&gt;&lt;key app="EN" db-id="xred9e5sg009pcetsepxtfs0dwxsa5rzvawx" timestamp="1682585460"&gt;3&lt;/key&gt;&lt;/foreign-keys&gt;&lt;ref-type name="Journal Article"&gt;17&lt;/ref-type&gt;&lt;contributors&gt;&lt;authors&gt;&lt;author&gt;Eggimann, P.&lt;/author&gt;&lt;author&gt;Garbino, J.&lt;/author&gt;&lt;author&gt;Pittet, D.&lt;/author&gt;&lt;/authors&gt;&lt;/contributors&gt;&lt;auth-address&gt;Medical Clinic II, the Medical Intensive Care Unit and the Infection Control Programme, Department of Internal Medicine, University of Geneva Hospitals, Geneva, Switzerland.&lt;/auth-address&gt;&lt;titles&gt;&lt;title&gt;Epidemiology of Candida species infections in critically ill non-immunosuppressed patients&lt;/title&gt;&lt;secondary-title&gt;Lancet Infect Dis&lt;/secondary-title&gt;&lt;/titles&gt;&lt;periodical&gt;&lt;full-title&gt;Lancet Infect Dis&lt;/full-title&gt;&lt;/periodical&gt;&lt;pages&gt;685-702&lt;/pages&gt;&lt;volume&gt;3&lt;/volume&gt;&lt;number&gt;11&lt;/number&gt;&lt;keywords&gt;&lt;keyword&gt;Antifungal Agents/*therapeutic use&lt;/keyword&gt;&lt;keyword&gt;Candida/*drug effects/isolation &amp;amp; purification&lt;/keyword&gt;&lt;keyword&gt;Candidiasis/drug therapy/*epidemiology/physiopathology&lt;/keyword&gt;&lt;keyword&gt;Cross Infection/drug therapy/*epidemiology/physiopathology&lt;/keyword&gt;&lt;keyword&gt;Global Health&lt;/keyword&gt;&lt;keyword&gt;Humans&lt;/keyword&gt;&lt;keyword&gt;Incidence&lt;/keyword&gt;&lt;keyword&gt;Intensive Care Units&lt;/keyword&gt;&lt;keyword&gt;Microbial Sensitivity Tests&lt;/keyword&gt;&lt;keyword&gt;*Population Surveillance&lt;/keyword&gt;&lt;keyword&gt;Risk Factors&lt;/keyword&gt;&lt;keyword&gt;Species Specificity&lt;/keyword&gt;&lt;/keywords&gt;&lt;dates&gt;&lt;year&gt;2003&lt;/year&gt;&lt;pub-dates&gt;&lt;date&gt;Nov&lt;/date&gt;&lt;/pub-dates&gt;&lt;/dates&gt;&lt;isbn&gt;1473-3099 (Print)&amp;#xD;1473-3099&lt;/isbn&gt;&lt;accession-num&gt;14592598&lt;/accession-num&gt;&lt;urls&gt;&lt;/urls&gt;&lt;electronic-resource-num&gt;10.1016/s1473-3099(03)00801-6&lt;/electronic-resource-num&gt;&lt;remote-database-provider&gt;NLM&lt;/remote-database-provider&gt;&lt;language&gt;eng&lt;/language&gt;&lt;/record&gt;&lt;/Cite&gt;&lt;/EndNote&gt;</w:instrText>
        </w:r>
      </w:ins>
      <w:del w:id="808" w:author="My Luong Vuong" w:date="2023-12-07T10:58:00Z">
        <w:r w:rsidR="00217BF7" w:rsidRPr="00593CAA" w:rsidDel="00D00482">
          <w:delInstrText xml:space="preserve"> ADDIN EN.CITE &lt;EndNote&gt;&lt;Cite&gt;&lt;Author&gt;Eggimann&lt;/Author&gt;&lt;Year&gt;2003&lt;/Year&gt;&lt;RecNum&gt;3&lt;/RecNum&gt;&lt;DisplayText&gt; [3]&lt;/DisplayText&gt;&lt;record&gt;&lt;rec-number&gt;3&lt;/rec-number&gt;&lt;foreign-keys&gt;&lt;key app="EN" db-id="xred9e5sg009pcetsepxtfs0dwxsa5rzvawx" timestamp="1682585460"&gt;3&lt;/key&gt;&lt;/foreign-keys&gt;&lt;ref-type name="Journal Article"&gt;17&lt;/ref-type&gt;&lt;contributors&gt;&lt;authors&gt;&lt;author&gt;Eggimann, P.&lt;/author&gt;&lt;author&gt;Garbino, J.&lt;/author&gt;&lt;author&gt;Pittet, D.&lt;/author&gt;&lt;/authors&gt;&lt;/contributors&gt;&lt;auth-address&gt;Medical Clinic II, the Medical Intensive Care Unit and the Infection Control Programme, Department of Internal Medicine, University of Geneva Hospitals, Geneva, Switzerland.&lt;/auth-address&gt;&lt;titles&gt;&lt;title&gt;Epidemiology of Candida species infections in critically ill non-immunosuppressed patients&lt;/title&gt;&lt;secondary-title&gt;Lancet Infect Dis&lt;/secondary-title&gt;&lt;/titles&gt;&lt;periodical&gt;&lt;full-title&gt;Lancet Infect Dis&lt;/full-title&gt;&lt;/periodical&gt;&lt;pages&gt;685-702&lt;/pages&gt;&lt;volume&gt;3&lt;/volume&gt;&lt;number&gt;11&lt;/number&gt;&lt;keywords&gt;&lt;keyword&gt;Antifungal Agents/*therapeutic use&lt;/keyword&gt;&lt;keyword&gt;Candida/*drug effects/isolation &amp;amp; purification&lt;/keyword&gt;&lt;keyword&gt;Candidiasis/drug therapy/*epidemiology/physiopathology&lt;/keyword&gt;&lt;keyword&gt;Cross Infection/drug therapy/*epidemiology/physiopathology&lt;/keyword&gt;&lt;keyword&gt;Global Health&lt;/keyword&gt;&lt;keyword&gt;Humans&lt;/keyword&gt;&lt;keyword&gt;Incidence&lt;/keyword&gt;&lt;keyword&gt;Intensive Care Units&lt;/keyword&gt;&lt;keyword&gt;Microbial Sensitivity Tests&lt;/keyword&gt;&lt;keyword&gt;*Population Surveillance&lt;/keyword&gt;&lt;keyword&gt;Risk Factors&lt;/keyword&gt;&lt;keyword&gt;Species Specificity&lt;/keyword&gt;&lt;/keywords&gt;&lt;dates&gt;&lt;year&gt;2003&lt;/year&gt;&lt;pub-dates&gt;&lt;date&gt;Nov&lt;/date&gt;&lt;/pub-dates&gt;&lt;/dates&gt;&lt;isbn&gt;1473-3099 (Print)&amp;#xD;1473-3099&lt;/isbn&gt;&lt;accession-num&gt;14592598&lt;/accession-num&gt;&lt;urls&gt;&lt;/urls&gt;&lt;electronic-resource-num&gt;10.1016/s1473-3099(03)00801-6&lt;/electronic-resource-num&gt;&lt;remote-database-provider&gt;NLM&lt;/remote-database-provider&gt;&lt;language&gt;eng&lt;/language&gt;&lt;/record&gt;&lt;/Cite&gt;&lt;/EndNote&gt;</w:delInstrText>
        </w:r>
      </w:del>
      <w:r w:rsidR="004818BF" w:rsidRPr="00593CAA">
        <w:fldChar w:fldCharType="separate"/>
      </w:r>
      <w:ins w:id="809" w:author="My Luong Vuong" w:date="2023-12-07T11:00:00Z">
        <w:r w:rsidR="00F20F50">
          <w:rPr>
            <w:noProof/>
          </w:rPr>
          <w:t> [3]</w:t>
        </w:r>
      </w:ins>
      <w:del w:id="810" w:author="My Luong Vuong" w:date="2023-12-07T10:58:00Z">
        <w:r w:rsidR="00217BF7" w:rsidRPr="00F47C81" w:rsidDel="00D00482">
          <w:rPr>
            <w:noProof/>
          </w:rPr>
          <w:delText> [3]</w:delText>
        </w:r>
      </w:del>
      <w:r w:rsidR="004818BF" w:rsidRPr="00593CAA">
        <w:fldChar w:fldCharType="end"/>
      </w:r>
      <w:r w:rsidR="003F37EB" w:rsidRPr="00593CAA">
        <w:t>.</w:t>
      </w:r>
    </w:p>
    <w:p w14:paraId="501C77A0" w14:textId="7218ACA4" w:rsidR="00EA4F12" w:rsidRPr="00E03B11" w:rsidRDefault="001F6035" w:rsidP="00593CAA">
      <w:r w:rsidRPr="00E03B11">
        <w:t>Fluconazole is a</w:t>
      </w:r>
      <w:r w:rsidR="00956C10">
        <w:t>n old</w:t>
      </w:r>
      <w:r w:rsidR="004C2F56">
        <w:t xml:space="preserve"> </w:t>
      </w:r>
      <w:r w:rsidRPr="00E03B11">
        <w:t>triazole antifungal drug</w:t>
      </w:r>
      <w:r w:rsidR="000B0E5F" w:rsidRPr="00E03B11">
        <w:t xml:space="preserve"> used</w:t>
      </w:r>
      <w:r w:rsidRPr="00E03B11">
        <w:t xml:space="preserve"> for the treatment of invasive </w:t>
      </w:r>
      <w:r w:rsidRPr="00E03B11">
        <w:rPr>
          <w:iCs/>
        </w:rPr>
        <w:t>candidiasis</w:t>
      </w:r>
      <w:r w:rsidRPr="00E03B11">
        <w:t xml:space="preserve"> and </w:t>
      </w:r>
      <w:proofErr w:type="spellStart"/>
      <w:r w:rsidRPr="00E03B11">
        <w:t>candidaemia</w:t>
      </w:r>
      <w:proofErr w:type="spellEnd"/>
      <w:r w:rsidR="00985DA7">
        <w:fldChar w:fldCharType="begin">
          <w:fldData xml:space="preserve">PEVuZE5vdGU+PENpdGU+PEF1dGhvcj5UaXNzb3Q8L0F1dGhvcj48WWVhcj4yMDE3PC9ZZWFyPjxS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</w:fldData>
        </w:fldChar>
      </w:r>
      <w:ins w:id="811" w:author="My Luong Vuong" w:date="2023-12-07T11:00:00Z">
        <w:r w:rsidR="00F20F50">
          <w:instrText xml:space="preserve"> ADDIN EN.CITE </w:instrText>
        </w:r>
      </w:ins>
      <w:del w:id="812" w:author="My Luong Vuong" w:date="2023-12-07T10:58:00Z">
        <w:r w:rsidR="00985DA7" w:rsidDel="00D00482">
          <w:delInstrText xml:space="preserve"> ADDIN EN.CITE </w:delInstrText>
        </w:r>
        <w:r w:rsidR="00985DA7" w:rsidDel="00D00482">
          <w:fldChar w:fldCharType="begin">
            <w:fldData xml:space="preserve">PEVuZE5vdGU+PENpdGU+PEF1dGhvcj5UaXNzb3Q8L0F1dGhvcj48WWVhcj4yMDE3PC9ZZWFyPjxS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</w:fldData>
          </w:fldChar>
        </w:r>
        <w:r w:rsidR="00985DA7" w:rsidDel="00D00482">
          <w:delInstrText xml:space="preserve"> ADDIN EN.CITE.DATA </w:delInstrText>
        </w:r>
        <w:r w:rsidR="00985DA7" w:rsidDel="00D00482">
          <w:fldChar w:fldCharType="end"/>
        </w:r>
      </w:del>
      <w:ins w:id="813" w:author="My Luong Vuong" w:date="2023-12-07T11:00:00Z">
        <w:r w:rsidR="00F20F50">
          <w:fldChar w:fldCharType="begin">
            <w:fldData xml:space="preserve">PEVuZE5vdGU+PENpdGU+PEF1dGhvcj5UaXNzb3Q8L0F1dGhvcj48WWVhcj4yMDE3PC9ZZWFyPjxS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</w:fldData>
          </w:fldChar>
        </w:r>
        <w:r w:rsidR="00F20F50">
          <w:instrText xml:space="preserve"> ADDIN EN.CITE.DATA </w:instrText>
        </w:r>
        <w:r w:rsidR="00F20F50">
          <w:fldChar w:fldCharType="end"/>
        </w:r>
      </w:ins>
      <w:r w:rsidR="00985DA7">
        <w:fldChar w:fldCharType="separate"/>
      </w:r>
      <w:ins w:id="814" w:author="My Luong Vuong" w:date="2023-12-07T11:00:00Z">
        <w:r w:rsidR="00F20F50">
          <w:rPr>
            <w:noProof/>
          </w:rPr>
          <w:t> [4]</w:t>
        </w:r>
      </w:ins>
      <w:del w:id="815" w:author="My Luong Vuong" w:date="2023-12-07T10:58:00Z">
        <w:r w:rsidR="00985DA7" w:rsidDel="00D00482">
          <w:rPr>
            <w:noProof/>
          </w:rPr>
          <w:delText> [4]</w:delText>
        </w:r>
      </w:del>
      <w:r w:rsidR="00985DA7">
        <w:fldChar w:fldCharType="end"/>
      </w:r>
      <w:r w:rsidR="00475E0F">
        <w:t>.</w:t>
      </w:r>
      <w:r w:rsidRPr="00E03B11">
        <w:t xml:space="preserve"> It is recommended as a </w:t>
      </w:r>
      <w:r w:rsidR="00D10E7D">
        <w:t>step-down therapy</w:t>
      </w:r>
      <w:commentRangeStart w:id="816"/>
      <w:commentRangeStart w:id="817"/>
      <w:r w:rsidRPr="00E03B11">
        <w:t xml:space="preserve"> </w:t>
      </w:r>
      <w:commentRangeEnd w:id="816"/>
      <w:r w:rsidR="00AA7611">
        <w:rPr>
          <w:rStyle w:val="CommentReference"/>
        </w:rPr>
        <w:commentReference w:id="816"/>
      </w:r>
      <w:commentRangeEnd w:id="817"/>
      <w:r w:rsidR="007559CA">
        <w:rPr>
          <w:rStyle w:val="CommentReference"/>
        </w:rPr>
        <w:commentReference w:id="817"/>
      </w:r>
      <w:r w:rsidR="009D1844">
        <w:t xml:space="preserve">to echinocandins </w:t>
      </w:r>
      <w:r w:rsidRPr="00E03B11">
        <w:t xml:space="preserve">against fluconazole-susceptible </w:t>
      </w:r>
      <w:r w:rsidR="00660A4A" w:rsidRPr="00660A4A">
        <w:rPr>
          <w:i/>
          <w:iCs/>
        </w:rPr>
        <w:t>Candida</w:t>
      </w:r>
      <w:r w:rsidR="00660A4A">
        <w:t xml:space="preserve"> </w:t>
      </w:r>
      <w:r w:rsidRPr="00E03B11">
        <w:t xml:space="preserve">species, </w:t>
      </w:r>
      <w:r w:rsidR="00717F95">
        <w:t>and a drug of choice for</w:t>
      </w:r>
      <w:r w:rsidRPr="00E03B11">
        <w:t xml:space="preserve"> </w:t>
      </w:r>
      <w:r w:rsidRPr="00E03B11">
        <w:rPr>
          <w:i/>
        </w:rPr>
        <w:t xml:space="preserve">Candida </w:t>
      </w:r>
      <w:proofErr w:type="spellStart"/>
      <w:r w:rsidRPr="00E03B11">
        <w:rPr>
          <w:i/>
        </w:rPr>
        <w:t>parapsilosis</w:t>
      </w:r>
      <w:proofErr w:type="spellEnd"/>
      <w:r w:rsidR="000C409D">
        <w:rPr>
          <w:i/>
        </w:rPr>
        <w:fldChar w:fldCharType="begin">
          <w:fldData xml:space="preserve">PEVuZE5vdGU+PENpdGU+PEF1dGhvcj5UaXNzb3Q8L0F1dGhvcj48WWVhcj4yMDE3PC9ZZWFyPjxS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</w:fldData>
        </w:fldChar>
      </w:r>
      <w:ins w:id="818" w:author="My Luong Vuong" w:date="2023-12-07T11:00:00Z">
        <w:r w:rsidR="00F20F50">
          <w:rPr>
            <w:i/>
          </w:rPr>
          <w:instrText xml:space="preserve"> ADDIN EN.CITE </w:instrText>
        </w:r>
      </w:ins>
      <w:del w:id="819" w:author="My Luong Vuong" w:date="2023-12-07T10:58:00Z">
        <w:r w:rsidR="000C409D" w:rsidDel="00D00482">
          <w:rPr>
            <w:i/>
          </w:rPr>
          <w:delInstrText xml:space="preserve"> ADDIN EN.CITE </w:delInstrText>
        </w:r>
        <w:r w:rsidR="000C409D" w:rsidDel="00D00482">
          <w:rPr>
            <w:i/>
          </w:rPr>
          <w:fldChar w:fldCharType="begin">
            <w:fldData xml:space="preserve">PEVuZE5vdGU+PENpdGU+PEF1dGhvcj5UaXNzb3Q8L0F1dGhvcj48WWVhcj4yMDE3PC9ZZWFyPjxS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</w:fldData>
          </w:fldChar>
        </w:r>
        <w:r w:rsidR="000C409D" w:rsidDel="00D00482">
          <w:rPr>
            <w:i/>
          </w:rPr>
          <w:delInstrText xml:space="preserve"> ADDIN EN.CITE.DATA </w:delInstrText>
        </w:r>
        <w:r w:rsidR="000C409D" w:rsidDel="00D00482">
          <w:rPr>
            <w:i/>
          </w:rPr>
        </w:r>
        <w:r w:rsidR="000C409D" w:rsidDel="00D00482">
          <w:rPr>
            <w:i/>
          </w:rPr>
          <w:fldChar w:fldCharType="end"/>
        </w:r>
        <w:r w:rsidR="000C409D" w:rsidDel="00D00482">
          <w:rPr>
            <w:i/>
          </w:rPr>
        </w:r>
      </w:del>
      <w:ins w:id="820" w:author="My Luong Vuong" w:date="2023-12-07T11:00:00Z">
        <w:r w:rsidR="00F20F50">
          <w:rPr>
            <w:i/>
          </w:rPr>
          <w:fldChar w:fldCharType="begin">
            <w:fldData xml:space="preserve">PEVuZE5vdGU+PENpdGU+PEF1dGhvcj5UaXNzb3Q8L0F1dGhvcj48WWVhcj4yMDE3PC9ZZWFyPjxS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</w:fldData>
          </w:fldChar>
        </w:r>
        <w:r w:rsidR="00F20F50">
          <w:rPr>
            <w:i/>
          </w:rPr>
          <w:instrText xml:space="preserve"> ADDIN EN.CITE.DATA </w:instrText>
        </w:r>
        <w:r w:rsidR="00F20F50">
          <w:rPr>
            <w:i/>
          </w:rPr>
        </w:r>
        <w:r w:rsidR="00F20F50">
          <w:rPr>
            <w:i/>
          </w:rPr>
          <w:fldChar w:fldCharType="end"/>
        </w:r>
      </w:ins>
      <w:r w:rsidR="000C409D">
        <w:rPr>
          <w:i/>
        </w:rPr>
        <w:fldChar w:fldCharType="separate"/>
      </w:r>
      <w:ins w:id="821" w:author="My Luong Vuong" w:date="2023-12-07T11:00:00Z">
        <w:r w:rsidR="00F20F50">
          <w:rPr>
            <w:i/>
            <w:noProof/>
          </w:rPr>
          <w:t> [4]</w:t>
        </w:r>
      </w:ins>
      <w:del w:id="822" w:author="My Luong Vuong" w:date="2023-12-07T10:58:00Z">
        <w:r w:rsidR="000C409D" w:rsidDel="00D00482">
          <w:rPr>
            <w:i/>
            <w:noProof/>
          </w:rPr>
          <w:delText> </w:delText>
        </w:r>
        <w:r w:rsidR="000C409D" w:rsidRPr="000C409D" w:rsidDel="00D00482">
          <w:rPr>
            <w:iCs/>
            <w:noProof/>
          </w:rPr>
          <w:delText>[4]</w:delText>
        </w:r>
      </w:del>
      <w:r w:rsidR="000C409D">
        <w:rPr>
          <w:i/>
        </w:rPr>
        <w:fldChar w:fldCharType="end"/>
      </w:r>
      <w:r w:rsidR="00566CA6">
        <w:t>.</w:t>
      </w:r>
      <w:r w:rsidRPr="00E03B11">
        <w:t xml:space="preserve"> It is frequently used</w:t>
      </w:r>
      <w:r w:rsidR="000B0E5F" w:rsidRPr="00E03B11">
        <w:t xml:space="preserve"> </w:t>
      </w:r>
      <w:r w:rsidR="00461C04">
        <w:t>thanks to</w:t>
      </w:r>
      <w:r w:rsidR="000B0E5F" w:rsidRPr="00E03B11">
        <w:t xml:space="preserve"> its</w:t>
      </w:r>
      <w:r w:rsidR="00461C04">
        <w:t xml:space="preserve"> good</w:t>
      </w:r>
      <w:r w:rsidR="000B0E5F" w:rsidRPr="00E03B11">
        <w:t xml:space="preserve"> safety</w:t>
      </w:r>
      <w:r w:rsidR="00461C04">
        <w:t xml:space="preserve"> profile</w:t>
      </w:r>
      <w:r w:rsidR="000B0E5F" w:rsidRPr="00E03B11">
        <w:t>, good tissue penetration</w:t>
      </w:r>
      <w:r w:rsidR="00EF5D43">
        <w:t>,</w:t>
      </w:r>
      <w:r w:rsidR="000B0E5F" w:rsidRPr="00E03B11">
        <w:t xml:space="preserve"> and </w:t>
      </w:r>
      <w:r w:rsidRPr="00E03B11">
        <w:t>lower cost compared to echinocandins</w:t>
      </w:r>
      <w:r w:rsidR="00CB214F" w:rsidRPr="00E03B11">
        <w:fldChar w:fldCharType="begin">
          <w:fldData xml:space="preserve">PEVuZE5vdGU+PENpdGU+PEF1dGhvcj5QYXBwYXM8L0F1dGhvcj48WWVhcj4yMDE2PC9ZZWFyPjxS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</w:fldData>
        </w:fldChar>
      </w:r>
      <w:ins w:id="823" w:author="My Luong Vuong" w:date="2023-12-07T11:00:00Z">
        <w:r w:rsidR="00F20F50">
          <w:instrText xml:space="preserve"> ADDIN EN.CITE </w:instrText>
        </w:r>
      </w:ins>
      <w:del w:id="824" w:author="My Luong Vuong" w:date="2023-12-07T10:58:00Z">
        <w:r w:rsidR="00D63F62" w:rsidDel="00D00482">
          <w:delInstrText xml:space="preserve"> ADDIN EN.CITE </w:delInstrText>
        </w:r>
        <w:r w:rsidR="00D63F62" w:rsidDel="00D00482">
          <w:fldChar w:fldCharType="begin">
            <w:fldData xml:space="preserve">PEVuZE5vdGU+PENpdGU+PEF1dGhvcj5QYXBwYXM8L0F1dGhvcj48WWVhcj4yMDE2PC9ZZWFyPjxS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</w:fldData>
          </w:fldChar>
        </w:r>
        <w:r w:rsidR="00D63F62" w:rsidDel="00D00482">
          <w:delInstrText xml:space="preserve"> ADDIN EN.CITE.DATA </w:delInstrText>
        </w:r>
        <w:r w:rsidR="00D63F62" w:rsidDel="00D00482">
          <w:fldChar w:fldCharType="end"/>
        </w:r>
      </w:del>
      <w:ins w:id="825" w:author="My Luong Vuong" w:date="2023-12-07T11:00:00Z">
        <w:r w:rsidR="00F20F50">
          <w:fldChar w:fldCharType="begin">
            <w:fldData xml:space="preserve">PEVuZE5vdGU+PENpdGU+PEF1dGhvcj5QYXBwYXM8L0F1dGhvcj48WWVhcj4yMDE2PC9ZZWFyPjxS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</w:fldData>
          </w:fldChar>
        </w:r>
        <w:r w:rsidR="00F20F50">
          <w:instrText xml:space="preserve"> ADDIN EN.CITE.DATA </w:instrText>
        </w:r>
        <w:r w:rsidR="00F20F50">
          <w:fldChar w:fldCharType="end"/>
        </w:r>
      </w:ins>
      <w:r w:rsidR="00CB214F" w:rsidRPr="00E03B11">
        <w:fldChar w:fldCharType="separate"/>
      </w:r>
      <w:ins w:id="826" w:author="My Luong Vuong" w:date="2023-12-07T11:00:00Z">
        <w:r w:rsidR="00F20F50">
          <w:rPr>
            <w:noProof/>
          </w:rPr>
          <w:t> [5, 6]</w:t>
        </w:r>
      </w:ins>
      <w:del w:id="827" w:author="My Luong Vuong" w:date="2023-12-07T10:58:00Z">
        <w:r w:rsidR="00D63F62" w:rsidDel="00D00482">
          <w:rPr>
            <w:noProof/>
          </w:rPr>
          <w:delText> [5, 6]</w:delText>
        </w:r>
      </w:del>
      <w:r w:rsidR="00CB214F" w:rsidRPr="00E03B11">
        <w:fldChar w:fldCharType="end"/>
      </w:r>
      <w:r w:rsidR="00B36C56">
        <w:t>.</w:t>
      </w:r>
      <w:r w:rsidR="00EA4F12" w:rsidRPr="00E03B11">
        <w:t xml:space="preserve"> </w:t>
      </w:r>
      <w:r w:rsidRPr="00E03B11">
        <w:t xml:space="preserve">Fluconazole is </w:t>
      </w:r>
      <w:r w:rsidR="00EA4F12" w:rsidRPr="00E03B11">
        <w:t>mainly</w:t>
      </w:r>
      <w:r w:rsidR="00120D53" w:rsidRPr="00E03B11">
        <w:t xml:space="preserve"> </w:t>
      </w:r>
      <w:r w:rsidR="00B55B33" w:rsidRPr="00E03B11">
        <w:t xml:space="preserve">excreted unchanged </w:t>
      </w:r>
      <w:r w:rsidR="00EA4F12" w:rsidRPr="00E03B11">
        <w:t>by the kidney (~80%)</w:t>
      </w:r>
      <w:r w:rsidRPr="00E03B11">
        <w:t>, undergoing glomerular filtration and</w:t>
      </w:r>
      <w:r w:rsidR="00956C10">
        <w:t xml:space="preserve"> active </w:t>
      </w:r>
      <w:r w:rsidRPr="00E03B11">
        <w:t>tubular reabsorption</w:t>
      </w:r>
      <w:r w:rsidR="00E516EF">
        <w:fldChar w:fldCharType="begin"/>
      </w:r>
      <w:ins w:id="828" w:author="My Luong Vuong" w:date="2023-12-07T11:00:00Z">
        <w:r w:rsidR="00F20F50">
          <w:instrText xml:space="preserve"> ADDIN EN.CITE &lt;EndNote&gt;&lt;Cite&gt;&lt;Author&gt;Pfizer&lt;/Author&gt;&lt;Year&gt;2012&lt;/Year&gt;&lt;RecNum&gt;13&lt;/RecNum&gt;&lt;DisplayText&gt; [7]&lt;/DisplayText&gt;&lt;record&gt;&lt;rec-number&gt;13&lt;/rec-number&gt;&lt;foreign-keys&gt;&lt;key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ins>
      <w:del w:id="829" w:author="My Luong Vuong" w:date="2023-12-07T10:58:00Z">
        <w:r w:rsidR="00E516EF" w:rsidDel="00D00482">
          <w:delInstrText xml:space="preserve"> ADDIN EN.CITE &lt;EndNote&gt;&lt;Cite&gt;&lt;Author&gt;Pfizer&lt;/Author&gt;&lt;Year&gt;2012&lt;/Year&gt;&lt;RecNum&gt;13&lt;/RecNum&gt;&lt;DisplayText&gt; [7]&lt;/DisplayText&gt;&lt;record&gt;&lt;rec-number&gt;13&lt;/rec-number&gt;&lt;foreign-keys&gt;&lt;key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delInstrText>
        </w:r>
      </w:del>
      <w:r w:rsidR="00E516EF">
        <w:fldChar w:fldCharType="separate"/>
      </w:r>
      <w:ins w:id="830" w:author="My Luong Vuong" w:date="2023-12-07T11:00:00Z">
        <w:r w:rsidR="00F20F50">
          <w:rPr>
            <w:noProof/>
          </w:rPr>
          <w:t> [7]</w:t>
        </w:r>
      </w:ins>
      <w:del w:id="831" w:author="My Luong Vuong" w:date="2023-12-07T10:58:00Z">
        <w:r w:rsidR="00E516EF" w:rsidDel="00D00482">
          <w:rPr>
            <w:noProof/>
          </w:rPr>
          <w:delText> [7]</w:delText>
        </w:r>
      </w:del>
      <w:r w:rsidR="00E516EF">
        <w:fldChar w:fldCharType="end"/>
      </w:r>
      <w:r w:rsidRPr="00E03B11">
        <w:t xml:space="preserve">. </w:t>
      </w:r>
      <w:r w:rsidR="00A41899">
        <w:t>H</w:t>
      </w:r>
      <w:r w:rsidRPr="00E03B11">
        <w:t>epatic metabolism</w:t>
      </w:r>
      <w:r w:rsidR="00A41899">
        <w:t xml:space="preserve"> is minimal, with</w:t>
      </w:r>
      <w:r w:rsidR="00956C10">
        <w:t xml:space="preserve"> </w:t>
      </w:r>
      <w:r w:rsidRPr="00E03B11">
        <w:t xml:space="preserve">only 11% of the dose excreted as metabolites via </w:t>
      </w:r>
      <w:r w:rsidR="00E54C78" w:rsidRPr="00E03B11">
        <w:t>th</w:t>
      </w:r>
      <w:r w:rsidRPr="00E03B11">
        <w:t>e kidneys</w:t>
      </w:r>
      <w:r w:rsidR="003D7446">
        <w:rPr>
          <w:noProof/>
        </w:rPr>
        <w:t xml:space="preserve"> [7]</w:t>
      </w:r>
      <w:r w:rsidR="0047109C">
        <w:t>.</w:t>
      </w:r>
      <w:r w:rsidR="003D7446" w:rsidRPr="00E03B11" w:rsidDel="00F537F1">
        <w:t xml:space="preserve"> </w:t>
      </w:r>
      <w:r w:rsidR="00F537F1">
        <w:t>P</w:t>
      </w:r>
      <w:r w:rsidR="00D34DDF" w:rsidRPr="00E03B11">
        <w:t>rotein binding is low (11</w:t>
      </w:r>
      <w:r w:rsidR="00F537F1">
        <w:t>–</w:t>
      </w:r>
      <w:r w:rsidR="00D34DDF" w:rsidRPr="00E03B11">
        <w:t>12%)</w:t>
      </w:r>
      <w:r w:rsidR="00EB5474" w:rsidRPr="00E03B11">
        <w:fldChar w:fldCharType="begin"/>
      </w:r>
      <w:ins w:id="832" w:author="My Luong Vuong" w:date="2023-12-07T11:00:00Z">
        <w:r w:rsidR="00F20F50">
          <w:instrText xml:space="preserve"> ADDIN EN.CITE &lt;EndNote&gt;&lt;Cite&gt;&lt;Author&gt;Pfizer&lt;/Author&gt;&lt;Year&gt;2012&lt;/Year&gt;&lt;RecNum&gt;13&lt;/RecNum&gt;&lt;DisplayText&gt; [7]&lt;/DisplayText&gt;&lt;record&gt;&lt;rec-number&gt;13&lt;/rec-number&gt;&lt;foreign-keys&gt;&lt;key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ins>
      <w:del w:id="833" w:author="My Luong Vuong" w:date="2023-12-07T10:58:00Z">
        <w:r w:rsidR="00E516EF" w:rsidDel="00D00482">
          <w:delInstrText xml:space="preserve"> ADDIN EN.CITE &lt;EndNote&gt;&lt;Cite&gt;&lt;Author&gt;Pfizer&lt;/Author&gt;&lt;Year&gt;2012&lt;/Year&gt;&lt;RecNum&gt;13&lt;/RecNum&gt;&lt;DisplayText&gt; [7]&lt;/DisplayText&gt;&lt;record&gt;&lt;rec-number&gt;13&lt;/rec-number&gt;&lt;foreign-keys&gt;&lt;key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delInstrText>
        </w:r>
      </w:del>
      <w:r w:rsidR="00EB5474" w:rsidRPr="00E03B11">
        <w:fldChar w:fldCharType="separate"/>
      </w:r>
      <w:ins w:id="834" w:author="My Luong Vuong" w:date="2023-12-07T11:00:00Z">
        <w:r w:rsidR="00F20F50">
          <w:rPr>
            <w:noProof/>
          </w:rPr>
          <w:t> [7]</w:t>
        </w:r>
      </w:ins>
      <w:del w:id="835" w:author="My Luong Vuong" w:date="2023-12-07T10:58:00Z">
        <w:r w:rsidR="00E516EF" w:rsidDel="00D00482">
          <w:rPr>
            <w:noProof/>
          </w:rPr>
          <w:delText> [7]</w:delText>
        </w:r>
      </w:del>
      <w:r w:rsidR="00EB5474" w:rsidRPr="00E03B11">
        <w:fldChar w:fldCharType="end"/>
      </w:r>
      <w:r w:rsidR="00D90F07">
        <w:t>.</w:t>
      </w:r>
    </w:p>
    <w:p w14:paraId="20091C43" w14:textId="0FB78D49" w:rsidR="001B294A" w:rsidRPr="00623840" w:rsidRDefault="001253F4" w:rsidP="00593CAA">
      <w:r w:rsidRPr="00E03B11">
        <w:t xml:space="preserve">The primary pharmacokinetic-pharmacodynamic (PKPD) target of </w:t>
      </w:r>
      <w:r w:rsidR="001F6035" w:rsidRPr="00E03B11">
        <w:t xml:space="preserve">fluconazole is a ratio of the area under the </w:t>
      </w:r>
      <w:r w:rsidR="006A6850" w:rsidRPr="00E03B11">
        <w:t xml:space="preserve">unbound </w:t>
      </w:r>
      <w:r w:rsidR="001F6035" w:rsidRPr="00E03B11">
        <w:t>concentration</w:t>
      </w:r>
      <w:r w:rsidR="00FE6C59">
        <w:t>–</w:t>
      </w:r>
      <w:r w:rsidR="001F6035" w:rsidRPr="00E03B11">
        <w:t>time curve</w:t>
      </w:r>
      <w:r w:rsidR="00596890" w:rsidRPr="00E03B11">
        <w:t xml:space="preserve"> for 24 hours</w:t>
      </w:r>
      <w:r w:rsidR="001F6035" w:rsidRPr="00E03B11">
        <w:t xml:space="preserve"> </w:t>
      </w:r>
      <w:r w:rsidR="003F4891" w:rsidRPr="00E03B11">
        <w:t>over</w:t>
      </w:r>
      <w:r w:rsidR="001F6035" w:rsidRPr="00E03B11">
        <w:t xml:space="preserve"> the minimum inhibitory concentration (</w:t>
      </w:r>
      <w:r w:rsidR="000133BA" w:rsidRPr="00CA5A80">
        <w:rPr>
          <w:i/>
          <w:iCs/>
        </w:rPr>
        <w:t>f</w:t>
      </w:r>
      <w:r w:rsidR="000133BA" w:rsidRPr="00E03B11">
        <w:t>AUC</w:t>
      </w:r>
      <w:r w:rsidR="00596890" w:rsidRPr="00E03B11">
        <w:rPr>
          <w:vertAlign w:val="subscript"/>
        </w:rPr>
        <w:t>0-24</w:t>
      </w:r>
      <w:r w:rsidR="000133BA" w:rsidRPr="00E03B11">
        <w:t>/</w:t>
      </w:r>
      <w:r w:rsidR="001F6035" w:rsidRPr="00E03B11">
        <w:t>MIC) of 100</w:t>
      </w:r>
      <w:r w:rsidR="00AE11BA">
        <w:fldChar w:fldCharType="begin"/>
      </w:r>
      <w:ins w:id="836" w:author="My Luong Vuong" w:date="2023-12-07T11:00:00Z">
        <w:r w:rsidR="00F20F50">
          <w:instrText xml:space="preserve"> ADDIN EN.CITE &lt;EndNote&gt;&lt;Cite&gt;&lt;Year&gt;2020&lt;/Year&gt;&lt;RecNum&gt;17&lt;/RecNum&gt;&lt;DisplayText&gt;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lt;/title&gt;&lt;/titles&gt;&lt;dates&gt;&lt;year&gt;2020&lt;/year&gt;&lt;/dates&gt;&lt;urls&gt;&lt;related-urls&gt;&lt;url&gt;https://www.eucast.org/fileadmin/src/media/PDFs/EUCAST_files/Rationale_documents/Fluconazole_RD_v3.0_final_18_02.pdf&lt;/url&gt;&lt;/related-urls&gt;&lt;/urls&gt;&lt;/record&gt;&lt;/Cite&gt;&lt;/EndNote&gt;</w:instrText>
        </w:r>
      </w:ins>
      <w:del w:id="837" w:author="My Luong Vuong" w:date="2023-12-07T10:58:00Z">
        <w:r w:rsidR="006B1698" w:rsidDel="00D00482">
          <w:delInstrText xml:space="preserve"> ADDIN EN.CITE &lt;EndNote&gt;&lt;Cite&gt;&lt;Year&gt;2020&lt;/Year&gt;&lt;RecNum&gt;17&lt;/RecNum&gt;&lt;DisplayText&gt;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lt;/title&gt;&lt;/titles&gt;&lt;dates&gt;&lt;year&gt;2020&lt;/year&gt;&lt;/dates&gt;&lt;urls&gt;&lt;related-urls&gt;&lt;url&gt;https://www.eucast.org/fileadmin/src/media/PDFs/EUCAST_files/Rationale_documents/Fluconazole_RD_v3.0_final_18_02.pdf&lt;/url&gt;&lt;/related-urls&gt;&lt;/urls&gt;&lt;/record&gt;&lt;/Cite&gt;&lt;/EndNote&gt;</w:delInstrText>
        </w:r>
      </w:del>
      <w:r w:rsidR="00AE11BA">
        <w:fldChar w:fldCharType="separate"/>
      </w:r>
      <w:ins w:id="838" w:author="My Luong Vuong" w:date="2023-12-07T11:00:00Z">
        <w:r w:rsidR="00F20F50">
          <w:rPr>
            <w:noProof/>
          </w:rPr>
          <w:t> [8]</w:t>
        </w:r>
      </w:ins>
      <w:del w:id="839" w:author="My Luong Vuong" w:date="2023-12-07T10:58:00Z">
        <w:r w:rsidR="009D4B2E" w:rsidDel="00D00482">
          <w:rPr>
            <w:noProof/>
          </w:rPr>
          <w:delText> [8]</w:delText>
        </w:r>
      </w:del>
      <w:r w:rsidR="00AE11BA">
        <w:fldChar w:fldCharType="end"/>
      </w:r>
      <w:r w:rsidR="00B4451A">
        <w:t>.</w:t>
      </w:r>
      <w:r w:rsidR="001F6035" w:rsidRPr="00E03B11">
        <w:t xml:space="preserve"> </w:t>
      </w:r>
      <w:r w:rsidR="007C05EF" w:rsidRPr="00E03B11">
        <w:t xml:space="preserve">This </w:t>
      </w:r>
      <w:r w:rsidR="00F61207" w:rsidRPr="00E03B11">
        <w:t xml:space="preserve">corresponds </w:t>
      </w:r>
      <w:r w:rsidR="00A72E7F" w:rsidRPr="00E03B11">
        <w:t xml:space="preserve">to </w:t>
      </w:r>
      <w:r w:rsidR="001A33DD">
        <w:t>an</w:t>
      </w:r>
      <w:r w:rsidR="001A33DD" w:rsidRPr="00E03B11">
        <w:t xml:space="preserve"> </w:t>
      </w:r>
      <w:r w:rsidR="00A72E7F" w:rsidRPr="00CA5A80">
        <w:rPr>
          <w:i/>
          <w:iCs/>
        </w:rPr>
        <w:t>f</w:t>
      </w:r>
      <w:r w:rsidR="00A72E7F" w:rsidRPr="00E03B11">
        <w:t>AUC</w:t>
      </w:r>
      <w:r w:rsidR="00EF07F6" w:rsidRPr="00E03B11">
        <w:rPr>
          <w:vertAlign w:val="subscript"/>
        </w:rPr>
        <w:t>0-24</w:t>
      </w:r>
      <w:r w:rsidR="00A72E7F" w:rsidRPr="00E03B11">
        <w:t xml:space="preserve"> of 200</w:t>
      </w:r>
      <w:r w:rsidR="00836BF5">
        <w:t> </w:t>
      </w:r>
      <w:proofErr w:type="spellStart"/>
      <w:r w:rsidR="000369E5" w:rsidRPr="00E03B11">
        <w:t>mg×h</w:t>
      </w:r>
      <w:proofErr w:type="spellEnd"/>
      <w:r w:rsidR="000369E5" w:rsidRPr="00E03B11">
        <w:t>/L</w:t>
      </w:r>
      <w:r w:rsidR="000369E5" w:rsidRPr="00E03B11" w:rsidDel="000369E5">
        <w:t xml:space="preserve"> </w:t>
      </w:r>
      <w:r w:rsidR="007C05EF" w:rsidRPr="00E03B11">
        <w:t xml:space="preserve">for </w:t>
      </w:r>
      <w:r w:rsidR="00A252B9">
        <w:t>a</w:t>
      </w:r>
      <w:r w:rsidR="00A252B9" w:rsidRPr="00E03B11">
        <w:t xml:space="preserve"> </w:t>
      </w:r>
      <w:r w:rsidR="007C05EF" w:rsidRPr="00E03B11">
        <w:t>MIC of 2</w:t>
      </w:r>
      <w:r w:rsidR="00836BF5">
        <w:t> </w:t>
      </w:r>
      <w:r w:rsidR="007C05EF" w:rsidRPr="00E03B11">
        <w:t>mg/L</w:t>
      </w:r>
      <w:r w:rsidR="00A72E7F" w:rsidRPr="00E03B11">
        <w:t>,</w:t>
      </w:r>
      <w:r w:rsidR="00F25A11" w:rsidRPr="00E03B11">
        <w:t xml:space="preserve"> </w:t>
      </w:r>
      <w:r w:rsidR="00AC2E23" w:rsidRPr="00E03B11">
        <w:t xml:space="preserve">which is </w:t>
      </w:r>
      <w:r w:rsidR="00A252B9">
        <w:t>the</w:t>
      </w:r>
      <w:r w:rsidR="00AC2E23" w:rsidRPr="00E03B11">
        <w:t xml:space="preserve"> </w:t>
      </w:r>
      <w:r w:rsidR="00956C10" w:rsidRPr="00E03B11">
        <w:t>suscepti</w:t>
      </w:r>
      <w:r w:rsidR="00956C10">
        <w:t>bility</w:t>
      </w:r>
      <w:r w:rsidR="00956C10" w:rsidRPr="00E03B11">
        <w:t xml:space="preserve"> </w:t>
      </w:r>
      <w:r w:rsidR="00AC2E23" w:rsidRPr="00E03B11">
        <w:t xml:space="preserve">breakpoint for </w:t>
      </w:r>
      <w:r w:rsidR="00E25009" w:rsidRPr="00E03B11">
        <w:t>Candida</w:t>
      </w:r>
      <w:r w:rsidR="00677035" w:rsidRPr="00E03B11">
        <w:t xml:space="preserve"> species most frequently associated with human infection</w:t>
      </w:r>
      <w:r w:rsidR="00CF34D7" w:rsidRPr="007B1510">
        <w:fldChar w:fldCharType="begin"/>
      </w:r>
      <w:ins w:id="840" w:author="My Luong Vuong" w:date="2023-12-07T11:00:00Z">
        <w:r w:rsidR="00F20F50">
          <w:instrText xml:space="preserve"> ADDIN EN.CITE &lt;EndNote&gt;&lt;Cite&gt;&lt;Year&gt;2020&lt;/Year&gt;&lt;RecNum&gt;17&lt;/RecNum&gt;&lt;DisplayText&gt;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lt;/title&gt;&lt;/titles&gt;&lt;dates&gt;&lt;year&gt;2020&lt;/year&gt;&lt;/dates&gt;&lt;urls&gt;&lt;related-urls&gt;&lt;url&gt;https://www.eucast.org/fileadmin/src/media/PDFs/EUCAST_files/Rationale_documents/Fluconazole_RD_v3.0_final_18_02.pdf&lt;/url&gt;&lt;/related-urls&gt;&lt;/urls&gt;&lt;/record&gt;&lt;/Cite&gt;&lt;/EndNote&gt;</w:instrText>
        </w:r>
      </w:ins>
      <w:del w:id="841" w:author="My Luong Vuong" w:date="2023-12-07T10:58:00Z">
        <w:r w:rsidR="006B1698" w:rsidDel="00D00482">
          <w:delInstrText xml:space="preserve"> ADDIN EN.CITE &lt;EndNote&gt;&lt;Cite&gt;&lt;Year&gt;2020&lt;/Year&gt;&lt;RecNum&gt;17&lt;/RecNum&gt;&lt;DisplayText&gt;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lt;/title&gt;&lt;/titles&gt;&lt;dates&gt;&lt;year&gt;2020&lt;/year&gt;&lt;/dates&gt;&lt;urls&gt;&lt;related-urls&gt;&lt;url&gt;https://www.eucast.org/fileadmin/src/media/PDFs/EUCAST_files/Rationale_documents/Fluconazole_RD_v3.0_final_18_02.pdf&lt;/url&gt;&lt;/related-urls&gt;&lt;/urls&gt;&lt;/record&gt;&lt;/Cite&gt;&lt;/EndNote&gt;</w:delInstrText>
        </w:r>
      </w:del>
      <w:r w:rsidR="00CF34D7" w:rsidRPr="007B1510">
        <w:fldChar w:fldCharType="separate"/>
      </w:r>
      <w:ins w:id="842" w:author="My Luong Vuong" w:date="2023-12-07T11:00:00Z">
        <w:r w:rsidR="00F20F50">
          <w:rPr>
            <w:noProof/>
          </w:rPr>
          <w:t> [8]</w:t>
        </w:r>
      </w:ins>
      <w:del w:id="843" w:author="My Luong Vuong" w:date="2023-12-07T10:58:00Z">
        <w:r w:rsidR="003D7446" w:rsidDel="00D00482">
          <w:rPr>
            <w:noProof/>
          </w:rPr>
          <w:delText> [8]</w:delText>
        </w:r>
      </w:del>
      <w:r w:rsidR="00CF34D7" w:rsidRPr="007B1510">
        <w:fldChar w:fldCharType="end"/>
      </w:r>
      <w:r w:rsidR="007B1510">
        <w:t>.</w:t>
      </w:r>
      <w:r w:rsidR="00AF774A" w:rsidRPr="00E03B11">
        <w:t xml:space="preserve"> </w:t>
      </w:r>
      <w:r w:rsidR="00F501E5" w:rsidRPr="00E03B11">
        <w:t>Fluconazole-</w:t>
      </w:r>
      <w:r w:rsidR="00E41689" w:rsidRPr="00E03B11">
        <w:t xml:space="preserve">related toxicity </w:t>
      </w:r>
      <w:r w:rsidR="004A2530">
        <w:t>has only been</w:t>
      </w:r>
      <w:r w:rsidR="004A2530" w:rsidRPr="00E03B11">
        <w:t xml:space="preserve"> </w:t>
      </w:r>
      <w:r w:rsidR="00E41689" w:rsidRPr="00E03B11">
        <w:t xml:space="preserve">recorded in </w:t>
      </w:r>
      <w:r w:rsidR="00DC1D6C" w:rsidRPr="00E03B11">
        <w:t>two case</w:t>
      </w:r>
      <w:r w:rsidR="004A2530">
        <w:t xml:space="preserve"> reports</w:t>
      </w:r>
      <w:r w:rsidR="00510FFA" w:rsidRPr="00E03B11">
        <w:t xml:space="preserve"> </w:t>
      </w:r>
      <w:r w:rsidR="00D861E0">
        <w:t>of patients</w:t>
      </w:r>
      <w:r w:rsidR="00D861E0" w:rsidRPr="00E03B11">
        <w:t xml:space="preserve"> </w:t>
      </w:r>
      <w:r w:rsidR="00510FFA" w:rsidRPr="00E03B11">
        <w:t>ex</w:t>
      </w:r>
      <w:r w:rsidR="004A2530">
        <w:t>h</w:t>
      </w:r>
      <w:r w:rsidR="00510FFA" w:rsidRPr="00E03B11">
        <w:t>ibit</w:t>
      </w:r>
      <w:r w:rsidR="00D861E0">
        <w:t>ing</w:t>
      </w:r>
      <w:r w:rsidR="00510FFA" w:rsidRPr="00E03B11">
        <w:t xml:space="preserve"> </w:t>
      </w:r>
      <w:proofErr w:type="spellStart"/>
      <w:r w:rsidR="00510FFA" w:rsidRPr="00E03B11">
        <w:t>clonic</w:t>
      </w:r>
      <w:proofErr w:type="spellEnd"/>
      <w:r w:rsidR="00510FFA" w:rsidRPr="00E03B11">
        <w:t xml:space="preserve"> convulsions</w:t>
      </w:r>
      <w:r w:rsidR="00DC1D6C" w:rsidRPr="00E03B11">
        <w:t xml:space="preserve"> at </w:t>
      </w:r>
      <w:r w:rsidR="00D861E0">
        <w:t>a</w:t>
      </w:r>
      <w:r w:rsidR="006146C9">
        <w:t xml:space="preserve"> trough concentration</w:t>
      </w:r>
      <w:r w:rsidR="00D861E0">
        <w:t xml:space="preserve"> </w:t>
      </w:r>
      <w:r w:rsidR="006146C9">
        <w:t>(</w:t>
      </w:r>
      <w:commentRangeStart w:id="844"/>
      <w:proofErr w:type="spellStart"/>
      <w:r w:rsidR="00DC7B8C" w:rsidRPr="00E03B11">
        <w:t>C</w:t>
      </w:r>
      <w:r w:rsidR="006146C9">
        <w:rPr>
          <w:vertAlign w:val="subscript"/>
        </w:rPr>
        <w:t>trough</w:t>
      </w:r>
      <w:proofErr w:type="spellEnd"/>
      <w:r w:rsidR="006146C9" w:rsidRPr="00F47C81">
        <w:t>)</w:t>
      </w:r>
      <w:r w:rsidR="00DC1D6C" w:rsidRPr="00E03B11">
        <w:t xml:space="preserve"> </w:t>
      </w:r>
      <w:commentRangeEnd w:id="844"/>
      <w:r w:rsidR="00960FB0">
        <w:rPr>
          <w:rStyle w:val="CommentReference"/>
        </w:rPr>
        <w:commentReference w:id="844"/>
      </w:r>
      <w:r w:rsidR="00DC1D6C" w:rsidRPr="00E03B11">
        <w:t>of approximately 80</w:t>
      </w:r>
      <w:r w:rsidR="006146C9">
        <w:t> </w:t>
      </w:r>
      <w:r w:rsidR="001B294A" w:rsidRPr="00E03B11">
        <w:t>m</w:t>
      </w:r>
      <w:r w:rsidR="00DC1D6C" w:rsidRPr="00E03B11">
        <w:t>g/L</w:t>
      </w:r>
      <w:r w:rsidR="0034755E" w:rsidRPr="00E03B11">
        <w:fldChar w:fldCharType="begin">
          <w:fldData xml:space="preserve">PEVuZE5vdGU+PENpdGU+PEF1dGhvcj5NYXRzdW1vdG88L0F1dGhvcj48WWVhcj4yMDAwPC9ZZWFy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</w:fldData>
        </w:fldChar>
      </w:r>
      <w:ins w:id="845" w:author="My Luong Vuong" w:date="2023-12-07T11:00:00Z">
        <w:r w:rsidR="00F20F50">
          <w:instrText xml:space="preserve"> ADDIN EN.CITE </w:instrText>
        </w:r>
      </w:ins>
      <w:del w:id="846" w:author="My Luong Vuong" w:date="2023-12-07T10:44:00Z">
        <w:r w:rsidR="009D4B2E" w:rsidDel="000E00CD">
          <w:delInstrText xml:space="preserve"> ADDIN EN.CITE </w:delInstrText>
        </w:r>
        <w:r w:rsidR="009D4B2E" w:rsidDel="000E00CD">
          <w:fldChar w:fldCharType="begin">
            <w:fldData xml:space="preserve">PEVuZE5vdGU+PENpdGU+PEF1dGhvcj5NYXRzdW1vdG88L0F1dGhvcj48WWVhcj4yMDAwPC9ZZWFy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</w:fldData>
          </w:fldChar>
        </w:r>
        <w:r w:rsidR="009D4B2E" w:rsidDel="000E00CD">
          <w:delInstrText xml:space="preserve"> ADDIN EN.CITE.DATA </w:delInstrText>
        </w:r>
        <w:r w:rsidR="009D4B2E" w:rsidDel="000E00CD">
          <w:fldChar w:fldCharType="end"/>
        </w:r>
      </w:del>
      <w:ins w:id="847" w:author="My Luong Vuong" w:date="2023-12-07T11:00:00Z">
        <w:r w:rsidR="00F20F50">
          <w:fldChar w:fldCharType="begin">
            <w:fldData xml:space="preserve">PEVuZE5vdGU+PENpdGU+PEF1dGhvcj5NYXRzdW1vdG88L0F1dGhvcj48WWVhcj4yMDAwPC9ZZWFy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</w:fldData>
          </w:fldChar>
        </w:r>
        <w:r w:rsidR="00F20F50">
          <w:instrText xml:space="preserve"> ADDIN EN.CITE.DATA </w:instrText>
        </w:r>
        <w:r w:rsidR="00F20F50">
          <w:fldChar w:fldCharType="end"/>
        </w:r>
      </w:ins>
      <w:r w:rsidR="0034755E" w:rsidRPr="00E03B11">
        <w:fldChar w:fldCharType="separate"/>
      </w:r>
      <w:ins w:id="848" w:author="My Luong Vuong" w:date="2023-12-07T11:00:00Z">
        <w:r w:rsidR="00F20F50">
          <w:rPr>
            <w:noProof/>
          </w:rPr>
          <w:t> [9, 10]</w:t>
        </w:r>
      </w:ins>
      <w:del w:id="849" w:author="My Luong Vuong" w:date="2023-12-07T10:44:00Z">
        <w:r w:rsidR="009D4B2E" w:rsidDel="000E00CD">
          <w:rPr>
            <w:noProof/>
          </w:rPr>
          <w:delText> [9, 10]</w:delText>
        </w:r>
      </w:del>
      <w:r w:rsidR="0034755E" w:rsidRPr="00E03B11">
        <w:fldChar w:fldCharType="end"/>
      </w:r>
      <w:r w:rsidR="00182E91">
        <w:t>.</w:t>
      </w:r>
    </w:p>
    <w:p w14:paraId="02E83417" w14:textId="1068ACC2" w:rsidR="008A57D3" w:rsidRPr="00E03B11" w:rsidRDefault="00CE29DB" w:rsidP="00593CAA">
      <w:r w:rsidRPr="00E03B11">
        <w:rPr>
          <w:color w:val="000000"/>
        </w:rPr>
        <w:t xml:space="preserve">The currently </w:t>
      </w:r>
      <w:r w:rsidR="003E3831" w:rsidRPr="00E03B11">
        <w:rPr>
          <w:color w:val="000000"/>
        </w:rPr>
        <w:t>recommended</w:t>
      </w:r>
      <w:r w:rsidR="002F79E8" w:rsidRPr="00E03B11">
        <w:rPr>
          <w:color w:val="000000"/>
        </w:rPr>
        <w:t xml:space="preserve"> f</w:t>
      </w:r>
      <w:r w:rsidR="00F61207" w:rsidRPr="00E03B11">
        <w:rPr>
          <w:color w:val="000000"/>
        </w:rPr>
        <w:t xml:space="preserve">luconazole </w:t>
      </w:r>
      <w:r w:rsidR="00F61207" w:rsidRPr="00E03B11">
        <w:t>dosing regimen</w:t>
      </w:r>
      <w:r w:rsidR="00246D73" w:rsidRPr="00E03B11">
        <w:t xml:space="preserve"> for invasive candidiasis</w:t>
      </w:r>
      <w:r w:rsidR="00F61207" w:rsidRPr="00E03B11">
        <w:t xml:space="preserve"> </w:t>
      </w:r>
      <w:r w:rsidR="009146D8">
        <w:t>is</w:t>
      </w:r>
      <w:r w:rsidR="000B032C">
        <w:t xml:space="preserve"> </w:t>
      </w:r>
      <w:r w:rsidR="00CD3129" w:rsidRPr="00E03B11">
        <w:t>a</w:t>
      </w:r>
      <w:r w:rsidR="009146D8">
        <w:t xml:space="preserve"> single</w:t>
      </w:r>
      <w:r w:rsidR="00CD3129" w:rsidRPr="00E03B11">
        <w:t xml:space="preserve"> </w:t>
      </w:r>
      <w:r w:rsidR="009146D8" w:rsidRPr="00E03B11">
        <w:t>800</w:t>
      </w:r>
      <w:r w:rsidR="009146D8">
        <w:t> </w:t>
      </w:r>
      <w:r w:rsidR="00CD3129" w:rsidRPr="00E03B11">
        <w:t>mg loading dose</w:t>
      </w:r>
      <w:r w:rsidR="009146D8">
        <w:t xml:space="preserve"> on day 1</w:t>
      </w:r>
      <w:r w:rsidR="0022019F" w:rsidRPr="00E03B11">
        <w:t xml:space="preserve"> </w:t>
      </w:r>
      <w:r w:rsidR="00CD3129" w:rsidRPr="00E03B11">
        <w:t>followed by 400</w:t>
      </w:r>
      <w:r w:rsidR="009146D8">
        <w:t> </w:t>
      </w:r>
      <w:r w:rsidR="00CD3129" w:rsidRPr="00E03B11">
        <w:t xml:space="preserve">mg </w:t>
      </w:r>
      <w:r w:rsidR="00131638">
        <w:t>once daily from day 2 onwards.</w:t>
      </w:r>
      <w:r w:rsidR="000B032C" w:rsidRPr="000B032C">
        <w:t xml:space="preserve"> </w:t>
      </w:r>
      <w:r w:rsidR="001130E1">
        <w:t>PKPD target attainment</w:t>
      </w:r>
      <w:r w:rsidR="00B2352F" w:rsidRPr="00E03B11">
        <w:rPr>
          <w:color w:val="000000"/>
        </w:rPr>
        <w:t xml:space="preserve"> </w:t>
      </w:r>
      <w:r w:rsidR="0070474C" w:rsidRPr="00E03B11">
        <w:t xml:space="preserve">in </w:t>
      </w:r>
      <w:r w:rsidR="0070474C">
        <w:t>ICU</w:t>
      </w:r>
      <w:r w:rsidR="0070474C" w:rsidRPr="00E03B11">
        <w:t xml:space="preserve"> patients</w:t>
      </w:r>
      <w:r w:rsidR="0070474C" w:rsidRPr="00E03B11">
        <w:rPr>
          <w:color w:val="000000"/>
        </w:rPr>
        <w:t xml:space="preserve"> </w:t>
      </w:r>
      <w:r w:rsidR="00F61207" w:rsidRPr="00E03B11">
        <w:rPr>
          <w:color w:val="000000"/>
        </w:rPr>
        <w:t xml:space="preserve">has been shown </w:t>
      </w:r>
      <w:r w:rsidR="00F61207" w:rsidRPr="00E03B11">
        <w:t>to</w:t>
      </w:r>
      <w:r w:rsidR="00997C35">
        <w:t xml:space="preserve"> be</w:t>
      </w:r>
      <w:r w:rsidR="00F61207" w:rsidRPr="00E03B11">
        <w:t xml:space="preserve"> </w:t>
      </w:r>
      <w:r w:rsidR="001130E1">
        <w:t>slow and</w:t>
      </w:r>
      <w:r w:rsidR="0039087D" w:rsidRPr="00E03B11">
        <w:t xml:space="preserve"> </w:t>
      </w:r>
      <w:r w:rsidR="0070474C">
        <w:t>in</w:t>
      </w:r>
      <w:r w:rsidR="0062765C" w:rsidRPr="00E03B11">
        <w:t>adequate</w:t>
      </w:r>
      <w:r w:rsidR="0039087D" w:rsidRPr="00E03B11">
        <w:t xml:space="preserve">, particularly </w:t>
      </w:r>
      <w:r w:rsidR="00153138" w:rsidRPr="00E03B11">
        <w:t xml:space="preserve">in those with </w:t>
      </w:r>
      <w:r w:rsidR="0062765C" w:rsidRPr="00E03B11">
        <w:t>high body</w:t>
      </w:r>
      <w:r w:rsidR="00703F82" w:rsidRPr="00E03B11">
        <w:t xml:space="preserve"> </w:t>
      </w:r>
      <w:r w:rsidR="0062765C" w:rsidRPr="00E03B11">
        <w:t>weight</w:t>
      </w:r>
      <w:r w:rsidR="00153138" w:rsidRPr="00E03B11">
        <w:t xml:space="preserve"> </w:t>
      </w:r>
      <w:r w:rsidR="0070474C">
        <w:t>and</w:t>
      </w:r>
      <w:r w:rsidR="0070474C" w:rsidRPr="00E03B11">
        <w:t xml:space="preserve"> </w:t>
      </w:r>
      <w:r w:rsidR="00721BBE">
        <w:t>when</w:t>
      </w:r>
      <w:r w:rsidR="00721BBE" w:rsidRPr="00E03B11">
        <w:t xml:space="preserve"> </w:t>
      </w:r>
      <w:r w:rsidR="00153138" w:rsidRPr="00E03B11">
        <w:t xml:space="preserve">undergoing </w:t>
      </w:r>
      <w:r w:rsidR="00A73E01" w:rsidRPr="00E03B11">
        <w:t>continuous renal replacement therapy (</w:t>
      </w:r>
      <w:r w:rsidR="00153138" w:rsidRPr="00E03B11">
        <w:t>CRRT</w:t>
      </w:r>
      <w:r w:rsidR="00A73E01" w:rsidRPr="00E03B11">
        <w:t>)</w:t>
      </w:r>
      <w:r w:rsidR="00F3479A">
        <w:fldChar w:fldCharType="begin">
          <w:fldData xml:space="preserve">PEVuZE5vdGU+PENpdGU+PEF1dGhvcj5TYW5kYXJhZHVyYTwvQXV0aG9yPjxZZWFyPjIwMjE8L1ll
YXI+PFJlY051bT40PC9SZWNOdW0+PERpc3BsYXlUZXh0PsKgWzExXTwvRGlzcGxheVRleHQ+PHJl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ins w:id="850" w:author="My Luong Vuong" w:date="2023-12-07T11:00:00Z">
        <w:r w:rsidR="00F20F50">
          <w:instrText xml:space="preserve"> ADDIN EN.CITE </w:instrText>
        </w:r>
      </w:ins>
      <w:del w:id="851" w:author="My Luong Vuong" w:date="2023-12-07T10:44:00Z">
        <w:r w:rsidR="00F3479A" w:rsidDel="000E00CD">
          <w:delInstrText xml:space="preserve"> ADDIN EN.CITE </w:delInstrText>
        </w:r>
        <w:r w:rsidR="00F3479A" w:rsidDel="000E00CD">
          <w:fldChar w:fldCharType="begin">
            <w:fldData xml:space="preserve">PEVuZE5vdGU+PENpdGU+PEF1dGhvcj5TYW5kYXJhZHVyYTwvQXV0aG9yPjxZZWFyPjIwMjE8L1ll
YXI+PFJlY051bT40PC9SZWNOdW0+PERpc3BsYXlUZXh0PsKgWzExXTwvRGlzcGxheVRleHQ+PHJl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F3479A" w:rsidDel="000E00CD">
          <w:delInstrText xml:space="preserve"> ADDIN EN.CITE.DATA </w:delInstrText>
        </w:r>
        <w:r w:rsidR="00F3479A" w:rsidDel="000E00CD">
          <w:fldChar w:fldCharType="end"/>
        </w:r>
      </w:del>
      <w:ins w:id="852" w:author="My Luong Vuong" w:date="2023-12-07T11:00:00Z">
        <w:r w:rsidR="00F20F50">
          <w:fldChar w:fldCharType="begin">
            <w:fldData xml:space="preserve">PEVuZE5vdGU+PENpdGU+PEF1dGhvcj5TYW5kYXJhZHVyYTwvQXV0aG9yPjxZZWFyPjIwMjE8L1ll
YXI+PFJlY051bT40PC9SZWNOdW0+PERpc3BsYXlUZXh0PsKgWzExXTwvRGlzcGxheVRleHQ+PHJl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F20F50">
          <w:instrText xml:space="preserve"> ADDIN EN.CITE.DATA </w:instrText>
        </w:r>
        <w:r w:rsidR="00F20F50">
          <w:fldChar w:fldCharType="end"/>
        </w:r>
      </w:ins>
      <w:r w:rsidR="00F3479A">
        <w:fldChar w:fldCharType="separate"/>
      </w:r>
      <w:ins w:id="853" w:author="My Luong Vuong" w:date="2023-12-07T11:00:00Z">
        <w:r w:rsidR="00F20F50">
          <w:rPr>
            <w:noProof/>
          </w:rPr>
          <w:t> [11]</w:t>
        </w:r>
      </w:ins>
      <w:del w:id="854" w:author="My Luong Vuong" w:date="2023-12-07T10:44:00Z">
        <w:r w:rsidR="00F3479A" w:rsidDel="000E00CD">
          <w:rPr>
            <w:noProof/>
          </w:rPr>
          <w:delText> [11]</w:delText>
        </w:r>
      </w:del>
      <w:r w:rsidR="00F3479A">
        <w:fldChar w:fldCharType="end"/>
      </w:r>
      <w:r w:rsidR="00F91436">
        <w:t>.</w:t>
      </w:r>
      <w:r w:rsidR="00A73E01" w:rsidRPr="00E03B11">
        <w:t xml:space="preserve"> </w:t>
      </w:r>
      <w:r w:rsidR="00DC4719">
        <w:t>Several</w:t>
      </w:r>
      <w:r w:rsidR="001F6035" w:rsidRPr="00E03B11">
        <w:t xml:space="preserve"> </w:t>
      </w:r>
      <w:r w:rsidR="0062765C" w:rsidRPr="00E03B11">
        <w:t>population pharmacokinetics (</w:t>
      </w:r>
      <w:proofErr w:type="spellStart"/>
      <w:r w:rsidR="0062765C" w:rsidRPr="00E03B11">
        <w:t>popPK</w:t>
      </w:r>
      <w:proofErr w:type="spellEnd"/>
      <w:r w:rsidR="0062765C" w:rsidRPr="00E03B11">
        <w:t>)</w:t>
      </w:r>
      <w:r w:rsidR="00F354F8" w:rsidRPr="00E03B11">
        <w:t xml:space="preserve"> </w:t>
      </w:r>
      <w:r w:rsidR="001F6035" w:rsidRPr="00E03B11">
        <w:t>dose</w:t>
      </w:r>
      <w:r w:rsidR="007C6F8A">
        <w:t>-</w:t>
      </w:r>
      <w:r w:rsidR="001F6035" w:rsidRPr="00E03B11">
        <w:t xml:space="preserve">finding </w:t>
      </w:r>
      <w:r w:rsidR="0062765C" w:rsidRPr="00E03B11">
        <w:t xml:space="preserve">studies </w:t>
      </w:r>
      <w:r w:rsidR="001F6035" w:rsidRPr="00E03B11">
        <w:t>have been performed</w:t>
      </w:r>
      <w:r w:rsidR="00CA2876" w:rsidRPr="00E03B11">
        <w:t xml:space="preserve"> in this</w:t>
      </w:r>
      <w:r w:rsidR="00721BBE">
        <w:t xml:space="preserve"> vulnerable</w:t>
      </w:r>
      <w:r w:rsidR="00CA2876" w:rsidRPr="00E03B11">
        <w:t xml:space="preserve"> patient population</w:t>
      </w:r>
      <w:r w:rsidR="0062765C" w:rsidRPr="00E03B11">
        <w:t>,</w:t>
      </w:r>
      <w:r w:rsidR="001F6035" w:rsidRPr="00E03B11">
        <w:t xml:space="preserve"> </w:t>
      </w:r>
      <w:r w:rsidR="0062765C" w:rsidRPr="00E03B11">
        <w:t>however</w:t>
      </w:r>
      <w:r w:rsidR="001F6035" w:rsidRPr="00E03B11">
        <w:t>, no consensus has been reached</w:t>
      </w:r>
      <w:r w:rsidR="007019A1" w:rsidRPr="00E03B11">
        <w:t xml:space="preserve"> on an optimised fluconazole dosing strategy</w:t>
      </w:r>
      <w:r w:rsidR="0062765C" w:rsidRPr="00E03B11">
        <w:fldChar w:fldCharType="begin">
          <w:fldData xml:space="preserve">PEVuZE5vdGU+PENpdGU+PEF1dGhvcj5BbG9iYWlkPC9BdXRob3I+PFllYXI+MjAxNjwvWWVhcj48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cm9iIEFnZW50cyBDaGVtb3RoZXI8L2Z1bGwtdGl0bGU+PC9wZXJpb2RpY2FsPjx2b2x1bWU+NjU8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</w:fldData>
        </w:fldChar>
      </w:r>
      <w:ins w:id="855" w:author="My Luong Vuong" w:date="2023-12-07T11:00:00Z">
        <w:r w:rsidR="00F20F50">
          <w:instrText xml:space="preserve"> ADDIN EN.CITE </w:instrText>
        </w:r>
      </w:ins>
      <w:del w:id="856" w:author="My Luong Vuong" w:date="2023-12-07T10:44:00Z">
        <w:r w:rsidR="003B5C2F" w:rsidDel="000E00CD">
          <w:delInstrText xml:space="preserve"> ADDIN EN.CITE </w:delInstrText>
        </w:r>
        <w:r w:rsidR="003B5C2F" w:rsidDel="000E00CD">
          <w:fldChar w:fldCharType="begin">
            <w:fldData xml:space="preserve">PEVuZE5vdGU+PENpdGU+PEF1dGhvcj5BbG9iYWlkPC9BdXRob3I+PFllYXI+MjAxNjwvWWVhcj48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cm9iIEFnZW50cyBDaGVtb3RoZXI8L2Z1bGwtdGl0bGU+PC9wZXJpb2RpY2FsPjx2b2x1bWU+NjU8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</w:fldData>
          </w:fldChar>
        </w:r>
        <w:r w:rsidR="003B5C2F" w:rsidDel="000E00CD">
          <w:delInstrText xml:space="preserve"> ADDIN EN.CITE.DATA </w:delInstrText>
        </w:r>
        <w:r w:rsidR="003B5C2F" w:rsidDel="000E00CD">
          <w:fldChar w:fldCharType="end"/>
        </w:r>
      </w:del>
      <w:ins w:id="857" w:author="My Luong Vuong" w:date="2023-12-07T11:00:00Z">
        <w:r w:rsidR="00F20F50">
          <w:fldChar w:fldCharType="begin">
            <w:fldData xml:space="preserve">PEVuZE5vdGU+PENpdGU+PEF1dGhvcj5BbG9iYWlkPC9BdXRob3I+PFllYXI+MjAxNjwvWWVhcj48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cm9iIEFnZW50cyBDaGVtb3RoZXI8L2Z1bGwtdGl0bGU+PC9wZXJpb2RpY2FsPjx2b2x1bWU+NjU8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</w:fldData>
          </w:fldChar>
        </w:r>
        <w:r w:rsidR="00F20F50">
          <w:instrText xml:space="preserve"> ADDIN EN.CITE.DATA </w:instrText>
        </w:r>
        <w:r w:rsidR="00F20F50">
          <w:fldChar w:fldCharType="end"/>
        </w:r>
      </w:ins>
      <w:r w:rsidR="0062765C" w:rsidRPr="00E03B11">
        <w:fldChar w:fldCharType="separate"/>
      </w:r>
      <w:ins w:id="858" w:author="My Luong Vuong" w:date="2023-12-07T11:00:00Z">
        <w:r w:rsidR="00F20F50">
          <w:rPr>
            <w:noProof/>
          </w:rPr>
          <w:t> [11-14]</w:t>
        </w:r>
      </w:ins>
      <w:del w:id="859" w:author="My Luong Vuong" w:date="2023-12-07T10:44:00Z">
        <w:r w:rsidR="003B5C2F" w:rsidDel="000E00CD">
          <w:rPr>
            <w:noProof/>
          </w:rPr>
          <w:delText> [11-14]</w:delText>
        </w:r>
      </w:del>
      <w:r w:rsidR="0062765C" w:rsidRPr="00E03B11">
        <w:fldChar w:fldCharType="end"/>
      </w:r>
      <w:r w:rsidR="0026752B">
        <w:t>.</w:t>
      </w:r>
      <w:r w:rsidR="001F6035" w:rsidRPr="00E03B11">
        <w:t xml:space="preserve"> </w:t>
      </w:r>
      <w:del w:id="860" w:author="My Luong Vuong" w:date="2023-12-07T12:02:00Z">
        <w:r w:rsidR="00384D0A" w:rsidDel="009B24ED">
          <w:delText>Probably, t</w:delText>
        </w:r>
        <w:r w:rsidR="007019A1" w:rsidRPr="00E03B11" w:rsidDel="009B24ED">
          <w:delText xml:space="preserve">his </w:delText>
        </w:r>
        <w:r w:rsidR="005C3C70" w:rsidRPr="00E03B11" w:rsidDel="009B24ED">
          <w:delText>is</w:delText>
        </w:r>
        <w:r w:rsidR="0062765C" w:rsidRPr="00E03B11" w:rsidDel="009B24ED">
          <w:delText xml:space="preserve"> due</w:delText>
        </w:r>
      </w:del>
      <w:ins w:id="861" w:author="My Luong Vuong" w:date="2023-12-07T12:02:00Z">
        <w:r w:rsidR="009B24ED">
          <w:t>This might be attributed</w:t>
        </w:r>
      </w:ins>
      <w:r w:rsidR="0062765C" w:rsidRPr="00E03B11">
        <w:t xml:space="preserve"> to</w:t>
      </w:r>
      <w:r w:rsidR="001F6035" w:rsidRPr="00E03B11">
        <w:t xml:space="preserve"> </w:t>
      </w:r>
      <w:r w:rsidR="0062765C" w:rsidRPr="00E03B11">
        <w:t xml:space="preserve">the low number of patients included </w:t>
      </w:r>
      <w:r w:rsidR="001F6035" w:rsidRPr="00E03B11">
        <w:t xml:space="preserve">in most </w:t>
      </w:r>
      <w:r w:rsidR="0062765C" w:rsidRPr="00E03B11">
        <w:t xml:space="preserve">of these </w:t>
      </w:r>
      <w:r w:rsidR="001F6035" w:rsidRPr="00E03B11">
        <w:t>studies</w:t>
      </w:r>
      <w:commentRangeStart w:id="862"/>
      <w:commentRangeStart w:id="863"/>
      <w:ins w:id="864" w:author="Erwin Dreesen" w:date="2023-11-30T09:02:00Z">
        <w:r w:rsidR="00721BBE">
          <w:t xml:space="preserve"> and the </w:t>
        </w:r>
        <w:del w:id="865" w:author="My Luong Vuong" w:date="2023-12-07T10:48:00Z">
          <w:r w:rsidR="00721BBE" w:rsidDel="0050669C">
            <w:delText>contradictory</w:delText>
          </w:r>
        </w:del>
      </w:ins>
      <w:ins w:id="866" w:author="My Luong Vuong" w:date="2023-12-07T10:48:00Z">
        <w:r w:rsidR="0050669C">
          <w:t>inconsistent</w:t>
        </w:r>
      </w:ins>
      <w:ins w:id="867" w:author="Erwin Dreesen" w:date="2023-11-30T09:02:00Z">
        <w:r w:rsidR="00721BBE">
          <w:t xml:space="preserve"> findings</w:t>
        </w:r>
        <w:commentRangeEnd w:id="862"/>
        <w:r w:rsidR="00F03002">
          <w:rPr>
            <w:rStyle w:val="CommentReference"/>
          </w:rPr>
          <w:commentReference w:id="862"/>
        </w:r>
      </w:ins>
      <w:commentRangeEnd w:id="863"/>
      <w:r w:rsidR="00F47C81">
        <w:rPr>
          <w:rStyle w:val="CommentReference"/>
        </w:rPr>
        <w:commentReference w:id="863"/>
      </w:r>
      <w:r w:rsidR="001F6035" w:rsidRPr="00E03B11">
        <w:t>.</w:t>
      </w:r>
    </w:p>
    <w:p w14:paraId="04DDA19B" w14:textId="4C995C49" w:rsidR="00D55C90" w:rsidRPr="00E03B11" w:rsidRDefault="001F6035" w:rsidP="00593CAA">
      <w:pPr>
        <w:rPr>
          <w:b/>
          <w:bCs/>
          <w:sz w:val="28"/>
          <w:szCs w:val="28"/>
        </w:rPr>
      </w:pPr>
      <w:r w:rsidRPr="00E03B11">
        <w:t xml:space="preserve">Therefore, </w:t>
      </w:r>
      <w:r w:rsidR="005E58A2">
        <w:t>we performed an</w:t>
      </w:r>
      <w:r w:rsidR="005E58A2" w:rsidRPr="00E03B11">
        <w:t xml:space="preserve"> </w:t>
      </w:r>
      <w:r w:rsidR="008A57D3" w:rsidRPr="00E03B11">
        <w:t>individual patient data meta-analysis</w:t>
      </w:r>
      <w:r w:rsidR="006C5135" w:rsidRPr="00E03B11">
        <w:t xml:space="preserve"> (IPDMA)</w:t>
      </w:r>
      <w:r w:rsidRPr="00E03B11">
        <w:t xml:space="preserve"> </w:t>
      </w:r>
      <w:r w:rsidR="007A54E7">
        <w:t>using</w:t>
      </w:r>
      <w:r w:rsidR="00235497">
        <w:t xml:space="preserve"> </w:t>
      </w:r>
      <w:r w:rsidR="00B32D54" w:rsidRPr="00E03B11">
        <w:t>intravenous (IV)</w:t>
      </w:r>
      <w:r w:rsidR="0078287A" w:rsidRPr="00E03B11">
        <w:t xml:space="preserve"> fluconazole </w:t>
      </w:r>
      <w:r w:rsidR="00001605">
        <w:t>TDM</w:t>
      </w:r>
      <w:r w:rsidR="0078287A" w:rsidRPr="00E03B11">
        <w:t xml:space="preserve"> data collected from eight published studies</w:t>
      </w:r>
      <w:r w:rsidR="00235497">
        <w:t>.</w:t>
      </w:r>
      <w:r w:rsidR="0078287A" w:rsidRPr="00E03B11">
        <w:t xml:space="preserve"> </w:t>
      </w:r>
      <w:r w:rsidR="00235497">
        <w:t>Our</w:t>
      </w:r>
      <w:r w:rsidRPr="00E03B11">
        <w:t xml:space="preserve"> aim</w:t>
      </w:r>
      <w:r w:rsidR="00235497">
        <w:t xml:space="preserve"> was</w:t>
      </w:r>
      <w:r w:rsidRPr="00E03B11">
        <w:t xml:space="preserve"> to</w:t>
      </w:r>
      <w:r w:rsidR="0078287A" w:rsidRPr="00E03B11">
        <w:t xml:space="preserve"> (</w:t>
      </w:r>
      <w:proofErr w:type="spellStart"/>
      <w:r w:rsidR="0078287A" w:rsidRPr="00E03B11">
        <w:t>i</w:t>
      </w:r>
      <w:proofErr w:type="spellEnd"/>
      <w:r w:rsidR="0078287A" w:rsidRPr="00E03B11">
        <w:t>)</w:t>
      </w:r>
      <w:r w:rsidRPr="00E03B11">
        <w:t xml:space="preserve"> </w:t>
      </w:r>
      <w:r w:rsidR="0078287A" w:rsidRPr="00E03B11">
        <w:t>develop a</w:t>
      </w:r>
      <w:r w:rsidR="00AE66D0">
        <w:t xml:space="preserve"> </w:t>
      </w:r>
      <w:proofErr w:type="spellStart"/>
      <w:r w:rsidR="0078287A" w:rsidRPr="00E03B11">
        <w:t>popPK</w:t>
      </w:r>
      <w:proofErr w:type="spellEnd"/>
      <w:r w:rsidR="0078287A" w:rsidRPr="00E03B11">
        <w:t xml:space="preserve"> </w:t>
      </w:r>
      <w:r w:rsidR="0078287A" w:rsidRPr="00E03B11">
        <w:lastRenderedPageBreak/>
        <w:t xml:space="preserve">model of fluconazole in </w:t>
      </w:r>
      <w:r w:rsidR="00384D0A">
        <w:t>patients</w:t>
      </w:r>
      <w:r w:rsidR="00C76402">
        <w:t xml:space="preserve"> admitted to the</w:t>
      </w:r>
      <w:r w:rsidR="00C76402" w:rsidRPr="00C76402">
        <w:t xml:space="preserve"> </w:t>
      </w:r>
      <w:r w:rsidR="00C76402">
        <w:t>ICU</w:t>
      </w:r>
      <w:r w:rsidR="0078287A" w:rsidRPr="00E03B11">
        <w:t xml:space="preserve">, (ii) </w:t>
      </w:r>
      <w:r w:rsidR="0078287A" w:rsidRPr="00E03B11">
        <w:rPr>
          <w:color w:val="000000"/>
        </w:rPr>
        <w:t xml:space="preserve">identify covariates with a clinically relevant impact on fluconazole </w:t>
      </w:r>
      <w:r w:rsidR="0095430E" w:rsidRPr="00CA5A80">
        <w:rPr>
          <w:i/>
          <w:iCs/>
          <w:color w:val="000000"/>
        </w:rPr>
        <w:t>f</w:t>
      </w:r>
      <w:r w:rsidR="0095430E" w:rsidRPr="00E03B11">
        <w:rPr>
          <w:color w:val="000000"/>
        </w:rPr>
        <w:t>AUC</w:t>
      </w:r>
      <w:r w:rsidR="00D24AF0" w:rsidRPr="00E03B11">
        <w:rPr>
          <w:color w:val="000000"/>
          <w:vertAlign w:val="subscript"/>
        </w:rPr>
        <w:t>0-24</w:t>
      </w:r>
      <w:r w:rsidR="0078287A" w:rsidRPr="00E03B11">
        <w:rPr>
          <w:color w:val="000000"/>
        </w:rPr>
        <w:t xml:space="preserve"> target attainment, and (iii) </w:t>
      </w:r>
      <w:r w:rsidR="00D57E3D" w:rsidRPr="00D57E3D">
        <w:rPr>
          <w:color w:val="000000"/>
        </w:rPr>
        <w:t xml:space="preserve">provide an optimised dosing recommendation ensuring </w:t>
      </w:r>
      <w:r w:rsidR="00C76402" w:rsidRPr="00D57E3D">
        <w:rPr>
          <w:color w:val="000000"/>
        </w:rPr>
        <w:t>adequate</w:t>
      </w:r>
      <w:r w:rsidR="00C76402">
        <w:rPr>
          <w:color w:val="000000"/>
        </w:rPr>
        <w:t>,</w:t>
      </w:r>
      <w:r w:rsidR="00C76402" w:rsidRPr="00D57E3D">
        <w:rPr>
          <w:color w:val="000000"/>
        </w:rPr>
        <w:t xml:space="preserve"> </w:t>
      </w:r>
      <w:r w:rsidR="00D57E3D">
        <w:rPr>
          <w:color w:val="000000"/>
        </w:rPr>
        <w:t>ICU</w:t>
      </w:r>
      <w:r w:rsidR="00D57E3D" w:rsidRPr="00D57E3D">
        <w:rPr>
          <w:color w:val="000000"/>
        </w:rPr>
        <w:t>-wide target attainment</w:t>
      </w:r>
      <w:r w:rsidR="0078287A" w:rsidRPr="00E03B11">
        <w:rPr>
          <w:rFonts w:eastAsia="Lato-Regular"/>
        </w:rPr>
        <w:t>.</w:t>
      </w:r>
      <w:bookmarkEnd w:id="799"/>
      <w:r w:rsidR="00D55C90" w:rsidRPr="00E03B11">
        <w:rPr>
          <w:b/>
          <w:bCs/>
          <w:sz w:val="28"/>
          <w:szCs w:val="28"/>
        </w:rPr>
        <w:br w:type="page"/>
      </w:r>
    </w:p>
    <w:p w14:paraId="5BB1DE8C" w14:textId="50D62454" w:rsidR="00680222" w:rsidRPr="00E03B11" w:rsidRDefault="00EE5876" w:rsidP="00593CAA">
      <w:pPr>
        <w:pStyle w:val="Heading1"/>
      </w:pPr>
      <w:commentRangeStart w:id="868"/>
      <w:r>
        <w:lastRenderedPageBreak/>
        <w:t>Material</w:t>
      </w:r>
      <w:r w:rsidRPr="00E03B11">
        <w:t xml:space="preserve"> </w:t>
      </w:r>
      <w:r w:rsidR="00A218AD" w:rsidRPr="00E03B11">
        <w:t>and methods</w:t>
      </w:r>
      <w:commentRangeEnd w:id="868"/>
      <w:r w:rsidR="00CB36BE">
        <w:rPr>
          <w:rStyle w:val="CommentReference"/>
          <w:rFonts w:cstheme="minorHAnsi"/>
          <w:b w:val="0"/>
        </w:rPr>
        <w:commentReference w:id="868"/>
      </w:r>
    </w:p>
    <w:p w14:paraId="34826BE7" w14:textId="462A332D" w:rsidR="008F028D" w:rsidRPr="00E03B11" w:rsidRDefault="00F20E87" w:rsidP="00593CAA">
      <w:pPr>
        <w:pStyle w:val="Heading2"/>
        <w:rPr>
          <w:rFonts w:eastAsia="Times New Roman"/>
        </w:rPr>
      </w:pPr>
      <w:r w:rsidRPr="00E03B11">
        <w:rPr>
          <w:rFonts w:eastAsia="Times New Roman"/>
        </w:rPr>
        <w:t>Patient population and study design</w:t>
      </w:r>
    </w:p>
    <w:p w14:paraId="024C4392" w14:textId="35415DF0" w:rsidR="00914769" w:rsidRPr="00E03B11" w:rsidRDefault="006B0FCA" w:rsidP="00593CAA">
      <w:bookmarkStart w:id="869" w:name="_Hlk136852279"/>
      <w:r w:rsidRPr="006B0FCA">
        <w:t xml:space="preserve">Medical centres that had published data on plasma concentrations of </w:t>
      </w:r>
      <w:commentRangeStart w:id="870"/>
      <w:commentRangeStart w:id="871"/>
      <w:r w:rsidRPr="006B0FCA">
        <w:t xml:space="preserve">intravenous (IV) </w:t>
      </w:r>
      <w:commentRangeEnd w:id="870"/>
      <w:r w:rsidR="006A005D">
        <w:rPr>
          <w:rStyle w:val="CommentReference"/>
        </w:rPr>
        <w:commentReference w:id="870"/>
      </w:r>
      <w:commentRangeEnd w:id="871"/>
      <w:r w:rsidR="00EE597D">
        <w:rPr>
          <w:rStyle w:val="CommentReference"/>
        </w:rPr>
        <w:commentReference w:id="871"/>
      </w:r>
      <w:r w:rsidRPr="006B0FCA">
        <w:t>fluconazole among critically ill patients admitted to the intensive care unit (ICU) have been identified</w:t>
      </w:r>
      <w:r w:rsidR="00860916">
        <w:t xml:space="preserve"> through a</w:t>
      </w:r>
      <w:r w:rsidRPr="006B0FCA">
        <w:t xml:space="preserve"> PubMed</w:t>
      </w:r>
      <w:r w:rsidR="00860916">
        <w:t xml:space="preserve"> search</w:t>
      </w:r>
      <w:r w:rsidRPr="006B0FCA">
        <w:t xml:space="preserve"> from inception to November</w:t>
      </w:r>
      <w:r w:rsidR="00860916">
        <w:t> </w:t>
      </w:r>
      <w:r w:rsidRPr="006B0FCA">
        <w:t xml:space="preserve">2021. </w:t>
      </w:r>
      <w:r w:rsidR="00EA00D5">
        <w:t>Authors</w:t>
      </w:r>
      <w:r w:rsidRPr="006B0FCA">
        <w:t xml:space="preserve"> were contacted to </w:t>
      </w:r>
      <w:r w:rsidR="00A84E7E">
        <w:t>start a</w:t>
      </w:r>
      <w:r w:rsidRPr="006B0FCA">
        <w:t xml:space="preserve"> data</w:t>
      </w:r>
      <w:r w:rsidR="00A84E7E">
        <w:t xml:space="preserve"> sharing collaboration</w:t>
      </w:r>
      <w:r w:rsidRPr="006B0FCA">
        <w:t>, and upon</w:t>
      </w:r>
      <w:r w:rsidR="00A84E7E">
        <w:t xml:space="preserve"> contractual</w:t>
      </w:r>
      <w:r w:rsidRPr="006B0FCA">
        <w:t xml:space="preserve"> agreement datasets were </w:t>
      </w:r>
      <w:r w:rsidR="00A84E7E">
        <w:t>transferred and</w:t>
      </w:r>
      <w:r w:rsidR="00A84E7E" w:rsidRPr="006B0FCA">
        <w:t xml:space="preserve"> </w:t>
      </w:r>
      <w:r w:rsidRPr="006B0FCA">
        <w:t>aggregated for subsequent analysis. The study was approved by the Ethics Committee Research UZ</w:t>
      </w:r>
      <w:r w:rsidR="002D7EE7">
        <w:t> </w:t>
      </w:r>
      <w:r w:rsidRPr="006B0FCA">
        <w:t>/</w:t>
      </w:r>
      <w:r w:rsidR="002D7EE7">
        <w:t> </w:t>
      </w:r>
      <w:r w:rsidRPr="006B0FCA">
        <w:t>KU</w:t>
      </w:r>
      <w:r w:rsidR="002D7EE7">
        <w:t> </w:t>
      </w:r>
      <w:r w:rsidRPr="006B0FCA">
        <w:t>Leuven (S62242)</w:t>
      </w:r>
      <w:r w:rsidR="009548D4" w:rsidRPr="00E03B11">
        <w:t>.</w:t>
      </w:r>
      <w:r w:rsidR="00646595" w:rsidRPr="00E03B11">
        <w:t xml:space="preserve"> All data </w:t>
      </w:r>
      <w:commentRangeStart w:id="872"/>
      <w:commentRangeStart w:id="873"/>
      <w:r w:rsidR="00646595" w:rsidRPr="00E03B11">
        <w:t xml:space="preserve">was </w:t>
      </w:r>
      <w:commentRangeEnd w:id="872"/>
      <w:r w:rsidR="00822B45">
        <w:rPr>
          <w:rStyle w:val="CommentReference"/>
        </w:rPr>
        <w:commentReference w:id="872"/>
      </w:r>
      <w:commentRangeEnd w:id="873"/>
      <w:r w:rsidR="006E37F2">
        <w:rPr>
          <w:rStyle w:val="CommentReference"/>
        </w:rPr>
        <w:commentReference w:id="873"/>
      </w:r>
      <w:r w:rsidR="00646595" w:rsidRPr="00E03B11">
        <w:t xml:space="preserve">transferred under formal data transfer agreements. </w:t>
      </w:r>
      <w:r w:rsidR="00DB57AB">
        <w:t>Written</w:t>
      </w:r>
      <w:r w:rsidR="00DB57AB" w:rsidRPr="00DB57AB">
        <w:t xml:space="preserve"> informed consent </w:t>
      </w:r>
      <w:r w:rsidR="00DB57AB">
        <w:t>was obtained from all</w:t>
      </w:r>
      <w:r w:rsidR="00DB57AB" w:rsidRPr="00DB57AB">
        <w:t xml:space="preserve"> patients </w:t>
      </w:r>
      <w:r w:rsidR="00DB57AB">
        <w:t>before</w:t>
      </w:r>
      <w:r w:rsidR="00DB57AB" w:rsidRPr="00DB57AB">
        <w:t xml:space="preserve"> participation in the stud</w:t>
      </w:r>
      <w:r w:rsidR="00DB57AB">
        <w:t>ies</w:t>
      </w:r>
      <w:r w:rsidR="00DB57AB" w:rsidRPr="00DB57AB">
        <w:t xml:space="preserve"> in compliance with all applicable laws, regulations</w:t>
      </w:r>
      <w:r w:rsidR="00DB57AB">
        <w:t>,</w:t>
      </w:r>
      <w:r w:rsidR="00DB57AB" w:rsidRPr="00DB57AB">
        <w:t xml:space="preserve"> and the approval of the (local) Ethics Committee</w:t>
      </w:r>
      <w:r w:rsidR="001538AA">
        <w:t>s</w:t>
      </w:r>
      <w:r w:rsidR="00DB57AB" w:rsidRPr="00DB57AB">
        <w:t>.</w:t>
      </w:r>
    </w:p>
    <w:bookmarkEnd w:id="869"/>
    <w:p w14:paraId="340D6FBA" w14:textId="1F7BF5E5" w:rsidR="00B76B7D" w:rsidRPr="00E03B11" w:rsidRDefault="00B25217" w:rsidP="00593CAA">
      <w:pPr>
        <w:pStyle w:val="Heading2"/>
        <w:rPr>
          <w:rFonts w:eastAsia="Times New Roman"/>
        </w:rPr>
      </w:pPr>
      <w:r w:rsidRPr="00E03B11">
        <w:rPr>
          <w:rFonts w:eastAsia="Times New Roman"/>
        </w:rPr>
        <w:t>Population pharmacokinetic</w:t>
      </w:r>
      <w:r w:rsidR="006A6850" w:rsidRPr="00E03B11">
        <w:rPr>
          <w:rFonts w:eastAsia="Times New Roman"/>
        </w:rPr>
        <w:t>s</w:t>
      </w:r>
      <w:r w:rsidRPr="00E03B11">
        <w:rPr>
          <w:rFonts w:eastAsia="Times New Roman"/>
        </w:rPr>
        <w:t xml:space="preserve"> modelling</w:t>
      </w:r>
    </w:p>
    <w:p w14:paraId="410D2282" w14:textId="2E07BBD5" w:rsidR="00B76B7D" w:rsidRPr="00E03B11" w:rsidRDefault="00AD19C4" w:rsidP="00593CAA">
      <w:bookmarkStart w:id="874" w:name="_Hlk136861913"/>
      <w:r w:rsidRPr="00E03B11">
        <w:t xml:space="preserve">A </w:t>
      </w:r>
      <w:proofErr w:type="spellStart"/>
      <w:r w:rsidRPr="00E03B11">
        <w:t>popPK</w:t>
      </w:r>
      <w:proofErr w:type="spellEnd"/>
      <w:r w:rsidRPr="00E03B11">
        <w:t xml:space="preserve"> model was fit to the </w:t>
      </w:r>
      <w:r w:rsidR="00C86F78" w:rsidRPr="00E03B11">
        <w:t>fluconazole</w:t>
      </w:r>
      <w:r w:rsidRPr="00E03B11">
        <w:t xml:space="preserve"> concentration</w:t>
      </w:r>
      <w:r w:rsidR="00FE6C59">
        <w:t>–</w:t>
      </w:r>
      <w:r w:rsidRPr="00E03B11">
        <w:t>time data</w:t>
      </w:r>
      <w:r w:rsidR="00E06FE5" w:rsidRPr="00E03B11">
        <w:t xml:space="preserve">. </w:t>
      </w:r>
      <w:r w:rsidR="00B17A0C" w:rsidRPr="00B17A0C">
        <w:t xml:space="preserve">One-, two-, and three-compartment models with </w:t>
      </w:r>
      <w:commentRangeStart w:id="875"/>
      <w:commentRangeStart w:id="876"/>
      <w:r w:rsidR="00B17A0C" w:rsidRPr="00B17A0C">
        <w:t xml:space="preserve">linear </w:t>
      </w:r>
      <w:commentRangeEnd w:id="875"/>
      <w:r w:rsidR="00AF68EC">
        <w:rPr>
          <w:rStyle w:val="CommentReference"/>
        </w:rPr>
        <w:commentReference w:id="875"/>
      </w:r>
      <w:commentRangeEnd w:id="876"/>
      <w:r w:rsidR="006E37F2">
        <w:rPr>
          <w:rStyle w:val="CommentReference"/>
        </w:rPr>
        <w:commentReference w:id="876"/>
      </w:r>
      <w:r w:rsidR="00B17A0C" w:rsidRPr="00B17A0C">
        <w:t>elimination processes were explored.</w:t>
      </w:r>
      <w:r w:rsidR="00B76B7D" w:rsidRPr="00E03B11">
        <w:t xml:space="preserve"> </w:t>
      </w:r>
      <w:r w:rsidR="00384D0A">
        <w:t>The</w:t>
      </w:r>
      <w:r w:rsidR="00993975" w:rsidRPr="00E03B11">
        <w:t xml:space="preserve"> magnitude of differences in individual </w:t>
      </w:r>
      <w:r w:rsidR="006A6850" w:rsidRPr="00E03B11">
        <w:t xml:space="preserve">PK </w:t>
      </w:r>
      <w:r w:rsidR="00993975" w:rsidRPr="00E03B11">
        <w:t>parameters from the typical value, which is referred to as interindividual variability</w:t>
      </w:r>
      <w:r w:rsidR="00384D0A">
        <w:t xml:space="preserve"> was estimated; </w:t>
      </w:r>
      <w:r w:rsidR="000C73B4">
        <w:t>as well as</w:t>
      </w:r>
      <w:r w:rsidR="00993975" w:rsidRPr="00E03B11">
        <w:t xml:space="preserve"> differences between observed and model</w:t>
      </w:r>
      <w:r w:rsidR="00110745">
        <w:t>-</w:t>
      </w:r>
      <w:r w:rsidR="00993975" w:rsidRPr="00E03B11">
        <w:t xml:space="preserve">predicted </w:t>
      </w:r>
      <w:commentRangeStart w:id="877"/>
      <w:r w:rsidR="000C73B4">
        <w:t xml:space="preserve">individual </w:t>
      </w:r>
      <w:commentRangeEnd w:id="877"/>
      <w:r w:rsidR="00CD4754">
        <w:rPr>
          <w:rStyle w:val="CommentReference"/>
        </w:rPr>
        <w:commentReference w:id="877"/>
      </w:r>
      <w:r w:rsidR="00110745">
        <w:t>concentrations</w:t>
      </w:r>
      <w:r w:rsidR="00993975" w:rsidRPr="00E03B11">
        <w:t xml:space="preserve">, which is referred to as </w:t>
      </w:r>
      <w:commentRangeStart w:id="878"/>
      <w:r w:rsidR="00993975" w:rsidRPr="00E03B11">
        <w:t>residual variability</w:t>
      </w:r>
      <w:commentRangeEnd w:id="878"/>
      <w:r w:rsidR="001A2DCE">
        <w:rPr>
          <w:rStyle w:val="CommentReference"/>
        </w:rPr>
        <w:commentReference w:id="878"/>
      </w:r>
      <w:r w:rsidR="00993975" w:rsidRPr="00E03B11">
        <w:t xml:space="preserve">. The </w:t>
      </w:r>
      <w:r w:rsidR="00110745">
        <w:t>PK</w:t>
      </w:r>
      <w:r w:rsidR="00110745" w:rsidRPr="00E03B11">
        <w:t xml:space="preserve"> </w:t>
      </w:r>
      <w:r w:rsidR="00993975" w:rsidRPr="00E03B11">
        <w:t xml:space="preserve">variability between observation periods (e.g., </w:t>
      </w:r>
      <w:r w:rsidR="00A240A9" w:rsidRPr="00E03B11">
        <w:t>≤</w:t>
      </w:r>
      <w:r w:rsidR="00A70285" w:rsidRPr="00E03B11">
        <w:t>day</w:t>
      </w:r>
      <w:r w:rsidR="00A70285">
        <w:t> </w:t>
      </w:r>
      <w:r w:rsidR="00A240A9" w:rsidRPr="00E03B11">
        <w:t>7 vs &gt;</w:t>
      </w:r>
      <w:r w:rsidR="00A70285" w:rsidRPr="00E03B11">
        <w:t>day</w:t>
      </w:r>
      <w:r w:rsidR="00A70285">
        <w:t> </w:t>
      </w:r>
      <w:r w:rsidR="00A240A9" w:rsidRPr="00E03B11">
        <w:t>7</w:t>
      </w:r>
      <w:r w:rsidR="00993975" w:rsidRPr="00E03B11">
        <w:t xml:space="preserve">) was tested by introducing </w:t>
      </w:r>
      <w:proofErr w:type="spellStart"/>
      <w:r w:rsidR="00993975" w:rsidRPr="00E03B11">
        <w:t>interoccasion</w:t>
      </w:r>
      <w:proofErr w:type="spellEnd"/>
      <w:r w:rsidR="00993975" w:rsidRPr="00E03B11">
        <w:t xml:space="preserve"> variability.</w:t>
      </w:r>
      <w:r w:rsidR="00F62CBB" w:rsidRPr="00E03B11">
        <w:t xml:space="preserve"> Between-centre variability was tested </w:t>
      </w:r>
      <w:commentRangeStart w:id="879"/>
      <w:commentRangeStart w:id="880"/>
      <w:r w:rsidR="00F62CBB" w:rsidRPr="00E03B11">
        <w:t>as a random effect</w:t>
      </w:r>
      <w:r w:rsidR="00AD62BB">
        <w:t xml:space="preserve"> </w:t>
      </w:r>
      <w:commentRangeEnd w:id="879"/>
      <w:r w:rsidR="00BE66F1">
        <w:rPr>
          <w:rStyle w:val="CommentReference"/>
        </w:rPr>
        <w:commentReference w:id="879"/>
      </w:r>
      <w:commentRangeEnd w:id="880"/>
      <w:r w:rsidR="004F02FE">
        <w:rPr>
          <w:rStyle w:val="CommentReference"/>
        </w:rPr>
        <w:commentReference w:id="880"/>
      </w:r>
      <w:r w:rsidR="00AD62BB">
        <w:t>as well as a fixed effect</w:t>
      </w:r>
      <w:r w:rsidR="00F62CBB" w:rsidRPr="00E03B11">
        <w:t>.</w:t>
      </w:r>
      <w:r w:rsidR="005A6A41">
        <w:t xml:space="preserve"> </w:t>
      </w:r>
      <w:r w:rsidR="00A51795">
        <w:t>The d</w:t>
      </w:r>
      <w:commentRangeStart w:id="881"/>
      <w:r w:rsidR="005A6A41">
        <w:t xml:space="preserve">ifference </w:t>
      </w:r>
      <w:r w:rsidR="007A6681">
        <w:t xml:space="preserve">in analytical assays used </w:t>
      </w:r>
      <w:r w:rsidR="004D0965">
        <w:t>among</w:t>
      </w:r>
      <w:r w:rsidR="00457216">
        <w:t xml:space="preserve"> centre</w:t>
      </w:r>
      <w:r w:rsidR="004D0965">
        <w:t>s</w:t>
      </w:r>
      <w:r w:rsidR="00457216">
        <w:t xml:space="preserve"> was tested by introducing different error models</w:t>
      </w:r>
      <w:r w:rsidR="00B851A9">
        <w:t xml:space="preserve"> for each assay.</w:t>
      </w:r>
      <w:r w:rsidR="00F62CBB" w:rsidRPr="00E03B11">
        <w:t xml:space="preserve"> </w:t>
      </w:r>
      <w:commentRangeEnd w:id="881"/>
      <w:r w:rsidR="00480B18">
        <w:rPr>
          <w:rStyle w:val="CommentReference"/>
        </w:rPr>
        <w:commentReference w:id="881"/>
      </w:r>
      <w:r w:rsidR="00B76B7D" w:rsidRPr="00E03B11">
        <w:rPr>
          <w:rFonts w:cs="Times New Roman"/>
        </w:rPr>
        <w:t>Individual PK parameters were assumed to be log-normally distributed, which was achieved using an exponential function</w:t>
      </w:r>
      <w:r w:rsidR="00B76B7D" w:rsidRPr="00E03B11">
        <w:t xml:space="preserve">. </w:t>
      </w:r>
      <w:r w:rsidR="006A7EB7">
        <w:t>For example,</w:t>
      </w:r>
      <w:r w:rsidR="00384D0A">
        <w:t xml:space="preserve"> </w:t>
      </w:r>
      <w:r w:rsidR="00B76B7D" w:rsidRPr="00E03B11">
        <w:t xml:space="preserve">the </w:t>
      </w:r>
      <w:r w:rsidR="008B05C2">
        <w:t>volume of distribution</w:t>
      </w:r>
      <w:r w:rsidR="007469DB">
        <w:t xml:space="preserve"> in the central compartment</w:t>
      </w:r>
      <w:r w:rsidR="008B05C2" w:rsidRPr="00E03B11">
        <w:t xml:space="preserve"> </w:t>
      </w:r>
      <w:r w:rsidR="00B76B7D" w:rsidRPr="00E03B11">
        <w:t>of subject </w:t>
      </w:r>
      <w:proofErr w:type="spellStart"/>
      <w:r w:rsidR="00B76B7D" w:rsidRPr="00E03B11">
        <w:rPr>
          <w:i/>
          <w:iCs/>
        </w:rPr>
        <w:t>i</w:t>
      </w:r>
      <w:proofErr w:type="spellEnd"/>
      <w:r w:rsidR="00B76B7D" w:rsidRPr="00E03B11">
        <w:t xml:space="preserve"> (</w:t>
      </w:r>
      <w:proofErr w:type="spellStart"/>
      <w:r w:rsidR="00366783">
        <w:t>Vc</w:t>
      </w:r>
      <w:r w:rsidR="00366783" w:rsidRPr="00E03B11">
        <w:rPr>
          <w:i/>
          <w:iCs/>
          <w:vertAlign w:val="subscript"/>
        </w:rPr>
        <w:t>i</w:t>
      </w:r>
      <w:proofErr w:type="spellEnd"/>
      <w:r w:rsidR="00B76B7D" w:rsidRPr="00E03B11">
        <w:t>) was calculated following this equation:</w:t>
      </w:r>
    </w:p>
    <w:p w14:paraId="2FF1ACD2" w14:textId="7533AB01" w:rsidR="00B76B7D" w:rsidRPr="00E03B11" w:rsidRDefault="00B61B73" w:rsidP="00E056FD">
      <w:pPr>
        <w:tabs>
          <w:tab w:val="right" w:pos="9026"/>
        </w:tabs>
        <w:ind w:left="567"/>
        <w:rPr>
          <w:rFonts w:cs="Times New Roman"/>
        </w:rPr>
      </w:pPr>
      <m:oMath>
        <m:sSub>
          <m:sSubPr>
            <m:ctrlPr>
              <w:rPr>
                <w:rFonts w:ascii="Cambria Math" w:hAnsi="Cambria Math"/>
                <w:i/>
              </w:rPr>
            </m:ctrlPr>
          </m:sSubPr>
          <m:e>
            <w:proofErr w:type="spellStart"/>
            <m:r>
              <m:rPr>
                <m:nor/>
              </m:rPr>
              <m:t>Vc</m:t>
            </m:r>
            <w:proofErr w:type="spellEnd"/>
          </m:e>
          <m:sub>
            <w:proofErr w:type="spellStart"/>
            <m:r>
              <m:rPr>
                <m:nor/>
              </m:rPr>
              <w:rPr>
                <w:i/>
              </w:rPr>
              <m:t>i</m:t>
            </m:r>
            <w:proofErr w:type="spellEnd"/>
          </m:sub>
        </m:sSub>
        <m:r>
          <m:rPr>
            <m:nor/>
          </m:rPr>
          <m:t xml:space="preserve"> =</m:t>
        </m:r>
        <m:r>
          <m:rPr>
            <m:nor/>
          </m:rPr>
          <w:rPr>
            <w:rFonts w:ascii="Cambria Math"/>
          </w:rPr>
          <m:t xml:space="preserve"> </m:t>
        </m:r>
        <m:sSub>
          <m:sSubPr>
            <m:ctrlPr>
              <w:rPr>
                <w:rFonts w:ascii="Cambria Math" w:hAnsi="Cambria Math"/>
                <w:i/>
              </w:rPr>
            </m:ctrlPr>
          </m:sSubPr>
          <m:e>
            <w:proofErr w:type="spellStart"/>
            <m:r>
              <m:rPr>
                <m:nor/>
              </m:rPr>
              <m:t>Vc</m:t>
            </m:r>
            <w:proofErr w:type="spellEnd"/>
          </m:e>
          <m:sub>
            <m:r>
              <m:rPr>
                <m:nor/>
              </m:rPr>
              <w:rPr>
                <w:i/>
              </w:rPr>
              <m:t>pop</m:t>
            </m:r>
          </m:sub>
        </m:sSub>
        <m:r>
          <m:rPr>
            <m:nor/>
          </m:rPr>
          <m:t xml:space="preserve"> × </m:t>
        </m:r>
        <m:func>
          <m:funcPr>
            <m:ctrlPr>
              <w:rPr>
                <w:rFonts w:ascii="Cambria Math" w:hAnsi="Cambria Math"/>
                <w:i/>
              </w:rPr>
            </m:ctrlPr>
          </m:funcPr>
          <m:fName>
            <m:r>
              <m:rPr>
                <m:nor/>
              </m:rPr>
              <m:t>exp</m:t>
            </m:r>
          </m:fName>
          <m:e>
            <m:d>
              <m:dPr>
                <m:ctrlPr>
                  <w:rPr>
                    <w:rFonts w:ascii="Cambria Math" w:hAnsi="Cambria Math"/>
                    <w:i/>
                  </w:rPr>
                </m:ctrlPr>
              </m:dPr>
              <m:e>
                <m:sSub>
                  <m:sSubPr>
                    <m:ctrlPr>
                      <w:rPr>
                        <w:rFonts w:ascii="Cambria Math" w:hAnsi="Cambria Math"/>
                        <w:i/>
                      </w:rPr>
                    </m:ctrlPr>
                  </m:sSubPr>
                  <m:e>
                    <m:r>
                      <m:rPr>
                        <m:nor/>
                      </m:rPr>
                      <w:rPr>
                        <w:i/>
                      </w:rPr>
                      <m:t>η</m:t>
                    </m:r>
                  </m:e>
                  <m:sub>
                    <w:proofErr w:type="spellStart"/>
                    <m:r>
                      <m:rPr>
                        <m:nor/>
                      </m:rPr>
                      <w:rPr>
                        <w:i/>
                      </w:rPr>
                      <m:t>i</m:t>
                    </m:r>
                    <w:proofErr w:type="spellEnd"/>
                  </m:sub>
                </m:sSub>
              </m:e>
            </m:d>
          </m:e>
        </m:func>
        <m:r>
          <m:rPr>
            <m:nor/>
          </m:rPr>
          <m:t xml:space="preserve">with </m:t>
        </m:r>
        <m:sSub>
          <m:sSubPr>
            <m:ctrlPr>
              <w:rPr>
                <w:rFonts w:ascii="Cambria Math" w:hAnsi="Cambria Math"/>
                <w:i/>
              </w:rPr>
            </m:ctrlPr>
          </m:sSubPr>
          <m:e>
            <m:r>
              <m:rPr>
                <m:nor/>
              </m:rPr>
              <w:rPr>
                <w:i/>
              </w:rPr>
              <m:t>η</m:t>
            </m:r>
          </m:e>
          <m:sub>
            <w:proofErr w:type="spellStart"/>
            <m:r>
              <m:rPr>
                <m:nor/>
              </m:rPr>
              <w:rPr>
                <w:i/>
              </w:rPr>
              <m:t>i</m:t>
            </m:r>
            <w:proofErr w:type="spellEnd"/>
          </m:sub>
        </m:sSub>
        <m:r>
          <m:rPr>
            <m:nor/>
          </m:rPr>
          <m:t xml:space="preserve"> ~ </m:t>
        </m:r>
        <m:r>
          <m:rPr>
            <m:nor/>
          </m:rPr>
          <w:rPr>
            <w:rFonts w:eastAsiaTheme="minorEastAsia"/>
            <w:i/>
          </w:rPr>
          <m:t>N</m:t>
        </m:r>
        <m:r>
          <m:rPr>
            <m:nor/>
          </m:rPr>
          <w:rPr>
            <w:rFonts w:eastAsiaTheme="minorEastAsia"/>
          </w:rPr>
          <m:t>(0,</m:t>
        </m:r>
        <m:sSup>
          <m:sSupPr>
            <m:ctrlPr>
              <w:rPr>
                <w:rFonts w:ascii="Cambria Math" w:eastAsiaTheme="minorEastAsia" w:hAnsi="Cambria Math"/>
                <w:i/>
              </w:rPr>
            </m:ctrlPr>
          </m:sSupPr>
          <m:e>
            <m:r>
              <m:rPr>
                <m:nor/>
              </m:rPr>
              <w:rPr>
                <w:rFonts w:eastAsiaTheme="minorEastAsia"/>
                <w:iCs/>
              </w:rPr>
              <m:t xml:space="preserve"> </m:t>
            </m:r>
            <m:r>
              <m:rPr>
                <m:nor/>
              </m:rPr>
              <w:rPr>
                <w:rFonts w:eastAsiaTheme="minorEastAsia"/>
                <w:i/>
              </w:rPr>
              <m:t>ω</m:t>
            </m:r>
          </m:e>
          <m:sup>
            <m:r>
              <m:rPr>
                <m:nor/>
              </m:rPr>
              <w:rPr>
                <w:rFonts w:eastAsiaTheme="minorEastAsia"/>
              </w:rPr>
              <m:t>2</m:t>
            </m:r>
          </m:sup>
        </m:sSup>
        <m:r>
          <m:rPr>
            <m:nor/>
          </m:rPr>
          <w:rPr>
            <w:rFonts w:eastAsiaTheme="minorEastAsia"/>
          </w:rPr>
          <m:t>)</m:t>
        </m:r>
      </m:oMath>
      <w:r w:rsidR="00B76B7D" w:rsidRPr="00E03B11">
        <w:rPr>
          <w:rFonts w:eastAsiaTheme="minorEastAsia" w:cs="Times New Roman"/>
        </w:rPr>
        <w:tab/>
        <w:t>(Eq.</w:t>
      </w:r>
      <w:r w:rsidR="00110B31">
        <w:rPr>
          <w:rFonts w:eastAsiaTheme="minorEastAsia" w:cs="Times New Roman"/>
        </w:rPr>
        <w:t> </w:t>
      </w:r>
      <w:r w:rsidR="00B76B7D" w:rsidRPr="00E03B11">
        <w:rPr>
          <w:rFonts w:eastAsiaTheme="minorEastAsia" w:cs="Times New Roman"/>
        </w:rPr>
        <w:t>1)</w:t>
      </w:r>
    </w:p>
    <w:p w14:paraId="793AC52B" w14:textId="1AAA0200" w:rsidR="00896A6B" w:rsidRPr="00E03B11" w:rsidRDefault="00B76B7D" w:rsidP="00593CAA">
      <w:r w:rsidRPr="00E03B11">
        <w:t>with</w:t>
      </w:r>
      <w:r w:rsidR="00D91540">
        <w:t xml:space="preserve"> </w:t>
      </w:r>
      <w:proofErr w:type="spellStart"/>
      <w:r w:rsidR="00D91540">
        <w:t>Vc</w:t>
      </w:r>
      <w:r w:rsidR="00D91540" w:rsidRPr="007D02D1">
        <w:rPr>
          <w:i/>
          <w:iCs/>
          <w:vertAlign w:val="subscript"/>
        </w:rPr>
        <w:t>pop</w:t>
      </w:r>
      <w:proofErr w:type="spellEnd"/>
      <w:r w:rsidR="00D91540">
        <w:t xml:space="preserve"> </w:t>
      </w:r>
      <w:r w:rsidRPr="00E03B11">
        <w:t xml:space="preserve">the typical population value of </w:t>
      </w:r>
      <w:proofErr w:type="spellStart"/>
      <w:r w:rsidR="007469DB">
        <w:t>Vc</w:t>
      </w:r>
      <w:proofErr w:type="spellEnd"/>
      <w:r w:rsidRPr="00E03B11">
        <w:t xml:space="preserve">, </w:t>
      </w:r>
      <w:proofErr w:type="spellStart"/>
      <w:r w:rsidRPr="00E03B11">
        <w:rPr>
          <w:i/>
          <w:iCs/>
        </w:rPr>
        <w:t>η</w:t>
      </w:r>
      <w:r w:rsidRPr="00E03B11">
        <w:rPr>
          <w:i/>
          <w:iCs/>
          <w:vertAlign w:val="subscript"/>
        </w:rPr>
        <w:t>i</w:t>
      </w:r>
      <w:proofErr w:type="spellEnd"/>
      <w:r w:rsidRPr="00E03B11">
        <w:t xml:space="preserve"> the </w:t>
      </w:r>
      <w:r w:rsidR="006A6850" w:rsidRPr="00E03B11">
        <w:t>difference between the population and individual estimate</w:t>
      </w:r>
      <w:r w:rsidRPr="00E03B11">
        <w:t xml:space="preserve">, and </w:t>
      </w:r>
      <w:r w:rsidRPr="00E03B11">
        <w:rPr>
          <w:i/>
          <w:iCs/>
        </w:rPr>
        <w:t>ω</w:t>
      </w:r>
      <w:r w:rsidRPr="00E03B11">
        <w:rPr>
          <w:vertAlign w:val="superscript"/>
        </w:rPr>
        <w:t>2</w:t>
      </w:r>
      <w:r w:rsidRPr="00E03B11">
        <w:t xml:space="preserve"> the variance of </w:t>
      </w:r>
      <w:r w:rsidR="006A6850" w:rsidRPr="00E03B11">
        <w:t xml:space="preserve">all </w:t>
      </w:r>
      <w:proofErr w:type="spellStart"/>
      <w:r w:rsidR="006A6850" w:rsidRPr="00E03B11">
        <w:rPr>
          <w:i/>
          <w:iCs/>
        </w:rPr>
        <w:t>η</w:t>
      </w:r>
      <w:r w:rsidR="006A6850" w:rsidRPr="00E03B11">
        <w:rPr>
          <w:i/>
          <w:iCs/>
          <w:vertAlign w:val="subscript"/>
        </w:rPr>
        <w:t>i</w:t>
      </w:r>
      <w:proofErr w:type="spellEnd"/>
      <w:r w:rsidRPr="00E03B11">
        <w:t>.</w:t>
      </w:r>
    </w:p>
    <w:p w14:paraId="57C57EF1" w14:textId="4254DA88" w:rsidR="00E00993" w:rsidRDefault="00FC5BE6" w:rsidP="00E00993">
      <w:r w:rsidRPr="00E03B11">
        <w:t>A final model including covariate effects was built through two-way stepwise covariate modelling (α</w:t>
      </w:r>
      <w:r w:rsidRPr="00E03B11">
        <w:rPr>
          <w:vertAlign w:val="subscript"/>
        </w:rPr>
        <w:t>forward</w:t>
      </w:r>
      <w:r w:rsidR="00D652E3" w:rsidRPr="00AC6BBD">
        <w:t> </w:t>
      </w:r>
      <w:r w:rsidRPr="00E03B11">
        <w:t>=</w:t>
      </w:r>
      <w:r w:rsidR="00D652E3" w:rsidRPr="00156721">
        <w:t> </w:t>
      </w:r>
      <w:r w:rsidRPr="00E03B11">
        <w:t>0.0</w:t>
      </w:r>
      <w:r w:rsidR="00A36425" w:rsidRPr="00E03B11">
        <w:t>5</w:t>
      </w:r>
      <w:r w:rsidRPr="00E03B11">
        <w:t>, α</w:t>
      </w:r>
      <w:r w:rsidRPr="00E03B11">
        <w:rPr>
          <w:vertAlign w:val="subscript"/>
        </w:rPr>
        <w:t>backward</w:t>
      </w:r>
      <w:r w:rsidR="00D652E3" w:rsidRPr="00156721">
        <w:t> </w:t>
      </w:r>
      <w:r w:rsidRPr="00E03B11">
        <w:t>=</w:t>
      </w:r>
      <w:r w:rsidR="00D652E3" w:rsidRPr="00156721">
        <w:t> </w:t>
      </w:r>
      <w:r w:rsidRPr="00E03B11">
        <w:t>0.01)</w:t>
      </w:r>
      <w:r w:rsidR="00FA1DB8" w:rsidRPr="00E03B11">
        <w:fldChar w:fldCharType="begin"/>
      </w:r>
      <w:ins w:id="882" w:author="My Luong Vuong" w:date="2023-12-07T11:00:00Z">
        <w:r w:rsidR="00F20F50">
          <w:instrText xml:space="preserve"> ADDIN EN.CITE &lt;EndNote&gt;&lt;Cite&gt;&lt;Author&gt;Jonsson&lt;/Author&gt;&lt;Year&gt;1998&lt;/Year&gt;&lt;RecNum&gt;36&lt;/RecNum&gt;&lt;DisplayText&gt; [15]&lt;/DisplayText&gt;&lt;record&gt;&lt;rec-number&gt;36&lt;/rec-number&gt;&lt;foreign-keys&gt;&lt;key app="EN" db-id="xred9e5sg009pcetsepxtfs0dwxsa5rzvawx" timestamp="1683042002"&gt;36&lt;/key&gt;&lt;/foreign-keys&gt;&lt;ref-type name="Journal Article"&gt;17&lt;/ref-type&gt;&lt;contributors&gt;&lt;authors&gt;&lt;author&gt;Jonsson, E. N.&lt;/author&gt;&lt;author&gt;Karlsson, M. O.&lt;/author&gt;&lt;/authors&gt;&lt;/contributors&gt;&lt;auth-address&gt;Department of Pharmacy, Uppsala University, Sweden.&lt;/auth-address&gt;&lt;titles&gt;&lt;title&gt;Automated covariate model building within NONMEM&lt;/title&gt;&lt;secondary-title&gt;Pharm Res&lt;/secondary-title&gt;&lt;/titles&gt;&lt;periodical&gt;&lt;full-title&gt;Pharm Res&lt;/full-title&gt;&lt;/periodical&gt;&lt;pages&gt;1463-8&lt;/pages&gt;&lt;volume&gt;15&lt;/volume&gt;&lt;number&gt;9&lt;/number&gt;&lt;keywords&gt;&lt;keyword&gt;*Mathematical Computing&lt;/keyword&gt;&lt;keyword&gt;*Models, Statistical&lt;/keyword&gt;&lt;keyword&gt;Pharmacokinetics&lt;/keyword&gt;&lt;keyword&gt;Population&lt;/keyword&gt;&lt;keyword&gt;*Software&lt;/keyword&gt;&lt;/keywords&gt;&lt;dates&gt;&lt;year&gt;1998&lt;/year&gt;&lt;pub-dates&gt;&lt;date&gt;Sep&lt;/date&gt;&lt;/pub-dates&gt;&lt;/dates&gt;&lt;isbn&gt;0724-8741 (Print)&amp;#xD;0724-8741&lt;/isbn&gt;&lt;accession-num&gt;9755901&lt;/accession-num&gt;&lt;urls&gt;&lt;/urls&gt;&lt;electronic-resource-num&gt;10.1023/a:1011970125687&lt;/electronic-resource-num&gt;&lt;remote-database-provider&gt;NLM&lt;/remote-database-provider&gt;&lt;language&gt;eng&lt;/language&gt;&lt;/record&gt;&lt;/Cite&gt;&lt;/EndNote&gt;</w:instrText>
        </w:r>
      </w:ins>
      <w:del w:id="883" w:author="My Luong Vuong" w:date="2023-12-07T10:44:00Z">
        <w:r w:rsidR="003B5C2F" w:rsidDel="000E00CD">
          <w:delInstrText xml:space="preserve"> ADDIN EN.CITE &lt;EndNote&gt;&lt;Cite&gt;&lt;Author&gt;Jonsson&lt;/Author&gt;&lt;Year&gt;1998&lt;/Year&gt;&lt;RecNum&gt;36&lt;/RecNum&gt;&lt;DisplayText&gt; [15]&lt;/DisplayText&gt;&lt;record&gt;&lt;rec-number&gt;36&lt;/rec-number&gt;&lt;foreign-keys&gt;&lt;key app="EN" db-id="xred9e5sg009pcetsepxtfs0dwxsa5rzvawx" timestamp="1683042002"&gt;36&lt;/key&gt;&lt;/foreign-keys&gt;&lt;ref-type name="Journal Article"&gt;17&lt;/ref-type&gt;&lt;contributors&gt;&lt;authors&gt;&lt;author&gt;Jonsson, E. N.&lt;/author&gt;&lt;author&gt;Karlsson, M. O.&lt;/author&gt;&lt;/authors&gt;&lt;/contributors&gt;&lt;auth-address&gt;Department of Pharmacy, Uppsala University, Sweden.&lt;/auth-address&gt;&lt;titles&gt;&lt;title&gt;Automated covariate model building within NONMEM&lt;/title&gt;&lt;secondary-title&gt;Pharm Res&lt;/secondary-title&gt;&lt;/titles&gt;&lt;periodical&gt;&lt;full-title&gt;Pharm Res&lt;/full-title&gt;&lt;/periodical&gt;&lt;pages&gt;1463-8&lt;/pages&gt;&lt;volume&gt;15&lt;/volume&gt;&lt;number&gt;9&lt;/number&gt;&lt;keywords&gt;&lt;keyword&gt;*Mathematical Computing&lt;/keyword&gt;&lt;keyword&gt;*Models, Statistical&lt;/keyword&gt;&lt;keyword&gt;Pharmacokinetics&lt;/keyword&gt;&lt;keyword&gt;Population&lt;/keyword&gt;&lt;keyword&gt;*Software&lt;/keyword&gt;&lt;/keywords&gt;&lt;dates&gt;&lt;year&gt;1998&lt;/year&gt;&lt;pub-dates&gt;&lt;date&gt;Sep&lt;/date&gt;&lt;/pub-dates&gt;&lt;/dates&gt;&lt;isbn&gt;0724-8741 (Print)&amp;#xD;0724-8741&lt;/isbn&gt;&lt;accession-num&gt;9755901&lt;/accession-num&gt;&lt;urls&gt;&lt;/urls&gt;&lt;electronic-resource-num&gt;10.1023/a:1011970125687&lt;/electronic-resource-num&gt;&lt;remote-database-provider&gt;NLM&lt;/remote-database-provider&gt;&lt;language&gt;eng&lt;/language&gt;&lt;/record&gt;&lt;/Cite&gt;&lt;/EndNote&gt;</w:delInstrText>
        </w:r>
      </w:del>
      <w:r w:rsidR="00FA1DB8" w:rsidRPr="00E03B11">
        <w:fldChar w:fldCharType="separate"/>
      </w:r>
      <w:ins w:id="884" w:author="My Luong Vuong" w:date="2023-12-07T11:00:00Z">
        <w:r w:rsidR="00F20F50">
          <w:rPr>
            <w:noProof/>
          </w:rPr>
          <w:t> [15]</w:t>
        </w:r>
      </w:ins>
      <w:del w:id="885" w:author="My Luong Vuong" w:date="2023-12-07T10:44:00Z">
        <w:r w:rsidR="003B5C2F" w:rsidDel="000E00CD">
          <w:rPr>
            <w:noProof/>
          </w:rPr>
          <w:delText> [15]</w:delText>
        </w:r>
      </w:del>
      <w:r w:rsidR="00FA1DB8" w:rsidRPr="00E03B11">
        <w:fldChar w:fldCharType="end"/>
      </w:r>
      <w:r w:rsidR="003126D2">
        <w:t>.</w:t>
      </w:r>
      <w:r w:rsidRPr="00E03B11">
        <w:t xml:space="preserve"> </w:t>
      </w:r>
      <w:r w:rsidR="00EA2D7C">
        <w:t>The five</w:t>
      </w:r>
      <w:r w:rsidR="00E00993">
        <w:t xml:space="preserve"> tested</w:t>
      </w:r>
      <w:r w:rsidR="00EA2D7C">
        <w:t xml:space="preserve"> </w:t>
      </w:r>
      <w:r w:rsidR="003D762A">
        <w:t>covariates were</w:t>
      </w:r>
      <w:r w:rsidR="008D03C5">
        <w:t xml:space="preserve"> </w:t>
      </w:r>
      <w:commentRangeStart w:id="886"/>
      <w:r w:rsidR="008D03C5">
        <w:t>body weight</w:t>
      </w:r>
      <w:commentRangeEnd w:id="886"/>
      <w:r w:rsidR="008D03C5">
        <w:rPr>
          <w:rStyle w:val="CommentReference"/>
        </w:rPr>
        <w:commentReference w:id="886"/>
      </w:r>
      <w:r w:rsidR="008D03C5" w:rsidRPr="004C172A">
        <w:t xml:space="preserve">, body mass index (BMI), </w:t>
      </w:r>
      <w:r w:rsidR="00925AB3">
        <w:t xml:space="preserve">and </w:t>
      </w:r>
      <w:r w:rsidR="008D03C5" w:rsidRPr="004C172A">
        <w:t>fat-free mass</w:t>
      </w:r>
      <w:r w:rsidR="008D03C5" w:rsidRPr="004C172A" w:rsidDel="004C172A">
        <w:t xml:space="preserve"> </w:t>
      </w:r>
      <w:r w:rsidR="008D03C5" w:rsidRPr="00E03B11">
        <w:t xml:space="preserve">(FFM; approximated by lean body weight derived from </w:t>
      </w:r>
      <w:r w:rsidR="008D03C5">
        <w:t>body weight</w:t>
      </w:r>
      <w:r w:rsidR="008D03C5" w:rsidRPr="00E03B11">
        <w:t xml:space="preserve"> and height using Boer’s formula</w:t>
      </w:r>
      <w:r w:rsidR="008D03C5" w:rsidRPr="00E03B11">
        <w:fldChar w:fldCharType="begin"/>
      </w:r>
      <w:ins w:id="887" w:author="My Luong Vuong" w:date="2023-12-07T11:00:00Z">
        <w:r w:rsidR="00F20F50">
          <w:instrText xml:space="preserve"> ADDIN EN.CITE &lt;EndNote&gt;&lt;Cite&gt;&lt;Author&gt;Boer&lt;/Author&gt;&lt;Year&gt;1984&lt;/Year&gt;&lt;RecNum&gt;24&lt;/RecNum&gt;&lt;DisplayText&gt; [16]&lt;/DisplayText&gt;&lt;record&gt;&lt;rec-number&gt;24&lt;/rec-number&gt;&lt;foreign-keys&gt;&lt;key app="EN" db-id="xred9e5sg009pcetsepxtfs0dwxsa5rzvawx" timestamp="1682684106"&gt;24&lt;/key&gt;&lt;/foreign-keys&gt;&lt;ref-type name="Journal Article"&gt;17&lt;/ref-type&gt;&lt;contributors&gt;&lt;authors&gt;&lt;author&gt;Boer, P.&lt;/author&gt;&lt;/authors&gt;&lt;/contributors&gt;&lt;titles&gt;&lt;title&gt;Estimated lean body mass as an index for normalization of body fluid volumes in humans&lt;/title&gt;&lt;secondary-title&gt;Am J Physiol&lt;/secondary-title&gt;&lt;/titles&gt;&lt;periodical&gt;&lt;full-title&gt;Am J Physiol&lt;/full-title&gt;&lt;/periodical&gt;&lt;pages&gt;F632-6&lt;/pages&gt;&lt;volume&gt;247&lt;/volume&gt;&lt;number&gt;4 Pt 2&lt;/number&gt;&lt;keywords&gt;&lt;keyword&gt;*Blood Volume&lt;/keyword&gt;&lt;keyword&gt;Body Fluids/*physiology&lt;/keyword&gt;&lt;keyword&gt;Body Height&lt;/keyword&gt;&lt;keyword&gt;*Body Surface Area&lt;/keyword&gt;&lt;keyword&gt;Body Water/physiology&lt;/keyword&gt;&lt;keyword&gt;*Body Weight&lt;/keyword&gt;&lt;keyword&gt;Extracellular Space/physiology&lt;/keyword&gt;&lt;keyword&gt;Female&lt;/keyword&gt;&lt;keyword&gt;Humans&lt;/keyword&gt;&lt;keyword&gt;Male&lt;/keyword&gt;&lt;keyword&gt;Plasma Volume&lt;/keyword&gt;&lt;keyword&gt;Reference Values&lt;/keyword&gt;&lt;keyword&gt;Sex Factors&lt;/keyword&gt;&lt;/keywords&gt;&lt;dates&gt;&lt;year&gt;1984&lt;/year&gt;&lt;pub-dates&gt;&lt;date&gt;Oct&lt;/date&gt;&lt;/pub-dates&gt;&lt;/dates&gt;&lt;isbn&gt;0002-9513 (Print)&amp;#xD;0002-9513&lt;/isbn&gt;&lt;accession-num&gt;6496691&lt;/accession-num&gt;&lt;urls&gt;&lt;/urls&gt;&lt;electronic-resource-num&gt;10.1152/ajprenal.1984.247.4.F632&lt;/electronic-resource-num&gt;&lt;remote-database-provider&gt;NLM&lt;/remote-database-provider&gt;&lt;language&gt;eng&lt;/language&gt;&lt;/record&gt;&lt;/Cite&gt;&lt;/EndNote&gt;</w:instrText>
        </w:r>
      </w:ins>
      <w:del w:id="888" w:author="My Luong Vuong" w:date="2023-12-07T10:44:00Z">
        <w:r w:rsidR="003B5C2F" w:rsidDel="000E00CD">
          <w:delInstrText xml:space="preserve"> ADDIN EN.CITE &lt;EndNote&gt;&lt;Cite&gt;&lt;Author&gt;Boer&lt;/Author&gt;&lt;Year&gt;1984&lt;/Year&gt;&lt;RecNum&gt;24&lt;/RecNum&gt;&lt;DisplayText&gt; [16]&lt;/DisplayText&gt;&lt;record&gt;&lt;rec-number&gt;24&lt;/rec-number&gt;&lt;foreign-keys&gt;&lt;key app="EN" db-id="xred9e5sg009pcetsepxtfs0dwxsa5rzvawx" timestamp="1682684106"&gt;24&lt;/key&gt;&lt;/foreign-keys&gt;&lt;ref-type name="Journal Article"&gt;17&lt;/ref-type&gt;&lt;contributors&gt;&lt;authors&gt;&lt;author&gt;Boer, P.&lt;/author&gt;&lt;/authors&gt;&lt;/contributors&gt;&lt;titles&gt;&lt;title&gt;Estimated lean body mass as an index for normalization of body fluid volumes in humans&lt;/title&gt;&lt;secondary-title&gt;Am J Physiol&lt;/secondary-title&gt;&lt;/titles&gt;&lt;periodical&gt;&lt;full-title&gt;Am J Physiol&lt;/full-title&gt;&lt;/periodical&gt;&lt;pages&gt;F632-6&lt;/pages&gt;&lt;volume&gt;247&lt;/volume&gt;&lt;number&gt;4 Pt 2&lt;/number&gt;&lt;keywords&gt;&lt;keyword&gt;*Blood Volume&lt;/keyword&gt;&lt;keyword&gt;Body Fluids/*physiology&lt;/keyword&gt;&lt;keyword&gt;Body Height&lt;/keyword&gt;&lt;keyword&gt;*Body Surface Area&lt;/keyword&gt;&lt;keyword&gt;Body Water/physiology&lt;/keyword&gt;&lt;keyword&gt;*Body Weight&lt;/keyword&gt;&lt;keyword&gt;Extracellular Space/physiology&lt;/keyword&gt;&lt;keyword&gt;Female&lt;/keyword&gt;&lt;keyword&gt;Humans&lt;/keyword&gt;&lt;keyword&gt;Male&lt;/keyword&gt;&lt;keyword&gt;Plasma Volume&lt;/keyword&gt;&lt;keyword&gt;Reference Values&lt;/keyword&gt;&lt;keyword&gt;Sex Factors&lt;/keyword&gt;&lt;/keywords&gt;&lt;dates&gt;&lt;year&gt;1984&lt;/year&gt;&lt;pub-dates&gt;&lt;date&gt;Oct&lt;/date&gt;&lt;/pub-dates&gt;&lt;/dates&gt;&lt;isbn&gt;0002-9513 (Print)&amp;#xD;0002-9513&lt;/isbn&gt;&lt;accession-num&gt;6496691&lt;/accession-num&gt;&lt;urls&gt;&lt;/urls&gt;&lt;electronic-resource-num&gt;10.1152/ajprenal.1984.247.4.F632&lt;/electronic-resource-num&gt;&lt;remote-database-provider&gt;NLM&lt;/remote-database-provider&gt;&lt;language&gt;eng&lt;/language&gt;&lt;/record&gt;&lt;/Cite&gt;&lt;/EndNote&gt;</w:delInstrText>
        </w:r>
      </w:del>
      <w:r w:rsidR="008D03C5" w:rsidRPr="00E03B11">
        <w:fldChar w:fldCharType="separate"/>
      </w:r>
      <w:ins w:id="889" w:author="My Luong Vuong" w:date="2023-12-07T11:00:00Z">
        <w:r w:rsidR="00F20F50">
          <w:rPr>
            <w:noProof/>
          </w:rPr>
          <w:t> [16]</w:t>
        </w:r>
      </w:ins>
      <w:del w:id="890" w:author="My Luong Vuong" w:date="2023-12-07T10:44:00Z">
        <w:r w:rsidR="003B5C2F" w:rsidDel="000E00CD">
          <w:rPr>
            <w:noProof/>
          </w:rPr>
          <w:delText> [16]</w:delText>
        </w:r>
      </w:del>
      <w:r w:rsidR="008D03C5" w:rsidRPr="00E03B11">
        <w:fldChar w:fldCharType="end"/>
      </w:r>
      <w:r w:rsidR="00925AB3">
        <w:t>) at baseline (</w:t>
      </w:r>
      <w:r w:rsidR="00500B92">
        <w:t>day of ICU admission</w:t>
      </w:r>
      <w:r w:rsidR="00925AB3">
        <w:t>)</w:t>
      </w:r>
      <w:r w:rsidR="008D03C5">
        <w:t>,</w:t>
      </w:r>
      <w:r w:rsidR="008D03C5" w:rsidRPr="00E03B11">
        <w:t xml:space="preserve"> </w:t>
      </w:r>
      <w:r w:rsidR="008D03C5">
        <w:t>and</w:t>
      </w:r>
      <w:r w:rsidR="003D762A">
        <w:t xml:space="preserve"> </w:t>
      </w:r>
      <w:r w:rsidR="00E00993">
        <w:t xml:space="preserve">time-varying </w:t>
      </w:r>
      <w:r w:rsidR="004C172A" w:rsidRPr="004C172A">
        <w:t xml:space="preserve">CRRT </w:t>
      </w:r>
      <w:r w:rsidR="004C172A" w:rsidRPr="004C172A">
        <w:lastRenderedPageBreak/>
        <w:t>(yes</w:t>
      </w:r>
      <w:r w:rsidR="00055265">
        <w:t>/</w:t>
      </w:r>
      <w:r w:rsidR="004C172A" w:rsidRPr="004C172A">
        <w:t>no)</w:t>
      </w:r>
      <w:r w:rsidR="008D03C5">
        <w:t xml:space="preserve"> and</w:t>
      </w:r>
      <w:r w:rsidR="004C172A" w:rsidRPr="004C172A">
        <w:t xml:space="preserve"> </w:t>
      </w:r>
      <w:r w:rsidR="008D03C5" w:rsidRPr="00E03B11">
        <w:t xml:space="preserve">estimated glomerular filtration rate (calculated using the Chronic Kidney Disease Epidemiology Collaboration equation; </w:t>
      </w:r>
      <w:proofErr w:type="spellStart"/>
      <w:r w:rsidR="008D03C5" w:rsidRPr="00E03B11">
        <w:t>eGFR</w:t>
      </w:r>
      <w:r w:rsidR="008D03C5" w:rsidRPr="00E03B11">
        <w:rPr>
          <w:vertAlign w:val="subscript"/>
        </w:rPr>
        <w:t>CKD</w:t>
      </w:r>
      <w:proofErr w:type="spellEnd"/>
      <w:r w:rsidR="008D03C5" w:rsidRPr="00E03B11">
        <w:rPr>
          <w:vertAlign w:val="subscript"/>
        </w:rPr>
        <w:t>-EPI</w:t>
      </w:r>
      <w:r w:rsidR="008D03C5" w:rsidRPr="00E03B11">
        <w:fldChar w:fldCharType="begin"/>
      </w:r>
      <w:ins w:id="891" w:author="My Luong Vuong" w:date="2023-12-07T11:00:00Z">
        <w:r w:rsidR="00F20F50">
          <w:instrText xml:space="preserve"> ADDIN EN.CITE &lt;EndNote&gt;&lt;Cite&gt;&lt;Author&gt;Sharma&lt;/Author&gt;&lt;Year&gt;2022&lt;/Year&gt;&lt;RecNum&gt;25&lt;/RecNum&gt;&lt;DisplayText&gt; [17]&lt;/DisplayText&gt;&lt;record&gt;&lt;rec-number&gt;25&lt;/rec-number&gt;&lt;foreign-keys&gt;&lt;key app="EN" db-id="xred9e5sg009pcetsepxtfs0dwxsa5rzvawx" timestamp="1682686182"&gt;25&lt;/key&gt;&lt;/foreign-keys&gt;&lt;ref-type name="Journal Article"&gt;17&lt;/ref-type&gt;&lt;contributors&gt;&lt;authors&gt;&lt;author&gt;Sharma, A.&lt;/author&gt;&lt;author&gt;Sahasrabudhe, V.&lt;/author&gt;&lt;author&gt;Musib, L.&lt;/author&gt;&lt;author&gt;Zhang, S.&lt;/author&gt;&lt;author&gt;Younis, I.&lt;/author&gt;&lt;author&gt;Kanodia, J.&lt;/author&gt;&lt;/authors&gt;&lt;/contributors&gt;&lt;auth-address&gt;Boehringer Ingelheim Pharmaceuticals, Ridgefield, Connecticut, USA.&amp;#xD;Pfizer Inc., Groton, Connecticut, USA.&amp;#xD;Gilead Sciences Inc, Foster City, California, USA.&amp;#xD;Takeda Pharmaceuticals, Cambridge, Massachusetts, USA.&amp;#xD;Theravance Biopharma US Inc, South San Francisco, California, USA.&lt;/auth-address&gt;&lt;titles&gt;&lt;title&gt;Time to Rethink the Current Paradigm for Assessing Kidney Function in Drug Development and Beyond&lt;/title&gt;&lt;secondary-title&gt;Clin Pharmacol Ther&lt;/secondary-title&gt;&lt;/titles&gt;&lt;periodical&gt;&lt;full-title&gt;Clin Pharmacol Ther&lt;/full-title&gt;&lt;/periodical&gt;&lt;pages&gt;946-958&lt;/pages&gt;&lt;volume&gt;112&lt;/volume&gt;&lt;number&gt;5&lt;/number&gt;&lt;edition&gt;20211218&lt;/edition&gt;&lt;keywords&gt;&lt;keyword&gt;Humans&lt;/keyword&gt;&lt;keyword&gt;Adult&lt;/keyword&gt;&lt;keyword&gt;Child&lt;/keyword&gt;&lt;keyword&gt;*Cystatin C&lt;/keyword&gt;&lt;keyword&gt;Creatinine&lt;/keyword&gt;&lt;keyword&gt;Glomerular Filtration Rate&lt;/keyword&gt;&lt;keyword&gt;*Renal Insufficiency, Chronic/diagnosis/drug therapy/epidemiology&lt;/keyword&gt;&lt;keyword&gt;Biomarkers&lt;/keyword&gt;&lt;keyword&gt;Kidney&lt;/keyword&gt;&lt;keyword&gt;Drug Development&lt;/keyword&gt;&lt;/keywords&gt;&lt;dates&gt;&lt;year&gt;2022&lt;/year&gt;&lt;pub-dates&gt;&lt;date&gt;Nov&lt;/date&gt;&lt;/pub-dates&gt;&lt;/dates&gt;&lt;isbn&gt;0009-9236 (Print)&amp;#xD;0009-9236&lt;/isbn&gt;&lt;accession-num&gt;34800044&lt;/accession-num&gt;&lt;urls&gt;&lt;/urls&gt;&lt;custom1&gt;The authors declared no competing interests for this work.&lt;/custom1&gt;&lt;custom2&gt;PMC9786617&lt;/custom2&gt;&lt;electronic-resource-num&gt;10.1002/cpt.2489&lt;/electronic-resource-num&gt;&lt;remote-database-provider&gt;NLM&lt;/remote-database-provider&gt;&lt;language&gt;eng&lt;/language&gt;&lt;/record&gt;&lt;/Cite&gt;&lt;/EndNote&gt;</w:instrText>
        </w:r>
      </w:ins>
      <w:del w:id="892" w:author="My Luong Vuong" w:date="2023-12-07T10:44:00Z">
        <w:r w:rsidR="003B5C2F" w:rsidDel="000E00CD">
          <w:delInstrText xml:space="preserve"> ADDIN EN.CITE &lt;EndNote&gt;&lt;Cite&gt;&lt;Author&gt;Sharma&lt;/Author&gt;&lt;Year&gt;2022&lt;/Year&gt;&lt;RecNum&gt;25&lt;/RecNum&gt;&lt;DisplayText&gt; [17]&lt;/DisplayText&gt;&lt;record&gt;&lt;rec-number&gt;25&lt;/rec-number&gt;&lt;foreign-keys&gt;&lt;key app="EN" db-id="xred9e5sg009pcetsepxtfs0dwxsa5rzvawx" timestamp="1682686182"&gt;25&lt;/key&gt;&lt;/foreign-keys&gt;&lt;ref-type name="Journal Article"&gt;17&lt;/ref-type&gt;&lt;contributors&gt;&lt;authors&gt;&lt;author&gt;Sharma, A.&lt;/author&gt;&lt;author&gt;Sahasrabudhe, V.&lt;/author&gt;&lt;author&gt;Musib, L.&lt;/author&gt;&lt;author&gt;Zhang, S.&lt;/author&gt;&lt;author&gt;Younis, I.&lt;/author&gt;&lt;author&gt;Kanodia, J.&lt;/author&gt;&lt;/authors&gt;&lt;/contributors&gt;&lt;auth-address&gt;Boehringer Ingelheim Pharmaceuticals, Ridgefield, Connecticut, USA.&amp;#xD;Pfizer Inc., Groton, Connecticut, USA.&amp;#xD;Gilead Sciences Inc, Foster City, California, USA.&amp;#xD;Takeda Pharmaceuticals, Cambridge, Massachusetts, USA.&amp;#xD;Theravance Biopharma US Inc, South San Francisco, California, USA.&lt;/auth-address&gt;&lt;titles&gt;&lt;title&gt;Time to Rethink the Current Paradigm for Assessing Kidney Function in Drug Development and Beyond&lt;/title&gt;&lt;secondary-title&gt;Clin Pharmacol Ther&lt;/secondary-title&gt;&lt;/titles&gt;&lt;periodical&gt;&lt;full-title&gt;Clin Pharmacol Ther&lt;/full-title&gt;&lt;/periodical&gt;&lt;pages&gt;946-958&lt;/pages&gt;&lt;volume&gt;112&lt;/volume&gt;&lt;number&gt;5&lt;/number&gt;&lt;edition&gt;20211218&lt;/edition&gt;&lt;keywords&gt;&lt;keyword&gt;Humans&lt;/keyword&gt;&lt;keyword&gt;Adult&lt;/keyword&gt;&lt;keyword&gt;Child&lt;/keyword&gt;&lt;keyword&gt;*Cystatin C&lt;/keyword&gt;&lt;keyword&gt;Creatinine&lt;/keyword&gt;&lt;keyword&gt;Glomerular Filtration Rate&lt;/keyword&gt;&lt;keyword&gt;*Renal Insufficiency, Chronic/diagnosis/drug therapy/epidemiology&lt;/keyword&gt;&lt;keyword&gt;Biomarkers&lt;/keyword&gt;&lt;keyword&gt;Kidney&lt;/keyword&gt;&lt;keyword&gt;Drug Development&lt;/keyword&gt;&lt;/keywords&gt;&lt;dates&gt;&lt;year&gt;2022&lt;/year&gt;&lt;pub-dates&gt;&lt;date&gt;Nov&lt;/date&gt;&lt;/pub-dates&gt;&lt;/dates&gt;&lt;isbn&gt;0009-9236 (Print)&amp;#xD;0009-9236&lt;/isbn&gt;&lt;accession-num&gt;34800044&lt;/accession-num&gt;&lt;urls&gt;&lt;/urls&gt;&lt;custom1&gt;The authors declared no competing interests for this work.&lt;/custom1&gt;&lt;custom2&gt;PMC9786617&lt;/custom2&gt;&lt;electronic-resource-num&gt;10.1002/cpt.2489&lt;/electronic-resource-num&gt;&lt;remote-database-provider&gt;NLM&lt;/remote-database-provider&gt;&lt;language&gt;eng&lt;/language&gt;&lt;/record&gt;&lt;/Cite&gt;&lt;/EndNote&gt;</w:delInstrText>
        </w:r>
      </w:del>
      <w:r w:rsidR="008D03C5" w:rsidRPr="00E03B11">
        <w:fldChar w:fldCharType="separate"/>
      </w:r>
      <w:ins w:id="893" w:author="My Luong Vuong" w:date="2023-12-07T11:00:00Z">
        <w:r w:rsidR="00F20F50">
          <w:rPr>
            <w:noProof/>
          </w:rPr>
          <w:t> [17]</w:t>
        </w:r>
      </w:ins>
      <w:del w:id="894" w:author="My Luong Vuong" w:date="2023-12-07T10:44:00Z">
        <w:r w:rsidR="003B5C2F" w:rsidDel="000E00CD">
          <w:rPr>
            <w:noProof/>
          </w:rPr>
          <w:delText> [17]</w:delText>
        </w:r>
      </w:del>
      <w:r w:rsidR="008D03C5" w:rsidRPr="00E03B11">
        <w:fldChar w:fldCharType="end"/>
      </w:r>
      <w:r w:rsidR="00500B92">
        <w:t>)</w:t>
      </w:r>
      <w:r w:rsidR="005B5642">
        <w:t>.</w:t>
      </w:r>
    </w:p>
    <w:p w14:paraId="66F7F3EF" w14:textId="0519E207" w:rsidR="00A7137D" w:rsidRDefault="00E32996">
      <w:r w:rsidRPr="0012059F">
        <w:t xml:space="preserve">Continuous </w:t>
      </w:r>
      <w:r w:rsidRPr="00E00993">
        <w:t>covariates</w:t>
      </w:r>
      <w:r w:rsidR="00876174">
        <w:t xml:space="preserve"> (body weight, BMI, FFM, and </w:t>
      </w:r>
      <w:proofErr w:type="spellStart"/>
      <w:r w:rsidR="00876174" w:rsidRPr="00E03B11">
        <w:t>eGFR</w:t>
      </w:r>
      <w:r w:rsidR="00876174" w:rsidRPr="00E03B11">
        <w:rPr>
          <w:vertAlign w:val="subscript"/>
        </w:rPr>
        <w:t>CKD</w:t>
      </w:r>
      <w:proofErr w:type="spellEnd"/>
      <w:r w:rsidR="00876174" w:rsidRPr="00E03B11">
        <w:rPr>
          <w:vertAlign w:val="subscript"/>
        </w:rPr>
        <w:t>-EPI</w:t>
      </w:r>
      <w:r w:rsidR="00876174">
        <w:t>)</w:t>
      </w:r>
      <w:r w:rsidRPr="0012059F">
        <w:t xml:space="preserve"> were normalised to the median value in the population and introduced into the </w:t>
      </w:r>
      <w:proofErr w:type="spellStart"/>
      <w:r w:rsidR="0016057F">
        <w:t>popPK</w:t>
      </w:r>
      <w:proofErr w:type="spellEnd"/>
      <w:r w:rsidR="0016057F" w:rsidRPr="0012059F">
        <w:t xml:space="preserve"> </w:t>
      </w:r>
      <w:r w:rsidRPr="0012059F">
        <w:t>model using a power function</w:t>
      </w:r>
      <w:r w:rsidRPr="0012059F">
        <w:fldChar w:fldCharType="begin"/>
      </w:r>
      <w:ins w:id="895" w:author="My Luong Vuong" w:date="2023-12-07T11:00:00Z">
        <w:r w:rsidR="00F20F50">
          <w:instrText xml:space="preserve"> ADDIN EN.CITE &lt;EndNote&gt;&lt;Cite&gt;&lt;Author&gt;Mould&lt;/Author&gt;&lt;Year&gt;2013&lt;/Year&gt;&lt;RecNum&gt;38&lt;/RecNum&gt;&lt;DisplayText&gt; [18]&lt;/DisplayText&gt;&lt;record&gt;&lt;rec-number&gt;38&lt;/rec-number&gt;&lt;foreign-keys&gt;&lt;key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ins>
      <w:del w:id="896" w:author="My Luong Vuong" w:date="2023-12-07T10:44:00Z">
        <w:r w:rsidR="003B5C2F" w:rsidDel="000E00CD">
          <w:delInstrText xml:space="preserve"> ADDIN EN.CITE &lt;EndNote&gt;&lt;Cite&gt;&lt;Author&gt;Mould&lt;/Author&gt;&lt;Year&gt;2013&lt;/Year&gt;&lt;RecNum&gt;38&lt;/RecNum&gt;&lt;DisplayText&gt; [18]&lt;/DisplayText&gt;&lt;record&gt;&lt;rec-number&gt;38&lt;/rec-number&gt;&lt;foreign-keys&gt;&lt;key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delInstrText>
        </w:r>
      </w:del>
      <w:r w:rsidRPr="0012059F">
        <w:fldChar w:fldCharType="separate"/>
      </w:r>
      <w:ins w:id="897" w:author="My Luong Vuong" w:date="2023-12-07T11:00:00Z">
        <w:r w:rsidR="00F20F50">
          <w:rPr>
            <w:noProof/>
          </w:rPr>
          <w:t> [18]</w:t>
        </w:r>
      </w:ins>
      <w:del w:id="898" w:author="My Luong Vuong" w:date="2023-12-07T10:44:00Z">
        <w:r w:rsidR="003B5C2F" w:rsidDel="000E00CD">
          <w:rPr>
            <w:noProof/>
          </w:rPr>
          <w:delText> [18]</w:delText>
        </w:r>
      </w:del>
      <w:r w:rsidRPr="0012059F">
        <w:fldChar w:fldCharType="end"/>
      </w:r>
      <w:r w:rsidR="00A7137D">
        <w:t>, exemplified as follows:</w:t>
      </w:r>
    </w:p>
    <w:commentRangeStart w:id="899"/>
    <w:commentRangeStart w:id="900"/>
    <w:p w14:paraId="283FF6F2" w14:textId="2730A7DD" w:rsidR="00A7137D" w:rsidRPr="00A7137D" w:rsidRDefault="00B61B73" w:rsidP="0003308C">
      <w:pPr>
        <w:tabs>
          <w:tab w:val="right" w:pos="9026"/>
        </w:tabs>
        <w:ind w:left="567"/>
        <w:rPr>
          <w:rFonts w:cs="Times New Roman"/>
        </w:rPr>
      </w:pPr>
      <m:oMath>
        <m:sSub>
          <m:sSubPr>
            <m:ctrlPr>
              <w:rPr>
                <w:rFonts w:ascii="Cambria Math" w:hAnsi="Cambria Math"/>
                <w:i/>
              </w:rPr>
            </m:ctrlPr>
          </m:sSubPr>
          <m:e>
            <w:proofErr w:type="spellStart"/>
            <m:r>
              <m:rPr>
                <m:nor/>
              </m:rPr>
              <m:t>Vc</m:t>
            </m:r>
            <w:proofErr w:type="spellEnd"/>
          </m:e>
          <m:sub>
            <w:proofErr w:type="spellStart"/>
            <m:r>
              <m:rPr>
                <m:nor/>
              </m:rPr>
              <w:rPr>
                <w:i/>
              </w:rPr>
              <m:t>i</m:t>
            </m:r>
            <w:proofErr w:type="spellEnd"/>
          </m:sub>
        </m:sSub>
        <m:r>
          <m:rPr>
            <m:nor/>
          </m:rPr>
          <m:t xml:space="preserve"> = </m:t>
        </m:r>
        <m:sSub>
          <m:sSubPr>
            <m:ctrlPr>
              <w:rPr>
                <w:rFonts w:ascii="Cambria Math" w:hAnsi="Cambria Math"/>
                <w:i/>
              </w:rPr>
            </m:ctrlPr>
          </m:sSubPr>
          <m:e>
            <w:proofErr w:type="spellStart"/>
            <m:r>
              <m:rPr>
                <m:nor/>
              </m:rPr>
              <m:t>Vc</m:t>
            </m:r>
            <w:proofErr w:type="spellEnd"/>
          </m:e>
          <m:sub>
            <m:r>
              <m:rPr>
                <m:nor/>
              </m:rPr>
              <w:rPr>
                <w:i/>
              </w:rPr>
              <m:t>pop</m:t>
            </m:r>
          </m:sub>
        </m:sSub>
        <m:r>
          <m:rPr>
            <m:nor/>
          </m:rPr>
          <m:t xml:space="preserve"> ×</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m:rPr>
                            <m:nor/>
                          </m:rPr>
                          <m:t>BW</m:t>
                        </m:r>
                      </m:e>
                      <m:sub>
                        <w:proofErr w:type="spellStart"/>
                        <m:r>
                          <m:rPr>
                            <m:nor/>
                          </m:rPr>
                          <m:t>i</m:t>
                        </m:r>
                        <w:proofErr w:type="spellEnd"/>
                      </m:sub>
                    </m:sSub>
                  </m:num>
                  <m:den>
                    <m:r>
                      <m:rPr>
                        <m:nor/>
                      </m:rPr>
                      <m:t>80 kg</m:t>
                    </m:r>
                  </m:den>
                </m:f>
              </m:e>
            </m:d>
          </m:e>
          <m:sup>
            <m:r>
              <m:rPr>
                <m:nor/>
              </m:rPr>
              <w:rPr>
                <w:i/>
                <w:iCs/>
              </w:rPr>
              <m:t>BW_EFF</m:t>
            </m:r>
          </m:sup>
        </m:sSup>
        <m:r>
          <m:rPr>
            <m:nor/>
          </m:rPr>
          <m:t>×</m:t>
        </m:r>
        <m:func>
          <m:funcPr>
            <m:ctrlPr>
              <w:rPr>
                <w:rFonts w:ascii="Cambria Math" w:hAnsi="Cambria Math"/>
                <w:i/>
              </w:rPr>
            </m:ctrlPr>
          </m:funcPr>
          <m:fName>
            <m:r>
              <m:rPr>
                <m:nor/>
              </m:rPr>
              <m:t>exp</m:t>
            </m:r>
          </m:fName>
          <m:e>
            <m:d>
              <m:dPr>
                <m:ctrlPr>
                  <w:rPr>
                    <w:rFonts w:ascii="Cambria Math" w:hAnsi="Cambria Math"/>
                    <w:i/>
                  </w:rPr>
                </m:ctrlPr>
              </m:dPr>
              <m:e>
                <m:sSub>
                  <m:sSubPr>
                    <m:ctrlPr>
                      <w:rPr>
                        <w:rFonts w:ascii="Cambria Math" w:hAnsi="Cambria Math"/>
                        <w:i/>
                      </w:rPr>
                    </m:ctrlPr>
                  </m:sSubPr>
                  <m:e>
                    <m:r>
                      <m:rPr>
                        <m:nor/>
                      </m:rPr>
                      <w:rPr>
                        <w:i/>
                      </w:rPr>
                      <m:t>η</m:t>
                    </m:r>
                  </m:e>
                  <m:sub>
                    <w:proofErr w:type="spellStart"/>
                    <m:r>
                      <m:rPr>
                        <m:nor/>
                      </m:rPr>
                      <w:rPr>
                        <w:i/>
                      </w:rPr>
                      <m:t>i</m:t>
                    </m:r>
                    <w:proofErr w:type="spellEnd"/>
                  </m:sub>
                </m:sSub>
              </m:e>
            </m:d>
          </m:e>
        </m:func>
        <m:r>
          <m:rPr>
            <m:nor/>
          </m:rPr>
          <m:t xml:space="preserve">with </m:t>
        </m:r>
        <m:sSub>
          <m:sSubPr>
            <m:ctrlPr>
              <w:rPr>
                <w:rFonts w:ascii="Cambria Math" w:hAnsi="Cambria Math"/>
                <w:i/>
              </w:rPr>
            </m:ctrlPr>
          </m:sSubPr>
          <m:e>
            <m:r>
              <m:rPr>
                <m:nor/>
              </m:rPr>
              <w:rPr>
                <w:i/>
              </w:rPr>
              <m:t>η</m:t>
            </m:r>
          </m:e>
          <m:sub>
            <w:proofErr w:type="spellStart"/>
            <m:r>
              <m:rPr>
                <m:nor/>
              </m:rPr>
              <w:rPr>
                <w:i/>
              </w:rPr>
              <m:t>i</m:t>
            </m:r>
            <w:proofErr w:type="spellEnd"/>
          </m:sub>
        </m:sSub>
        <m:r>
          <m:rPr>
            <m:nor/>
          </m:rPr>
          <m:t xml:space="preserve"> ~ </m:t>
        </m:r>
        <m:r>
          <m:rPr>
            <m:nor/>
          </m:rPr>
          <w:rPr>
            <w:rFonts w:eastAsiaTheme="minorEastAsia"/>
            <w:i/>
          </w:rPr>
          <m:t>N</m:t>
        </m:r>
        <m:r>
          <m:rPr>
            <m:nor/>
          </m:rPr>
          <w:rPr>
            <w:rFonts w:eastAsiaTheme="minorEastAsia"/>
          </w:rPr>
          <m:t>(0,</m:t>
        </m:r>
        <m:sSup>
          <m:sSupPr>
            <m:ctrlPr>
              <w:rPr>
                <w:rFonts w:ascii="Cambria Math" w:eastAsiaTheme="minorEastAsia" w:hAnsi="Cambria Math"/>
                <w:i/>
              </w:rPr>
            </m:ctrlPr>
          </m:sSupPr>
          <m:e>
            <m:r>
              <m:rPr>
                <m:nor/>
              </m:rPr>
              <w:rPr>
                <w:rFonts w:eastAsiaTheme="minorEastAsia"/>
                <w:iCs/>
              </w:rPr>
              <m:t xml:space="preserve"> </m:t>
            </m:r>
            <m:r>
              <m:rPr>
                <m:nor/>
              </m:rPr>
              <w:rPr>
                <w:rFonts w:eastAsiaTheme="minorEastAsia"/>
                <w:i/>
              </w:rPr>
              <m:t>ω</m:t>
            </m:r>
          </m:e>
          <m:sup>
            <m:r>
              <m:rPr>
                <m:nor/>
              </m:rPr>
              <w:rPr>
                <w:rFonts w:eastAsiaTheme="minorEastAsia"/>
              </w:rPr>
              <m:t>2</m:t>
            </m:r>
          </m:sup>
        </m:sSup>
        <m:r>
          <m:rPr>
            <m:nor/>
          </m:rPr>
          <w:rPr>
            <w:rFonts w:eastAsiaTheme="minorEastAsia"/>
          </w:rPr>
          <m:t>)</m:t>
        </m:r>
      </m:oMath>
      <w:r w:rsidR="00A7137D" w:rsidRPr="00E03B11">
        <w:rPr>
          <w:rFonts w:eastAsiaTheme="minorEastAsia" w:cs="Times New Roman"/>
        </w:rPr>
        <w:tab/>
        <w:t>(Eq.</w:t>
      </w:r>
      <w:r w:rsidR="00A7137D">
        <w:rPr>
          <w:rFonts w:eastAsiaTheme="minorEastAsia" w:cs="Times New Roman"/>
        </w:rPr>
        <w:t> 2</w:t>
      </w:r>
      <w:r w:rsidR="00A7137D" w:rsidRPr="00E03B11">
        <w:rPr>
          <w:rFonts w:eastAsiaTheme="minorEastAsia" w:cs="Times New Roman"/>
        </w:rPr>
        <w:t>)</w:t>
      </w:r>
      <w:commentRangeEnd w:id="899"/>
      <w:r w:rsidR="003B162D">
        <w:rPr>
          <w:rStyle w:val="CommentReference"/>
        </w:rPr>
        <w:commentReference w:id="899"/>
      </w:r>
      <w:commentRangeEnd w:id="900"/>
      <w:r w:rsidR="00901801">
        <w:rPr>
          <w:rStyle w:val="CommentReference"/>
        </w:rPr>
        <w:commentReference w:id="900"/>
      </w:r>
    </w:p>
    <w:p w14:paraId="2D956125" w14:textId="1F5C1564" w:rsidR="00E32996" w:rsidRPr="0003308C" w:rsidRDefault="00E32996" w:rsidP="00593CAA">
      <w:pPr>
        <w:pStyle w:val="Body"/>
        <w:rPr>
          <w:lang w:val="en-GB"/>
        </w:rPr>
      </w:pPr>
      <w:r w:rsidRPr="0003308C">
        <w:rPr>
          <w:lang w:val="en-GB"/>
        </w:rPr>
        <w:t>wit</w:t>
      </w:r>
      <w:r w:rsidR="0016057F" w:rsidRPr="0003308C">
        <w:rPr>
          <w:lang w:val="en-GB"/>
        </w:rPr>
        <w:t xml:space="preserve">h </w:t>
      </w:r>
      <w:r w:rsidR="0016057F" w:rsidRPr="0003308C">
        <w:rPr>
          <w:i/>
          <w:iCs/>
          <w:lang w:val="en-GB"/>
        </w:rPr>
        <w:t>BW_EFF</w:t>
      </w:r>
      <w:r w:rsidRPr="0003308C">
        <w:rPr>
          <w:lang w:val="en-GB"/>
        </w:rPr>
        <w:t xml:space="preserve"> the effect of </w:t>
      </w:r>
      <w:r w:rsidR="0016057F" w:rsidRPr="0003308C">
        <w:rPr>
          <w:lang w:val="en-GB"/>
        </w:rPr>
        <w:t xml:space="preserve">body weight </w:t>
      </w:r>
      <w:r w:rsidRPr="0003308C">
        <w:rPr>
          <w:lang w:val="en-GB"/>
        </w:rPr>
        <w:t xml:space="preserve">on </w:t>
      </w:r>
      <w:proofErr w:type="spellStart"/>
      <w:r w:rsidR="009F7C3C" w:rsidRPr="0003308C">
        <w:rPr>
          <w:lang w:val="en-GB"/>
        </w:rPr>
        <w:t>Vc</w:t>
      </w:r>
      <w:r w:rsidRPr="0003308C">
        <w:rPr>
          <w:i/>
          <w:iCs/>
          <w:vertAlign w:val="subscript"/>
          <w:lang w:val="en-GB"/>
        </w:rPr>
        <w:t>i</w:t>
      </w:r>
      <w:proofErr w:type="spellEnd"/>
      <w:r w:rsidR="007A6ACC" w:rsidRPr="0003308C">
        <w:rPr>
          <w:lang w:val="en-GB"/>
        </w:rPr>
        <w:t xml:space="preserve"> </w:t>
      </w:r>
      <w:r w:rsidR="00FE2EB7" w:rsidRPr="0003308C">
        <w:rPr>
          <w:lang w:val="en-GB"/>
        </w:rPr>
        <w:t xml:space="preserve">and the body weight of patient </w:t>
      </w:r>
      <w:proofErr w:type="spellStart"/>
      <w:r w:rsidR="00FE2EB7" w:rsidRPr="0003308C">
        <w:rPr>
          <w:i/>
          <w:iCs/>
          <w:lang w:val="en-GB"/>
        </w:rPr>
        <w:t>i</w:t>
      </w:r>
      <w:proofErr w:type="spellEnd"/>
      <w:r w:rsidR="00FE2EB7" w:rsidRPr="0003308C">
        <w:rPr>
          <w:lang w:val="en-GB"/>
        </w:rPr>
        <w:t xml:space="preserve"> normalised to the population median value of 80 kg.</w:t>
      </w:r>
    </w:p>
    <w:bookmarkEnd w:id="874"/>
    <w:p w14:paraId="53705E6A" w14:textId="772A42B8" w:rsidR="00F35226" w:rsidRPr="00E03B11" w:rsidRDefault="00B529EA" w:rsidP="00593CAA">
      <w:pPr>
        <w:pStyle w:val="Heading2"/>
        <w:rPr>
          <w:rFonts w:eastAsia="Times New Roman"/>
        </w:rPr>
      </w:pPr>
      <w:r>
        <w:rPr>
          <w:rFonts w:eastAsia="Times New Roman"/>
        </w:rPr>
        <w:t>Missing data handling</w:t>
      </w:r>
    </w:p>
    <w:p w14:paraId="218432AA" w14:textId="2BA6A834" w:rsidR="00A91C50" w:rsidRPr="00E03B11" w:rsidRDefault="00096005" w:rsidP="00593CAA">
      <w:bookmarkStart w:id="901" w:name="_Hlk136861940"/>
      <w:r>
        <w:t>Mean</w:t>
      </w:r>
      <w:r w:rsidR="00BC43B7">
        <w:t xml:space="preserve"> imputation </w:t>
      </w:r>
      <w:r w:rsidR="00B101F0">
        <w:t>and m</w:t>
      </w:r>
      <w:r w:rsidR="00B101F0" w:rsidRPr="00E03B11">
        <w:t xml:space="preserve">ultiple </w:t>
      </w:r>
      <w:r w:rsidR="00900418" w:rsidRPr="00E03B11">
        <w:t>imputation</w:t>
      </w:r>
      <w:r w:rsidR="002446ED" w:rsidRPr="00E03B11">
        <w:t xml:space="preserve"> </w:t>
      </w:r>
      <w:r w:rsidR="006F3E9E">
        <w:t>were</w:t>
      </w:r>
      <w:r w:rsidR="006F3E9E" w:rsidRPr="00E03B11">
        <w:t xml:space="preserve"> </w:t>
      </w:r>
      <w:r w:rsidR="00900418" w:rsidRPr="00E03B11">
        <w:t xml:space="preserve">used for handling missing data. </w:t>
      </w:r>
      <w:r w:rsidR="00980916">
        <w:t>Multiple i</w:t>
      </w:r>
      <w:r w:rsidR="00980916" w:rsidRPr="00E03B11">
        <w:t xml:space="preserve">mputation </w:t>
      </w:r>
      <w:r w:rsidR="00C07FA3" w:rsidRPr="00E03B11">
        <w:t>was conducted using</w:t>
      </w:r>
      <w:r w:rsidR="00CD070D">
        <w:t xml:space="preserve"> </w:t>
      </w:r>
      <w:r w:rsidR="00453E28">
        <w:t>a</w:t>
      </w:r>
      <w:r w:rsidR="00BB4AB6">
        <w:t xml:space="preserve"> </w:t>
      </w:r>
      <w:r w:rsidR="009C622E">
        <w:t>two-level</w:t>
      </w:r>
      <w:r w:rsidR="00BB4AB6" w:rsidRPr="00BB4AB6">
        <w:t xml:space="preserve"> method</w:t>
      </w:r>
      <w:r w:rsidR="006A0D05">
        <w:t xml:space="preserve"> </w:t>
      </w:r>
      <w:r w:rsidR="005474CA">
        <w:t>utilising</w:t>
      </w:r>
      <w:r w:rsidR="003908E9">
        <w:t xml:space="preserve"> a</w:t>
      </w:r>
      <w:r w:rsidR="00BB4AB6" w:rsidRPr="00BB4AB6">
        <w:t xml:space="preserve"> linear mixed model</w:t>
      </w:r>
      <w:r w:rsidR="00815681">
        <w:t>, and predictive mean matching method</w:t>
      </w:r>
      <w:r w:rsidR="003877CA">
        <w:t xml:space="preserve"> </w:t>
      </w:r>
      <w:r w:rsidR="00BB4AB6" w:rsidRPr="00BB4AB6">
        <w:t>to draw imputations</w:t>
      </w:r>
      <w:r w:rsidR="003F7970">
        <w:fldChar w:fldCharType="begin"/>
      </w:r>
      <w:ins w:id="902" w:author="My Luong Vuong" w:date="2023-12-07T11:00:00Z">
        <w:r w:rsidR="00F20F50">
          <w:instrText xml:space="preserve"> ADDIN EN.CITE &lt;EndNote&gt;&lt;Cite&gt;&lt;Author&gt;Buuren&lt;/Author&gt;&lt;Year&gt;2018&lt;/Year&gt;&lt;RecNum&gt;26&lt;/RecNum&gt;&lt;DisplayText&gt; [19]&lt;/DisplayText&gt;&lt;record&gt;&lt;rec-number&gt;26&lt;/rec-number&gt;&lt;foreign-keys&gt;&lt;key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ins>
      <w:del w:id="903" w:author="My Luong Vuong" w:date="2023-12-07T10:44:00Z">
        <w:r w:rsidR="00BB1026" w:rsidDel="000E00CD">
          <w:delInstrText xml:space="preserve"> ADDIN EN.CITE &lt;EndNote&gt;&lt;Cite&gt;&lt;Author&gt;Buuren&lt;/Author&gt;&lt;Year&gt;2018&lt;/Year&gt;&lt;RecNum&gt;26&lt;/RecNum&gt;&lt;DisplayText&gt; [19]&lt;/DisplayText&gt;&lt;record&gt;&lt;rec-number&gt;26&lt;/rec-number&gt;&lt;foreign-keys&gt;&lt;key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delInstrText>
        </w:r>
      </w:del>
      <w:r w:rsidR="003F7970">
        <w:fldChar w:fldCharType="separate"/>
      </w:r>
      <w:ins w:id="904" w:author="My Luong Vuong" w:date="2023-12-07T11:00:00Z">
        <w:r w:rsidR="00F20F50">
          <w:rPr>
            <w:noProof/>
          </w:rPr>
          <w:t> [19]</w:t>
        </w:r>
      </w:ins>
      <w:del w:id="905" w:author="My Luong Vuong" w:date="2023-12-07T10:44:00Z">
        <w:r w:rsidR="00BB1026" w:rsidDel="000E00CD">
          <w:rPr>
            <w:noProof/>
          </w:rPr>
          <w:delText> [19]</w:delText>
        </w:r>
      </w:del>
      <w:r w:rsidR="003F7970">
        <w:fldChar w:fldCharType="end"/>
      </w:r>
      <w:r w:rsidR="00EB2800">
        <w:t>.</w:t>
      </w:r>
      <w:r w:rsidR="00066B6E">
        <w:t xml:space="preserve"> </w:t>
      </w:r>
      <w:commentRangeStart w:id="906"/>
      <w:commentRangeStart w:id="907"/>
      <w:r w:rsidR="00C07FA3" w:rsidRPr="00E03B11">
        <w:t>All variables</w:t>
      </w:r>
      <w:r w:rsidR="001D58CE">
        <w:t xml:space="preserve"> in the final </w:t>
      </w:r>
      <w:proofErr w:type="spellStart"/>
      <w:r w:rsidR="004A5778">
        <w:t>popPK</w:t>
      </w:r>
      <w:proofErr w:type="spellEnd"/>
      <w:r w:rsidR="004A5778">
        <w:t xml:space="preserve"> model</w:t>
      </w:r>
      <w:r w:rsidR="00C07FA3" w:rsidRPr="00E03B11">
        <w:t xml:space="preserve"> </w:t>
      </w:r>
      <w:commentRangeEnd w:id="906"/>
      <w:r w:rsidR="00A3134C">
        <w:rPr>
          <w:rStyle w:val="CommentReference"/>
        </w:rPr>
        <w:commentReference w:id="906"/>
      </w:r>
      <w:commentRangeEnd w:id="907"/>
      <w:r w:rsidR="00CC600D">
        <w:rPr>
          <w:rStyle w:val="CommentReference"/>
        </w:rPr>
        <w:commentReference w:id="907"/>
      </w:r>
      <w:r w:rsidR="00C07FA3" w:rsidRPr="00E03B11">
        <w:t>were included</w:t>
      </w:r>
      <w:r w:rsidR="00A74B82">
        <w:t xml:space="preserve"> </w:t>
      </w:r>
      <w:r w:rsidR="00C07FA3" w:rsidRPr="00E03B11">
        <w:t xml:space="preserve">in </w:t>
      </w:r>
      <w:r w:rsidR="0040156E">
        <w:t>the</w:t>
      </w:r>
      <w:r w:rsidR="00C07FA3" w:rsidRPr="00E03B11">
        <w:t xml:space="preserve"> imputation model (with the exception of the variable that was being imputed)</w:t>
      </w:r>
      <w:r w:rsidR="00FA0E43" w:rsidRPr="00E03B11">
        <w:fldChar w:fldCharType="begin"/>
      </w:r>
      <w:ins w:id="908" w:author="My Luong Vuong" w:date="2023-12-07T11:00:00Z">
        <w:r w:rsidR="00F20F50">
          <w:instrText xml:space="preserve"> ADDIN EN.CITE &lt;EndNote&gt;&lt;Cite&gt;&lt;Author&gt;Buuren&lt;/Author&gt;&lt;Year&gt;2018&lt;/Year&gt;&lt;RecNum&gt;26&lt;/RecNum&gt;&lt;DisplayText&gt; [19]&lt;/DisplayText&gt;&lt;record&gt;&lt;rec-number&gt;26&lt;/rec-number&gt;&lt;foreign-keys&gt;&lt;key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ins>
      <w:del w:id="909" w:author="My Luong Vuong" w:date="2023-12-07T10:44:00Z">
        <w:r w:rsidR="00BB1026" w:rsidDel="000E00CD">
          <w:delInstrText xml:space="preserve"> ADDIN EN.CITE &lt;EndNote&gt;&lt;Cite&gt;&lt;Author&gt;Buuren&lt;/Author&gt;&lt;Year&gt;2018&lt;/Year&gt;&lt;RecNum&gt;26&lt;/RecNum&gt;&lt;DisplayText&gt; [19]&lt;/DisplayText&gt;&lt;record&gt;&lt;rec-number&gt;26&lt;/rec-number&gt;&lt;foreign-keys&gt;&lt;key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delInstrText>
        </w:r>
      </w:del>
      <w:r w:rsidR="00FA0E43" w:rsidRPr="00E03B11">
        <w:fldChar w:fldCharType="separate"/>
      </w:r>
      <w:ins w:id="910" w:author="My Luong Vuong" w:date="2023-12-07T11:00:00Z">
        <w:r w:rsidR="00F20F50">
          <w:rPr>
            <w:noProof/>
          </w:rPr>
          <w:t> [19]</w:t>
        </w:r>
      </w:ins>
      <w:del w:id="911" w:author="My Luong Vuong" w:date="2023-12-07T10:44:00Z">
        <w:r w:rsidR="00BB1026" w:rsidDel="000E00CD">
          <w:rPr>
            <w:noProof/>
          </w:rPr>
          <w:delText> [19]</w:delText>
        </w:r>
      </w:del>
      <w:r w:rsidR="00FA0E43" w:rsidRPr="00E03B11">
        <w:fldChar w:fldCharType="end"/>
      </w:r>
      <w:r w:rsidR="00CE5DBC">
        <w:t>.</w:t>
      </w:r>
      <w:r w:rsidR="006F47DA" w:rsidRPr="00E03B11">
        <w:t xml:space="preserve"> </w:t>
      </w:r>
      <w:r w:rsidR="00442F98" w:rsidRPr="00E03B11">
        <w:t xml:space="preserve">In addition, </w:t>
      </w:r>
      <w:r w:rsidR="003517F1">
        <w:t xml:space="preserve">the </w:t>
      </w:r>
      <w:r w:rsidR="00F965D8">
        <w:t>dosing occasion</w:t>
      </w:r>
      <w:r w:rsidR="004A1F8E" w:rsidRPr="00E03B11">
        <w:t xml:space="preserve"> </w:t>
      </w:r>
      <w:r w:rsidR="00F965D8">
        <w:t>(</w:t>
      </w:r>
      <w:commentRangeStart w:id="912"/>
      <w:r w:rsidR="00874101">
        <w:t xml:space="preserve">defined as the time between two consecutive </w:t>
      </w:r>
      <w:r w:rsidR="00F965D8">
        <w:t>dosing event</w:t>
      </w:r>
      <w:r w:rsidR="00874101">
        <w:t>s</w:t>
      </w:r>
      <w:commentRangeEnd w:id="912"/>
      <w:r w:rsidR="00874101">
        <w:rPr>
          <w:rStyle w:val="CommentReference"/>
        </w:rPr>
        <w:commentReference w:id="912"/>
      </w:r>
      <w:r w:rsidR="00F965D8">
        <w:t>)</w:t>
      </w:r>
      <w:r w:rsidR="003E42FC">
        <w:t>,</w:t>
      </w:r>
      <w:r w:rsidR="000A6E01">
        <w:t xml:space="preserve"> </w:t>
      </w:r>
      <w:r w:rsidR="003517F1">
        <w:t xml:space="preserve">the </w:t>
      </w:r>
      <w:r w:rsidR="00F1531F">
        <w:t>study site</w:t>
      </w:r>
      <w:r w:rsidR="00A01E06">
        <w:t xml:space="preserve"> and the patient identifier </w:t>
      </w:r>
      <w:r w:rsidR="00757CE0">
        <w:t xml:space="preserve">(PID) </w:t>
      </w:r>
      <w:r w:rsidR="00442F98" w:rsidRPr="00E03B11">
        <w:t xml:space="preserve">were </w:t>
      </w:r>
      <w:r w:rsidR="00AE64F0">
        <w:t>three</w:t>
      </w:r>
      <w:r w:rsidR="00442F98" w:rsidRPr="00E03B11">
        <w:t xml:space="preserve"> auxiliary variables in the </w:t>
      </w:r>
      <w:r w:rsidR="00F1531F">
        <w:t xml:space="preserve">imputation </w:t>
      </w:r>
      <w:r w:rsidR="00442F98" w:rsidRPr="00E03B11">
        <w:t>model</w:t>
      </w:r>
      <w:r w:rsidR="004C04F6">
        <w:t>s</w:t>
      </w:r>
      <w:r w:rsidR="001A1334" w:rsidRPr="00E03B11">
        <w:t>.</w:t>
      </w:r>
      <w:r w:rsidR="00241F3A">
        <w:t xml:space="preserve"> </w:t>
      </w:r>
      <w:r w:rsidR="00A350FF">
        <w:t>The mix-effects</w:t>
      </w:r>
      <w:r w:rsidR="00112613">
        <w:t xml:space="preserve"> imputation</w:t>
      </w:r>
      <w:r w:rsidR="00A350FF">
        <w:t xml:space="preserve"> </w:t>
      </w:r>
      <w:r w:rsidR="00112613">
        <w:t>model</w:t>
      </w:r>
      <w:r w:rsidR="0017791D">
        <w:t xml:space="preserve"> has random intercept </w:t>
      </w:r>
      <w:r w:rsidR="005F6496">
        <w:t xml:space="preserve">introduced by </w:t>
      </w:r>
      <w:r w:rsidR="00EE04ED">
        <w:t>PID, and fix effect</w:t>
      </w:r>
      <w:r w:rsidR="006D3F93">
        <w:t xml:space="preserve">s </w:t>
      </w:r>
      <w:r w:rsidR="00437EEB">
        <w:t>with the remaining variables</w:t>
      </w:r>
      <w:r w:rsidR="00F74A6C">
        <w:fldChar w:fldCharType="begin"/>
      </w:r>
      <w:ins w:id="913" w:author="My Luong Vuong" w:date="2023-12-07T11:00:00Z">
        <w:r w:rsidR="00F20F50">
          <w:instrText xml:space="preserve"> ADDIN EN.CITE &lt;EndNote&gt;&lt;Cite&gt;&lt;Author&gt;Buuren&lt;/Author&gt;&lt;Year&gt;2018&lt;/Year&gt;&lt;RecNum&gt;26&lt;/RecNum&gt;&lt;DisplayText&gt; [19]&lt;/DisplayText&gt;&lt;record&gt;&lt;rec-number&gt;26&lt;/rec-number&gt;&lt;foreign-keys&gt;&lt;key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ins>
      <w:del w:id="914" w:author="My Luong Vuong" w:date="2023-12-07T10:44:00Z">
        <w:r w:rsidR="00BB1026" w:rsidDel="000E00CD">
          <w:delInstrText xml:space="preserve"> ADDIN EN.CITE &lt;EndNote&gt;&lt;Cite&gt;&lt;Author&gt;Buuren&lt;/Author&gt;&lt;Year&gt;2018&lt;/Year&gt;&lt;RecNum&gt;26&lt;/RecNum&gt;&lt;DisplayText&gt; [19]&lt;/DisplayText&gt;&lt;record&gt;&lt;rec-number&gt;26&lt;/rec-number&gt;&lt;foreign-keys&gt;&lt;key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delInstrText>
        </w:r>
      </w:del>
      <w:r w:rsidR="00F74A6C">
        <w:fldChar w:fldCharType="separate"/>
      </w:r>
      <w:ins w:id="915" w:author="My Luong Vuong" w:date="2023-12-07T11:00:00Z">
        <w:r w:rsidR="00F20F50">
          <w:rPr>
            <w:noProof/>
          </w:rPr>
          <w:t> [19]</w:t>
        </w:r>
      </w:ins>
      <w:del w:id="916" w:author="My Luong Vuong" w:date="2023-12-07T10:44:00Z">
        <w:r w:rsidR="00BB1026" w:rsidDel="000E00CD">
          <w:rPr>
            <w:noProof/>
          </w:rPr>
          <w:delText> [19]</w:delText>
        </w:r>
      </w:del>
      <w:r w:rsidR="00F74A6C">
        <w:fldChar w:fldCharType="end"/>
      </w:r>
      <w:r w:rsidR="002332FA">
        <w:t>.</w:t>
      </w:r>
      <w:r w:rsidR="00757CE0">
        <w:t xml:space="preserve"> </w:t>
      </w:r>
      <w:r w:rsidR="00715E36">
        <w:t>The</w:t>
      </w:r>
      <w:r w:rsidR="00715E36" w:rsidRPr="00E03B11">
        <w:t xml:space="preserve"> imputation was performed separately for patients who had CRRT at least once</w:t>
      </w:r>
      <w:r w:rsidR="00715E36">
        <w:t>,</w:t>
      </w:r>
      <w:r w:rsidR="00715E36" w:rsidRPr="00E03B11">
        <w:t xml:space="preserve"> and patients who did not have CRRT.</w:t>
      </w:r>
      <w:r w:rsidR="00A95AD2">
        <w:t xml:space="preserve"> </w:t>
      </w:r>
      <w:commentRangeStart w:id="917"/>
      <w:r w:rsidR="00A95AD2">
        <w:t>Negative</w:t>
      </w:r>
      <w:r w:rsidR="00BA7487">
        <w:t xml:space="preserve"> imputed values</w:t>
      </w:r>
      <w:r w:rsidR="00A95AD2">
        <w:t xml:space="preserve"> of a variable</w:t>
      </w:r>
      <w:r w:rsidR="00BA7487">
        <w:t xml:space="preserve"> were replaced by the minim</w:t>
      </w:r>
      <w:r w:rsidR="00A904DD">
        <w:t>um</w:t>
      </w:r>
      <w:r w:rsidR="00BA7487">
        <w:t xml:space="preserve"> </w:t>
      </w:r>
      <w:r w:rsidR="00B2419C">
        <w:t>value observed in that variable.</w:t>
      </w:r>
      <w:commentRangeEnd w:id="917"/>
      <w:r w:rsidR="00942DF2">
        <w:rPr>
          <w:rStyle w:val="CommentReference"/>
        </w:rPr>
        <w:commentReference w:id="917"/>
      </w:r>
      <w:r w:rsidR="00C07FA3" w:rsidRPr="00E03B11">
        <w:t xml:space="preserve"> </w:t>
      </w:r>
      <w:commentRangeStart w:id="918"/>
      <w:r w:rsidR="00D779EC" w:rsidRPr="00E03B11">
        <w:t>M</w:t>
      </w:r>
      <w:r w:rsidR="00F478FC" w:rsidRPr="00E03B11">
        <w:t>ultipl</w:t>
      </w:r>
      <w:r w:rsidR="00F74A6C">
        <w:t>e</w:t>
      </w:r>
      <w:r w:rsidR="00C07FA3" w:rsidRPr="00E03B11">
        <w:t xml:space="preserve"> imputed</w:t>
      </w:r>
      <w:commentRangeEnd w:id="918"/>
      <w:r w:rsidR="00257613">
        <w:rPr>
          <w:rStyle w:val="CommentReference"/>
        </w:rPr>
        <w:commentReference w:id="918"/>
      </w:r>
      <w:r w:rsidR="00C07FA3" w:rsidRPr="00E03B11">
        <w:t xml:space="preserve"> datasets</w:t>
      </w:r>
      <w:r w:rsidR="00D779EC" w:rsidRPr="00E03B11">
        <w:t xml:space="preserve"> were created</w:t>
      </w:r>
      <w:r w:rsidR="00C3223C" w:rsidRPr="00E03B11">
        <w:t xml:space="preserve"> and </w:t>
      </w:r>
      <w:r w:rsidR="00F84FC1" w:rsidRPr="00E03B11">
        <w:t xml:space="preserve">independent </w:t>
      </w:r>
      <w:proofErr w:type="spellStart"/>
      <w:r w:rsidR="006A6850" w:rsidRPr="00E03B11">
        <w:t>popPK</w:t>
      </w:r>
      <w:proofErr w:type="spellEnd"/>
      <w:r w:rsidR="006A6850" w:rsidRPr="00E03B11">
        <w:t xml:space="preserve"> </w:t>
      </w:r>
      <w:r w:rsidR="00F84FC1" w:rsidRPr="00E03B11">
        <w:t>analys</w:t>
      </w:r>
      <w:r w:rsidR="00690EAB">
        <w:t>e</w:t>
      </w:r>
      <w:r w:rsidR="00F84FC1" w:rsidRPr="00E03B11">
        <w:t>s</w:t>
      </w:r>
      <w:r w:rsidR="00690EAB">
        <w:t xml:space="preserve"> were conducted</w:t>
      </w:r>
      <w:r w:rsidR="0049591C" w:rsidRPr="00E03B11">
        <w:t xml:space="preserve"> for each of the dataset</w:t>
      </w:r>
      <w:r w:rsidR="00D779EC" w:rsidRPr="00E03B11">
        <w:t>s</w:t>
      </w:r>
      <w:r w:rsidR="00C07FA3" w:rsidRPr="00E03B11">
        <w:t xml:space="preserve">. </w:t>
      </w:r>
      <w:r w:rsidR="009D6CD8" w:rsidRPr="00E03B11">
        <w:t xml:space="preserve">Results were then combined using Rubin’s rules </w:t>
      </w:r>
      <w:r w:rsidR="00B25AF9" w:rsidRPr="00E03B11">
        <w:t>for normally distributed parameter estimates</w:t>
      </w:r>
      <w:r w:rsidR="004B2ACF" w:rsidRPr="00E03B11">
        <w:fldChar w:fldCharType="begin"/>
      </w:r>
      <w:ins w:id="919" w:author="My Luong Vuong" w:date="2023-12-07T11:00:00Z">
        <w:r w:rsidR="00F20F50">
          <w:instrText xml:space="preserve"> ADDIN EN.CITE &lt;EndNote&gt;&lt;Cite&gt;&lt;Author&gt;Buuren&lt;/Author&gt;&lt;Year&gt;2018&lt;/Year&gt;&lt;RecNum&gt;26&lt;/RecNum&gt;&lt;DisplayText&gt; [19]&lt;/DisplayText&gt;&lt;record&gt;&lt;rec-number&gt;26&lt;/rec-number&gt;&lt;foreign-keys&gt;&lt;key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ins>
      <w:del w:id="920" w:author="My Luong Vuong" w:date="2023-12-07T10:44:00Z">
        <w:r w:rsidR="00BB1026" w:rsidDel="000E00CD">
          <w:delInstrText xml:space="preserve"> ADDIN EN.CITE &lt;EndNote&gt;&lt;Cite&gt;&lt;Author&gt;Buuren&lt;/Author&gt;&lt;Year&gt;2018&lt;/Year&gt;&lt;RecNum&gt;26&lt;/RecNum&gt;&lt;DisplayText&gt; [19]&lt;/DisplayText&gt;&lt;record&gt;&lt;rec-number&gt;26&lt;/rec-number&gt;&lt;foreign-keys&gt;&lt;key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delInstrText>
        </w:r>
      </w:del>
      <w:r w:rsidR="004B2ACF" w:rsidRPr="00E03B11">
        <w:fldChar w:fldCharType="separate"/>
      </w:r>
      <w:ins w:id="921" w:author="My Luong Vuong" w:date="2023-12-07T11:00:00Z">
        <w:r w:rsidR="00F20F50">
          <w:rPr>
            <w:noProof/>
          </w:rPr>
          <w:t> [19]</w:t>
        </w:r>
      </w:ins>
      <w:del w:id="922" w:author="My Luong Vuong" w:date="2023-12-07T10:44:00Z">
        <w:r w:rsidR="00BB1026" w:rsidDel="000E00CD">
          <w:rPr>
            <w:noProof/>
          </w:rPr>
          <w:delText> [19]</w:delText>
        </w:r>
      </w:del>
      <w:r w:rsidR="004B2ACF" w:rsidRPr="00E03B11">
        <w:fldChar w:fldCharType="end"/>
      </w:r>
      <w:r w:rsidR="00661E15">
        <w:t>.</w:t>
      </w:r>
      <w:r w:rsidR="009D6CD8" w:rsidRPr="00E03B11">
        <w:t xml:space="preserve"> </w:t>
      </w:r>
      <w:r w:rsidR="00925E91" w:rsidRPr="00E03B11">
        <w:t xml:space="preserve">For </w:t>
      </w:r>
      <w:r w:rsidR="00207758" w:rsidRPr="00E03B11">
        <w:t>non-normal</w:t>
      </w:r>
      <w:r w:rsidR="0057599B">
        <w:t>,</w:t>
      </w:r>
      <w:r w:rsidR="00207758" w:rsidRPr="00E03B11">
        <w:t xml:space="preserve"> </w:t>
      </w:r>
      <w:r w:rsidR="00F17E8E" w:rsidRPr="00E03B11">
        <w:t xml:space="preserve">non-negative </w:t>
      </w:r>
      <w:r w:rsidR="00925E91" w:rsidRPr="00E03B11">
        <w:t>variance terms,</w:t>
      </w:r>
      <w:r w:rsidR="00416873" w:rsidRPr="00E03B11">
        <w:t xml:space="preserve"> log transformation was performed before </w:t>
      </w:r>
      <w:r w:rsidR="007D2C8E" w:rsidRPr="00E03B11">
        <w:t>pooling estimates</w:t>
      </w:r>
      <w:r w:rsidR="005945BF" w:rsidRPr="00E03B11">
        <w:t xml:space="preserve"> to ensure </w:t>
      </w:r>
      <w:r w:rsidR="00E572A0">
        <w:t xml:space="preserve">the </w:t>
      </w:r>
      <w:r w:rsidR="005945BF" w:rsidRPr="00E03B11">
        <w:t>normality assumption holds</w:t>
      </w:r>
      <w:r w:rsidR="006B4DB7">
        <w:fldChar w:fldCharType="begin"/>
      </w:r>
      <w:ins w:id="923" w:author="My Luong Vuong" w:date="2023-12-07T11:00:00Z">
        <w:r w:rsidR="00F20F50">
          <w:instrText xml:space="preserve"> ADDIN EN.CITE &lt;EndNote&gt;&lt;Cite&gt;&lt;Author&gt;Buuren&lt;/Author&gt;&lt;Year&gt;2018&lt;/Year&gt;&lt;RecNum&gt;26&lt;/RecNum&gt;&lt;DisplayText&gt; [19]&lt;/DisplayText&gt;&lt;record&gt;&lt;rec-number&gt;26&lt;/rec-number&gt;&lt;foreign-keys&gt;&lt;key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ins>
      <w:del w:id="924" w:author="My Luong Vuong" w:date="2023-12-07T10:44:00Z">
        <w:r w:rsidR="00BB1026" w:rsidDel="000E00CD">
          <w:delInstrText xml:space="preserve"> ADDIN EN.CITE &lt;EndNote&gt;&lt;Cite&gt;&lt;Author&gt;Buuren&lt;/Author&gt;&lt;Year&gt;2018&lt;/Year&gt;&lt;RecNum&gt;26&lt;/RecNum&gt;&lt;DisplayText&gt; [19]&lt;/DisplayText&gt;&lt;record&gt;&lt;rec-number&gt;26&lt;/rec-number&gt;&lt;foreign-keys&gt;&lt;key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delInstrText>
        </w:r>
      </w:del>
      <w:r w:rsidR="006B4DB7">
        <w:fldChar w:fldCharType="separate"/>
      </w:r>
      <w:ins w:id="925" w:author="My Luong Vuong" w:date="2023-12-07T11:00:00Z">
        <w:r w:rsidR="00F20F50">
          <w:rPr>
            <w:noProof/>
          </w:rPr>
          <w:t> [19]</w:t>
        </w:r>
      </w:ins>
      <w:del w:id="926" w:author="My Luong Vuong" w:date="2023-12-07T10:44:00Z">
        <w:r w:rsidR="00BB1026" w:rsidDel="000E00CD">
          <w:rPr>
            <w:noProof/>
          </w:rPr>
          <w:delText> [19]</w:delText>
        </w:r>
      </w:del>
      <w:r w:rsidR="006B4DB7">
        <w:fldChar w:fldCharType="end"/>
      </w:r>
      <w:r w:rsidR="00C47E46">
        <w:t>.</w:t>
      </w:r>
      <w:r w:rsidR="00791ACD" w:rsidRPr="00E03B11">
        <w:t xml:space="preserve"> </w:t>
      </w:r>
      <w:r w:rsidR="006A6850" w:rsidRPr="00E03B11">
        <w:t>The d</w:t>
      </w:r>
      <w:r w:rsidR="00151998" w:rsidRPr="00E03B11">
        <w:t>elta method was utili</w:t>
      </w:r>
      <w:r w:rsidR="0021336A" w:rsidRPr="00E03B11">
        <w:t>s</w:t>
      </w:r>
      <w:r w:rsidR="00151998" w:rsidRPr="00E03B11">
        <w:t>ed</w:t>
      </w:r>
      <w:r w:rsidR="00EC6FD0" w:rsidRPr="00E03B11">
        <w:t xml:space="preserve"> to obtain </w:t>
      </w:r>
      <w:r w:rsidR="00DF2E2D" w:rsidRPr="00E03B11">
        <w:t>the variance of these log-transformed terms</w:t>
      </w:r>
      <w:r w:rsidR="00A207E0" w:rsidRPr="00E03B11">
        <w:fldChar w:fldCharType="begin"/>
      </w:r>
      <w:ins w:id="927" w:author="My Luong Vuong" w:date="2023-12-07T11:00:00Z">
        <w:r w:rsidR="00F20F50">
          <w:instrText xml:space="preserve"> ADDIN EN.CITE &lt;EndNote&gt;&lt;Cite&gt;&lt;Author&gt;Hosmer&lt;/Author&gt;&lt;Year&gt;2008&lt;/Year&gt;&lt;RecNum&gt;29&lt;/RecNum&gt;&lt;DisplayText&gt; [20]&lt;/DisplayText&gt;&lt;record&gt;&lt;rec-number&gt;29&lt;/rec-number&gt;&lt;foreign-keys&gt;&lt;key app="EN" db-id="xred9e5sg009pcetsepxtfs0dwxsa5rzvawx" timestamp="1682800061"&gt;29&lt;/key&gt;&lt;/foreign-keys&gt;&lt;ref-type name="Book"&gt;6&lt;/ref-type&gt;&lt;contributors&gt;&lt;authors&gt;&lt;author&gt;David W. Hosmer&lt;/author&gt;&lt;author&gt;Stanley Lemeshow&lt;/author&gt;&lt;author&gt;Susanne May &lt;/author&gt;&lt;/authors&gt;&lt;/contributors&gt;&lt;titles&gt;&lt;title&gt;Applied Survival Analysis: Regression Modeling of Time-to-Event Data, Second Edition&lt;/title&gt;&lt;/titles&gt;&lt;dates&gt;&lt;year&gt;2008&lt;/year&gt;&lt;/dates&gt;&lt;publisher&gt;John Wiley &amp;amp; Sons, Inc.&lt;/publisher&gt;&lt;urls&gt;&lt;/urls&gt;&lt;/record&gt;&lt;/Cite&gt;&lt;/EndNote&gt;</w:instrText>
        </w:r>
      </w:ins>
      <w:del w:id="928" w:author="My Luong Vuong" w:date="2023-12-07T10:44:00Z">
        <w:r w:rsidR="00BB1026" w:rsidDel="000E00CD">
          <w:delInstrText xml:space="preserve"> ADDIN EN.CITE &lt;EndNote&gt;&lt;Cite&gt;&lt;Author&gt;Hosmer&lt;/Author&gt;&lt;Year&gt;2008&lt;/Year&gt;&lt;RecNum&gt;29&lt;/RecNum&gt;&lt;DisplayText&gt; [20]&lt;/DisplayText&gt;&lt;record&gt;&lt;rec-number&gt;29&lt;/rec-number&gt;&lt;foreign-keys&gt;&lt;key app="EN" db-id="xred9e5sg009pcetsepxtfs0dwxsa5rzvawx" timestamp="1682800061"&gt;29&lt;/key&gt;&lt;/foreign-keys&gt;&lt;ref-type name="Book"&gt;6&lt;/ref-type&gt;&lt;contributors&gt;&lt;authors&gt;&lt;author&gt;David W. Hosmer&lt;/author&gt;&lt;author&gt;Stanley Lemeshow&lt;/author&gt;&lt;author&gt;Susanne May &lt;/author&gt;&lt;/authors&gt;&lt;/contributors&gt;&lt;titles&gt;&lt;title&gt;Applied Survival Analysis: Regression Modeling of Time-to-Event Data, Second Edition&lt;/title&gt;&lt;/titles&gt;&lt;dates&gt;&lt;year&gt;2008&lt;/year&gt;&lt;/dates&gt;&lt;publisher&gt;John Wiley &amp;amp; Sons, Inc.&lt;/publisher&gt;&lt;urls&gt;&lt;/urls&gt;&lt;/record&gt;&lt;/Cite&gt;&lt;/EndNote&gt;</w:delInstrText>
        </w:r>
      </w:del>
      <w:r w:rsidR="00A207E0" w:rsidRPr="00E03B11">
        <w:fldChar w:fldCharType="separate"/>
      </w:r>
      <w:ins w:id="929" w:author="My Luong Vuong" w:date="2023-12-07T11:00:00Z">
        <w:r w:rsidR="00F20F50">
          <w:rPr>
            <w:noProof/>
          </w:rPr>
          <w:t> [20]</w:t>
        </w:r>
      </w:ins>
      <w:del w:id="930" w:author="My Luong Vuong" w:date="2023-12-07T10:44:00Z">
        <w:r w:rsidR="00BB1026" w:rsidDel="000E00CD">
          <w:rPr>
            <w:noProof/>
          </w:rPr>
          <w:delText> [20]</w:delText>
        </w:r>
      </w:del>
      <w:r w:rsidR="00A207E0" w:rsidRPr="00E03B11">
        <w:fldChar w:fldCharType="end"/>
      </w:r>
      <w:r w:rsidR="00D04096">
        <w:t>.</w:t>
      </w:r>
      <w:r w:rsidR="00925E91" w:rsidRPr="00E03B11">
        <w:t xml:space="preserve"> </w:t>
      </w:r>
      <w:r w:rsidR="003925B9" w:rsidRPr="00E03B11">
        <w:t>The number of imputations</w:t>
      </w:r>
      <w:r w:rsidR="00A91C50" w:rsidRPr="00E03B11">
        <w:t xml:space="preserve"> (</w:t>
      </w:r>
      <w:r w:rsidR="00A91C50" w:rsidRPr="00FA545B">
        <w:rPr>
          <w:i/>
          <w:iCs/>
        </w:rPr>
        <w:t>m</w:t>
      </w:r>
      <w:r w:rsidR="00A91C50" w:rsidRPr="00E03B11">
        <w:t>)</w:t>
      </w:r>
      <w:r w:rsidR="00B22B56" w:rsidRPr="00E03B11">
        <w:t xml:space="preserve"> </w:t>
      </w:r>
      <w:r w:rsidR="00EB1190" w:rsidRPr="00E03B11">
        <w:t>was</w:t>
      </w:r>
      <w:r w:rsidR="00C63574" w:rsidRPr="00E03B11">
        <w:t xml:space="preserve"> chosen based on the magnitude of missingness</w:t>
      </w:r>
      <w:r w:rsidR="001574F9" w:rsidRPr="00E03B11">
        <w:t xml:space="preserve"> of the specific variable</w:t>
      </w:r>
      <w:r w:rsidR="002A1709">
        <w:fldChar w:fldCharType="begin"/>
      </w:r>
      <w:ins w:id="931" w:author="My Luong Vuong" w:date="2023-12-07T11:00:00Z">
        <w:r w:rsidR="00F20F50">
          <w:instrText xml:space="preserve"> ADDIN EN.CITE &lt;EndNote&gt;&lt;Cite&gt;&lt;Author&gt;Buuren&lt;/Author&gt;&lt;Year&gt;2018&lt;/Year&gt;&lt;RecNum&gt;26&lt;/RecNum&gt;&lt;DisplayText&gt; [19]&lt;/DisplayText&gt;&lt;record&gt;&lt;rec-number&gt;26&lt;/rec-number&gt;&lt;foreign-keys&gt;&lt;key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ins>
      <w:del w:id="932" w:author="My Luong Vuong" w:date="2023-12-07T10:44:00Z">
        <w:r w:rsidR="00BB1026" w:rsidDel="000E00CD">
          <w:delInstrText xml:space="preserve"> ADDIN EN.CITE &lt;EndNote&gt;&lt;Cite&gt;&lt;Author&gt;Buuren&lt;/Author&gt;&lt;Year&gt;2018&lt;/Year&gt;&lt;RecNum&gt;26&lt;/RecNum&gt;&lt;DisplayText&gt; [19]&lt;/DisplayText&gt;&lt;record&gt;&lt;rec-number&gt;26&lt;/rec-number&gt;&lt;foreign-keys&gt;&lt;key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delInstrText>
        </w:r>
      </w:del>
      <w:r w:rsidR="002A1709">
        <w:fldChar w:fldCharType="separate"/>
      </w:r>
      <w:ins w:id="933" w:author="My Luong Vuong" w:date="2023-12-07T11:00:00Z">
        <w:r w:rsidR="00F20F50">
          <w:rPr>
            <w:noProof/>
          </w:rPr>
          <w:t> [19]</w:t>
        </w:r>
      </w:ins>
      <w:del w:id="934" w:author="My Luong Vuong" w:date="2023-12-07T10:44:00Z">
        <w:r w:rsidR="00BB1026" w:rsidDel="000E00CD">
          <w:rPr>
            <w:noProof/>
          </w:rPr>
          <w:delText> [19]</w:delText>
        </w:r>
      </w:del>
      <w:r w:rsidR="002A1709">
        <w:fldChar w:fldCharType="end"/>
      </w:r>
      <w:r w:rsidR="00462AAC">
        <w:t>.</w:t>
      </w:r>
      <w:r w:rsidR="000A720A">
        <w:t xml:space="preserve"> </w:t>
      </w:r>
      <w:r w:rsidR="002D21CD" w:rsidRPr="00E03B11">
        <w:t>T</w:t>
      </w:r>
      <w:r w:rsidR="007244F4" w:rsidRPr="00E03B11">
        <w:t>he 95% confidence interval</w:t>
      </w:r>
      <w:r w:rsidR="00123A1E" w:rsidRPr="00E03B11">
        <w:t xml:space="preserve"> (CI)</w:t>
      </w:r>
      <w:r w:rsidR="007244F4" w:rsidRPr="00E03B11">
        <w:t xml:space="preserve"> of the pooled estimates, which follow </w:t>
      </w:r>
      <w:r w:rsidR="006A6C39" w:rsidRPr="00E03B11">
        <w:t xml:space="preserve">the Student’s </w:t>
      </w:r>
      <w:r w:rsidR="006A6C39" w:rsidRPr="00E03B11">
        <w:rPr>
          <w:i/>
          <w:iCs/>
        </w:rPr>
        <w:t>t</w:t>
      </w:r>
      <w:r w:rsidR="006A6C39" w:rsidRPr="00E03B11">
        <w:t>-distribution</w:t>
      </w:r>
      <w:r w:rsidR="00AA55A5" w:rsidRPr="00E03B11">
        <w:t>, was calculated</w:t>
      </w:r>
      <w:r w:rsidR="00013EF8" w:rsidRPr="00E03B11">
        <w:fldChar w:fldCharType="begin"/>
      </w:r>
      <w:ins w:id="935" w:author="My Luong Vuong" w:date="2023-12-07T11:00:00Z">
        <w:r w:rsidR="00F20F50">
          <w:instrText xml:space="preserve"> ADDIN EN.CITE &lt;EndNote&gt;&lt;Cite&gt;&lt;Author&gt;Buuren&lt;/Author&gt;&lt;Year&gt;2018&lt;/Year&gt;&lt;RecNum&gt;26&lt;/RecNum&gt;&lt;DisplayText&gt; [19]&lt;/DisplayText&gt;&lt;record&gt;&lt;rec-number&gt;26&lt;/rec-number&gt;&lt;foreign-keys&gt;&lt;key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ins>
      <w:del w:id="936" w:author="My Luong Vuong" w:date="2023-12-07T10:44:00Z">
        <w:r w:rsidR="00BB1026" w:rsidDel="000E00CD">
          <w:delInstrText xml:space="preserve"> ADDIN EN.CITE &lt;EndNote&gt;&lt;Cite&gt;&lt;Author&gt;Buuren&lt;/Author&gt;&lt;Year&gt;2018&lt;/Year&gt;&lt;RecNum&gt;26&lt;/RecNum&gt;&lt;DisplayText&gt; [19]&lt;/DisplayText&gt;&lt;record&gt;&lt;rec-number&gt;26&lt;/rec-number&gt;&lt;foreign-keys&gt;&lt;key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delInstrText>
        </w:r>
      </w:del>
      <w:r w:rsidR="00013EF8" w:rsidRPr="00E03B11">
        <w:fldChar w:fldCharType="separate"/>
      </w:r>
      <w:ins w:id="937" w:author="My Luong Vuong" w:date="2023-12-07T11:00:00Z">
        <w:r w:rsidR="00F20F50">
          <w:rPr>
            <w:noProof/>
          </w:rPr>
          <w:t> [19]</w:t>
        </w:r>
      </w:ins>
      <w:del w:id="938" w:author="My Luong Vuong" w:date="2023-12-07T10:44:00Z">
        <w:r w:rsidR="00BB1026" w:rsidDel="000E00CD">
          <w:rPr>
            <w:noProof/>
          </w:rPr>
          <w:delText> [19]</w:delText>
        </w:r>
      </w:del>
      <w:r w:rsidR="00013EF8" w:rsidRPr="00E03B11">
        <w:fldChar w:fldCharType="end"/>
      </w:r>
      <w:r w:rsidR="00AF0DD2">
        <w:t>.</w:t>
      </w:r>
    </w:p>
    <w:bookmarkEnd w:id="901"/>
    <w:p w14:paraId="3327BDBD" w14:textId="717A2367" w:rsidR="007644CC" w:rsidRPr="00E03B11" w:rsidRDefault="00646FA4" w:rsidP="00593CAA">
      <w:pPr>
        <w:pStyle w:val="Heading2"/>
        <w:rPr>
          <w:rFonts w:eastAsia="Times New Roman"/>
        </w:rPr>
      </w:pPr>
      <w:r w:rsidRPr="00E03B11">
        <w:rPr>
          <w:rFonts w:eastAsia="Times New Roman"/>
        </w:rPr>
        <w:t>Model selection and evaluation</w:t>
      </w:r>
    </w:p>
    <w:p w14:paraId="19A02F65" w14:textId="7CD388DC" w:rsidR="008A26BD" w:rsidRPr="00E03B11" w:rsidRDefault="008A26BD" w:rsidP="00593CAA">
      <w:bookmarkStart w:id="939" w:name="_Hlk136861958"/>
      <w:r w:rsidRPr="00E03B11">
        <w:t xml:space="preserve">The most </w:t>
      </w:r>
      <w:r w:rsidR="00E44025" w:rsidRPr="00E03B11">
        <w:t xml:space="preserve">parsimonious </w:t>
      </w:r>
      <w:proofErr w:type="spellStart"/>
      <w:r w:rsidRPr="00E03B11">
        <w:t>popPK</w:t>
      </w:r>
      <w:proofErr w:type="spellEnd"/>
      <w:r w:rsidRPr="00E03B11">
        <w:t xml:space="preserve"> model was selected based on a likelihood ratio test </w:t>
      </w:r>
      <w:del w:id="940" w:author="My Luong Vuong" w:date="2023-12-07T12:05:00Z">
        <w:r w:rsidRPr="00E03B11" w:rsidDel="009D18E4">
          <w:delText>(LRT)</w:delText>
        </w:r>
        <w:r w:rsidRPr="00E03B11" w:rsidDel="001E6585">
          <w:delText xml:space="preserve"> </w:delText>
        </w:r>
      </w:del>
      <w:r w:rsidRPr="00E03B11">
        <w:t>at a 5% significance level (delta objective function value [</w:t>
      </w:r>
      <w:proofErr w:type="spellStart"/>
      <w:r w:rsidRPr="00E03B11">
        <w:t>dOFV</w:t>
      </w:r>
      <w:proofErr w:type="spellEnd"/>
      <w:r w:rsidRPr="00E03B11">
        <w:t>] ≥3.84 points, 1 degree of freedom</w:t>
      </w:r>
      <w:del w:id="941" w:author="My Luong Vuong" w:date="2023-12-07T12:06:00Z">
        <w:r w:rsidRPr="00E03B11" w:rsidDel="00B61B73">
          <w:delText xml:space="preserve"> [df]</w:delText>
        </w:r>
      </w:del>
      <w:r w:rsidRPr="00E03B11">
        <w:t xml:space="preserve">), </w:t>
      </w:r>
      <w:r w:rsidR="006116CB">
        <w:lastRenderedPageBreak/>
        <w:t xml:space="preserve">parameter </w:t>
      </w:r>
      <w:r w:rsidRPr="00E03B11">
        <w:t>precision (95% CI)</w:t>
      </w:r>
      <w:r w:rsidR="00F1531F">
        <w:t>,</w:t>
      </w:r>
      <w:r w:rsidRPr="00E03B11">
        <w:t xml:space="preserve"> and physiological plausibility of</w:t>
      </w:r>
      <w:r w:rsidR="00543ED7" w:rsidRPr="00E03B11">
        <w:t xml:space="preserve"> the</w:t>
      </w:r>
      <w:r w:rsidRPr="00E03B11">
        <w:t xml:space="preserve"> parameter estimates. Additionally, goodness-of-fit plots including population and individual predictions </w:t>
      </w:r>
      <w:r w:rsidRPr="006116CB">
        <w:t>versus</w:t>
      </w:r>
      <w:r w:rsidRPr="00E03B11">
        <w:t xml:space="preserve"> observations, conditional weighted residuals versus time and versus </w:t>
      </w:r>
      <w:r w:rsidR="006A6850" w:rsidRPr="00E03B11">
        <w:t xml:space="preserve">population </w:t>
      </w:r>
      <w:r w:rsidRPr="00E03B11">
        <w:t xml:space="preserve">predictions, </w:t>
      </w:r>
      <w:r w:rsidR="00F1531F">
        <w:t xml:space="preserve">and </w:t>
      </w:r>
      <w:r w:rsidRPr="00E03B11">
        <w:t>prediction-corrected visual predictive check (</w:t>
      </w:r>
      <w:proofErr w:type="spellStart"/>
      <w:r w:rsidRPr="00E03B11">
        <w:t>pcVPC</w:t>
      </w:r>
      <w:proofErr w:type="spellEnd"/>
      <w:r w:rsidRPr="00E03B11">
        <w:t>) plots (n</w:t>
      </w:r>
      <w:r w:rsidR="00FD3AE8">
        <w:t> </w:t>
      </w:r>
      <w:r w:rsidRPr="00E03B11">
        <w:t>=</w:t>
      </w:r>
      <w:r w:rsidR="00FD3AE8">
        <w:t> </w:t>
      </w:r>
      <w:r w:rsidRPr="00E03B11">
        <w:t>1000 simulations) were used</w:t>
      </w:r>
      <w:r w:rsidR="004F5934" w:rsidRPr="00E03B11">
        <w:fldChar w:fldCharType="begin"/>
      </w:r>
      <w:ins w:id="942" w:author="My Luong Vuong" w:date="2023-12-07T11:00:00Z">
        <w:r w:rsidR="00F20F50">
          <w:instrText xml:space="preserve"> ADDIN EN.CITE &lt;EndNote&gt;&lt;Cite&gt;&lt;Author&gt;Mould&lt;/Author&gt;&lt;Year&gt;2013&lt;/Year&gt;&lt;RecNum&gt;38&lt;/RecNum&gt;&lt;DisplayText&gt; [18]&lt;/DisplayText&gt;&lt;record&gt;&lt;rec-number&gt;38&lt;/rec-number&gt;&lt;foreign-keys&gt;&lt;key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ins>
      <w:del w:id="943" w:author="My Luong Vuong" w:date="2023-12-07T10:44:00Z">
        <w:r w:rsidR="00BC1B5E" w:rsidDel="000E00CD">
          <w:delInstrText xml:space="preserve"> ADDIN EN.CITE &lt;EndNote&gt;&lt;Cite&gt;&lt;Author&gt;Mould&lt;/Author&gt;&lt;Year&gt;2013&lt;/Year&gt;&lt;RecNum&gt;38&lt;/RecNum&gt;&lt;DisplayText&gt; [18]&lt;/DisplayText&gt;&lt;record&gt;&lt;rec-number&gt;38&lt;/rec-number&gt;&lt;foreign-keys&gt;&lt;key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delInstrText>
        </w:r>
      </w:del>
      <w:r w:rsidR="004F5934" w:rsidRPr="00E03B11">
        <w:fldChar w:fldCharType="separate"/>
      </w:r>
      <w:ins w:id="944" w:author="My Luong Vuong" w:date="2023-12-07T11:00:00Z">
        <w:r w:rsidR="00F20F50">
          <w:rPr>
            <w:noProof/>
          </w:rPr>
          <w:t> [18]</w:t>
        </w:r>
      </w:ins>
      <w:del w:id="945" w:author="My Luong Vuong" w:date="2023-12-07T10:44:00Z">
        <w:r w:rsidR="00BC1B5E" w:rsidDel="000E00CD">
          <w:rPr>
            <w:noProof/>
          </w:rPr>
          <w:delText> [18]</w:delText>
        </w:r>
      </w:del>
      <w:r w:rsidR="004F5934" w:rsidRPr="00E03B11">
        <w:fldChar w:fldCharType="end"/>
      </w:r>
      <w:r w:rsidR="00E02FD8">
        <w:t>.</w:t>
      </w:r>
      <w:r w:rsidRPr="00E03B11">
        <w:t xml:space="preserve"> </w:t>
      </w:r>
      <w:r w:rsidR="00274553" w:rsidRPr="00E03B11">
        <w:t>Bootstrapping was utili</w:t>
      </w:r>
      <w:r w:rsidR="00E65A71" w:rsidRPr="00E03B11">
        <w:t>s</w:t>
      </w:r>
      <w:r w:rsidR="00274553" w:rsidRPr="00E03B11">
        <w:t>ed to acquire non-parametric estimates of uncertainty in parameter estimates (n</w:t>
      </w:r>
      <w:r w:rsidR="00CB36BE">
        <w:t> </w:t>
      </w:r>
      <w:r w:rsidR="00274553" w:rsidRPr="00E03B11">
        <w:t>=</w:t>
      </w:r>
      <w:r w:rsidR="00CB36BE">
        <w:t> </w:t>
      </w:r>
      <w:r w:rsidR="00274553" w:rsidRPr="00E03B11">
        <w:t>2000 bootstraps)</w:t>
      </w:r>
      <w:r w:rsidR="00FA6FCA" w:rsidRPr="00E03B11">
        <w:fldChar w:fldCharType="begin"/>
      </w:r>
      <w:ins w:id="946" w:author="My Luong Vuong" w:date="2023-12-07T11:00:00Z">
        <w:r w:rsidR="00F20F50">
          <w:instrText xml:space="preserve"> ADDIN EN.CITE &lt;EndNote&gt;&lt;Cite&gt;&lt;Author&gt;Mould&lt;/Author&gt;&lt;Year&gt;2013&lt;/Year&gt;&lt;RecNum&gt;38&lt;/RecNum&gt;&lt;DisplayText&gt; [18]&lt;/DisplayText&gt;&lt;record&gt;&lt;rec-number&gt;38&lt;/rec-number&gt;&lt;foreign-keys&gt;&lt;key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ins>
      <w:del w:id="947" w:author="My Luong Vuong" w:date="2023-12-07T10:44:00Z">
        <w:r w:rsidR="003B5C2F" w:rsidDel="000E00CD">
          <w:delInstrText xml:space="preserve"> ADDIN EN.CITE &lt;EndNote&gt;&lt;Cite&gt;&lt;Author&gt;Mould&lt;/Author&gt;&lt;Year&gt;2013&lt;/Year&gt;&lt;RecNum&gt;38&lt;/RecNum&gt;&lt;DisplayText&gt; [18]&lt;/DisplayText&gt;&lt;record&gt;&lt;rec-number&gt;38&lt;/rec-number&gt;&lt;foreign-keys&gt;&lt;key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delInstrText>
        </w:r>
      </w:del>
      <w:r w:rsidR="00FA6FCA" w:rsidRPr="00E03B11">
        <w:fldChar w:fldCharType="separate"/>
      </w:r>
      <w:ins w:id="948" w:author="My Luong Vuong" w:date="2023-12-07T11:00:00Z">
        <w:r w:rsidR="00F20F50">
          <w:rPr>
            <w:noProof/>
          </w:rPr>
          <w:t> [18]</w:t>
        </w:r>
      </w:ins>
      <w:del w:id="949" w:author="My Luong Vuong" w:date="2023-12-07T10:44:00Z">
        <w:r w:rsidR="003B5C2F" w:rsidDel="000E00CD">
          <w:rPr>
            <w:noProof/>
          </w:rPr>
          <w:delText> [18]</w:delText>
        </w:r>
      </w:del>
      <w:r w:rsidR="00FA6FCA" w:rsidRPr="00E03B11">
        <w:fldChar w:fldCharType="end"/>
      </w:r>
      <w:r w:rsidR="00EA472F">
        <w:t>.</w:t>
      </w:r>
    </w:p>
    <w:bookmarkEnd w:id="939"/>
    <w:p w14:paraId="46A177E7" w14:textId="241D66B1" w:rsidR="005750D1" w:rsidRDefault="005750D1" w:rsidP="00593CAA">
      <w:pPr>
        <w:pStyle w:val="Heading2"/>
        <w:rPr>
          <w:rFonts w:eastAsia="Times New Roman"/>
        </w:rPr>
      </w:pPr>
      <w:r w:rsidRPr="00E03B11">
        <w:rPr>
          <w:rFonts w:eastAsia="Times New Roman"/>
        </w:rPr>
        <w:t>Simulations</w:t>
      </w:r>
    </w:p>
    <w:p w14:paraId="09A50DCC" w14:textId="375E2392" w:rsidR="005568F3" w:rsidRDefault="005568F3" w:rsidP="00593CAA">
      <w:pPr>
        <w:pStyle w:val="Heading3"/>
        <w:rPr>
          <w:rFonts w:eastAsia="Times New Roman"/>
        </w:rPr>
      </w:pPr>
      <w:r>
        <w:rPr>
          <w:rFonts w:eastAsia="Times New Roman"/>
        </w:rPr>
        <w:t>Dose-finding simulations</w:t>
      </w:r>
    </w:p>
    <w:p w14:paraId="16F96633" w14:textId="03C1C9CC" w:rsidR="00825986" w:rsidRPr="00344E1F" w:rsidRDefault="00825986" w:rsidP="00593CAA">
      <w:pPr>
        <w:pStyle w:val="Heading4"/>
        <w:rPr>
          <w:rFonts w:eastAsia="Times New Roman"/>
        </w:rPr>
      </w:pPr>
      <w:bookmarkStart w:id="950" w:name="_Hlk136861976"/>
      <w:r w:rsidRPr="00344E1F">
        <w:rPr>
          <w:rFonts w:eastAsia="Times New Roman"/>
        </w:rPr>
        <w:t>Selecting dosing regimens for testing</w:t>
      </w:r>
    </w:p>
    <w:p w14:paraId="41370DBA" w14:textId="2C039D6E" w:rsidR="00653711" w:rsidRDefault="00F21274" w:rsidP="00593CAA">
      <w:bookmarkStart w:id="951" w:name="_Hlk136861998"/>
      <w:bookmarkEnd w:id="950"/>
      <w:r w:rsidRPr="00E03B11">
        <w:t xml:space="preserve">We conducted Monte Carlo simulations using the final </w:t>
      </w:r>
      <w:proofErr w:type="spellStart"/>
      <w:r w:rsidRPr="00E03B11">
        <w:t>popPK</w:t>
      </w:r>
      <w:proofErr w:type="spellEnd"/>
      <w:r w:rsidRPr="00E03B11">
        <w:t xml:space="preserve"> model to evaluate various </w:t>
      </w:r>
      <w:r w:rsidR="00BA1161" w:rsidRPr="00E03B11">
        <w:t xml:space="preserve">fluconazole </w:t>
      </w:r>
      <w:r w:rsidRPr="00E03B11">
        <w:t xml:space="preserve">dosing regimens. These regimens were selected </w:t>
      </w:r>
      <w:r w:rsidR="00010229">
        <w:t>considering</w:t>
      </w:r>
      <w:r w:rsidRPr="00E03B11">
        <w:t xml:space="preserve"> the recommended standard loading and maintenance doses</w:t>
      </w:r>
      <w:r w:rsidR="006B7C8A" w:rsidRPr="00E03B11">
        <w:t xml:space="preserve"> (</w:t>
      </w:r>
      <w:r w:rsidR="00C02A77" w:rsidRPr="00E03B11">
        <w:t>800</w:t>
      </w:r>
      <w:r w:rsidR="00C02A77">
        <w:t> </w:t>
      </w:r>
      <w:r w:rsidR="006B7C8A" w:rsidRPr="00E03B11">
        <w:t>mg</w:t>
      </w:r>
      <w:r w:rsidR="00F04AA4" w:rsidRPr="00E03B11">
        <w:t xml:space="preserve"> </w:t>
      </w:r>
      <w:r w:rsidR="00C02A77">
        <w:t xml:space="preserve">on day one followed by </w:t>
      </w:r>
      <w:r w:rsidR="00C02A77" w:rsidRPr="00E03B11">
        <w:t>400</w:t>
      </w:r>
      <w:r w:rsidR="00C02A77">
        <w:t> </w:t>
      </w:r>
      <w:r w:rsidR="006B7C8A" w:rsidRPr="00E03B11">
        <w:t>mg</w:t>
      </w:r>
      <w:r w:rsidR="00F04AA4" w:rsidRPr="00E03B11">
        <w:t xml:space="preserve"> </w:t>
      </w:r>
      <w:r w:rsidR="00C02A77">
        <w:t>daily</w:t>
      </w:r>
      <w:r w:rsidR="00C02A77" w:rsidRPr="00E03B11">
        <w:t xml:space="preserve"> </w:t>
      </w:r>
      <w:r w:rsidR="00C02A77">
        <w:t>from day 2 onwards</w:t>
      </w:r>
      <w:r w:rsidR="006B7C8A" w:rsidRPr="00E03B11">
        <w:t>)</w:t>
      </w:r>
      <w:r w:rsidR="00827944" w:rsidRPr="00827944">
        <w:t xml:space="preserve"> </w:t>
      </w:r>
      <w:r w:rsidR="00C73B92">
        <w:t xml:space="preserve">as </w:t>
      </w:r>
      <w:r w:rsidR="00827944" w:rsidRPr="00827944">
        <w:t>a reference to which other regimens were compared</w:t>
      </w:r>
      <w:r w:rsidR="00EC60DD">
        <w:t xml:space="preserve">. </w:t>
      </w:r>
      <w:r w:rsidR="005E2A41">
        <w:t>Dose eligibility</w:t>
      </w:r>
      <w:r w:rsidR="00BA23DC">
        <w:t xml:space="preserve"> was </w:t>
      </w:r>
      <w:r w:rsidR="00C73B92">
        <w:t>based on</w:t>
      </w:r>
      <w:r w:rsidRPr="00E03B11">
        <w:t xml:space="preserve"> the commercially available fluconazole IV dosage forms of 200</w:t>
      </w:r>
      <w:r w:rsidR="005B428F">
        <w:t> </w:t>
      </w:r>
      <w:r w:rsidRPr="00E03B11">
        <w:t>mg and 400</w:t>
      </w:r>
      <w:r w:rsidR="005B428F">
        <w:t> </w:t>
      </w:r>
      <w:r w:rsidRPr="00E03B11">
        <w:t>mg</w:t>
      </w:r>
      <w:r w:rsidR="007A13DA">
        <w:t xml:space="preserve"> to avoid drug</w:t>
      </w:r>
      <w:r w:rsidR="005B428F">
        <w:t xml:space="preserve"> waste</w:t>
      </w:r>
      <w:ins w:id="952" w:author="My Luong Vuong" w:date="2023-12-07T11:01:00Z">
        <w:r w:rsidR="00E14AD3">
          <w:fldChar w:fldCharType="begin"/>
        </w:r>
        <w:r w:rsidR="00E14AD3">
          <w:instrText xml:space="preserve"> ADDIN EN.CITE &lt;EndNote&gt;&lt;Cite&gt;&lt;Author&gt;Pfizer&lt;/Author&gt;&lt;Year&gt;2012&lt;/Year&gt;&lt;RecNum&gt;13&lt;/RecNum&gt;&lt;DisplayText&gt; [7]&lt;/DisplayText&gt;&lt;record&gt;&lt;rec-number&gt;13&lt;/rec-number&gt;&lt;foreign-keys&gt;&lt;key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ins>
      <w:r w:rsidR="00E14AD3">
        <w:fldChar w:fldCharType="separate"/>
      </w:r>
      <w:ins w:id="953" w:author="My Luong Vuong" w:date="2023-12-07T11:01:00Z">
        <w:r w:rsidR="00E14AD3">
          <w:rPr>
            <w:noProof/>
          </w:rPr>
          <w:t> [7]</w:t>
        </w:r>
        <w:r w:rsidR="00E14AD3">
          <w:fldChar w:fldCharType="end"/>
        </w:r>
      </w:ins>
      <w:del w:id="954" w:author="My Luong Vuong" w:date="2023-12-07T11:00:00Z">
        <w:r w:rsidR="005D5472" w:rsidRPr="00E03B11" w:rsidDel="00442AA9">
          <w:fldChar w:fldCharType="begin"/>
        </w:r>
      </w:del>
      <w:del w:id="955" w:author="My Luong Vuong" w:date="2023-12-07T10:44:00Z">
        <w:r w:rsidR="00BB1026" w:rsidDel="000E00CD">
          <w:delInstrText xml:space="preserve"> ADDIN EN.CITE &lt;EndNote&gt;&lt;Cite&gt;&lt;Author&gt;PDR&lt;/Author&gt;&lt;RecNum&gt;46&lt;/RecNum&gt;&lt;DisplayText&gt; [21]&lt;/DisplayText&gt;&lt;record&gt;&lt;rec-number&gt;46&lt;/rec-number&gt;&lt;foreign-keys&gt;&lt;key app="EN" db-id="xred9e5sg009pcetsepxtfs0dwxsa5rzvawx" timestamp="1684853357"&gt;46&lt;/key&gt;&lt;/foreign-keys&gt;&lt;ref-type name="Web Page"&gt;12&lt;/ref-type&gt;&lt;contributors&gt;&lt;authors&gt;&lt;author&gt;PDR&lt;/author&gt;&lt;/authors&gt;&lt;/contributors&gt;&lt;titles&gt;&lt;title&gt;fluconazole - Drug Summary&lt;/title&gt;&lt;/titles&gt;&lt;dates&gt;&lt;/dates&gt;&lt;urls&gt;&lt;related-urls&gt;&lt;url&gt;https://www.pdr.net/drug-summary/Diflucan-fluconazole-1847&lt;/url&gt;&lt;/related-urls&gt;&lt;/urls&gt;&lt;/record&gt;&lt;/Cite&gt;&lt;/EndNote&gt;</w:delInstrText>
        </w:r>
      </w:del>
      <w:del w:id="956" w:author="My Luong Vuong" w:date="2023-12-07T11:00:00Z">
        <w:r w:rsidR="005D5472" w:rsidRPr="00E03B11" w:rsidDel="00442AA9">
          <w:fldChar w:fldCharType="separate"/>
        </w:r>
      </w:del>
      <w:del w:id="957" w:author="My Luong Vuong" w:date="2023-12-07T10:44:00Z">
        <w:r w:rsidR="00BB1026" w:rsidDel="000E00CD">
          <w:rPr>
            <w:noProof/>
          </w:rPr>
          <w:delText> [21]</w:delText>
        </w:r>
      </w:del>
      <w:del w:id="958" w:author="My Luong Vuong" w:date="2023-12-07T11:00:00Z">
        <w:r w:rsidR="005D5472" w:rsidRPr="00E03B11" w:rsidDel="00442AA9">
          <w:fldChar w:fldCharType="end"/>
        </w:r>
      </w:del>
      <w:r w:rsidR="00CE0F70">
        <w:t>.</w:t>
      </w:r>
      <w:r w:rsidRPr="00E03B11">
        <w:t xml:space="preserve"> </w:t>
      </w:r>
      <w:r w:rsidR="005B428F">
        <w:t xml:space="preserve">Considering a 200 mg </w:t>
      </w:r>
      <w:proofErr w:type="spellStart"/>
      <w:r w:rsidR="005B428F">
        <w:t>stepsize</w:t>
      </w:r>
      <w:proofErr w:type="spellEnd"/>
      <w:r w:rsidRPr="00E03B11">
        <w:t xml:space="preserve">, we </w:t>
      </w:r>
      <w:r w:rsidR="005B428F">
        <w:t>evaluated</w:t>
      </w:r>
      <w:r w:rsidR="005B428F" w:rsidRPr="00E03B11">
        <w:t xml:space="preserve"> </w:t>
      </w:r>
      <w:r w:rsidRPr="00E03B11">
        <w:t>six fixed loading doses ranging from 800</w:t>
      </w:r>
      <w:r w:rsidR="005B428F">
        <w:t> </w:t>
      </w:r>
      <w:r w:rsidRPr="00E03B11">
        <w:t>mg to 1800</w:t>
      </w:r>
      <w:r w:rsidR="005B428F">
        <w:t> </w:t>
      </w:r>
      <w:r w:rsidRPr="00E03B11">
        <w:t>mg</w:t>
      </w:r>
      <w:r w:rsidR="004A5C49" w:rsidRPr="00E03B11">
        <w:t xml:space="preserve"> </w:t>
      </w:r>
      <w:r w:rsidR="00A22696" w:rsidRPr="00E03B11">
        <w:t>daily</w:t>
      </w:r>
      <w:r w:rsidRPr="00E03B11">
        <w:t xml:space="preserve"> and three fixed maintenance doses ranging from 400</w:t>
      </w:r>
      <w:r w:rsidR="005B428F">
        <w:t> </w:t>
      </w:r>
      <w:r w:rsidRPr="00E03B11">
        <w:t>mg to 800</w:t>
      </w:r>
      <w:r w:rsidR="005B428F">
        <w:t> </w:t>
      </w:r>
      <w:r w:rsidRPr="00E03B11">
        <w:t>mg</w:t>
      </w:r>
      <w:r w:rsidR="00FE0AB5" w:rsidRPr="00E03B11">
        <w:t xml:space="preserve"> daily</w:t>
      </w:r>
      <w:r w:rsidRPr="00E03B11">
        <w:t>.</w:t>
      </w:r>
    </w:p>
    <w:p w14:paraId="37A44674" w14:textId="2258A198" w:rsidR="00B15FE6" w:rsidRPr="00CA5A80" w:rsidRDefault="00B15FE6" w:rsidP="00593CAA">
      <w:pPr>
        <w:pStyle w:val="Heading4"/>
        <w:rPr>
          <w:rFonts w:eastAsia="Times New Roman"/>
        </w:rPr>
      </w:pPr>
      <w:r w:rsidRPr="00CA5A80">
        <w:rPr>
          <w:rFonts w:eastAsia="Times New Roman"/>
        </w:rPr>
        <w:t>Creating virtual patient datasets</w:t>
      </w:r>
    </w:p>
    <w:p w14:paraId="342FB4C5" w14:textId="3E1E815C" w:rsidR="00B15FE6" w:rsidRPr="00E03B11" w:rsidRDefault="00827159" w:rsidP="00593CAA">
      <w:r>
        <w:t>V</w:t>
      </w:r>
      <w:r w:rsidR="00B15FE6" w:rsidRPr="00E03B11">
        <w:t xml:space="preserve">irtual </w:t>
      </w:r>
      <w:r w:rsidR="00B15FE6">
        <w:t>patient</w:t>
      </w:r>
      <w:r w:rsidR="008929D8">
        <w:t>s</w:t>
      </w:r>
      <w:r w:rsidR="00B15FE6">
        <w:t xml:space="preserve"> </w:t>
      </w:r>
      <w:r w:rsidR="00B15FE6" w:rsidRPr="00E03B11">
        <w:t xml:space="preserve">were </w:t>
      </w:r>
      <w:r>
        <w:t xml:space="preserve">defined </w:t>
      </w:r>
      <w:r w:rsidR="00EC4271">
        <w:t xml:space="preserve">exclusively by </w:t>
      </w:r>
      <w:r w:rsidR="008929D8">
        <w:t>a set of</w:t>
      </w:r>
      <w:r w:rsidR="00EC4271">
        <w:t xml:space="preserve"> covariates retained in the final </w:t>
      </w:r>
      <w:proofErr w:type="spellStart"/>
      <w:r w:rsidR="00EC4271">
        <w:t>popPK</w:t>
      </w:r>
      <w:proofErr w:type="spellEnd"/>
      <w:r w:rsidR="00EC4271">
        <w:t xml:space="preserve"> model. A virtual patient </w:t>
      </w:r>
      <w:r w:rsidR="00444FAF">
        <w:t xml:space="preserve">population </w:t>
      </w:r>
      <w:r w:rsidR="00EC4271">
        <w:t xml:space="preserve">was created </w:t>
      </w:r>
      <w:r w:rsidR="009236E9">
        <w:t xml:space="preserve">considering reasonable </w:t>
      </w:r>
      <w:proofErr w:type="spellStart"/>
      <w:r w:rsidR="009236E9">
        <w:t>stepsizes</w:t>
      </w:r>
      <w:proofErr w:type="spellEnd"/>
      <w:r w:rsidR="009236E9">
        <w:t xml:space="preserve"> for the continuous covariates</w:t>
      </w:r>
      <w:r w:rsidR="00884689">
        <w:t>,</w:t>
      </w:r>
      <w:r w:rsidR="00B15FE6" w:rsidRPr="00E03B11">
        <w:t xml:space="preserve"> spanning the range of values observed in the meta-analysis dataset.</w:t>
      </w:r>
      <w:r w:rsidR="00B15FE6">
        <w:t xml:space="preserve"> </w:t>
      </w:r>
      <w:r w:rsidR="00B15FE6" w:rsidRPr="00A17C61">
        <w:t xml:space="preserve">Correlation between covariates </w:t>
      </w:r>
      <w:r w:rsidR="00032644">
        <w:t>was</w:t>
      </w:r>
      <w:r w:rsidR="00032644" w:rsidRPr="00A17C61">
        <w:t xml:space="preserve"> </w:t>
      </w:r>
      <w:r w:rsidR="00B15FE6" w:rsidRPr="00A17C61">
        <w:t xml:space="preserve">taken into account </w:t>
      </w:r>
      <w:r w:rsidR="00EA4BB6">
        <w:t>in creating these datasets</w:t>
      </w:r>
      <w:r w:rsidR="00B15FE6" w:rsidRPr="00A17C61">
        <w:t xml:space="preserve">. </w:t>
      </w:r>
      <w:r w:rsidR="00B15FE6" w:rsidRPr="00E03B11">
        <w:t xml:space="preserve">A total of </w:t>
      </w:r>
      <w:commentRangeStart w:id="959"/>
      <w:r w:rsidR="00B15FE6" w:rsidRPr="00E03B11">
        <w:t xml:space="preserve">1000 </w:t>
      </w:r>
      <w:commentRangeEnd w:id="959"/>
      <w:r w:rsidR="0053381E">
        <w:rPr>
          <w:rStyle w:val="CommentReference"/>
        </w:rPr>
        <w:commentReference w:id="959"/>
      </w:r>
      <w:r w:rsidR="00B15FE6" w:rsidRPr="00E03B11">
        <w:t>simulations were performed per virtual patient.</w:t>
      </w:r>
    </w:p>
    <w:p w14:paraId="69A9B794" w14:textId="5D6AD1A4" w:rsidR="00F74989" w:rsidRPr="00CA5A80" w:rsidRDefault="00F74989" w:rsidP="00593CAA">
      <w:pPr>
        <w:pStyle w:val="Heading4"/>
        <w:rPr>
          <w:rFonts w:eastAsia="Times New Roman"/>
        </w:rPr>
      </w:pPr>
      <w:bookmarkStart w:id="960" w:name="_Hlk136862017"/>
      <w:bookmarkEnd w:id="951"/>
      <w:r w:rsidRPr="00CA5A80">
        <w:rPr>
          <w:rFonts w:eastAsia="Times New Roman"/>
        </w:rPr>
        <w:t>Criteria for evaluating dosing regimens</w:t>
      </w:r>
    </w:p>
    <w:p w14:paraId="7218710E" w14:textId="32D1C498" w:rsidR="005E3036" w:rsidRDefault="006E430D" w:rsidP="00593CAA">
      <w:r w:rsidRPr="006E430D">
        <w:t>Simulations were performed to identify an optimised</w:t>
      </w:r>
      <w:r w:rsidR="009F6BA8">
        <w:t>,</w:t>
      </w:r>
      <w:r w:rsidRPr="006E430D">
        <w:t xml:space="preserve"> inclusive dosing regimen. A dosing regimen was considered inclusive if it resulted in clinically acceptable </w:t>
      </w:r>
      <w:r w:rsidR="004C767F">
        <w:t xml:space="preserve">PKPD </w:t>
      </w:r>
      <w:r w:rsidRPr="006E430D">
        <w:t>target attainment</w:t>
      </w:r>
      <w:r w:rsidR="00742C88">
        <w:t xml:space="preserve"> for every virtual patient, irrespective of their </w:t>
      </w:r>
      <w:r w:rsidR="00547597">
        <w:t>place in the population distribution of covariates</w:t>
      </w:r>
      <w:r w:rsidRPr="006E430D">
        <w:t>.</w:t>
      </w:r>
      <w:r w:rsidR="00766900">
        <w:t xml:space="preserve"> </w:t>
      </w:r>
      <w:r w:rsidR="00093820" w:rsidRPr="00E03B11">
        <w:t xml:space="preserve">A </w:t>
      </w:r>
      <w:r w:rsidR="00093820">
        <w:t>probability of target attainment (</w:t>
      </w:r>
      <w:r w:rsidR="00093820" w:rsidRPr="00E03B11">
        <w:t>PTA</w:t>
      </w:r>
      <w:r w:rsidR="00093820">
        <w:t>)</w:t>
      </w:r>
      <w:r w:rsidR="00093820" w:rsidRPr="00E03B11">
        <w:t xml:space="preserve"> of ≥90% was considered clinically acceptable, as suggested by the European Medicines Agency</w:t>
      </w:r>
      <w:r w:rsidR="00093820">
        <w:rPr>
          <w:vertAlign w:val="superscript"/>
        </w:rPr>
        <w:fldChar w:fldCharType="begin"/>
      </w:r>
      <w:ins w:id="961" w:author="My Luong Vuong" w:date="2023-12-07T11:00:00Z">
        <w:r w:rsidR="00442AA9">
          <w:rPr>
            <w:vertAlign w:val="superscript"/>
          </w:rPr>
          <w:instrText xml:space="preserve"> ADDIN EN.CITE &lt;EndNote&gt;&lt;Cite&gt;&lt;Author&gt;Committee for Medicinal Products for Human Use (CHMP)&lt;/Author&gt;&lt;Year&gt;2016&lt;/Year&gt;&lt;RecNum&gt;32&lt;/RecNum&gt;&lt;DisplayText&gt; [21]&lt;/DisplayText&gt;&lt;record&gt;&lt;rec-number&gt;32&lt;/rec-number&gt;&lt;foreign-keys&gt;&lt;key app="EN" db-id="xred9e5sg009pcetsepxtfs0dwxsa5rzvawx" timestamp="1682841833"&gt;32&lt;/key&gt;&lt;/foreign-keys&gt;&lt;ref-type name="Generic"&gt;13&lt;/ref-type&gt;&lt;contributors&gt;&lt;authors&gt;&lt;author&gt;Committee for Medicinal Products for Human Use (CHMP), European Medicines Agency&lt;/author&gt;&lt;/authors&gt;&lt;/contributors&gt;&lt;titles&gt;&lt;title&gt;Guideline on the use of pharmacokinetics and pharmacodynamics in the development of antimicrobial medicinal products&lt;/title&gt;&lt;/titles&gt;&lt;dates&gt;&lt;year&gt;2016&lt;/year&gt;&lt;/dates&gt;&lt;pub-location&gt;United Kingdom&lt;/pub-location&gt;&lt;publisher&gt;European Medicines Agency&lt;/publisher&gt;&lt;isbn&gt;EMA/CHMP/594085/2015&lt;/isbn&gt;&lt;urls&gt;&lt;/urls&gt;&lt;/record&gt;&lt;/Cite&gt;&lt;/EndNote&gt;</w:instrText>
        </w:r>
      </w:ins>
      <w:del w:id="962" w:author="My Luong Vuong" w:date="2023-12-07T10:44:00Z">
        <w:r w:rsidR="00BB1026" w:rsidDel="000E00CD">
          <w:rPr>
            <w:vertAlign w:val="superscript"/>
          </w:rPr>
          <w:delInstrText xml:space="preserve"> ADDIN EN.CITE &lt;EndNote&gt;&lt;Cite&gt;&lt;Author&gt;Committee for Medicinal Products for Human Use (CHMP)&lt;/Author&gt;&lt;Year&gt;2016&lt;/Year&gt;&lt;RecNum&gt;32&lt;/RecNum&gt;&lt;DisplayText&gt; [22]&lt;/DisplayText&gt;&lt;record&gt;&lt;rec-number&gt;32&lt;/rec-number&gt;&lt;foreign-keys&gt;&lt;key app="EN" db-id="xred9e5sg009pcetsepxtfs0dwxsa5rzvawx" timestamp="1682841833"&gt;32&lt;/key&gt;&lt;/foreign-keys&gt;&lt;ref-type name="Generic"&gt;13&lt;/ref-type&gt;&lt;contributors&gt;&lt;authors&gt;&lt;author&gt;Committee for Medicinal Products for Human Use (CHMP), European Medicines Agency&lt;/author&gt;&lt;/authors&gt;&lt;/contributors&gt;&lt;titles&gt;&lt;title&gt;Guideline on the use of pharmacokinetics and pharmacodynamics in the development of antimicrobial medicinal products&lt;/title&gt;&lt;/titles&gt;&lt;dates&gt;&lt;year&gt;2016&lt;/year&gt;&lt;/dates&gt;&lt;pub-location&gt;United Kingdom&lt;/pub-location&gt;&lt;publisher&gt;European Medicines Agency&lt;/publisher&gt;&lt;isbn&gt;EMA/CHMP/594085/2015&lt;/isbn&gt;&lt;urls&gt;&lt;/urls&gt;&lt;/record&gt;&lt;/Cite&gt;&lt;/EndNote&gt;</w:delInstrText>
        </w:r>
      </w:del>
      <w:r w:rsidR="00093820">
        <w:rPr>
          <w:vertAlign w:val="superscript"/>
        </w:rPr>
        <w:fldChar w:fldCharType="separate"/>
      </w:r>
      <w:ins w:id="963" w:author="My Luong Vuong" w:date="2023-12-07T11:00:00Z">
        <w:r w:rsidR="00442AA9">
          <w:rPr>
            <w:noProof/>
            <w:vertAlign w:val="superscript"/>
          </w:rPr>
          <w:t> </w:t>
        </w:r>
        <w:r w:rsidR="00442AA9" w:rsidRPr="00442AA9">
          <w:rPr>
            <w:noProof/>
            <w:rPrChange w:id="964" w:author="My Luong Vuong" w:date="2023-12-07T11:00:00Z">
              <w:rPr>
                <w:noProof/>
                <w:vertAlign w:val="superscript"/>
              </w:rPr>
            </w:rPrChange>
          </w:rPr>
          <w:t>[21]</w:t>
        </w:r>
      </w:ins>
      <w:del w:id="965" w:author="My Luong Vuong" w:date="2023-12-07T10:44:00Z">
        <w:r w:rsidR="00BB1026" w:rsidRPr="00442AA9" w:rsidDel="000E00CD">
          <w:rPr>
            <w:noProof/>
            <w:rPrChange w:id="966" w:author="My Luong Vuong" w:date="2023-12-07T11:00:00Z">
              <w:rPr>
                <w:noProof/>
                <w:vertAlign w:val="superscript"/>
              </w:rPr>
            </w:rPrChange>
          </w:rPr>
          <w:delText> [22]</w:delText>
        </w:r>
      </w:del>
      <w:r w:rsidR="00093820">
        <w:rPr>
          <w:vertAlign w:val="superscript"/>
        </w:rPr>
        <w:fldChar w:fldCharType="end"/>
      </w:r>
      <w:r w:rsidR="00093820">
        <w:t>.</w:t>
      </w:r>
      <w:r w:rsidR="000B0EF4">
        <w:t xml:space="preserve"> The</w:t>
      </w:r>
      <w:r w:rsidR="00766900" w:rsidRPr="00766900">
        <w:t xml:space="preserve"> PTA </w:t>
      </w:r>
      <w:r w:rsidR="00986C44">
        <w:t xml:space="preserve">of the loading dose </w:t>
      </w:r>
      <w:r w:rsidR="002702BD">
        <w:t xml:space="preserve">was evaluated </w:t>
      </w:r>
      <w:r w:rsidR="00ED7489">
        <w:t>24 hours</w:t>
      </w:r>
      <w:r w:rsidR="005E3036">
        <w:t xml:space="preserve"> (day 1) and 48 hours (day 2)</w:t>
      </w:r>
      <w:r w:rsidR="00ED7489">
        <w:t xml:space="preserve"> after</w:t>
      </w:r>
      <w:r w:rsidR="002702BD">
        <w:t xml:space="preserve"> its</w:t>
      </w:r>
      <w:r w:rsidR="00ED7489">
        <w:t xml:space="preserve"> administration</w:t>
      </w:r>
      <w:r w:rsidR="00766900" w:rsidRPr="00766900">
        <w:t xml:space="preserve">. Adequacy of the maintenance dose was </w:t>
      </w:r>
      <w:r w:rsidR="002702BD">
        <w:t>evaluated</w:t>
      </w:r>
      <w:r w:rsidR="00766900" w:rsidRPr="00766900">
        <w:t xml:space="preserve"> at day</w:t>
      </w:r>
      <w:r w:rsidR="005E3036">
        <w:t> </w:t>
      </w:r>
      <w:r w:rsidR="002F6FFE">
        <w:t>7 and</w:t>
      </w:r>
      <w:r w:rsidR="00766900" w:rsidRPr="00766900">
        <w:t xml:space="preserve"> </w:t>
      </w:r>
      <w:r w:rsidR="005E3036">
        <w:t>day </w:t>
      </w:r>
      <w:r w:rsidR="00766900" w:rsidRPr="00766900">
        <w:t>14</w:t>
      </w:r>
      <w:r w:rsidR="005E3036">
        <w:t> </w:t>
      </w:r>
      <w:r w:rsidR="00766900" w:rsidRPr="00766900">
        <w:t>[9].</w:t>
      </w:r>
    </w:p>
    <w:p w14:paraId="74485211" w14:textId="2C7C224F" w:rsidR="00F00D55" w:rsidRDefault="00EB4685" w:rsidP="00593CAA">
      <w:r w:rsidRPr="00E03B11">
        <w:lastRenderedPageBreak/>
        <w:t xml:space="preserve">The </w:t>
      </w:r>
      <w:r w:rsidR="00D47329">
        <w:t xml:space="preserve">fluconazole </w:t>
      </w:r>
      <w:r w:rsidR="004B596A" w:rsidRPr="00E03B11">
        <w:t>AUC</w:t>
      </w:r>
      <w:r w:rsidR="004B596A" w:rsidRPr="00E03B11">
        <w:rPr>
          <w:vertAlign w:val="subscript"/>
        </w:rPr>
        <w:t>0-24</w:t>
      </w:r>
      <w:r w:rsidR="007B172C" w:rsidRPr="00E03B11">
        <w:rPr>
          <w:vertAlign w:val="subscript"/>
        </w:rPr>
        <w:t xml:space="preserve"> </w:t>
      </w:r>
      <w:commentRangeStart w:id="967"/>
      <w:r w:rsidR="00D47329">
        <w:t>was</w:t>
      </w:r>
      <w:r w:rsidR="004B596A" w:rsidRPr="00E03B11">
        <w:t xml:space="preserve"> calculated </w:t>
      </w:r>
      <w:r w:rsidR="00D47329">
        <w:t>by</w:t>
      </w:r>
      <w:r w:rsidR="004B596A" w:rsidRPr="00E03B11">
        <w:t xml:space="preserve"> integrat</w:t>
      </w:r>
      <w:r w:rsidR="00D47329">
        <w:t>ing</w:t>
      </w:r>
      <w:r w:rsidR="004B596A" w:rsidRPr="00E03B11">
        <w:t xml:space="preserve"> the individually predicted </w:t>
      </w:r>
      <w:r w:rsidR="00520581">
        <w:t xml:space="preserve">total fluconazole </w:t>
      </w:r>
      <w:r w:rsidR="004B596A" w:rsidRPr="00E03B11">
        <w:t>concentration</w:t>
      </w:r>
      <w:r w:rsidR="00520581">
        <w:t>s</w:t>
      </w:r>
      <w:r w:rsidR="004B596A" w:rsidRPr="00E03B11">
        <w:t xml:space="preserve"> over time</w:t>
      </w:r>
      <w:r w:rsidR="00D47329">
        <w:t xml:space="preserve"> using the </w:t>
      </w:r>
      <w:proofErr w:type="spellStart"/>
      <w:r w:rsidR="00D47329">
        <w:t>popPK</w:t>
      </w:r>
      <w:proofErr w:type="spellEnd"/>
      <w:r w:rsidR="00D47329">
        <w:t xml:space="preserve"> model</w:t>
      </w:r>
      <w:r w:rsidR="004B596A" w:rsidRPr="00E03B11">
        <w:t>.</w:t>
      </w:r>
      <w:r w:rsidR="00785566">
        <w:t xml:space="preserve"> </w:t>
      </w:r>
      <w:commentRangeEnd w:id="967"/>
      <w:r w:rsidR="00D47329">
        <w:rPr>
          <w:rStyle w:val="CommentReference"/>
        </w:rPr>
        <w:commentReference w:id="967"/>
      </w:r>
      <w:r w:rsidR="00610131">
        <w:t xml:space="preserve">A </w:t>
      </w:r>
      <w:r w:rsidR="00610131" w:rsidRPr="00E03B11">
        <w:t>fluconazole</w:t>
      </w:r>
      <w:r w:rsidR="00610131">
        <w:t xml:space="preserve"> unbound</w:t>
      </w:r>
      <w:r w:rsidR="00610131" w:rsidRPr="00E03B11">
        <w:t xml:space="preserve"> fraction of 89%</w:t>
      </w:r>
      <w:r w:rsidR="00610131">
        <w:t xml:space="preserve"> was considered to calculate the corresponding </w:t>
      </w:r>
      <w:r w:rsidR="00610131" w:rsidRPr="00435B75">
        <w:rPr>
          <w:i/>
          <w:iCs/>
        </w:rPr>
        <w:t>f</w:t>
      </w:r>
      <w:r w:rsidR="00610131" w:rsidRPr="00E03B11">
        <w:t>AUC</w:t>
      </w:r>
      <w:r w:rsidR="00610131" w:rsidRPr="00E03B11">
        <w:rPr>
          <w:vertAlign w:val="subscript"/>
        </w:rPr>
        <w:t>0-24</w:t>
      </w:r>
      <w:r w:rsidR="00610131" w:rsidRPr="00E03B11">
        <w:fldChar w:fldCharType="begin"/>
      </w:r>
      <w:ins w:id="968" w:author="My Luong Vuong" w:date="2023-12-07T11:00:00Z">
        <w:r w:rsidR="00F20F50">
          <w:instrText xml:space="preserve"> ADDIN EN.CITE &lt;EndNote&gt;&lt;Cite&gt;&lt;Author&gt;Pfizer&lt;/Author&gt;&lt;Year&gt;2012&lt;/Year&gt;&lt;RecNum&gt;13&lt;/RecNum&gt;&lt;DisplayText&gt; [7]&lt;/DisplayText&gt;&lt;record&gt;&lt;rec-number&gt;13&lt;/rec-number&gt;&lt;foreign-keys&gt;&lt;key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ins>
      <w:del w:id="969" w:author="My Luong Vuong" w:date="2023-12-07T10:58:00Z">
        <w:r w:rsidR="00C12AF2" w:rsidDel="00D00482">
          <w:delInstrText xml:space="preserve"> ADDIN EN.CITE &lt;EndNote&gt;&lt;Cite&gt;&lt;Author&gt;Pfizer&lt;/Author&gt;&lt;Year&gt;2012&lt;/Year&gt;&lt;RecNum&gt;13&lt;/RecNum&gt;&lt;DisplayText&gt; [7]&lt;/DisplayText&gt;&lt;record&gt;&lt;rec-number&gt;13&lt;/rec-number&gt;&lt;foreign-keys&gt;&lt;key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delInstrText>
        </w:r>
      </w:del>
      <w:r w:rsidR="00610131" w:rsidRPr="00E03B11">
        <w:fldChar w:fldCharType="separate"/>
      </w:r>
      <w:ins w:id="970" w:author="My Luong Vuong" w:date="2023-12-07T11:00:00Z">
        <w:r w:rsidR="00F20F50">
          <w:rPr>
            <w:noProof/>
          </w:rPr>
          <w:t> [7]</w:t>
        </w:r>
      </w:ins>
      <w:del w:id="971" w:author="My Luong Vuong" w:date="2023-12-07T10:58:00Z">
        <w:r w:rsidR="00C12AF2" w:rsidDel="00D00482">
          <w:rPr>
            <w:noProof/>
          </w:rPr>
          <w:delText> [7]</w:delText>
        </w:r>
      </w:del>
      <w:r w:rsidR="00610131" w:rsidRPr="00E03B11">
        <w:fldChar w:fldCharType="end"/>
      </w:r>
      <w:r w:rsidR="00610131">
        <w:t xml:space="preserve">. </w:t>
      </w:r>
      <w:r w:rsidR="004F6CBB" w:rsidRPr="00E03B11">
        <w:t>A</w:t>
      </w:r>
      <w:r w:rsidR="00610131">
        <w:t>n</w:t>
      </w:r>
      <w:r w:rsidR="004F6CBB" w:rsidRPr="00E03B11">
        <w:t xml:space="preserve"> </w:t>
      </w:r>
      <w:r w:rsidR="004F6CBB" w:rsidRPr="00435B75">
        <w:rPr>
          <w:i/>
          <w:iCs/>
        </w:rPr>
        <w:t>f</w:t>
      </w:r>
      <w:r w:rsidR="004F6CBB" w:rsidRPr="00E03B11">
        <w:t>AUC</w:t>
      </w:r>
      <w:r w:rsidR="004F6CBB" w:rsidRPr="00E03B11">
        <w:rPr>
          <w:vertAlign w:val="subscript"/>
        </w:rPr>
        <w:t>0-24</w:t>
      </w:r>
      <w:r w:rsidR="004F6CBB" w:rsidRPr="00E03B11">
        <w:t xml:space="preserve"> of 200</w:t>
      </w:r>
      <w:r w:rsidR="00D47329">
        <w:t> </w:t>
      </w:r>
      <w:proofErr w:type="spellStart"/>
      <w:r w:rsidR="004F6CBB" w:rsidRPr="00E03B11">
        <w:t>mgxh</w:t>
      </w:r>
      <w:proofErr w:type="spellEnd"/>
      <w:r w:rsidR="004F6CBB" w:rsidRPr="00E03B11">
        <w:t xml:space="preserve">/L was </w:t>
      </w:r>
      <w:r w:rsidR="00610131">
        <w:t>set</w:t>
      </w:r>
      <w:r w:rsidR="00610131" w:rsidRPr="00E03B11">
        <w:t xml:space="preserve"> </w:t>
      </w:r>
      <w:r w:rsidR="004F6CBB" w:rsidRPr="00E03B11">
        <w:t>as the optimal PKPD target</w:t>
      </w:r>
      <w:r w:rsidR="00001CFF">
        <w:t xml:space="preserve">, taking into account the non-species specific susceptibility breakpoint </w:t>
      </w:r>
      <w:r w:rsidR="00610131">
        <w:t>of</w:t>
      </w:r>
      <w:r w:rsidR="00001CFF">
        <w:t xml:space="preserve"> 2</w:t>
      </w:r>
      <w:r w:rsidR="00610131">
        <w:t> </w:t>
      </w:r>
      <w:r w:rsidR="00001CFF">
        <w:t>mg/L</w:t>
      </w:r>
      <w:r w:rsidR="00C36D63">
        <w:fldChar w:fldCharType="begin"/>
      </w:r>
      <w:ins w:id="972" w:author="My Luong Vuong" w:date="2023-12-07T11:00:00Z">
        <w:r w:rsidR="00F20F50">
          <w:instrText xml:space="preserve"> ADDIN EN.CITE &lt;EndNote&gt;&lt;Cite&gt;&lt;Year&gt;2020&lt;/Year&gt;&lt;RecNum&gt;17&lt;/RecNum&gt;&lt;DisplayText&gt;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lt;/title&gt;&lt;/titles&gt;&lt;dates&gt;&lt;year&gt;2020&lt;/year&gt;&lt;/dates&gt;&lt;urls&gt;&lt;related-urls&gt;&lt;url&gt;https://www.eucast.org/fileadmin/src/media/PDFs/EUCAST_files/Rationale_documents/Fluconazole_RD_v3.0_final_18_02.pdf&lt;/url&gt;&lt;/related-urls&gt;&lt;/urls&gt;&lt;/record&gt;&lt;/Cite&gt;&lt;/EndNote&gt;</w:instrText>
        </w:r>
      </w:ins>
      <w:del w:id="973" w:author="My Luong Vuong" w:date="2023-12-07T10:58:00Z">
        <w:r w:rsidR="006B1698" w:rsidDel="00D00482">
          <w:delInstrText xml:space="preserve"> ADDIN EN.CITE &lt;EndNote&gt;&lt;Cite&gt;&lt;Year&gt;2020&lt;/Year&gt;&lt;RecNum&gt;17&lt;/RecNum&gt;&lt;DisplayText&gt;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lt;/title&gt;&lt;/titles&gt;&lt;dates&gt;&lt;year&gt;2020&lt;/year&gt;&lt;/dates&gt;&lt;urls&gt;&lt;related-urls&gt;&lt;url&gt;https://www.eucast.org/fileadmin/src/media/PDFs/EUCAST_files/Rationale_documents/Fluconazole_RD_v3.0_final_18_02.pdf&lt;/url&gt;&lt;/related-urls&gt;&lt;/urls&gt;&lt;/record&gt;&lt;/Cite&gt;&lt;/EndNote&gt;</w:delInstrText>
        </w:r>
      </w:del>
      <w:r w:rsidR="00C36D63">
        <w:fldChar w:fldCharType="separate"/>
      </w:r>
      <w:ins w:id="974" w:author="My Luong Vuong" w:date="2023-12-07T11:00:00Z">
        <w:r w:rsidR="00F20F50">
          <w:rPr>
            <w:noProof/>
          </w:rPr>
          <w:t> [8]</w:t>
        </w:r>
      </w:ins>
      <w:del w:id="975" w:author="My Luong Vuong" w:date="2023-12-07T10:58:00Z">
        <w:r w:rsidR="00C36D63" w:rsidDel="00D00482">
          <w:rPr>
            <w:noProof/>
          </w:rPr>
          <w:delText> [8]</w:delText>
        </w:r>
      </w:del>
      <w:r w:rsidR="00C36D63">
        <w:fldChar w:fldCharType="end"/>
      </w:r>
      <w:r w:rsidR="00610131">
        <w:t>.</w:t>
      </w:r>
      <w:r w:rsidR="00935686">
        <w:t xml:space="preserve"> In</w:t>
      </w:r>
      <w:r w:rsidR="00D803BD">
        <w:t xml:space="preserve"> addition, an</w:t>
      </w:r>
      <w:r w:rsidR="00D803BD" w:rsidRPr="00E03B11">
        <w:t xml:space="preserve"> </w:t>
      </w:r>
      <w:r w:rsidR="00D803BD" w:rsidRPr="00435B75">
        <w:rPr>
          <w:i/>
          <w:iCs/>
        </w:rPr>
        <w:t>f</w:t>
      </w:r>
      <w:r w:rsidR="00D803BD" w:rsidRPr="00E03B11">
        <w:t>AUC</w:t>
      </w:r>
      <w:r w:rsidR="00D803BD" w:rsidRPr="00E03B11">
        <w:rPr>
          <w:vertAlign w:val="subscript"/>
        </w:rPr>
        <w:t>0-24</w:t>
      </w:r>
      <w:r w:rsidR="00D803BD" w:rsidRPr="00E03B11">
        <w:t xml:space="preserve"> of </w:t>
      </w:r>
      <w:r w:rsidR="00D803BD">
        <w:t>4</w:t>
      </w:r>
      <w:r w:rsidR="00D803BD" w:rsidRPr="00E03B11">
        <w:t>00</w:t>
      </w:r>
      <w:r w:rsidR="00D803BD">
        <w:t> </w:t>
      </w:r>
      <w:proofErr w:type="spellStart"/>
      <w:r w:rsidR="00D803BD" w:rsidRPr="00E03B11">
        <w:t>mgxh</w:t>
      </w:r>
      <w:proofErr w:type="spellEnd"/>
      <w:r w:rsidR="00D803BD" w:rsidRPr="00E03B11">
        <w:t>/L</w:t>
      </w:r>
      <w:r w:rsidR="00C12AF2">
        <w:t xml:space="preserve"> was also explored </w:t>
      </w:r>
      <w:r w:rsidR="00961162">
        <w:t xml:space="preserve">to account for </w:t>
      </w:r>
      <w:r w:rsidR="00F95F0A">
        <w:t xml:space="preserve">“susceptible, </w:t>
      </w:r>
      <w:r w:rsidR="00870310">
        <w:t xml:space="preserve">increased exposure” </w:t>
      </w:r>
      <w:r w:rsidR="00E70774">
        <w:t>species</w:t>
      </w:r>
      <w:r w:rsidR="00870310">
        <w:t xml:space="preserve"> (</w:t>
      </w:r>
      <w:commentRangeStart w:id="976"/>
      <w:r w:rsidR="00870310">
        <w:t xml:space="preserve">i.e. </w:t>
      </w:r>
      <w:r w:rsidR="00134566">
        <w:t>MIC of 4 mg/L)</w:t>
      </w:r>
      <w:commentRangeEnd w:id="976"/>
      <w:r w:rsidR="00DC0C00">
        <w:rPr>
          <w:rStyle w:val="CommentReference"/>
        </w:rPr>
        <w:commentReference w:id="976"/>
      </w:r>
      <w:r w:rsidR="00C12AF2">
        <w:t>.</w:t>
      </w:r>
      <w:r w:rsidR="00394374">
        <w:t xml:space="preserve"> </w:t>
      </w:r>
      <w:r w:rsidR="00610131">
        <w:t>A</w:t>
      </w:r>
      <w:r w:rsidR="004F6CBB" w:rsidRPr="00E03B11">
        <w:t xml:space="preserve"> </w:t>
      </w:r>
      <w:proofErr w:type="spellStart"/>
      <w:r w:rsidR="004F6CBB" w:rsidRPr="00E03B11">
        <w:t>C</w:t>
      </w:r>
      <w:r w:rsidR="00610131">
        <w:rPr>
          <w:vertAlign w:val="subscript"/>
        </w:rPr>
        <w:t>trough</w:t>
      </w:r>
      <w:proofErr w:type="spellEnd"/>
      <w:r w:rsidR="004F6CBB" w:rsidRPr="00E03B11">
        <w:t xml:space="preserve"> of 80.0</w:t>
      </w:r>
      <w:r w:rsidR="00610131">
        <w:t> </w:t>
      </w:r>
      <w:r w:rsidR="004F6CBB" w:rsidRPr="00E03B11">
        <w:t xml:space="preserve">mg/L </w:t>
      </w:r>
      <w:r w:rsidR="00552E7C">
        <w:t>w</w:t>
      </w:r>
      <w:r w:rsidR="004F6CBB" w:rsidRPr="00E03B11">
        <w:t xml:space="preserve">as </w:t>
      </w:r>
      <w:r w:rsidR="00610131">
        <w:t xml:space="preserve">considered as </w:t>
      </w:r>
      <w:r w:rsidR="004F6CBB" w:rsidRPr="00E03B11">
        <w:t>the threshold for toxicity</w:t>
      </w:r>
      <w:r w:rsidR="004F6CBB" w:rsidRPr="00E03B11">
        <w:fldChar w:fldCharType="begin">
          <w:fldData xml:space="preserve">PEVuZE5vdGU+PENpdGU+PEF1dGhvcj5NYXRzdW1vdG88L0F1dGhvcj48WWVhcj4yMDAwPC9ZZWFy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</w:fldData>
        </w:fldChar>
      </w:r>
      <w:ins w:id="977" w:author="My Luong Vuong" w:date="2023-12-07T11:00:00Z">
        <w:r w:rsidR="00F20F50">
          <w:instrText xml:space="preserve"> ADDIN EN.CITE </w:instrText>
        </w:r>
      </w:ins>
      <w:del w:id="978" w:author="My Luong Vuong" w:date="2023-12-07T10:44:00Z">
        <w:r w:rsidR="00F3479A" w:rsidDel="000E00CD">
          <w:delInstrText xml:space="preserve"> ADDIN EN.CITE </w:delInstrText>
        </w:r>
        <w:r w:rsidR="00F3479A" w:rsidDel="000E00CD">
          <w:fldChar w:fldCharType="begin">
            <w:fldData xml:space="preserve">PEVuZE5vdGU+PENpdGU+PEF1dGhvcj5NYXRzdW1vdG88L0F1dGhvcj48WWVhcj4yMDAwPC9ZZWFy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</w:fldData>
          </w:fldChar>
        </w:r>
        <w:r w:rsidR="00F3479A" w:rsidDel="000E00CD">
          <w:delInstrText xml:space="preserve"> ADDIN EN.CITE.DATA </w:delInstrText>
        </w:r>
        <w:r w:rsidR="00F3479A" w:rsidDel="000E00CD">
          <w:fldChar w:fldCharType="end"/>
        </w:r>
      </w:del>
      <w:ins w:id="979" w:author="My Luong Vuong" w:date="2023-12-07T11:00:00Z">
        <w:r w:rsidR="00F20F50">
          <w:fldChar w:fldCharType="begin">
            <w:fldData xml:space="preserve">PEVuZE5vdGU+PENpdGU+PEF1dGhvcj5NYXRzdW1vdG88L0F1dGhvcj48WWVhcj4yMDAwPC9ZZWFy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</w:fldData>
          </w:fldChar>
        </w:r>
        <w:r w:rsidR="00F20F50">
          <w:instrText xml:space="preserve"> ADDIN EN.CITE.DATA </w:instrText>
        </w:r>
        <w:r w:rsidR="00F20F50">
          <w:fldChar w:fldCharType="end"/>
        </w:r>
      </w:ins>
      <w:r w:rsidR="004F6CBB" w:rsidRPr="00E03B11">
        <w:fldChar w:fldCharType="separate"/>
      </w:r>
      <w:ins w:id="980" w:author="My Luong Vuong" w:date="2023-12-07T11:00:00Z">
        <w:r w:rsidR="00F20F50">
          <w:rPr>
            <w:noProof/>
          </w:rPr>
          <w:t> [9, 13]</w:t>
        </w:r>
      </w:ins>
      <w:del w:id="981" w:author="My Luong Vuong" w:date="2023-12-07T10:44:00Z">
        <w:r w:rsidR="00F3479A" w:rsidDel="000E00CD">
          <w:rPr>
            <w:noProof/>
          </w:rPr>
          <w:delText> [9, 13]</w:delText>
        </w:r>
      </w:del>
      <w:r w:rsidR="004F6CBB" w:rsidRPr="00E03B11">
        <w:fldChar w:fldCharType="end"/>
      </w:r>
      <w:r w:rsidR="00710CEB">
        <w:t>.</w:t>
      </w:r>
    </w:p>
    <w:p w14:paraId="01EC415A" w14:textId="75689BF3" w:rsidR="00465EAC" w:rsidRPr="00A72BCD" w:rsidRDefault="0000186A" w:rsidP="00593CAA">
      <w:pPr>
        <w:pStyle w:val="Heading3"/>
        <w:rPr>
          <w:rFonts w:eastAsia="Times New Roman"/>
        </w:rPr>
      </w:pPr>
      <w:r>
        <w:rPr>
          <w:rFonts w:eastAsia="Times New Roman"/>
        </w:rPr>
        <w:t>Real-world p</w:t>
      </w:r>
      <w:r w:rsidR="00465EAC" w:rsidRPr="00A72BCD">
        <w:rPr>
          <w:rFonts w:eastAsia="Times New Roman"/>
        </w:rPr>
        <w:t>opulation simulations</w:t>
      </w:r>
    </w:p>
    <w:p w14:paraId="41F40F9B" w14:textId="7AF7F77A" w:rsidR="00EB4685" w:rsidRPr="00E03B11" w:rsidRDefault="0000186A" w:rsidP="00593CAA">
      <w:r>
        <w:t>T</w:t>
      </w:r>
      <w:r w:rsidR="00EB4685" w:rsidRPr="00E03B11">
        <w:t>he</w:t>
      </w:r>
      <w:r w:rsidR="00B429DC">
        <w:t xml:space="preserve"> 14-day</w:t>
      </w:r>
      <w:r w:rsidR="00EB4685" w:rsidRPr="00E03B11">
        <w:t xml:space="preserve"> standard and </w:t>
      </w:r>
      <w:r>
        <w:t xml:space="preserve">identified </w:t>
      </w:r>
      <w:r w:rsidR="00EB4685" w:rsidRPr="00E03B11">
        <w:t>optimised inclusive dosing regimens were compared in terms of population-level PTA</w:t>
      </w:r>
      <w:r w:rsidR="002755AD">
        <w:t>,</w:t>
      </w:r>
      <w:r w:rsidR="006C5ECA" w:rsidRPr="00E03B11" w:rsidDel="006C5ECA">
        <w:t xml:space="preserve"> </w:t>
      </w:r>
      <w:r w:rsidR="00833DBC" w:rsidRPr="00E03B11">
        <w:t>drug</w:t>
      </w:r>
      <w:r w:rsidR="002755AD">
        <w:t xml:space="preserve"> consumption, and drug</w:t>
      </w:r>
      <w:r w:rsidR="00EB4685" w:rsidRPr="00E03B11">
        <w:t xml:space="preserve"> exposure. </w:t>
      </w:r>
      <w:r w:rsidR="00524EFA">
        <w:t>Therefore, a</w:t>
      </w:r>
      <w:r w:rsidR="007427B0" w:rsidRPr="00E03B11">
        <w:t xml:space="preserve"> population of 1000 virtual patients</w:t>
      </w:r>
      <w:r w:rsidR="00916390" w:rsidRPr="00E03B11">
        <w:t xml:space="preserve"> </w:t>
      </w:r>
      <w:r w:rsidR="007427B0" w:rsidRPr="00E03B11">
        <w:t>was created</w:t>
      </w:r>
      <w:r w:rsidR="00816CD7">
        <w:t xml:space="preserve"> considering</w:t>
      </w:r>
      <w:r w:rsidR="00277D91" w:rsidRPr="00E03B11">
        <w:t xml:space="preserve"> proportion</w:t>
      </w:r>
      <w:r w:rsidR="00816CD7">
        <w:t>s</w:t>
      </w:r>
      <w:r w:rsidR="00277D91" w:rsidRPr="00E03B11">
        <w:t xml:space="preserve"> of categorical covariates</w:t>
      </w:r>
      <w:r w:rsidR="00816CD7">
        <w:t xml:space="preserve"> and distributions of continuous covariates to correspond to</w:t>
      </w:r>
      <w:r w:rsidR="00277D91" w:rsidRPr="00E03B11">
        <w:t xml:space="preserve"> the </w:t>
      </w:r>
      <w:r w:rsidR="00A75629" w:rsidRPr="00E03B11">
        <w:t>meta-analysis</w:t>
      </w:r>
      <w:r w:rsidR="00A75629" w:rsidRPr="00E03B11" w:rsidDel="00A75629">
        <w:t xml:space="preserve"> </w:t>
      </w:r>
      <w:r w:rsidR="00277D91" w:rsidRPr="00E03B11">
        <w:t>dataset</w:t>
      </w:r>
      <w:r w:rsidR="00EF6C09" w:rsidRPr="00E03B11">
        <w:t xml:space="preserve">. </w:t>
      </w:r>
      <w:r w:rsidR="00926608">
        <w:t>C</w:t>
      </w:r>
      <w:r w:rsidR="006E5B06" w:rsidRPr="00E03B11">
        <w:t>ontinuous covariate values were randomly generated from the empirical cumulative distribution of the observed valu</w:t>
      </w:r>
      <w:r w:rsidR="00EB4685" w:rsidRPr="00E03B11">
        <w:t>e</w:t>
      </w:r>
      <w:r w:rsidR="001413C2" w:rsidRPr="00E03B11">
        <w:t>s</w:t>
      </w:r>
      <w:r w:rsidR="00886B47" w:rsidRPr="00E03B11">
        <w:fldChar w:fldCharType="begin"/>
      </w:r>
      <w:ins w:id="982" w:author="My Luong Vuong" w:date="2023-12-07T11:00:00Z">
        <w:r w:rsidR="00442AA9">
          <w:instrText xml:space="preserve"> ADDIN EN.CITE &lt;EndNote&gt;&lt;Cite&gt;&lt;Author&gt;Ramachandran&lt;/Author&gt;&lt;Year&gt;2021&lt;/Year&gt;&lt;RecNum&gt;47&lt;/RecNum&gt;&lt;DisplayText&gt; [22]&lt;/DisplayText&gt;&lt;record&gt;&lt;rec-number&gt;47&lt;/rec-number&gt;&lt;foreign-keys&gt;&lt;key app="EN" db-id="xred9e5sg009pcetsepxtfs0dwxsa5rzvawx" timestamp="1684922454"&gt;47&lt;/key&gt;&lt;/foreign-keys&gt;&lt;ref-type name="Book Section"&gt;5&lt;/ref-type&gt;&lt;contributors&gt;&lt;authors&gt;&lt;author&gt;Ramachandran, Kandethody M.&lt;/author&gt;&lt;author&gt;Tsokos, Chris P.&lt;/author&gt;&lt;/authors&gt;&lt;secondary-authors&gt;&lt;author&gt;Ramachandran, Kandethody M.&lt;/author&gt;&lt;author&gt;Tsokos, Chris P.&lt;/author&gt;&lt;/secondary-authors&gt;&lt;/contributors&gt;&lt;titles&gt;&lt;title&gt;Chapter 5 - Statistical estimation&lt;/title&gt;&lt;secondary-title&gt;Mathematical Statistics with Applications in R (Third Edition)&lt;/secondary-title&gt;&lt;/titles&gt;&lt;pages&gt;179-251&lt;/pages&gt;&lt;dates&gt;&lt;year&gt;2021&lt;/year&gt;&lt;pub-dates&gt;&lt;date&gt;2021/01/01/&lt;/date&gt;&lt;/pub-dates&gt;&lt;/dates&gt;&lt;publisher&gt;Academic Press&lt;/publisher&gt;&lt;isbn&gt;978-0-12-817815-7&lt;/isbn&gt;&lt;urls&gt;&lt;related-urls&gt;&lt;url&gt;https://www.sciencedirect.com/science/article/pii/B9780128178157000051&lt;/url&gt;&lt;/related-urls&gt;&lt;/urls&gt;&lt;electronic-resource-num&gt;https://doi.org/10.1016/B978-0-12-817815-7.00005-1&lt;/electronic-resource-num&gt;&lt;/record&gt;&lt;/Cite&gt;&lt;/EndNote&gt;</w:instrText>
        </w:r>
      </w:ins>
      <w:del w:id="983" w:author="My Luong Vuong" w:date="2023-12-07T10:44:00Z">
        <w:r w:rsidR="00BB1026" w:rsidDel="000E00CD">
          <w:delInstrText xml:space="preserve"> ADDIN EN.CITE &lt;EndNote&gt;&lt;Cite&gt;&lt;Author&gt;Ramachandran&lt;/Author&gt;&lt;Year&gt;2021&lt;/Year&gt;&lt;RecNum&gt;47&lt;/RecNum&gt;&lt;DisplayText&gt; [23]&lt;/DisplayText&gt;&lt;record&gt;&lt;rec-number&gt;47&lt;/rec-number&gt;&lt;foreign-keys&gt;&lt;key app="EN" db-id="xred9e5sg009pcetsepxtfs0dwxsa5rzvawx" timestamp="1684922454"&gt;47&lt;/key&gt;&lt;/foreign-keys&gt;&lt;ref-type name="Book Section"&gt;5&lt;/ref-type&gt;&lt;contributors&gt;&lt;authors&gt;&lt;author&gt;Ramachandran, Kandethody M.&lt;/author&gt;&lt;author&gt;Tsokos, Chris P.&lt;/author&gt;&lt;/authors&gt;&lt;secondary-authors&gt;&lt;author&gt;Ramachandran, Kandethody M.&lt;/author&gt;&lt;author&gt;Tsokos, Chris P.&lt;/author&gt;&lt;/secondary-authors&gt;&lt;/contributors&gt;&lt;titles&gt;&lt;title&gt;Chapter 5 - Statistical estimation&lt;/title&gt;&lt;secondary-title&gt;Mathematical Statistics with Applications in R (Third Edition)&lt;/secondary-title&gt;&lt;/titles&gt;&lt;pages&gt;179-251&lt;/pages&gt;&lt;dates&gt;&lt;year&gt;2021&lt;/year&gt;&lt;pub-dates&gt;&lt;date&gt;2021/01/01/&lt;/date&gt;&lt;/pub-dates&gt;&lt;/dates&gt;&lt;publisher&gt;Academic Press&lt;/publisher&gt;&lt;isbn&gt;978-0-12-817815-7&lt;/isbn&gt;&lt;urls&gt;&lt;related-urls&gt;&lt;url&gt;https://www.sciencedirect.com/science/article/pii/B9780128178157000051&lt;/url&gt;&lt;/related-urls&gt;&lt;/urls&gt;&lt;electronic-resource-num&gt;https://doi.org/10.1016/B978-0-12-817815-7.00005-1&lt;/electronic-resource-num&gt;&lt;/record&gt;&lt;/Cite&gt;&lt;/EndNote&gt;</w:delInstrText>
        </w:r>
      </w:del>
      <w:r w:rsidR="00886B47" w:rsidRPr="00E03B11">
        <w:fldChar w:fldCharType="separate"/>
      </w:r>
      <w:ins w:id="984" w:author="My Luong Vuong" w:date="2023-12-07T11:00:00Z">
        <w:r w:rsidR="00442AA9">
          <w:rPr>
            <w:noProof/>
          </w:rPr>
          <w:t> [22]</w:t>
        </w:r>
      </w:ins>
      <w:del w:id="985" w:author="My Luong Vuong" w:date="2023-12-07T10:44:00Z">
        <w:r w:rsidR="00BB1026" w:rsidDel="000E00CD">
          <w:rPr>
            <w:noProof/>
          </w:rPr>
          <w:delText> [23]</w:delText>
        </w:r>
      </w:del>
      <w:r w:rsidR="00886B47" w:rsidRPr="00E03B11">
        <w:fldChar w:fldCharType="end"/>
      </w:r>
      <w:r w:rsidR="00540D33">
        <w:t>.</w:t>
      </w:r>
      <w:r w:rsidR="006F1685" w:rsidRPr="00E03B11">
        <w:t xml:space="preserve"> </w:t>
      </w:r>
      <w:r w:rsidR="00524EFA">
        <w:t>The population s</w:t>
      </w:r>
      <w:r w:rsidR="00804DC9">
        <w:t>imulation</w:t>
      </w:r>
      <w:r w:rsidR="00804DC9" w:rsidRPr="00E03B11">
        <w:t xml:space="preserve"> </w:t>
      </w:r>
      <w:r w:rsidR="00524EFA">
        <w:t xml:space="preserve">was repeated </w:t>
      </w:r>
      <w:r w:rsidR="006519F0" w:rsidRPr="00E03B11">
        <w:t>10</w:t>
      </w:r>
      <w:r w:rsidR="00C25332">
        <w:t>00</w:t>
      </w:r>
      <w:r w:rsidR="006519F0" w:rsidRPr="00E03B11">
        <w:t xml:space="preserve"> times. </w:t>
      </w:r>
      <w:r w:rsidR="00EB4685" w:rsidRPr="00E03B11">
        <w:t>Receiver operating characteristics (ROC) analysis was employed to confirm the absence of clinically relevant covariate effects of the optimised inclusive dosing regimen.</w:t>
      </w:r>
    </w:p>
    <w:bookmarkEnd w:id="960"/>
    <w:p w14:paraId="4855DD86" w14:textId="77777777" w:rsidR="00612626" w:rsidRPr="00E03B11" w:rsidRDefault="00612626" w:rsidP="00593CAA">
      <w:pPr>
        <w:pStyle w:val="Heading2"/>
        <w:rPr>
          <w:rFonts w:eastAsia="Times New Roman"/>
        </w:rPr>
      </w:pPr>
      <w:r w:rsidRPr="00E03B11">
        <w:rPr>
          <w:rFonts w:eastAsia="Times New Roman"/>
        </w:rPr>
        <w:t>Software</w:t>
      </w:r>
    </w:p>
    <w:p w14:paraId="47B0DA56" w14:textId="68AF76B1" w:rsidR="00110745" w:rsidRDefault="00412F80" w:rsidP="00593CAA">
      <w:pPr>
        <w:rPr>
          <w:b/>
          <w:bCs/>
          <w:sz w:val="28"/>
          <w:szCs w:val="28"/>
        </w:rPr>
      </w:pPr>
      <w:bookmarkStart w:id="986" w:name="_Hlk136862059"/>
      <w:r w:rsidRPr="00E03B11">
        <w:t xml:space="preserve">Dataset formatting and exploration were performed using </w:t>
      </w:r>
      <w:r w:rsidRPr="00E03B11">
        <w:rPr>
          <w:bCs/>
        </w:rPr>
        <w:t>R</w:t>
      </w:r>
      <w:r w:rsidRPr="00E03B11">
        <w:t xml:space="preserve"> </w:t>
      </w:r>
      <w:r w:rsidR="00612626" w:rsidRPr="00E03B11">
        <w:t>(v4.</w:t>
      </w:r>
      <w:r w:rsidR="00DB57E4">
        <w:t>3</w:t>
      </w:r>
      <w:r w:rsidR="00612626" w:rsidRPr="00E03B11">
        <w:t>.</w:t>
      </w:r>
      <w:r w:rsidR="00DB57E4">
        <w:t>1</w:t>
      </w:r>
      <w:r w:rsidR="00612626" w:rsidRPr="00E03B11">
        <w:t xml:space="preserve">; R Core Team, Vienna, Austria) in </w:t>
      </w:r>
      <w:r w:rsidR="00686259">
        <w:t xml:space="preserve">the </w:t>
      </w:r>
      <w:r w:rsidR="00612626" w:rsidRPr="00E03B11">
        <w:t>RStudio integrated development environment (</w:t>
      </w:r>
      <w:r w:rsidR="00575D7D" w:rsidRPr="00E03B11">
        <w:t>v</w:t>
      </w:r>
      <w:r w:rsidR="007064D2" w:rsidRPr="007064D2">
        <w:t>2023.09.0+463</w:t>
      </w:r>
      <w:r w:rsidR="00612626" w:rsidRPr="00E03B11">
        <w:t>; RStudio, Inc., Boston, MA, USA)</w:t>
      </w:r>
      <w:r w:rsidR="00913EE7" w:rsidRPr="00E03B11">
        <w:t xml:space="preserve">. </w:t>
      </w:r>
      <w:r w:rsidR="009248EC">
        <w:t>T</w:t>
      </w:r>
      <w:r w:rsidR="005460A5" w:rsidRPr="00E03B11">
        <w:t xml:space="preserve">he </w:t>
      </w:r>
      <w:proofErr w:type="spellStart"/>
      <w:r w:rsidR="00612626" w:rsidRPr="00E03B11">
        <w:rPr>
          <w:i/>
          <w:iCs/>
        </w:rPr>
        <w:t>tidyverse</w:t>
      </w:r>
      <w:proofErr w:type="spellEnd"/>
      <w:r w:rsidR="00612626" w:rsidRPr="00E03B11">
        <w:t xml:space="preserve"> collection of packages</w:t>
      </w:r>
      <w:r w:rsidR="00106AB2" w:rsidRPr="00E03B11">
        <w:t xml:space="preserve"> </w:t>
      </w:r>
      <w:r w:rsidR="00686259">
        <w:t>was</w:t>
      </w:r>
      <w:r w:rsidR="00686259" w:rsidRPr="00E03B11">
        <w:t xml:space="preserve"> </w:t>
      </w:r>
      <w:r w:rsidR="00913EE7" w:rsidRPr="00E03B11">
        <w:t>used for this purpose</w:t>
      </w:r>
      <w:r w:rsidR="00106AB2" w:rsidRPr="00E03B11">
        <w:t xml:space="preserve">, while </w:t>
      </w:r>
      <w:r w:rsidR="005460A5" w:rsidRPr="00E03B11">
        <w:t xml:space="preserve">the </w:t>
      </w:r>
      <w:r w:rsidR="00106AB2" w:rsidRPr="00E03B11">
        <w:rPr>
          <w:i/>
          <w:iCs/>
        </w:rPr>
        <w:t>mice</w:t>
      </w:r>
      <w:r w:rsidR="00106AB2" w:rsidRPr="00E03B11">
        <w:t xml:space="preserve"> package was used to perform multiple imputation</w:t>
      </w:r>
      <w:r w:rsidR="004A6898" w:rsidRPr="00E03B11">
        <w:fldChar w:fldCharType="begin"/>
      </w:r>
      <w:ins w:id="987" w:author="My Luong Vuong" w:date="2023-12-07T11:00:00Z">
        <w:r w:rsidR="00442AA9">
          <w:instrText xml:space="preserve"> ADDIN EN.CITE &lt;EndNote&gt;&lt;Cite&gt;&lt;Author&gt;Buuren&lt;/Author&gt;&lt;Year&gt;2018&lt;/Year&gt;&lt;RecNum&gt;26&lt;/RecNum&gt;&lt;DisplayText&gt; [19, 23]&lt;/DisplayText&gt;&lt;record&gt;&lt;rec-number&gt;26&lt;/rec-number&gt;&lt;foreign-keys&gt;&lt;key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Group&lt;/publisher&gt;&lt;urls&gt;&lt;/urls&gt;&lt;/record&gt;&lt;/Cite&gt;&lt;Cite&gt;&lt;Author&gt;Wickham&lt;/Author&gt;&lt;Year&gt;2017. https://r4ds.had.co.nz/&lt;/Year&gt;&lt;RecNum&gt;41&lt;/RecNum&gt;&lt;record&gt;&lt;rec-number&gt;41&lt;/rec-number&gt;&lt;foreign-keys&gt;&lt;key app="EN" db-id="xred9e5sg009pcetsepxtfs0dwxsa5rzvawx" timestamp="1683524797"&gt;41&lt;/key&gt;&lt;/foreign-keys&gt;&lt;ref-type name="Book"&gt;6&lt;/ref-type&gt;&lt;contributors&gt;&lt;authors&gt;&lt;author&gt;Hadley Wickham&lt;/author&gt;&lt;author&gt;Garrett Grolemund&lt;/author&gt;&lt;/authors&gt;&lt;/contributors&gt;&lt;titles&gt;&lt;title&gt;R for Data Science&lt;/title&gt;&lt;/titles&gt;&lt;dates&gt;&lt;year&gt;2017. https://r4ds.had.co.nz/&lt;/year&gt;&lt;/dates&gt;&lt;urls&gt;&lt;/urls&gt;&lt;/record&gt;&lt;/Cite&gt;&lt;/EndNote&gt;</w:instrText>
        </w:r>
      </w:ins>
      <w:del w:id="988" w:author="My Luong Vuong" w:date="2023-12-07T10:44:00Z">
        <w:r w:rsidR="00BB1026" w:rsidDel="000E00CD">
          <w:delInstrText xml:space="preserve"> ADDIN EN.CITE &lt;EndNote&gt;&lt;Cite&gt;&lt;Author&gt;Buuren&lt;/Author&gt;&lt;Year&gt;2018&lt;/Year&gt;&lt;RecNum&gt;26&lt;/RecNum&gt;&lt;DisplayText&gt; [19, 24]&lt;/DisplayText&gt;&lt;record&gt;&lt;rec-number&gt;26&lt;/rec-number&gt;&lt;foreign-keys&gt;&lt;key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Group&lt;/publisher&gt;&lt;urls&gt;&lt;/urls&gt;&lt;/record&gt;&lt;/Cite&gt;&lt;Cite&gt;&lt;Author&gt;Wickham&lt;/Author&gt;&lt;Year&gt;2017. https://r4ds.had.co.nz/&lt;/Year&gt;&lt;RecNum&gt;41&lt;/RecNum&gt;&lt;record&gt;&lt;rec-number&gt;41&lt;/rec-number&gt;&lt;foreign-keys&gt;&lt;key app="EN" db-id="xred9e5sg009pcetsepxtfs0dwxsa5rzvawx" timestamp="1683524797"&gt;41&lt;/key&gt;&lt;/foreign-keys&gt;&lt;ref-type name="Book"&gt;6&lt;/ref-type&gt;&lt;contributors&gt;&lt;authors&gt;&lt;author&gt;Hadley Wickham&lt;/author&gt;&lt;author&gt;Garrett Grolemund&lt;/author&gt;&lt;/authors&gt;&lt;/contributors&gt;&lt;titles&gt;&lt;title&gt;R for Data Science&lt;/title&gt;&lt;/titles&gt;&lt;dates&gt;&lt;year&gt;2017. https://r4ds.had.co.nz/&lt;/year&gt;&lt;/dates&gt;&lt;urls&gt;&lt;/urls&gt;&lt;/record&gt;&lt;/Cite&gt;&lt;/EndNote&gt;</w:delInstrText>
        </w:r>
      </w:del>
      <w:r w:rsidR="004A6898" w:rsidRPr="00E03B11">
        <w:fldChar w:fldCharType="separate"/>
      </w:r>
      <w:ins w:id="989" w:author="My Luong Vuong" w:date="2023-12-07T11:00:00Z">
        <w:r w:rsidR="00442AA9">
          <w:rPr>
            <w:noProof/>
          </w:rPr>
          <w:t> [19, 23]</w:t>
        </w:r>
      </w:ins>
      <w:del w:id="990" w:author="My Luong Vuong" w:date="2023-12-07T10:44:00Z">
        <w:r w:rsidR="00BB1026" w:rsidDel="000E00CD">
          <w:rPr>
            <w:noProof/>
          </w:rPr>
          <w:delText> [19, 24]</w:delText>
        </w:r>
      </w:del>
      <w:r w:rsidR="004A6898" w:rsidRPr="00E03B11">
        <w:fldChar w:fldCharType="end"/>
      </w:r>
      <w:r w:rsidR="003D0964">
        <w:t>.</w:t>
      </w:r>
      <w:r w:rsidR="00612626" w:rsidRPr="00E03B11">
        <w:t xml:space="preserve"> </w:t>
      </w:r>
      <w:r w:rsidR="00602549" w:rsidRPr="00E03B11">
        <w:t xml:space="preserve">NONMEM (v7.5.0; ICON Development Solutions, Gaithersburg, MD, USA) with differential equation solver ADVAN13 and the first-order conditional estimation with interaction method for parameter estimation was used for nonlinear mixed-effects </w:t>
      </w:r>
      <w:r w:rsidRPr="00E03B11">
        <w:t>modelling</w:t>
      </w:r>
      <w:r w:rsidR="00612626" w:rsidRPr="00E03B11">
        <w:t>. All procedures were executed using the Perl-speaks-NONMEM (</w:t>
      </w:r>
      <w:proofErr w:type="spellStart"/>
      <w:r w:rsidR="00612626" w:rsidRPr="00E03B11">
        <w:t>PsN</w:t>
      </w:r>
      <w:proofErr w:type="spellEnd"/>
      <w:r w:rsidR="00612626" w:rsidRPr="00E03B11">
        <w:t>; v</w:t>
      </w:r>
      <w:r w:rsidR="005D6F0D" w:rsidRPr="00E03B11">
        <w:t>5</w:t>
      </w:r>
      <w:r w:rsidR="00612626" w:rsidRPr="00E03B11">
        <w:t>.</w:t>
      </w:r>
      <w:r w:rsidR="005D6F0D" w:rsidRPr="00E03B11">
        <w:t>3</w:t>
      </w:r>
      <w:r w:rsidR="00612626" w:rsidRPr="00E03B11">
        <w:t xml:space="preserve">.0) toolkit on the </w:t>
      </w:r>
      <w:proofErr w:type="spellStart"/>
      <w:r w:rsidR="00612626" w:rsidRPr="00E03B11">
        <w:t>Pirana</w:t>
      </w:r>
      <w:proofErr w:type="spellEnd"/>
      <w:r w:rsidR="00612626" w:rsidRPr="00E03B11">
        <w:t xml:space="preserve"> modelling workbench (v2</w:t>
      </w:r>
      <w:r w:rsidR="00B25231" w:rsidRPr="00E03B11">
        <w:t>1</w:t>
      </w:r>
      <w:r w:rsidR="00612626" w:rsidRPr="00E03B11">
        <w:t>.</w:t>
      </w:r>
      <w:r w:rsidR="00B25231" w:rsidRPr="00E03B11">
        <w:t>11</w:t>
      </w:r>
      <w:r w:rsidR="00612626" w:rsidRPr="00E03B11">
        <w:t>.</w:t>
      </w:r>
      <w:r w:rsidR="00B25231" w:rsidRPr="00E03B11">
        <w:t>1</w:t>
      </w:r>
      <w:r w:rsidR="00612626" w:rsidRPr="00E03B11">
        <w:t>; Certara, Inc., Princeton, NJ, USA)</w:t>
      </w:r>
      <w:r w:rsidR="00D36629" w:rsidRPr="00E03B11">
        <w:fldChar w:fldCharType="begin"/>
      </w:r>
      <w:ins w:id="991" w:author="My Luong Vuong" w:date="2023-12-07T11:00:00Z">
        <w:r w:rsidR="00442AA9">
          <w:instrText xml:space="preserve"> ADDIN EN.CITE &lt;EndNote&gt;&lt;Cite&gt;&lt;Author&gt;Keizer&lt;/Author&gt;&lt;Year&gt;2013&lt;/Year&gt;&lt;RecNum&gt;35&lt;/RecNum&gt;&lt;DisplayText&gt; [24]&lt;/DisplayText&gt;&lt;record&gt;&lt;rec-number&gt;35&lt;/rec-number&gt;&lt;foreign-keys&gt;&lt;key app="EN" db-id="xred9e5sg009pcetsepxtfs0dwxsa5rzvawx" timestamp="1682848767"&gt;35&lt;/key&gt;&lt;/foreign-keys&gt;&lt;ref-type name="Journal Article"&gt;17&lt;/ref-type&gt;&lt;contributors&gt;&lt;authors&gt;&lt;author&gt;Keizer, R. J.&lt;/author&gt;&lt;author&gt;Karlsson, M. O.&lt;/author&gt;&lt;author&gt;Hooker, A.&lt;/author&gt;&lt;/authors&gt;&lt;/contributors&gt;&lt;auth-address&gt;Department of Pharmaceutical Biosciences, Pharmacometrics research Group, Uppsala University, Uppsala, Sweden.&lt;/auth-address&gt;&lt;titles&gt;&lt;title&gt;Modeling and Simulation Workbench for NONMEM: Tutorial on Pirana, PsN, and Xpose&lt;/title&gt;&lt;secondary-title&gt;CPT Pharmacometrics Syst Pharmacol&lt;/secondary-title&gt;&lt;/titles&gt;&lt;periodical&gt;&lt;full-title&gt;CPT Pharmacometrics Syst Pharmacol&lt;/full-title&gt;&lt;/periodical&gt;&lt;pages&gt;e50&lt;/pages&gt;&lt;volume&gt;2&lt;/volume&gt;&lt;number&gt;6&lt;/number&gt;&lt;edition&gt;20130626&lt;/edition&gt;&lt;dates&gt;&lt;year&gt;2013&lt;/year&gt;&lt;pub-dates&gt;&lt;date&gt;Jun 26&lt;/date&gt;&lt;/pub-dates&gt;&lt;/dates&gt;&lt;isbn&gt;2163-8306 (Print)&amp;#xD;2163-8306&lt;/isbn&gt;&lt;accession-num&gt;23836189&lt;/accession-num&gt;&lt;urls&gt;&lt;/urls&gt;&lt;custom2&gt;PMC3697037&lt;/custom2&gt;&lt;electronic-resource-num&gt;10.1038/psp.2013.24&lt;/electronic-resource-num&gt;&lt;remote-database-provider&gt;NLM&lt;/remote-database-provider&gt;&lt;language&gt;eng&lt;/language&gt;&lt;/record&gt;&lt;/Cite&gt;&lt;/EndNote&gt;</w:instrText>
        </w:r>
      </w:ins>
      <w:del w:id="992" w:author="My Luong Vuong" w:date="2023-12-07T10:44:00Z">
        <w:r w:rsidR="00BB1026" w:rsidDel="000E00CD">
          <w:delInstrText xml:space="preserve"> ADDIN EN.CITE &lt;EndNote&gt;&lt;Cite&gt;&lt;Author&gt;Keizer&lt;/Author&gt;&lt;Year&gt;2013&lt;/Year&gt;&lt;RecNum&gt;35&lt;/RecNum&gt;&lt;DisplayText&gt; [25]&lt;/DisplayText&gt;&lt;record&gt;&lt;rec-number&gt;35&lt;/rec-number&gt;&lt;foreign-keys&gt;&lt;key app="EN" db-id="xred9e5sg009pcetsepxtfs0dwxsa5rzvawx" timestamp="1682848767"&gt;35&lt;/key&gt;&lt;/foreign-keys&gt;&lt;ref-type name="Journal Article"&gt;17&lt;/ref-type&gt;&lt;contributors&gt;&lt;authors&gt;&lt;author&gt;Keizer, R. J.&lt;/author&gt;&lt;author&gt;Karlsson, M. O.&lt;/author&gt;&lt;author&gt;Hooker, A.&lt;/author&gt;&lt;/authors&gt;&lt;/contributors&gt;&lt;auth-address&gt;Department of Pharmaceutical Biosciences, Pharmacometrics research Group, Uppsala University, Uppsala, Sweden.&lt;/auth-address&gt;&lt;titles&gt;&lt;title&gt;Modeling and Simulation Workbench for NONMEM: Tutorial on Pirana, PsN, and Xpose&lt;/title&gt;&lt;secondary-title&gt;CPT Pharmacometrics Syst Pharmacol&lt;/secondary-title&gt;&lt;/titles&gt;&lt;periodical&gt;&lt;full-title&gt;CPT Pharmacometrics Syst Pharmacol&lt;/full-title&gt;&lt;/periodical&gt;&lt;pages&gt;e50&lt;/pages&gt;&lt;volume&gt;2&lt;/volume&gt;&lt;number&gt;6&lt;/number&gt;&lt;edition&gt;20130626&lt;/edition&gt;&lt;dates&gt;&lt;year&gt;2013&lt;/year&gt;&lt;pub-dates&gt;&lt;date&gt;Jun 26&lt;/date&gt;&lt;/pub-dates&gt;&lt;/dates&gt;&lt;isbn&gt;2163-8306 (Print)&amp;#xD;2163-8306&lt;/isbn&gt;&lt;accession-num&gt;23836189&lt;/accession-num&gt;&lt;urls&gt;&lt;/urls&gt;&lt;custom2&gt;PMC3697037&lt;/custom2&gt;&lt;electronic-resource-num&gt;10.1038/psp.2013.24&lt;/electronic-resource-num&gt;&lt;remote-database-provider&gt;NLM&lt;/remote-database-provider&gt;&lt;language&gt;eng&lt;/language&gt;&lt;/record&gt;&lt;/Cite&gt;&lt;/EndNote&gt;</w:delInstrText>
        </w:r>
      </w:del>
      <w:r w:rsidR="00D36629" w:rsidRPr="00E03B11">
        <w:fldChar w:fldCharType="separate"/>
      </w:r>
      <w:ins w:id="993" w:author="My Luong Vuong" w:date="2023-12-07T11:00:00Z">
        <w:r w:rsidR="00442AA9">
          <w:rPr>
            <w:noProof/>
          </w:rPr>
          <w:t> [24]</w:t>
        </w:r>
      </w:ins>
      <w:del w:id="994" w:author="My Luong Vuong" w:date="2023-12-07T10:44:00Z">
        <w:r w:rsidR="00BB1026" w:rsidDel="000E00CD">
          <w:rPr>
            <w:noProof/>
          </w:rPr>
          <w:delText> [25]</w:delText>
        </w:r>
      </w:del>
      <w:r w:rsidR="00D36629" w:rsidRPr="00E03B11">
        <w:fldChar w:fldCharType="end"/>
      </w:r>
      <w:r w:rsidR="009D7B2E">
        <w:t>.</w:t>
      </w:r>
      <w:r w:rsidR="00612626" w:rsidRPr="00E03B11">
        <w:t xml:space="preserve"> The NONMEM control</w:t>
      </w:r>
      <w:r w:rsidR="00890C9B" w:rsidRPr="00E03B11">
        <w:t xml:space="preserve"> </w:t>
      </w:r>
      <w:r w:rsidR="00612626" w:rsidRPr="00E03B11">
        <w:t>stream</w:t>
      </w:r>
      <w:r w:rsidR="00A95ACC" w:rsidRPr="00E03B11">
        <w:t xml:space="preserve"> </w:t>
      </w:r>
      <w:r w:rsidR="008C0950">
        <w:t>is</w:t>
      </w:r>
      <w:r w:rsidR="00612626" w:rsidRPr="00E03B11">
        <w:t xml:space="preserve"> available in the </w:t>
      </w:r>
      <w:r w:rsidR="00087F50" w:rsidRPr="00A72BCD">
        <w:rPr>
          <w:b/>
          <w:bCs/>
        </w:rPr>
        <w:t>Supplementa</w:t>
      </w:r>
      <w:r w:rsidR="0085720B" w:rsidRPr="00A72BCD">
        <w:rPr>
          <w:b/>
          <w:bCs/>
        </w:rPr>
        <w:t>ry Code</w:t>
      </w:r>
      <w:r w:rsidR="00612626" w:rsidRPr="00E03B11">
        <w:t>.</w:t>
      </w:r>
      <w:bookmarkEnd w:id="986"/>
      <w:r w:rsidR="00110745">
        <w:rPr>
          <w:b/>
          <w:bCs/>
          <w:sz w:val="28"/>
          <w:szCs w:val="28"/>
        </w:rPr>
        <w:br w:type="page"/>
      </w:r>
    </w:p>
    <w:p w14:paraId="7E5A6A4B" w14:textId="37B22136" w:rsidR="002566FB" w:rsidRPr="00E03B11" w:rsidRDefault="001C6240" w:rsidP="00593CAA">
      <w:pPr>
        <w:pStyle w:val="Heading1"/>
      </w:pPr>
      <w:r w:rsidRPr="00E03B11">
        <w:lastRenderedPageBreak/>
        <w:t>Results</w:t>
      </w:r>
    </w:p>
    <w:p w14:paraId="3BE70ED6" w14:textId="77777777" w:rsidR="00BF6CF3" w:rsidRPr="00E03B11" w:rsidRDefault="00BF6CF3" w:rsidP="00593CAA">
      <w:pPr>
        <w:pStyle w:val="Heading2"/>
        <w:rPr>
          <w:rFonts w:eastAsia="Times New Roman"/>
        </w:rPr>
      </w:pPr>
      <w:r w:rsidRPr="00E03B11">
        <w:rPr>
          <w:rFonts w:eastAsia="Times New Roman"/>
        </w:rPr>
        <w:t>Data</w:t>
      </w:r>
    </w:p>
    <w:p w14:paraId="2A30F97E" w14:textId="70932035" w:rsidR="00BF6CF3" w:rsidRPr="00E05CF4" w:rsidRDefault="00BF6CF3" w:rsidP="00593CAA">
      <w:bookmarkStart w:id="995" w:name="_Hlk136862086"/>
      <w:r w:rsidRPr="00E03B11">
        <w:t xml:space="preserve">Eight clinical centres worldwide shared data from a total of 177 patients </w:t>
      </w:r>
      <w:r w:rsidR="0052675C">
        <w:t>treated with</w:t>
      </w:r>
      <w:r w:rsidR="009248EC">
        <w:t xml:space="preserve"> IV fluconazole</w:t>
      </w:r>
      <w:r w:rsidR="002B2118">
        <w:t xml:space="preserve"> in the ICU</w:t>
      </w:r>
      <w:r w:rsidRPr="00E03B11">
        <w:fldChar w:fldCharType="begin">
          <w:fldData xml:space="preserve">PEVuZE5vdGU+PENpdGU+PEF1dGhvcj5BbG9iYWlkPC9BdXRob3I+PFllYXI+MjAxNjwvWWVhcj48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</w:fldData>
        </w:fldChar>
      </w:r>
      <w:ins w:id="996" w:author="My Luong Vuong" w:date="2023-12-07T11:00:00Z">
        <w:r w:rsidR="00442AA9">
          <w:instrText xml:space="preserve"> ADDIN EN.CITE </w:instrText>
        </w:r>
      </w:ins>
      <w:del w:id="997" w:author="My Luong Vuong" w:date="2023-12-07T10:44:00Z">
        <w:r w:rsidR="00BB1026" w:rsidDel="000E00CD">
          <w:delInstrText xml:space="preserve"> ADDIN EN.CITE </w:delInstrText>
        </w:r>
        <w:r w:rsidR="00BB1026" w:rsidDel="000E00CD">
          <w:fldChar w:fldCharType="begin">
            <w:fldData xml:space="preserve">PEVuZE5vdGU+PENpdGU+PEF1dGhvcj5BbG9iYWlkPC9BdXRob3I+PFllYXI+MjAxNjwvWWVhcj48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</w:fldData>
          </w:fldChar>
        </w:r>
        <w:r w:rsidR="00BB1026" w:rsidDel="000E00CD">
          <w:delInstrText xml:space="preserve"> ADDIN EN.CITE.DATA </w:delInstrText>
        </w:r>
        <w:r w:rsidR="00BB1026" w:rsidDel="000E00CD">
          <w:fldChar w:fldCharType="end"/>
        </w:r>
      </w:del>
      <w:ins w:id="998" w:author="My Luong Vuong" w:date="2023-12-07T11:00:00Z">
        <w:r w:rsidR="00442AA9">
          <w:fldChar w:fldCharType="begin">
            <w:fldData xml:space="preserve">PEVuZE5vdGU+PENpdGU+PEF1dGhvcj5BbG9iYWlkPC9BdXRob3I+PFllYXI+MjAxNjwvWWVhcj48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</w:fldData>
          </w:fldChar>
        </w:r>
        <w:r w:rsidR="00442AA9">
          <w:instrText xml:space="preserve"> ADDIN EN.CITE.DATA </w:instrText>
        </w:r>
        <w:r w:rsidR="00442AA9">
          <w:fldChar w:fldCharType="end"/>
        </w:r>
      </w:ins>
      <w:r w:rsidRPr="00E03B11">
        <w:fldChar w:fldCharType="separate"/>
      </w:r>
      <w:ins w:id="999" w:author="My Luong Vuong" w:date="2023-12-07T11:00:00Z">
        <w:r w:rsidR="00442AA9">
          <w:rPr>
            <w:noProof/>
          </w:rPr>
          <w:t> [11-14, 25-28]</w:t>
        </w:r>
      </w:ins>
      <w:del w:id="1000" w:author="My Luong Vuong" w:date="2023-12-07T10:44:00Z">
        <w:r w:rsidR="00BB1026" w:rsidDel="000E00CD">
          <w:rPr>
            <w:noProof/>
          </w:rPr>
          <w:delText> [11-14, 26-29]</w:delText>
        </w:r>
      </w:del>
      <w:r w:rsidRPr="00E03B11">
        <w:fldChar w:fldCharType="end"/>
      </w:r>
      <w:r w:rsidR="005A1AC0">
        <w:t>.</w:t>
      </w:r>
      <w:r w:rsidRPr="00E03B11">
        <w:t xml:space="preserve"> </w:t>
      </w:r>
      <w:r w:rsidR="0052675C">
        <w:t>Patient</w:t>
      </w:r>
      <w:r w:rsidRPr="00E03B11">
        <w:t xml:space="preserve"> characteristics are </w:t>
      </w:r>
      <w:r w:rsidR="009248EC">
        <w:t>summarised</w:t>
      </w:r>
      <w:r w:rsidR="009248EC" w:rsidRPr="00E03B11">
        <w:t xml:space="preserve"> </w:t>
      </w:r>
      <w:r w:rsidRPr="00E03B11">
        <w:t xml:space="preserve">in </w:t>
      </w:r>
      <w:r w:rsidRPr="00CA5A80">
        <w:rPr>
          <w:b/>
          <w:bCs/>
        </w:rPr>
        <w:t>Table</w:t>
      </w:r>
      <w:r w:rsidR="00BB0AD2">
        <w:rPr>
          <w:b/>
          <w:bCs/>
        </w:rPr>
        <w:t> </w:t>
      </w:r>
      <w:r w:rsidRPr="00CA5A80">
        <w:rPr>
          <w:b/>
          <w:bCs/>
        </w:rPr>
        <w:t>1</w:t>
      </w:r>
      <w:r w:rsidRPr="00E03B11">
        <w:t xml:space="preserve">. </w:t>
      </w:r>
      <w:r w:rsidR="009248EC">
        <w:t>Patient</w:t>
      </w:r>
      <w:r w:rsidR="0052675C">
        <w:t>s</w:t>
      </w:r>
      <w:r w:rsidR="009248EC">
        <w:t xml:space="preserve"> contributed</w:t>
      </w:r>
      <w:r w:rsidRPr="00E03B11">
        <w:t xml:space="preserve"> 1616 </w:t>
      </w:r>
      <w:r w:rsidR="009248EC">
        <w:t xml:space="preserve">total fluconazole </w:t>
      </w:r>
      <w:r w:rsidRPr="00E03B11">
        <w:t xml:space="preserve">plasma concentrations, of which 395 (24.4%) were </w:t>
      </w:r>
      <w:r w:rsidR="009248EC">
        <w:t xml:space="preserve">obtained at </w:t>
      </w:r>
      <w:r w:rsidRPr="00E03B11">
        <w:t xml:space="preserve">trough. </w:t>
      </w:r>
      <w:r w:rsidR="00C01CA6">
        <w:t xml:space="preserve">Body </w:t>
      </w:r>
      <w:r w:rsidR="00C01CA6" w:rsidRPr="007B176B">
        <w:t>weight</w:t>
      </w:r>
      <w:r w:rsidR="00C26E94">
        <w:t>s at ICU admission</w:t>
      </w:r>
      <w:r w:rsidR="00FA0048" w:rsidRPr="007B176B">
        <w:t xml:space="preserve"> range</w:t>
      </w:r>
      <w:r w:rsidR="00C26E94">
        <w:t>d</w:t>
      </w:r>
      <w:r w:rsidR="00FA0048" w:rsidRPr="007B176B">
        <w:t xml:space="preserve"> from 34</w:t>
      </w:r>
      <w:r w:rsidR="00C26E94">
        <w:t> kg</w:t>
      </w:r>
      <w:r w:rsidR="00FA0048" w:rsidRPr="007B176B">
        <w:t xml:space="preserve"> to 142</w:t>
      </w:r>
      <w:r w:rsidR="00C26E94">
        <w:t> </w:t>
      </w:r>
      <w:r w:rsidR="00FA0048" w:rsidRPr="007B176B">
        <w:t>kg</w:t>
      </w:r>
      <w:r w:rsidR="00C26E94">
        <w:t>,</w:t>
      </w:r>
      <w:r w:rsidR="00FA0048" w:rsidRPr="007B176B">
        <w:t xml:space="preserve"> while </w:t>
      </w:r>
      <w:r w:rsidR="00BE063A">
        <w:t>baselin</w:t>
      </w:r>
      <w:commentRangeStart w:id="1001"/>
      <w:commentRangeStart w:id="1002"/>
      <w:commentRangeEnd w:id="1001"/>
      <w:r w:rsidR="00C26E94">
        <w:rPr>
          <w:rStyle w:val="CommentReference"/>
        </w:rPr>
        <w:commentReference w:id="1001"/>
      </w:r>
      <w:commentRangeEnd w:id="1002"/>
      <w:r w:rsidR="00D706EE">
        <w:rPr>
          <w:rStyle w:val="CommentReference"/>
        </w:rPr>
        <w:commentReference w:id="1002"/>
      </w:r>
      <w:r w:rsidR="00580BC8">
        <w:t xml:space="preserve">e </w:t>
      </w:r>
      <w:proofErr w:type="spellStart"/>
      <w:r w:rsidR="00FA0048" w:rsidRPr="007B176B">
        <w:t>eGFR</w:t>
      </w:r>
      <w:r w:rsidR="00FA0048" w:rsidRPr="007B176B">
        <w:rPr>
          <w:vertAlign w:val="subscript"/>
        </w:rPr>
        <w:t>CKD</w:t>
      </w:r>
      <w:proofErr w:type="spellEnd"/>
      <w:r w:rsidR="00C26E94">
        <w:rPr>
          <w:vertAlign w:val="subscript"/>
        </w:rPr>
        <w:t>-</w:t>
      </w:r>
      <w:r w:rsidR="00FA0048" w:rsidRPr="007B176B">
        <w:rPr>
          <w:vertAlign w:val="subscript"/>
        </w:rPr>
        <w:t>EPI</w:t>
      </w:r>
      <w:r w:rsidR="00FA0048" w:rsidRPr="007B176B">
        <w:t xml:space="preserve"> range</w:t>
      </w:r>
      <w:r w:rsidR="00C26E94">
        <w:t>d</w:t>
      </w:r>
      <w:r w:rsidR="00FA0048" w:rsidRPr="007B176B">
        <w:t xml:space="preserve"> from </w:t>
      </w:r>
      <w:r w:rsidR="00026643" w:rsidRPr="007B176B">
        <w:t>5</w:t>
      </w:r>
      <w:r w:rsidR="00C26E94">
        <w:t> </w:t>
      </w:r>
      <w:commentRangeStart w:id="1003"/>
      <w:r w:rsidR="00C26E94" w:rsidRPr="00026643">
        <w:t>mL/min/1.73 m</w:t>
      </w:r>
      <w:r w:rsidR="00C26E94" w:rsidRPr="00CA5A80">
        <w:rPr>
          <w:vertAlign w:val="superscript"/>
        </w:rPr>
        <w:t>2</w:t>
      </w:r>
      <w:r w:rsidR="00026643" w:rsidRPr="007B176B">
        <w:t xml:space="preserve"> </w:t>
      </w:r>
      <w:commentRangeEnd w:id="1003"/>
      <w:r w:rsidR="00C26E94">
        <w:rPr>
          <w:rStyle w:val="CommentReference"/>
        </w:rPr>
        <w:commentReference w:id="1003"/>
      </w:r>
      <w:r w:rsidR="00026643" w:rsidRPr="007B176B">
        <w:t>to 213</w:t>
      </w:r>
      <w:r w:rsidR="00C26E94">
        <w:t> </w:t>
      </w:r>
      <w:r w:rsidR="00026643" w:rsidRPr="00026643">
        <w:t>mL/min/1.73 m</w:t>
      </w:r>
      <w:r w:rsidR="00026643" w:rsidRPr="00CA5A80">
        <w:rPr>
          <w:vertAlign w:val="superscript"/>
        </w:rPr>
        <w:t>2</w:t>
      </w:r>
      <w:r w:rsidR="00026643">
        <w:t>.</w:t>
      </w:r>
      <w:r w:rsidR="00E05CF4" w:rsidRPr="00762255">
        <w:t xml:space="preserve"> </w:t>
      </w:r>
      <w:r w:rsidR="001F4CBE">
        <w:t>Body weights were missing</w:t>
      </w:r>
      <w:r w:rsidR="00DB4CD8">
        <w:t xml:space="preserve"> in </w:t>
      </w:r>
      <w:commentRangeStart w:id="1004"/>
      <w:commentRangeStart w:id="1005"/>
      <w:commentRangeEnd w:id="1004"/>
      <w:r w:rsidR="00CF5A9A">
        <w:rPr>
          <w:rStyle w:val="CommentReference"/>
        </w:rPr>
        <w:commentReference w:id="1004"/>
      </w:r>
      <w:commentRangeEnd w:id="1005"/>
      <w:r w:rsidR="00C009F7">
        <w:rPr>
          <w:rStyle w:val="CommentReference"/>
        </w:rPr>
        <w:commentReference w:id="1005"/>
      </w:r>
      <w:r w:rsidR="004739AE">
        <w:t xml:space="preserve">5.5% </w:t>
      </w:r>
      <w:r w:rsidR="00F846E2">
        <w:t>of the total sampling a</w:t>
      </w:r>
      <w:r w:rsidR="00811097">
        <w:t>nd dosing events.</w:t>
      </w:r>
      <w:r w:rsidR="00201009">
        <w:t xml:space="preserve"> </w:t>
      </w:r>
      <w:r w:rsidR="006E7BDC">
        <w:t xml:space="preserve">18.1% of </w:t>
      </w:r>
      <w:r w:rsidR="00EE279B">
        <w:t xml:space="preserve">the </w:t>
      </w:r>
      <w:r w:rsidR="006E7BDC">
        <w:t>patients were on CRRT at least once during their treatment period.</w:t>
      </w:r>
      <w:r w:rsidR="00CF5A9A">
        <w:t xml:space="preserve"> </w:t>
      </w:r>
      <w:r w:rsidR="00066555">
        <w:t>An</w:t>
      </w:r>
      <w:r w:rsidR="00C26E94">
        <w:t xml:space="preserve"> </w:t>
      </w:r>
      <w:proofErr w:type="spellStart"/>
      <w:r w:rsidR="00B8330D" w:rsidRPr="00B8330D">
        <w:t>eGFR</w:t>
      </w:r>
      <w:r w:rsidR="00B8330D" w:rsidRPr="00A72BCD">
        <w:rPr>
          <w:vertAlign w:val="subscript"/>
        </w:rPr>
        <w:t>CKD</w:t>
      </w:r>
      <w:proofErr w:type="spellEnd"/>
      <w:r w:rsidR="00E46977">
        <w:rPr>
          <w:vertAlign w:val="subscript"/>
        </w:rPr>
        <w:t>-</w:t>
      </w:r>
      <w:r w:rsidR="00B8330D" w:rsidRPr="00A72BCD">
        <w:rPr>
          <w:vertAlign w:val="subscript"/>
        </w:rPr>
        <w:t>EPI</w:t>
      </w:r>
      <w:r w:rsidR="00C64F63">
        <w:t xml:space="preserve"> </w:t>
      </w:r>
      <w:r w:rsidR="008B63F0">
        <w:t xml:space="preserve">was </w:t>
      </w:r>
      <w:r w:rsidR="00FF2DEB">
        <w:t xml:space="preserve">available </w:t>
      </w:r>
      <w:r w:rsidR="00066555">
        <w:t>only in</w:t>
      </w:r>
      <w:r w:rsidR="00FF2DEB">
        <w:t xml:space="preserve"> </w:t>
      </w:r>
      <w:r w:rsidR="009D5622">
        <w:t>40.7</w:t>
      </w:r>
      <w:r w:rsidR="00CF5A9A">
        <w:t>% of the dosing intervals</w:t>
      </w:r>
      <w:r w:rsidR="00066555">
        <w:t xml:space="preserve">. </w:t>
      </w:r>
      <w:commentRangeStart w:id="1006"/>
      <w:r w:rsidR="0075746B">
        <w:t xml:space="preserve">Missing </w:t>
      </w:r>
      <w:commentRangeStart w:id="1007"/>
      <w:commentRangeStart w:id="1008"/>
      <w:proofErr w:type="spellStart"/>
      <w:r w:rsidR="0075746B" w:rsidRPr="007B176B">
        <w:t>eGFR</w:t>
      </w:r>
      <w:r w:rsidR="0075746B" w:rsidRPr="007B176B">
        <w:rPr>
          <w:vertAlign w:val="subscript"/>
        </w:rPr>
        <w:t>CKD</w:t>
      </w:r>
      <w:proofErr w:type="spellEnd"/>
      <w:r w:rsidR="0075746B">
        <w:rPr>
          <w:vertAlign w:val="subscript"/>
        </w:rPr>
        <w:t>-</w:t>
      </w:r>
      <w:r w:rsidR="0075746B" w:rsidRPr="007B176B">
        <w:rPr>
          <w:vertAlign w:val="subscript"/>
        </w:rPr>
        <w:t>EPI</w:t>
      </w:r>
      <w:r w:rsidR="0075746B" w:rsidRPr="007B176B">
        <w:t xml:space="preserve"> </w:t>
      </w:r>
      <w:commentRangeEnd w:id="1007"/>
      <w:r w:rsidR="0075746B">
        <w:rPr>
          <w:rStyle w:val="CommentReference"/>
        </w:rPr>
        <w:commentReference w:id="1007"/>
      </w:r>
      <w:commentRangeEnd w:id="1008"/>
      <w:r w:rsidR="00D97509">
        <w:rPr>
          <w:rStyle w:val="CommentReference"/>
        </w:rPr>
        <w:commentReference w:id="1008"/>
      </w:r>
      <w:r w:rsidR="00A0579C">
        <w:t>and body weight</w:t>
      </w:r>
      <w:r w:rsidR="006F1CFE">
        <w:t>s</w:t>
      </w:r>
      <w:r w:rsidR="00A0579C">
        <w:t xml:space="preserve"> </w:t>
      </w:r>
      <w:r w:rsidR="0075746B">
        <w:t>were handled with multiple imputation at the dosing interval level</w:t>
      </w:r>
      <w:r w:rsidR="00B013B9">
        <w:t xml:space="preserve"> as well as at the patient </w:t>
      </w:r>
      <w:r w:rsidR="00324BA3">
        <w:t>level</w:t>
      </w:r>
      <w:r w:rsidR="0075746B">
        <w:t xml:space="preserve"> (</w:t>
      </w:r>
      <w:r w:rsidR="0075746B" w:rsidRPr="00410A03">
        <w:rPr>
          <w:i/>
          <w:iCs/>
        </w:rPr>
        <w:t>m</w:t>
      </w:r>
      <w:r w:rsidR="0075746B">
        <w:t> = 70 multipl</w:t>
      </w:r>
      <w:r w:rsidR="002C1A62">
        <w:t>e</w:t>
      </w:r>
      <w:r w:rsidR="0075746B">
        <w:t xml:space="preserve"> imputed datasets)</w:t>
      </w:r>
      <w:r w:rsidR="0075746B" w:rsidRPr="00E03B11">
        <w:t xml:space="preserve">. </w:t>
      </w:r>
      <w:commentRangeEnd w:id="1006"/>
      <w:r w:rsidR="0075746B">
        <w:rPr>
          <w:rStyle w:val="CommentReference"/>
        </w:rPr>
        <w:commentReference w:id="1006"/>
      </w:r>
      <w:r w:rsidR="00E7513D">
        <w:t>The c</w:t>
      </w:r>
      <w:r w:rsidR="004D3538">
        <w:t>oncentration</w:t>
      </w:r>
      <w:r w:rsidR="00E7513D">
        <w:t>–</w:t>
      </w:r>
      <w:r w:rsidR="004D3538">
        <w:t xml:space="preserve">time </w:t>
      </w:r>
      <w:r w:rsidR="00E7513D">
        <w:t xml:space="preserve">course </w:t>
      </w:r>
      <w:r w:rsidR="004D3538">
        <w:t xml:space="preserve">of </w:t>
      </w:r>
      <w:r w:rsidR="008750E2">
        <w:t xml:space="preserve">the </w:t>
      </w:r>
      <w:r w:rsidR="00A4093C">
        <w:t>per</w:t>
      </w:r>
      <w:r w:rsidR="001773D6">
        <w:t>-centre</w:t>
      </w:r>
      <w:r w:rsidR="00D323E6">
        <w:t xml:space="preserve"> and pooled </w:t>
      </w:r>
      <w:r w:rsidR="00D751E8">
        <w:t>data</w:t>
      </w:r>
      <w:r w:rsidR="00E7513D">
        <w:t>sets</w:t>
      </w:r>
      <w:r w:rsidR="00D751E8">
        <w:t xml:space="preserve"> are available in </w:t>
      </w:r>
      <w:r w:rsidR="00D751E8" w:rsidRPr="00A72BCD">
        <w:rPr>
          <w:b/>
          <w:bCs/>
        </w:rPr>
        <w:t>Fig.</w:t>
      </w:r>
      <w:r w:rsidR="00E7513D">
        <w:rPr>
          <w:b/>
          <w:bCs/>
        </w:rPr>
        <w:t> </w:t>
      </w:r>
      <w:r w:rsidR="00D751E8" w:rsidRPr="00A72BCD">
        <w:rPr>
          <w:b/>
          <w:bCs/>
        </w:rPr>
        <w:t>S1</w:t>
      </w:r>
      <w:r w:rsidR="00D751E8">
        <w:t xml:space="preserve"> and </w:t>
      </w:r>
      <w:r w:rsidR="00D751E8" w:rsidRPr="00A72BCD">
        <w:rPr>
          <w:b/>
          <w:bCs/>
        </w:rPr>
        <w:t>Fig.</w:t>
      </w:r>
      <w:r w:rsidR="00E7513D">
        <w:rPr>
          <w:b/>
          <w:bCs/>
        </w:rPr>
        <w:t> </w:t>
      </w:r>
      <w:r w:rsidR="00D751E8" w:rsidRPr="00A72BCD">
        <w:rPr>
          <w:b/>
          <w:bCs/>
        </w:rPr>
        <w:t>S2</w:t>
      </w:r>
      <w:r w:rsidR="00D751E8">
        <w:t>.</w:t>
      </w:r>
    </w:p>
    <w:bookmarkEnd w:id="995"/>
    <w:p w14:paraId="33E010C5" w14:textId="77777777" w:rsidR="00BF6CF3" w:rsidRPr="00E03B11" w:rsidRDefault="00BF6CF3" w:rsidP="00593CAA">
      <w:pPr>
        <w:pStyle w:val="Heading2"/>
        <w:rPr>
          <w:rFonts w:eastAsia="Times New Roman"/>
        </w:rPr>
      </w:pPr>
      <w:commentRangeStart w:id="1009"/>
      <w:r w:rsidRPr="00E03B11">
        <w:rPr>
          <w:rFonts w:eastAsia="Times New Roman"/>
        </w:rPr>
        <w:t>Population pharmacokinetics modelling</w:t>
      </w:r>
      <w:commentRangeEnd w:id="1009"/>
      <w:r w:rsidR="00BC11E8">
        <w:rPr>
          <w:rStyle w:val="CommentReference"/>
          <w:rFonts w:eastAsia="Times New Roman" w:cstheme="minorHAnsi"/>
          <w:b w:val="0"/>
        </w:rPr>
        <w:commentReference w:id="1009"/>
      </w:r>
    </w:p>
    <w:p w14:paraId="0867944D" w14:textId="317C8C63" w:rsidR="001169E0" w:rsidRPr="00E03B11" w:rsidRDefault="00BF6CF3" w:rsidP="00593CAA">
      <w:bookmarkStart w:id="1010" w:name="_Hlk136862119"/>
      <w:r w:rsidRPr="00E03B11">
        <w:t>A two-compartment</w:t>
      </w:r>
      <w:r w:rsidR="00DE41B5">
        <w:t xml:space="preserve"> </w:t>
      </w:r>
      <w:proofErr w:type="spellStart"/>
      <w:r w:rsidRPr="00E03B11">
        <w:t>popPK</w:t>
      </w:r>
      <w:proofErr w:type="spellEnd"/>
      <w:r w:rsidRPr="00E03B11">
        <w:t xml:space="preserve"> model with linear elimination best described the fluconazole concentration</w:t>
      </w:r>
      <w:r w:rsidR="00FE6C59">
        <w:t>–</w:t>
      </w:r>
      <w:r w:rsidRPr="00E03B11">
        <w:t>time data</w:t>
      </w:r>
      <w:r w:rsidR="00DA19D9">
        <w:t xml:space="preserve"> (</w:t>
      </w:r>
      <w:r w:rsidR="00DA19D9" w:rsidRPr="00B808F3">
        <w:rPr>
          <w:b/>
          <w:bCs/>
        </w:rPr>
        <w:t>Table</w:t>
      </w:r>
      <w:r w:rsidR="00547134">
        <w:rPr>
          <w:b/>
          <w:bCs/>
        </w:rPr>
        <w:t> </w:t>
      </w:r>
      <w:r w:rsidR="00FB504B" w:rsidRPr="00B808F3">
        <w:rPr>
          <w:b/>
          <w:bCs/>
        </w:rPr>
        <w:t>2</w:t>
      </w:r>
      <w:r w:rsidR="00DA19D9">
        <w:t>)</w:t>
      </w:r>
      <w:r w:rsidRPr="00E03B11">
        <w:t xml:space="preserve">. </w:t>
      </w:r>
      <w:r w:rsidR="00547134">
        <w:t>C</w:t>
      </w:r>
      <w:r w:rsidR="00EF64BB">
        <w:t>learance</w:t>
      </w:r>
      <w:r w:rsidR="00547134">
        <w:t xml:space="preserve"> was estimated separately</w:t>
      </w:r>
      <w:r w:rsidR="00EF64BB">
        <w:t xml:space="preserve"> when a patient was on CRRT </w:t>
      </w:r>
      <w:r w:rsidR="007D70D5" w:rsidRPr="007D70D5">
        <w:t>(</w:t>
      </w:r>
      <w:commentRangeStart w:id="1011"/>
      <w:commentRangeStart w:id="1012"/>
      <w:proofErr w:type="spellStart"/>
      <w:r w:rsidR="00EF64BB">
        <w:t>C</w:t>
      </w:r>
      <w:r w:rsidR="003D4E3F">
        <w:t>L</w:t>
      </w:r>
      <w:r w:rsidR="003D4E3F" w:rsidRPr="00B808F3">
        <w:rPr>
          <w:vertAlign w:val="subscript"/>
        </w:rPr>
        <w:t>on</w:t>
      </w:r>
      <w:proofErr w:type="spellEnd"/>
      <w:r w:rsidR="003D4E3F" w:rsidRPr="00B808F3">
        <w:rPr>
          <w:vertAlign w:val="subscript"/>
        </w:rPr>
        <w:t>-</w:t>
      </w:r>
      <w:r w:rsidR="00F63620" w:rsidRPr="00A72BCD">
        <w:rPr>
          <w:vertAlign w:val="subscript"/>
        </w:rPr>
        <w:t>CRRT</w:t>
      </w:r>
      <w:r w:rsidR="00F63620">
        <w:t xml:space="preserve">; </w:t>
      </w:r>
      <w:r w:rsidR="007D70D5" w:rsidRPr="007D70D5">
        <w:t>1.</w:t>
      </w:r>
      <w:r w:rsidR="00634471">
        <w:t>70</w:t>
      </w:r>
      <w:r w:rsidR="003D4E3F">
        <w:t> </w:t>
      </w:r>
      <w:r w:rsidR="007D70D5" w:rsidRPr="007D70D5">
        <w:t>L/h</w:t>
      </w:r>
      <w:r w:rsidR="003D4E3F">
        <w:t xml:space="preserve"> [</w:t>
      </w:r>
      <w:r w:rsidR="008F6D72">
        <w:t>8.2</w:t>
      </w:r>
      <w:r w:rsidR="003D4E3F">
        <w:t>%</w:t>
      </w:r>
      <w:r w:rsidR="00AE6868">
        <w:t xml:space="preserve"> relative standard error; RSE</w:t>
      </w:r>
      <w:r w:rsidR="003D4E3F">
        <w:t>]</w:t>
      </w:r>
      <w:r w:rsidR="007D70D5" w:rsidRPr="007D70D5">
        <w:t>)</w:t>
      </w:r>
      <w:r w:rsidR="000E3998">
        <w:t xml:space="preserve">, </w:t>
      </w:r>
      <w:r w:rsidR="00826491">
        <w:t>and</w:t>
      </w:r>
      <w:r w:rsidR="007D70D5" w:rsidRPr="007D70D5">
        <w:t xml:space="preserve"> </w:t>
      </w:r>
      <w:r w:rsidR="00826491" w:rsidRPr="00826491">
        <w:t xml:space="preserve">when </w:t>
      </w:r>
      <w:r w:rsidR="003D4E3F">
        <w:t>off</w:t>
      </w:r>
      <w:r w:rsidR="00826491" w:rsidRPr="00826491">
        <w:t xml:space="preserve"> </w:t>
      </w:r>
      <w:r w:rsidR="00F6679E">
        <w:t>CRRT</w:t>
      </w:r>
      <w:r w:rsidR="00826491" w:rsidRPr="00826491">
        <w:t xml:space="preserve"> (</w:t>
      </w:r>
      <w:proofErr w:type="spellStart"/>
      <w:r w:rsidR="00826491" w:rsidRPr="00826491">
        <w:t>CL</w:t>
      </w:r>
      <w:r w:rsidR="003F0719" w:rsidRPr="00A72BCD">
        <w:rPr>
          <w:vertAlign w:val="subscript"/>
        </w:rPr>
        <w:t>o</w:t>
      </w:r>
      <w:r w:rsidR="003D4E3F">
        <w:rPr>
          <w:vertAlign w:val="subscript"/>
        </w:rPr>
        <w:t>ff</w:t>
      </w:r>
      <w:proofErr w:type="spellEnd"/>
      <w:r w:rsidR="003D4E3F">
        <w:rPr>
          <w:vertAlign w:val="subscript"/>
        </w:rPr>
        <w:t>-</w:t>
      </w:r>
      <w:r w:rsidR="00826491" w:rsidRPr="00A72BCD">
        <w:rPr>
          <w:vertAlign w:val="subscript"/>
        </w:rPr>
        <w:t>CRRT</w:t>
      </w:r>
      <w:commentRangeEnd w:id="1011"/>
      <w:r w:rsidR="00A52E5C">
        <w:rPr>
          <w:rStyle w:val="CommentReference"/>
        </w:rPr>
        <w:commentReference w:id="1011"/>
      </w:r>
      <w:commentRangeEnd w:id="1012"/>
      <w:r w:rsidR="00C009F7">
        <w:rPr>
          <w:rStyle w:val="CommentReference"/>
        </w:rPr>
        <w:commentReference w:id="1012"/>
      </w:r>
      <w:r w:rsidR="00826491" w:rsidRPr="00826491">
        <w:t xml:space="preserve">; </w:t>
      </w:r>
      <w:r w:rsidR="00C419C2">
        <w:t>0</w:t>
      </w:r>
      <w:r w:rsidR="00826491" w:rsidRPr="00826491">
        <w:t>.6</w:t>
      </w:r>
      <w:r w:rsidR="00C419C2">
        <w:t>3</w:t>
      </w:r>
      <w:r w:rsidR="009E4224">
        <w:t>8</w:t>
      </w:r>
      <w:r w:rsidR="00AE6868">
        <w:t> </w:t>
      </w:r>
      <w:r w:rsidR="00826491" w:rsidRPr="00826491">
        <w:t>L/h</w:t>
      </w:r>
      <w:r w:rsidR="00AE6868">
        <w:t xml:space="preserve"> [</w:t>
      </w:r>
      <w:r w:rsidR="00003024">
        <w:t>5.3</w:t>
      </w:r>
      <w:r w:rsidR="00AE6868">
        <w:t>% RSE]</w:t>
      </w:r>
      <w:r w:rsidR="00826491" w:rsidRPr="00826491">
        <w:t>)</w:t>
      </w:r>
      <w:r w:rsidR="007D70D5" w:rsidRPr="007D70D5">
        <w:t xml:space="preserve">. </w:t>
      </w:r>
      <w:r w:rsidR="001A2DCE">
        <w:t>Interindividual variability</w:t>
      </w:r>
      <w:r w:rsidR="007D70D5" w:rsidRPr="007D70D5">
        <w:t xml:space="preserve"> </w:t>
      </w:r>
      <w:r w:rsidR="00A52E5C">
        <w:t>was estimated on</w:t>
      </w:r>
      <w:r w:rsidR="00A52E5C" w:rsidRPr="007D70D5">
        <w:t xml:space="preserve"> </w:t>
      </w:r>
      <w:proofErr w:type="spellStart"/>
      <w:r w:rsidR="007D70D5" w:rsidRPr="007D70D5">
        <w:t>CL</w:t>
      </w:r>
      <w:r w:rsidR="00A52E5C">
        <w:rPr>
          <w:vertAlign w:val="subscript"/>
        </w:rPr>
        <w:t>on</w:t>
      </w:r>
      <w:proofErr w:type="spellEnd"/>
      <w:r w:rsidR="00A52E5C">
        <w:rPr>
          <w:vertAlign w:val="subscript"/>
        </w:rPr>
        <w:t>-C</w:t>
      </w:r>
      <w:r w:rsidR="007D70D5" w:rsidRPr="00A72BCD">
        <w:rPr>
          <w:vertAlign w:val="subscript"/>
        </w:rPr>
        <w:t>RRT</w:t>
      </w:r>
      <w:r w:rsidR="007D70D5" w:rsidRPr="007D70D5">
        <w:t xml:space="preserve">, </w:t>
      </w:r>
      <w:proofErr w:type="spellStart"/>
      <w:r w:rsidR="007D70D5" w:rsidRPr="007D70D5">
        <w:t>CL</w:t>
      </w:r>
      <w:r w:rsidR="007D70D5" w:rsidRPr="00A72BCD">
        <w:rPr>
          <w:vertAlign w:val="subscript"/>
        </w:rPr>
        <w:t>o</w:t>
      </w:r>
      <w:r w:rsidR="00A52E5C">
        <w:rPr>
          <w:vertAlign w:val="subscript"/>
        </w:rPr>
        <w:t>ff</w:t>
      </w:r>
      <w:proofErr w:type="spellEnd"/>
      <w:r w:rsidR="00973322" w:rsidRPr="00A72BCD">
        <w:rPr>
          <w:vertAlign w:val="subscript"/>
        </w:rPr>
        <w:t>-</w:t>
      </w:r>
      <w:r w:rsidR="007D70D5" w:rsidRPr="00A72BCD">
        <w:rPr>
          <w:vertAlign w:val="subscript"/>
        </w:rPr>
        <w:t>CRRT</w:t>
      </w:r>
      <w:r w:rsidR="007D70D5" w:rsidRPr="007D70D5">
        <w:t xml:space="preserve">, and </w:t>
      </w:r>
      <w:proofErr w:type="spellStart"/>
      <w:r w:rsidR="007D70D5" w:rsidRPr="007D70D5">
        <w:t>V</w:t>
      </w:r>
      <w:r w:rsidR="007D70D5" w:rsidRPr="00BD228F">
        <w:t>c</w:t>
      </w:r>
      <w:proofErr w:type="spellEnd"/>
      <w:r w:rsidR="007D70D5" w:rsidRPr="007D70D5">
        <w:t xml:space="preserve">, with a covariance relationship between </w:t>
      </w:r>
      <w:proofErr w:type="spellStart"/>
      <w:r w:rsidR="007D70D5" w:rsidRPr="007D70D5">
        <w:t>CL</w:t>
      </w:r>
      <w:r w:rsidR="007D70D5" w:rsidRPr="00A72BCD">
        <w:rPr>
          <w:vertAlign w:val="subscript"/>
        </w:rPr>
        <w:t>o</w:t>
      </w:r>
      <w:r w:rsidR="00A52E5C">
        <w:rPr>
          <w:vertAlign w:val="subscript"/>
        </w:rPr>
        <w:t>ff</w:t>
      </w:r>
      <w:proofErr w:type="spellEnd"/>
      <w:r w:rsidR="008268F2" w:rsidRPr="00A72BCD">
        <w:rPr>
          <w:vertAlign w:val="subscript"/>
        </w:rPr>
        <w:t>-</w:t>
      </w:r>
      <w:r w:rsidR="007D70D5" w:rsidRPr="00A72BCD">
        <w:rPr>
          <w:vertAlign w:val="subscript"/>
        </w:rPr>
        <w:t>CRRT</w:t>
      </w:r>
      <w:r w:rsidR="007D70D5" w:rsidRPr="007D70D5">
        <w:t xml:space="preserve"> and </w:t>
      </w:r>
      <w:proofErr w:type="spellStart"/>
      <w:r w:rsidR="007D70D5" w:rsidRPr="007D70D5">
        <w:t>V</w:t>
      </w:r>
      <w:r w:rsidR="007D70D5" w:rsidRPr="00BD228F">
        <w:t>c</w:t>
      </w:r>
      <w:proofErr w:type="spellEnd"/>
      <w:r w:rsidR="007D70D5" w:rsidRPr="007D70D5">
        <w:t>.</w:t>
      </w:r>
      <w:r w:rsidR="0052675C" w:rsidRPr="00B808F3">
        <w:t xml:space="preserve"> </w:t>
      </w:r>
      <w:r w:rsidRPr="00E03B11">
        <w:t xml:space="preserve">A proportional error model best described the </w:t>
      </w:r>
      <w:r w:rsidR="00EB103B">
        <w:t>residual variability</w:t>
      </w:r>
      <w:r w:rsidRPr="00E03B11">
        <w:t xml:space="preserve">. </w:t>
      </w:r>
      <w:r w:rsidR="00C92655">
        <w:t>T</w:t>
      </w:r>
      <w:r w:rsidRPr="00E03B11">
        <w:t xml:space="preserve">he </w:t>
      </w:r>
      <w:r w:rsidR="00EB7A93">
        <w:t>per-centre</w:t>
      </w:r>
      <w:r w:rsidR="00986E1A">
        <w:t xml:space="preserve"> and overall</w:t>
      </w:r>
      <w:r w:rsidR="00EB7A93">
        <w:t xml:space="preserve"> </w:t>
      </w:r>
      <w:r w:rsidRPr="00E03B11">
        <w:t xml:space="preserve">goodness-of-fit plots </w:t>
      </w:r>
      <w:r w:rsidR="000F456D">
        <w:t>are</w:t>
      </w:r>
      <w:r w:rsidRPr="00E03B11">
        <w:t xml:space="preserve"> available in </w:t>
      </w:r>
      <w:r w:rsidRPr="00E03B11">
        <w:rPr>
          <w:b/>
          <w:bCs/>
        </w:rPr>
        <w:t>Fig</w:t>
      </w:r>
      <w:commentRangeStart w:id="1013"/>
      <w:r w:rsidR="00986E1A">
        <w:rPr>
          <w:b/>
          <w:bCs/>
        </w:rPr>
        <w:t>.</w:t>
      </w:r>
      <w:commentRangeEnd w:id="1013"/>
      <w:r w:rsidR="001169E0">
        <w:rPr>
          <w:rStyle w:val="CommentReference"/>
        </w:rPr>
        <w:commentReference w:id="1013"/>
      </w:r>
      <w:r w:rsidR="00986E1A">
        <w:rPr>
          <w:b/>
          <w:bCs/>
        </w:rPr>
        <w:t> </w:t>
      </w:r>
      <w:r w:rsidR="00F56D12" w:rsidRPr="00E03B11">
        <w:rPr>
          <w:b/>
          <w:bCs/>
        </w:rPr>
        <w:t>S</w:t>
      </w:r>
      <w:r w:rsidR="00F56D12">
        <w:rPr>
          <w:b/>
          <w:bCs/>
        </w:rPr>
        <w:t>3</w:t>
      </w:r>
      <w:r w:rsidR="00986E1A">
        <w:rPr>
          <w:b/>
          <w:bCs/>
        </w:rPr>
        <w:t xml:space="preserve"> </w:t>
      </w:r>
      <w:r w:rsidR="00986E1A" w:rsidRPr="00B808F3">
        <w:t>to</w:t>
      </w:r>
      <w:r w:rsidR="00986E1A">
        <w:rPr>
          <w:b/>
          <w:bCs/>
        </w:rPr>
        <w:t xml:space="preserve"> Fig.</w:t>
      </w:r>
      <w:r w:rsidR="001169E0">
        <w:rPr>
          <w:b/>
          <w:bCs/>
        </w:rPr>
        <w:t> </w:t>
      </w:r>
      <w:r w:rsidR="00F56D12">
        <w:rPr>
          <w:b/>
          <w:bCs/>
        </w:rPr>
        <w:t>S7</w:t>
      </w:r>
      <w:r w:rsidRPr="00E03B11">
        <w:t>.</w:t>
      </w:r>
    </w:p>
    <w:p w14:paraId="47059E0D" w14:textId="0526DF61" w:rsidR="00BF6CF3" w:rsidRDefault="0075746B" w:rsidP="00593CAA">
      <w:commentRangeStart w:id="1014"/>
      <w:commentRangeEnd w:id="1014"/>
      <w:r>
        <w:rPr>
          <w:rStyle w:val="CommentReference"/>
        </w:rPr>
        <w:commentReference w:id="1014"/>
      </w:r>
      <w:r w:rsidR="00536DB6" w:rsidRPr="00536DB6">
        <w:t>Inclusion of effects of</w:t>
      </w:r>
      <w:r w:rsidR="001169E0">
        <w:t xml:space="preserve"> baseline</w:t>
      </w:r>
      <w:r w:rsidR="00536DB6" w:rsidRPr="00536DB6">
        <w:t xml:space="preserve"> </w:t>
      </w:r>
      <w:r w:rsidR="001169E0">
        <w:t>body weight</w:t>
      </w:r>
      <w:r w:rsidR="001169E0" w:rsidRPr="00536DB6">
        <w:t xml:space="preserve"> </w:t>
      </w:r>
      <w:r w:rsidR="00536DB6" w:rsidRPr="00536DB6">
        <w:t xml:space="preserve">on </w:t>
      </w:r>
      <w:proofErr w:type="spellStart"/>
      <w:r w:rsidR="001169E0">
        <w:t>Vc</w:t>
      </w:r>
      <w:proofErr w:type="spellEnd"/>
      <w:r w:rsidR="00536DB6" w:rsidRPr="00536DB6">
        <w:t xml:space="preserve"> and </w:t>
      </w:r>
      <w:proofErr w:type="spellStart"/>
      <w:r w:rsidR="00536DB6" w:rsidRPr="00536DB6">
        <w:t>eGFR</w:t>
      </w:r>
      <w:r w:rsidR="00536DB6" w:rsidRPr="00A72BCD">
        <w:rPr>
          <w:vertAlign w:val="subscript"/>
        </w:rPr>
        <w:t>CKD</w:t>
      </w:r>
      <w:proofErr w:type="spellEnd"/>
      <w:r w:rsidR="00536DB6" w:rsidRPr="00A72BCD">
        <w:rPr>
          <w:vertAlign w:val="subscript"/>
        </w:rPr>
        <w:t>-EPI</w:t>
      </w:r>
      <w:r w:rsidR="00536DB6" w:rsidRPr="00536DB6">
        <w:t xml:space="preserve"> on </w:t>
      </w:r>
      <w:proofErr w:type="spellStart"/>
      <w:r w:rsidR="00536DB6" w:rsidRPr="00536DB6">
        <w:t>CL</w:t>
      </w:r>
      <w:r w:rsidR="00536DB6" w:rsidRPr="00A72BCD">
        <w:rPr>
          <w:vertAlign w:val="subscript"/>
        </w:rPr>
        <w:t>o</w:t>
      </w:r>
      <w:r w:rsidR="001169E0">
        <w:rPr>
          <w:vertAlign w:val="subscript"/>
        </w:rPr>
        <w:t>ff</w:t>
      </w:r>
      <w:proofErr w:type="spellEnd"/>
      <w:r w:rsidR="00536DB6" w:rsidRPr="00A72BCD">
        <w:rPr>
          <w:vertAlign w:val="subscript"/>
        </w:rPr>
        <w:t>-CRRT</w:t>
      </w:r>
      <w:r w:rsidR="00536DB6" w:rsidRPr="00FD4FB7">
        <w:t xml:space="preserve"> </w:t>
      </w:r>
      <w:r w:rsidR="00536DB6" w:rsidRPr="00536DB6">
        <w:t xml:space="preserve">significantly improved </w:t>
      </w:r>
      <w:r w:rsidR="001169E0">
        <w:t xml:space="preserve">the </w:t>
      </w:r>
      <w:r w:rsidR="00536DB6" w:rsidRPr="00536DB6">
        <w:t>goodness-of-fit</w:t>
      </w:r>
      <w:r w:rsidR="001169E0">
        <w:t xml:space="preserve"> of the </w:t>
      </w:r>
      <w:proofErr w:type="spellStart"/>
      <w:r w:rsidR="001169E0">
        <w:t>popPK</w:t>
      </w:r>
      <w:proofErr w:type="spellEnd"/>
      <w:r w:rsidR="001169E0">
        <w:t xml:space="preserve"> model</w:t>
      </w:r>
      <w:r w:rsidR="00536DB6" w:rsidRPr="00536DB6">
        <w:t>.</w:t>
      </w:r>
      <w:r w:rsidR="00BF6CF3" w:rsidRPr="00E03B11">
        <w:t xml:space="preserve"> The pooled </w:t>
      </w:r>
      <w:r w:rsidR="00F17B40">
        <w:t xml:space="preserve">parameter </w:t>
      </w:r>
      <w:r w:rsidR="00BF6CF3" w:rsidRPr="00E03B11">
        <w:t>estimates</w:t>
      </w:r>
      <w:r w:rsidR="00F17B40">
        <w:t xml:space="preserve"> of </w:t>
      </w:r>
      <w:r w:rsidR="00D2464E">
        <w:t>the 70 models</w:t>
      </w:r>
      <w:r w:rsidR="00BF6CF3" w:rsidRPr="00E03B11">
        <w:t xml:space="preserve"> as well as the medians of </w:t>
      </w:r>
      <w:r w:rsidR="00574243">
        <w:t>10 random</w:t>
      </w:r>
      <w:r w:rsidR="00BF6CF3" w:rsidRPr="00E03B11">
        <w:t xml:space="preserve"> bootstrap results</w:t>
      </w:r>
      <w:r w:rsidR="00F769A9">
        <w:t xml:space="preserve"> (2000 bootstraps</w:t>
      </w:r>
      <w:r w:rsidR="00294BAA">
        <w:t xml:space="preserve"> in total</w:t>
      </w:r>
      <w:r w:rsidR="00F769A9">
        <w:t>)</w:t>
      </w:r>
      <w:r w:rsidR="00BF6CF3" w:rsidRPr="00E03B11">
        <w:t xml:space="preserve"> are available in </w:t>
      </w:r>
      <w:r w:rsidR="00BF6CF3" w:rsidRPr="00E03B11">
        <w:rPr>
          <w:b/>
          <w:bCs/>
        </w:rPr>
        <w:t>Table</w:t>
      </w:r>
      <w:r w:rsidR="00294BAA">
        <w:rPr>
          <w:b/>
          <w:bCs/>
        </w:rPr>
        <w:t> </w:t>
      </w:r>
      <w:r w:rsidR="00BF6CF3" w:rsidRPr="00E03B11">
        <w:rPr>
          <w:b/>
          <w:bCs/>
        </w:rPr>
        <w:t>2</w:t>
      </w:r>
      <w:r w:rsidR="00BF6CF3" w:rsidRPr="00E03B11">
        <w:t>.</w:t>
      </w:r>
      <w:r w:rsidR="00DD3AAE">
        <w:t xml:space="preserve"> </w:t>
      </w:r>
      <w:r w:rsidR="00BF6CF3" w:rsidRPr="00E03B11">
        <w:t>Equation</w:t>
      </w:r>
      <w:r w:rsidR="00DD3AAE">
        <w:t> </w:t>
      </w:r>
      <w:r w:rsidR="004F077A">
        <w:t>3</w:t>
      </w:r>
      <w:r w:rsidR="00BD14F8">
        <w:t xml:space="preserve"> and 4</w:t>
      </w:r>
      <w:r w:rsidR="00BF6CF3" w:rsidRPr="00E03B11">
        <w:t xml:space="preserve"> shows how fluconazole </w:t>
      </w:r>
      <w:proofErr w:type="spellStart"/>
      <w:r w:rsidR="00BF6CF3" w:rsidRPr="00E03B11">
        <w:t>V</w:t>
      </w:r>
      <w:r w:rsidR="00BF6CF3" w:rsidRPr="007006E7">
        <w:t>c</w:t>
      </w:r>
      <w:proofErr w:type="spellEnd"/>
      <w:r w:rsidR="00BD14F8">
        <w:rPr>
          <w:vertAlign w:val="subscript"/>
        </w:rPr>
        <w:t xml:space="preserve"> </w:t>
      </w:r>
      <w:r w:rsidR="00BD14F8">
        <w:t xml:space="preserve">and </w:t>
      </w:r>
      <w:proofErr w:type="spellStart"/>
      <w:r w:rsidR="00294434" w:rsidRPr="00536DB6">
        <w:t>CL</w:t>
      </w:r>
      <w:r w:rsidR="00294434" w:rsidRPr="00BA7DD3">
        <w:rPr>
          <w:vertAlign w:val="subscript"/>
        </w:rPr>
        <w:t>o</w:t>
      </w:r>
      <w:r w:rsidR="00DD3AAE">
        <w:rPr>
          <w:vertAlign w:val="subscript"/>
        </w:rPr>
        <w:t>ff</w:t>
      </w:r>
      <w:proofErr w:type="spellEnd"/>
      <w:r w:rsidR="00294434" w:rsidRPr="00BA7DD3">
        <w:rPr>
          <w:vertAlign w:val="subscript"/>
        </w:rPr>
        <w:t>-CRRT</w:t>
      </w:r>
      <w:r w:rsidR="00BF6CF3" w:rsidRPr="00E03B11">
        <w:t xml:space="preserve"> of patient </w:t>
      </w:r>
      <w:proofErr w:type="spellStart"/>
      <w:r w:rsidR="00BF6CF3" w:rsidRPr="00CA5A80">
        <w:rPr>
          <w:i/>
          <w:iCs/>
        </w:rPr>
        <w:t>i</w:t>
      </w:r>
      <w:proofErr w:type="spellEnd"/>
      <w:r w:rsidR="00BF6CF3" w:rsidRPr="00E03B11">
        <w:t xml:space="preserve"> increase with </w:t>
      </w:r>
      <w:r w:rsidR="004F077A">
        <w:t>body weight</w:t>
      </w:r>
      <w:r w:rsidR="00294434">
        <w:t xml:space="preserve"> and </w:t>
      </w:r>
      <w:proofErr w:type="spellStart"/>
      <w:r w:rsidR="00B906E5" w:rsidRPr="00B906E5">
        <w:t>eGFR</w:t>
      </w:r>
      <w:r w:rsidR="00B906E5" w:rsidRPr="00A72BCD">
        <w:rPr>
          <w:vertAlign w:val="subscript"/>
        </w:rPr>
        <w:t>CKD</w:t>
      </w:r>
      <w:proofErr w:type="spellEnd"/>
      <w:r w:rsidR="00B906E5" w:rsidRPr="00A72BCD">
        <w:rPr>
          <w:vertAlign w:val="subscript"/>
        </w:rPr>
        <w:t>-EPI</w:t>
      </w:r>
      <w:r w:rsidR="00DD3AAE">
        <w:t>, respectively</w:t>
      </w:r>
      <w:r w:rsidR="00BF6CF3" w:rsidRPr="00E03B11">
        <w:t>:</w:t>
      </w:r>
    </w:p>
    <w:p w14:paraId="4B016952" w14:textId="078DCB16" w:rsidR="009E2FE8" w:rsidRDefault="00B61B73" w:rsidP="00FD4FB7">
      <w:pPr>
        <w:tabs>
          <w:tab w:val="right" w:pos="9026"/>
        </w:tabs>
        <w:ind w:left="567"/>
        <w:rPr>
          <w:rFonts w:eastAsiaTheme="minorEastAsia"/>
        </w:rPr>
      </w:pPr>
      <m:oMath>
        <m:sSub>
          <m:sSubPr>
            <m:ctrlPr>
              <w:rPr>
                <w:rFonts w:ascii="Cambria Math" w:hAnsi="Cambria Math"/>
                <w:i/>
              </w:rPr>
            </m:ctrlPr>
          </m:sSubPr>
          <m:e>
            <w:proofErr w:type="spellStart"/>
            <m:r>
              <m:rPr>
                <m:nor/>
              </m:rPr>
              <m:t>Vc</m:t>
            </m:r>
            <w:proofErr w:type="spellEnd"/>
          </m:e>
          <m:sub>
            <w:proofErr w:type="spellStart"/>
            <m:r>
              <m:rPr>
                <m:nor/>
              </m:rPr>
              <w:rPr>
                <w:i/>
              </w:rPr>
              <m:t>i</m:t>
            </m:r>
            <w:proofErr w:type="spellEnd"/>
          </m:sub>
        </m:sSub>
        <m:r>
          <m:rPr>
            <m:nor/>
          </m:rPr>
          <m:t xml:space="preserve"> = 38.5 L ×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nor/>
                          </m:rPr>
                          <m:t>BW</m:t>
                        </m:r>
                      </m:e>
                      <m:sub>
                        <w:proofErr w:type="spellStart"/>
                        <m:r>
                          <m:rPr>
                            <m:nor/>
                          </m:rPr>
                          <w:rPr>
                            <w:i/>
                            <w:iCs/>
                          </w:rPr>
                          <m:t>i</m:t>
                        </m:r>
                        <w:proofErr w:type="spellEnd"/>
                      </m:sub>
                    </m:sSub>
                  </m:num>
                  <m:den>
                    <m:r>
                      <m:rPr>
                        <m:nor/>
                      </m:rPr>
                      <m:t>80</m:t>
                    </m:r>
                    <m:r>
                      <m:rPr>
                        <m:nor/>
                      </m:rPr>
                      <w:rPr>
                        <w:rFonts w:ascii="Cambria Math"/>
                      </w:rPr>
                      <m:t> </m:t>
                    </m:r>
                    <m:r>
                      <m:rPr>
                        <m:nor/>
                      </m:rPr>
                      <m:t xml:space="preserve">kg </m:t>
                    </m:r>
                  </m:den>
                </m:f>
              </m:e>
            </m:d>
          </m:e>
          <m:sup>
            <m:r>
              <m:rPr>
                <m:nor/>
              </m:rPr>
              <m:t>1.03</m:t>
            </m:r>
          </m:sup>
        </m:sSup>
        <m:r>
          <m:rPr>
            <m:nor/>
          </m:rPr>
          <m:t>×</m:t>
        </m:r>
        <w:commentRangeStart w:id="1015"/>
        <m:func>
          <m:funcPr>
            <m:ctrlPr>
              <w:rPr>
                <w:rFonts w:ascii="Cambria Math" w:hAnsi="Cambria Math"/>
                <w:i/>
              </w:rPr>
            </m:ctrlPr>
          </m:funcPr>
          <m:fName>
            <m:r>
              <m:rPr>
                <m:nor/>
              </m:rPr>
              <m:t>exp</m:t>
            </m:r>
          </m:fName>
          <m:e>
            <m:d>
              <m:dPr>
                <m:ctrlPr>
                  <w:rPr>
                    <w:rFonts w:ascii="Cambria Math" w:hAnsi="Cambria Math"/>
                    <w:i/>
                  </w:rPr>
                </m:ctrlPr>
              </m:dPr>
              <m:e>
                <m:sSub>
                  <m:sSubPr>
                    <m:ctrlPr>
                      <w:rPr>
                        <w:rFonts w:ascii="Cambria Math" w:hAnsi="Cambria Math"/>
                        <w:i/>
                      </w:rPr>
                    </m:ctrlPr>
                  </m:sSubPr>
                  <m:e>
                    <m:r>
                      <m:rPr>
                        <m:nor/>
                      </m:rPr>
                      <w:rPr>
                        <w:i/>
                      </w:rPr>
                      <m:t>η</m:t>
                    </m:r>
                  </m:e>
                  <m:sub>
                    <w:proofErr w:type="spellStart"/>
                    <m:r>
                      <m:rPr>
                        <m:nor/>
                      </m:rPr>
                      <w:rPr>
                        <w:i/>
                      </w:rPr>
                      <m:t>i</m:t>
                    </m:r>
                    <w:proofErr w:type="spellEnd"/>
                  </m:sub>
                </m:sSub>
              </m:e>
            </m:d>
          </m:e>
        </m:func>
        <w:commentRangeEnd w:id="1015"/>
        <m:r>
          <m:rPr>
            <m:sty m:val="p"/>
          </m:rPr>
          <w:rPr>
            <w:rStyle w:val="CommentReference"/>
          </w:rPr>
          <w:commentReference w:id="1015"/>
        </m:r>
      </m:oMath>
      <w:r w:rsidR="009E2FE8" w:rsidRPr="00E03B11">
        <w:rPr>
          <w:rFonts w:eastAsiaTheme="minorEastAsia"/>
        </w:rPr>
        <w:t xml:space="preserve"> with </w:t>
      </w:r>
      <m:oMath>
        <m:sSub>
          <m:sSubPr>
            <m:ctrlPr>
              <w:rPr>
                <w:rFonts w:ascii="Cambria Math" w:eastAsiaTheme="minorEastAsia" w:hAnsi="Cambria Math"/>
                <w:i/>
              </w:rPr>
            </m:ctrlPr>
          </m:sSubPr>
          <m:e>
            <m:r>
              <m:rPr>
                <m:nor/>
              </m:rPr>
              <w:rPr>
                <w:rFonts w:eastAsiaTheme="minorEastAsia"/>
                <w:i/>
              </w:rPr>
              <m:t>η</m:t>
            </m:r>
          </m:e>
          <m:sub>
            <w:proofErr w:type="spellStart"/>
            <m:r>
              <m:rPr>
                <m:nor/>
              </m:rPr>
              <w:rPr>
                <w:rFonts w:eastAsiaTheme="minorEastAsia"/>
                <w:i/>
              </w:rPr>
              <m:t>i</m:t>
            </m:r>
            <w:proofErr w:type="spellEnd"/>
          </m:sub>
        </m:sSub>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r>
          <m:rPr>
            <m:nor/>
          </m:rPr>
          <w:rPr>
            <w:rFonts w:eastAsiaTheme="minorEastAsia"/>
            <w:i/>
          </w:rPr>
          <m:t>N</m:t>
        </m:r>
        <m:d>
          <m:dPr>
            <m:ctrlPr>
              <w:rPr>
                <w:rFonts w:ascii="Cambria Math" w:eastAsiaTheme="minorEastAsia" w:hAnsi="Cambria Math"/>
                <w:i/>
              </w:rPr>
            </m:ctrlPr>
          </m:dPr>
          <m:e>
            <m:r>
              <m:rPr>
                <m:nor/>
              </m:rPr>
              <w:rPr>
                <w:rFonts w:eastAsiaTheme="minorEastAsia"/>
              </w:rPr>
              <m:t>0, 0.289</m:t>
            </m:r>
          </m:e>
        </m:d>
      </m:oMath>
      <w:r w:rsidR="009A4B00">
        <w:rPr>
          <w:rFonts w:eastAsiaTheme="minorEastAsia"/>
        </w:rPr>
        <w:tab/>
      </w:r>
      <w:r w:rsidR="009E2FE8" w:rsidRPr="00E03B11">
        <w:rPr>
          <w:rFonts w:eastAsiaTheme="minorEastAsia"/>
        </w:rPr>
        <w:t>(Eq.</w:t>
      </w:r>
      <w:commentRangeStart w:id="1016"/>
      <w:r w:rsidR="009A4B00">
        <w:rPr>
          <w:rFonts w:eastAsiaTheme="minorEastAsia"/>
        </w:rPr>
        <w:t> </w:t>
      </w:r>
      <w:commentRangeEnd w:id="1016"/>
      <w:r w:rsidR="003C6122">
        <w:rPr>
          <w:rStyle w:val="CommentReference"/>
        </w:rPr>
        <w:commentReference w:id="1016"/>
      </w:r>
      <w:r w:rsidR="004F077A">
        <w:rPr>
          <w:rFonts w:eastAsiaTheme="minorEastAsia"/>
        </w:rPr>
        <w:t>3</w:t>
      </w:r>
      <w:r w:rsidR="009E2FE8" w:rsidRPr="00E03B11">
        <w:rPr>
          <w:rFonts w:eastAsiaTheme="minorEastAsia"/>
        </w:rPr>
        <w:t>)</w:t>
      </w:r>
    </w:p>
    <w:commentRangeStart w:id="1017"/>
    <w:p w14:paraId="19AE6E36" w14:textId="25853F18" w:rsidR="003517DF" w:rsidRDefault="00B61B73" w:rsidP="00FD4FB7">
      <w:pPr>
        <w:tabs>
          <w:tab w:val="right" w:pos="9026"/>
        </w:tabs>
        <w:ind w:left="567"/>
        <w:rPr>
          <w:rFonts w:eastAsiaTheme="minorEastAsia"/>
        </w:rPr>
      </w:pPr>
      <m:oMath>
        <m:sSub>
          <m:sSubPr>
            <m:ctrlPr>
              <w:rPr>
                <w:rFonts w:ascii="Cambria Math" w:hAnsi="Cambria Math"/>
                <w:i/>
              </w:rPr>
            </m:ctrlPr>
          </m:sSubPr>
          <m:e>
            <m:r>
              <m:rPr>
                <m:nor/>
              </m:rPr>
              <m:t>CL</m:t>
            </m:r>
          </m:e>
          <m:sub>
            <m:r>
              <m:rPr>
                <m:nor/>
              </m:rPr>
              <m:t>o</m:t>
            </m:r>
            <m:r>
              <m:rPr>
                <m:nor/>
              </m:rPr>
              <w:rPr>
                <w:rFonts w:ascii="Cambria Math"/>
              </w:rPr>
              <m:t>ff</m:t>
            </m:r>
            <m:r>
              <m:rPr>
                <m:nor/>
              </m:rPr>
              <m:t>-</m:t>
            </m:r>
            <w:proofErr w:type="spellStart"/>
            <m:r>
              <m:rPr>
                <m:nor/>
              </m:rPr>
              <m:t>CRRT,</m:t>
            </m:r>
            <m:r>
              <m:rPr>
                <m:nor/>
              </m:rPr>
              <w:rPr>
                <w:i/>
                <w:iCs/>
              </w:rPr>
              <m:t>i</m:t>
            </m:r>
            <w:proofErr w:type="spellEnd"/>
          </m:sub>
        </m:sSub>
        <m:r>
          <m:rPr>
            <m:nor/>
          </m:rPr>
          <m:t xml:space="preserve"> = 0.634 L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nor/>
                          </m:rPr>
                          <m:t>eGFR</m:t>
                        </m:r>
                      </m:e>
                      <m:sub>
                        <m:r>
                          <m:rPr>
                            <m:nor/>
                          </m:rPr>
                          <m:t>CKD-</m:t>
                        </m:r>
                        <w:proofErr w:type="spellStart"/>
                        <m:r>
                          <m:rPr>
                            <m:nor/>
                          </m:rPr>
                          <m:t>EPI,</m:t>
                        </m:r>
                        <m:r>
                          <m:rPr>
                            <m:nor/>
                          </m:rPr>
                          <w:rPr>
                            <w:i/>
                            <w:iCs/>
                          </w:rPr>
                          <m:t>i</m:t>
                        </m:r>
                        <w:proofErr w:type="spellEnd"/>
                      </m:sub>
                    </m:sSub>
                  </m:num>
                  <m:den>
                    <m:r>
                      <m:rPr>
                        <m:nor/>
                      </m:rPr>
                      <m:t>80</m:t>
                    </m:r>
                    <m:r>
                      <m:rPr>
                        <m:nor/>
                      </m:rPr>
                      <w:rPr>
                        <w:rFonts w:ascii="Cambria Math"/>
                      </w:rPr>
                      <m:t> </m:t>
                    </m:r>
                    <m:r>
                      <m:rPr>
                        <m:nor/>
                      </m:rPr>
                      <m:t>m</m:t>
                    </m:r>
                    <m:r>
                      <m:rPr>
                        <m:nor/>
                      </m:rPr>
                      <w:rPr>
                        <w:rFonts w:ascii="Cambria Math"/>
                      </w:rPr>
                      <m:t>L</m:t>
                    </m:r>
                    <m:r>
                      <m:rPr>
                        <m:nor/>
                      </m:rPr>
                      <m:t>/min/1.73</m:t>
                    </m:r>
                    <m:r>
                      <m:rPr>
                        <m:nor/>
                      </m:rPr>
                      <w:rPr>
                        <w:rFonts w:ascii="Cambria Math"/>
                      </w:rPr>
                      <m:t> </m:t>
                    </m:r>
                    <m:sSup>
                      <m:sSupPr>
                        <m:ctrlPr>
                          <w:rPr>
                            <w:rFonts w:ascii="Cambria Math" w:hAnsi="Cambria Math"/>
                            <w:i/>
                          </w:rPr>
                        </m:ctrlPr>
                      </m:sSupPr>
                      <m:e>
                        <m:r>
                          <w:rPr>
                            <w:rFonts w:ascii="Cambria Math" w:hAnsi="Cambria Math"/>
                          </w:rPr>
                          <m:t>m</m:t>
                        </m:r>
                      </m:e>
                      <m:sup>
                        <m:r>
                          <w:rPr>
                            <w:rFonts w:ascii="Cambria Math" w:hAnsi="Cambria Math"/>
                          </w:rPr>
                          <m:t>2</m:t>
                        </m:r>
                      </m:sup>
                    </m:sSup>
                    <m:r>
                      <m:rPr>
                        <m:nor/>
                      </m:rPr>
                      <m:t xml:space="preserve"> </m:t>
                    </m:r>
                  </m:den>
                </m:f>
              </m:e>
            </m:d>
          </m:e>
          <m:sup>
            <m:r>
              <m:rPr>
                <m:nor/>
              </m:rPr>
              <m:t>0.48</m:t>
            </m:r>
          </m:sup>
        </m:sSup>
        <m:r>
          <m:rPr>
            <m:nor/>
          </m:rPr>
          <m:t>×</m:t>
        </m:r>
        <w:commentRangeStart w:id="1018"/>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i</m:t>
                    </m:r>
                  </m:sub>
                </m:sSub>
              </m:e>
            </m:d>
          </m:e>
        </m:func>
        <w:commentRangeEnd w:id="1018"/>
        <m:r>
          <m:rPr>
            <m:sty m:val="p"/>
          </m:rPr>
          <w:rPr>
            <w:rStyle w:val="CommentReference"/>
            <w:rFonts w:ascii="Cambria Math" w:hAnsi="Cambria Math"/>
          </w:rPr>
          <w:commentReference w:id="1018"/>
        </m:r>
        <m:r>
          <m:rPr>
            <m:sty m:val="p"/>
          </m:rPr>
          <w:rPr>
            <w:rFonts w:ascii="Cambria Math" w:eastAsiaTheme="minorEastAsia" w:hAnsi="Cambria Math"/>
          </w:rPr>
          <m:t xml:space="preserve"> </m:t>
        </m:r>
      </m:oMath>
      <w:r w:rsidR="003517DF" w:rsidRPr="00E03B11">
        <w:rPr>
          <w:rFonts w:eastAsiaTheme="minorEastAsia"/>
        </w:rPr>
        <w:t xml:space="preserve">with </w:t>
      </w:r>
      <m:oMath>
        <m:sSub>
          <m:sSubPr>
            <m:ctrlPr>
              <w:rPr>
                <w:rFonts w:ascii="Cambria Math" w:eastAsiaTheme="minorEastAsia" w:hAnsi="Cambria Math"/>
                <w:i/>
              </w:rPr>
            </m:ctrlPr>
          </m:sSubPr>
          <m:e>
            <m:r>
              <m:rPr>
                <m:nor/>
              </m:rPr>
              <w:rPr>
                <w:rFonts w:eastAsiaTheme="minorEastAsia"/>
                <w:i/>
              </w:rPr>
              <m:t>η</m:t>
            </m:r>
          </m:e>
          <m:sub>
            <w:proofErr w:type="spellStart"/>
            <m:r>
              <m:rPr>
                <m:nor/>
              </m:rPr>
              <w:rPr>
                <w:rFonts w:eastAsiaTheme="minorEastAsia"/>
                <w:i/>
              </w:rPr>
              <m:t>i</m:t>
            </m:r>
            <w:proofErr w:type="spellEnd"/>
          </m:sub>
        </m:sSub>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r>
          <m:rPr>
            <m:nor/>
          </m:rPr>
          <w:rPr>
            <w:rFonts w:eastAsiaTheme="minorEastAsia"/>
            <w:i/>
          </w:rPr>
          <m:t>N</m:t>
        </m:r>
        <m:d>
          <m:dPr>
            <m:ctrlPr>
              <w:rPr>
                <w:rFonts w:ascii="Cambria Math" w:eastAsiaTheme="minorEastAsia" w:hAnsi="Cambria Math"/>
                <w:i/>
              </w:rPr>
            </m:ctrlPr>
          </m:dPr>
          <m:e>
            <m:r>
              <m:rPr>
                <m:nor/>
              </m:rPr>
              <w:rPr>
                <w:rFonts w:eastAsiaTheme="minorEastAsia"/>
              </w:rPr>
              <m:t>0, 0.221</m:t>
            </m:r>
          </m:e>
        </m:d>
      </m:oMath>
      <w:r w:rsidR="003517DF" w:rsidRPr="00E03B11">
        <w:rPr>
          <w:rFonts w:eastAsiaTheme="minorEastAsia"/>
        </w:rPr>
        <w:tab/>
        <w:t>(Eq.</w:t>
      </w:r>
      <w:r w:rsidR="009A4B00">
        <w:rPr>
          <w:rFonts w:eastAsiaTheme="minorEastAsia"/>
        </w:rPr>
        <w:t> </w:t>
      </w:r>
      <w:r w:rsidR="005E7E56">
        <w:rPr>
          <w:rFonts w:eastAsiaTheme="minorEastAsia"/>
        </w:rPr>
        <w:t>4</w:t>
      </w:r>
      <w:r w:rsidR="003517DF" w:rsidRPr="00E03B11">
        <w:rPr>
          <w:rFonts w:eastAsiaTheme="minorEastAsia"/>
        </w:rPr>
        <w:t>)</w:t>
      </w:r>
      <w:commentRangeEnd w:id="1017"/>
      <w:r w:rsidR="00D27C63">
        <w:rPr>
          <w:rStyle w:val="CommentReference"/>
        </w:rPr>
        <w:commentReference w:id="1017"/>
      </w:r>
    </w:p>
    <w:p w14:paraId="632F5796" w14:textId="06CE7321" w:rsidR="00A9147B" w:rsidRPr="00E03B11" w:rsidRDefault="00CF6F6D" w:rsidP="00593CAA">
      <w:r>
        <w:lastRenderedPageBreak/>
        <w:t>Body weight</w:t>
      </w:r>
      <w:r w:rsidR="00E3741E">
        <w:t xml:space="preserve"> and </w:t>
      </w:r>
      <w:proofErr w:type="spellStart"/>
      <w:r w:rsidR="00853F73" w:rsidRPr="00B906E5">
        <w:t>eGFR</w:t>
      </w:r>
      <w:r w:rsidR="00853F73" w:rsidRPr="00BA7DD3">
        <w:rPr>
          <w:vertAlign w:val="subscript"/>
        </w:rPr>
        <w:t>CKD</w:t>
      </w:r>
      <w:proofErr w:type="spellEnd"/>
      <w:r w:rsidR="00853F73" w:rsidRPr="00BA7DD3">
        <w:rPr>
          <w:vertAlign w:val="subscript"/>
        </w:rPr>
        <w:t>-EPI</w:t>
      </w:r>
      <w:r w:rsidRPr="00E03B11">
        <w:t xml:space="preserve"> </w:t>
      </w:r>
      <w:r w:rsidR="00A9147B" w:rsidRPr="00E03B11">
        <w:t xml:space="preserve">explained </w:t>
      </w:r>
      <w:r w:rsidR="00031716">
        <w:t>8</w:t>
      </w:r>
      <w:r w:rsidR="00A9147B" w:rsidRPr="00E03B11">
        <w:t>.</w:t>
      </w:r>
      <w:r w:rsidR="00031716">
        <w:t>7</w:t>
      </w:r>
      <w:r w:rsidR="00A9147B" w:rsidRPr="00E03B11">
        <w:t>%</w:t>
      </w:r>
      <w:r w:rsidR="00853F73">
        <w:t xml:space="preserve"> and 7.8</w:t>
      </w:r>
      <w:r w:rsidR="006C7D61">
        <w:t>%</w:t>
      </w:r>
      <w:r w:rsidR="00A9147B" w:rsidRPr="00E03B11">
        <w:t xml:space="preserve"> of the </w:t>
      </w:r>
      <w:r w:rsidR="00724684">
        <w:t>interindividual variability</w:t>
      </w:r>
      <w:r w:rsidR="00724684" w:rsidRPr="00E03B11">
        <w:t xml:space="preserve"> </w:t>
      </w:r>
      <w:r w:rsidR="00A9147B" w:rsidRPr="00E03B11">
        <w:t xml:space="preserve">in </w:t>
      </w:r>
      <w:proofErr w:type="spellStart"/>
      <w:r w:rsidR="00017584" w:rsidRPr="00E03B11">
        <w:t>V</w:t>
      </w:r>
      <w:commentRangeStart w:id="1019"/>
      <w:r w:rsidR="00D27C63" w:rsidRPr="00FD4FB7">
        <w:t>c</w:t>
      </w:r>
      <w:commentRangeEnd w:id="1019"/>
      <w:proofErr w:type="spellEnd"/>
      <w:r w:rsidR="00D27C63">
        <w:rPr>
          <w:rStyle w:val="CommentReference"/>
        </w:rPr>
        <w:commentReference w:id="1019"/>
      </w:r>
      <w:r w:rsidR="006C7D61" w:rsidRPr="00FD4FB7">
        <w:t xml:space="preserve"> </w:t>
      </w:r>
      <w:r w:rsidR="006C7D61">
        <w:t xml:space="preserve">and </w:t>
      </w:r>
      <w:proofErr w:type="spellStart"/>
      <w:r w:rsidR="006C7D61">
        <w:t>CL</w:t>
      </w:r>
      <w:r w:rsidR="006C7D61" w:rsidRPr="00A72BCD">
        <w:rPr>
          <w:vertAlign w:val="subscript"/>
        </w:rPr>
        <w:t>o</w:t>
      </w:r>
      <w:r w:rsidR="00D27C63">
        <w:rPr>
          <w:vertAlign w:val="subscript"/>
        </w:rPr>
        <w:t>ff</w:t>
      </w:r>
      <w:proofErr w:type="spellEnd"/>
      <w:r w:rsidR="006C7D61" w:rsidRPr="00A72BCD">
        <w:rPr>
          <w:vertAlign w:val="subscript"/>
        </w:rPr>
        <w:t>-CRRT</w:t>
      </w:r>
      <w:r w:rsidR="00335192">
        <w:rPr>
          <w:vertAlign w:val="subscript"/>
        </w:rPr>
        <w:t xml:space="preserve"> </w:t>
      </w:r>
      <w:r w:rsidR="00A9147B" w:rsidRPr="00E03B11">
        <w:t xml:space="preserve">of </w:t>
      </w:r>
      <w:r w:rsidR="00017584" w:rsidRPr="00E03B11">
        <w:t>fluconazole</w:t>
      </w:r>
      <w:r w:rsidR="00335192">
        <w:t>, respectively</w:t>
      </w:r>
      <w:r w:rsidR="00A9147B" w:rsidRPr="00E03B11">
        <w:t xml:space="preserve">. The unexplained </w:t>
      </w:r>
      <w:r w:rsidR="00724684">
        <w:t>interindividual variability</w:t>
      </w:r>
      <w:r w:rsidR="00724684" w:rsidRPr="00E03B11">
        <w:t xml:space="preserve"> </w:t>
      </w:r>
      <w:r w:rsidR="00A9147B" w:rsidRPr="00E03B11">
        <w:t>in</w:t>
      </w:r>
      <w:r w:rsidR="00017584" w:rsidRPr="00E03B11">
        <w:t xml:space="preserve"> </w:t>
      </w:r>
      <w:proofErr w:type="spellStart"/>
      <w:r w:rsidR="006F06AB" w:rsidRPr="00E03B11">
        <w:t>V</w:t>
      </w:r>
      <w:r w:rsidR="006F06AB" w:rsidRPr="006F031D">
        <w:t>c</w:t>
      </w:r>
      <w:proofErr w:type="spellEnd"/>
      <w:r w:rsidR="00A9147B" w:rsidRPr="00E03B11">
        <w:t xml:space="preserve"> </w:t>
      </w:r>
      <w:r w:rsidR="00564107">
        <w:t xml:space="preserve">and </w:t>
      </w:r>
      <w:proofErr w:type="spellStart"/>
      <w:r w:rsidR="00564107">
        <w:t>CL</w:t>
      </w:r>
      <w:r w:rsidR="00263A44">
        <w:rPr>
          <w:vertAlign w:val="subscript"/>
        </w:rPr>
        <w:t>off</w:t>
      </w:r>
      <w:proofErr w:type="spellEnd"/>
      <w:r w:rsidR="00564107" w:rsidRPr="00BA7DD3">
        <w:rPr>
          <w:vertAlign w:val="subscript"/>
        </w:rPr>
        <w:t>-CRRT</w:t>
      </w:r>
      <w:r w:rsidR="00564107">
        <w:t xml:space="preserve"> </w:t>
      </w:r>
      <w:r w:rsidR="00A9147B" w:rsidRPr="00E03B11">
        <w:t>remained high (</w:t>
      </w:r>
      <w:r w:rsidR="00D97799" w:rsidRPr="00E03B11">
        <w:t>5</w:t>
      </w:r>
      <w:r w:rsidR="00D97799">
        <w:t>7</w:t>
      </w:r>
      <w:r w:rsidR="00A9147B" w:rsidRPr="00E03B11">
        <w:t>.</w:t>
      </w:r>
      <w:r w:rsidR="00D97799">
        <w:t>9</w:t>
      </w:r>
      <w:r w:rsidR="00A9147B" w:rsidRPr="00E03B11">
        <w:t>%</w:t>
      </w:r>
      <w:r w:rsidR="00EE6484">
        <w:t xml:space="preserve"> and </w:t>
      </w:r>
      <w:r w:rsidR="00C706AD">
        <w:t>49.7%, respectively</w:t>
      </w:r>
      <w:r w:rsidR="00A9147B" w:rsidRPr="00E03B11">
        <w:t>).</w:t>
      </w:r>
    </w:p>
    <w:p w14:paraId="08D97122" w14:textId="6FCBEE51" w:rsidR="00044CFA" w:rsidRPr="00E03B11" w:rsidRDefault="00241A56" w:rsidP="00593CAA">
      <w:r w:rsidRPr="00E03B11">
        <w:t xml:space="preserve">The </w:t>
      </w:r>
      <w:r w:rsidR="00D27C63">
        <w:t xml:space="preserve">per-centre and </w:t>
      </w:r>
      <w:r w:rsidR="006321BE" w:rsidRPr="00E03B11">
        <w:t>pooled</w:t>
      </w:r>
      <w:r w:rsidR="006155E8">
        <w:t xml:space="preserve"> data</w:t>
      </w:r>
      <w:r w:rsidR="006321BE" w:rsidRPr="00E03B11">
        <w:t xml:space="preserve"> </w:t>
      </w:r>
      <w:proofErr w:type="spellStart"/>
      <w:r w:rsidR="006155E8" w:rsidRPr="00E03B11">
        <w:t>pcVPC</w:t>
      </w:r>
      <w:proofErr w:type="spellEnd"/>
      <w:r w:rsidR="006155E8" w:rsidRPr="00E03B11">
        <w:t xml:space="preserve"> plot</w:t>
      </w:r>
      <w:commentRangeStart w:id="1020"/>
      <w:r w:rsidR="006155E8" w:rsidRPr="00E03B11">
        <w:t>s</w:t>
      </w:r>
      <w:commentRangeEnd w:id="1020"/>
      <w:r w:rsidR="006155E8">
        <w:rPr>
          <w:rStyle w:val="CommentReference"/>
        </w:rPr>
        <w:commentReference w:id="1020"/>
      </w:r>
      <w:r w:rsidR="006155E8" w:rsidRPr="00E03B11">
        <w:t xml:space="preserve"> </w:t>
      </w:r>
      <w:r w:rsidRPr="00E03B11">
        <w:t>show a good agreement between model simulations and observed data</w:t>
      </w:r>
      <w:r w:rsidR="00B91D00" w:rsidRPr="00E03B11">
        <w:t xml:space="preserve"> (</w:t>
      </w:r>
      <w:r w:rsidR="00394C8E" w:rsidRPr="00FD4FB7">
        <w:rPr>
          <w:b/>
          <w:bCs/>
        </w:rPr>
        <w:t>Fig</w:t>
      </w:r>
      <w:r w:rsidR="00A46741" w:rsidRPr="00FD4FB7">
        <w:rPr>
          <w:b/>
          <w:bCs/>
        </w:rPr>
        <w:t>.</w:t>
      </w:r>
      <w:r w:rsidR="00D27C63" w:rsidRPr="00FD4FB7">
        <w:rPr>
          <w:b/>
          <w:bCs/>
        </w:rPr>
        <w:t> </w:t>
      </w:r>
      <w:r w:rsidR="00F97056" w:rsidRPr="00FD4FB7">
        <w:rPr>
          <w:b/>
          <w:bCs/>
        </w:rPr>
        <w:t>S8</w:t>
      </w:r>
      <w:r w:rsidR="00EC7F13">
        <w:t xml:space="preserve"> and </w:t>
      </w:r>
      <w:r w:rsidR="00EC7F13">
        <w:rPr>
          <w:b/>
          <w:bCs/>
        </w:rPr>
        <w:t>Fig. 9</w:t>
      </w:r>
      <w:r w:rsidR="00B91D00" w:rsidRPr="00E03B11">
        <w:t>)</w:t>
      </w:r>
      <w:r w:rsidR="00D4353C" w:rsidRPr="00E03B11">
        <w:t xml:space="preserve">. </w:t>
      </w:r>
      <w:r w:rsidR="00DC70E9">
        <w:t xml:space="preserve">The </w:t>
      </w:r>
      <w:proofErr w:type="spellStart"/>
      <w:r w:rsidR="00DC70E9">
        <w:t>pcVPC</w:t>
      </w:r>
      <w:proofErr w:type="spellEnd"/>
      <w:r w:rsidR="00DC70E9">
        <w:t xml:space="preserve"> stratified by CRRT status is available in </w:t>
      </w:r>
      <w:r w:rsidR="00DC70E9" w:rsidRPr="00A72BCD">
        <w:rPr>
          <w:b/>
          <w:bCs/>
        </w:rPr>
        <w:t>Fig</w:t>
      </w:r>
      <w:r w:rsidR="00DC70E9">
        <w:rPr>
          <w:b/>
          <w:bCs/>
        </w:rPr>
        <w:t>. </w:t>
      </w:r>
      <w:r w:rsidR="00DC70E9" w:rsidRPr="00A72BCD">
        <w:rPr>
          <w:b/>
          <w:bCs/>
        </w:rPr>
        <w:t>S10</w:t>
      </w:r>
      <w:r w:rsidR="00DC70E9">
        <w:t xml:space="preserve">. </w:t>
      </w:r>
      <w:r w:rsidR="00AC7415" w:rsidRPr="00E03B11">
        <w:t>Median values of the non-parametric bootstrap were in good agreement with the pooled point estimates (</w:t>
      </w:r>
      <w:r w:rsidR="00AC7415" w:rsidRPr="00FD4FB7">
        <w:rPr>
          <w:b/>
          <w:bCs/>
        </w:rPr>
        <w:t>Table</w:t>
      </w:r>
      <w:r w:rsidR="00D27C63" w:rsidRPr="00FD4FB7">
        <w:rPr>
          <w:b/>
          <w:bCs/>
        </w:rPr>
        <w:t> </w:t>
      </w:r>
      <w:r w:rsidR="00AC7415" w:rsidRPr="00FD4FB7">
        <w:rPr>
          <w:b/>
          <w:bCs/>
        </w:rPr>
        <w:t>2</w:t>
      </w:r>
      <w:r w:rsidR="00AC7415" w:rsidRPr="00E03B11">
        <w:t>).</w:t>
      </w:r>
    </w:p>
    <w:bookmarkEnd w:id="1010"/>
    <w:p w14:paraId="1668758A" w14:textId="7E78FBC7" w:rsidR="00262A1C" w:rsidRPr="00E03B11" w:rsidRDefault="005653EE" w:rsidP="00593CAA">
      <w:pPr>
        <w:pStyle w:val="Heading2"/>
        <w:rPr>
          <w:rFonts w:eastAsia="Times New Roman"/>
        </w:rPr>
      </w:pPr>
      <w:commentRangeStart w:id="1021"/>
      <w:commentRangeStart w:id="1022"/>
      <w:r w:rsidRPr="00E03B11">
        <w:rPr>
          <w:rFonts w:eastAsia="Times New Roman"/>
        </w:rPr>
        <w:t>S</w:t>
      </w:r>
      <w:r w:rsidR="00262A1C" w:rsidRPr="00E03B11">
        <w:rPr>
          <w:rFonts w:eastAsia="Times New Roman"/>
        </w:rPr>
        <w:t>imulations</w:t>
      </w:r>
      <w:commentRangeEnd w:id="1021"/>
      <w:r w:rsidR="00A51A5C">
        <w:rPr>
          <w:rStyle w:val="CommentReference"/>
          <w:rFonts w:eastAsia="Times New Roman" w:cstheme="minorHAnsi"/>
          <w:b w:val="0"/>
        </w:rPr>
        <w:commentReference w:id="1021"/>
      </w:r>
      <w:commentRangeEnd w:id="1022"/>
      <w:r w:rsidR="00EF0378">
        <w:rPr>
          <w:rStyle w:val="CommentReference"/>
          <w:rFonts w:eastAsia="Times New Roman" w:cstheme="minorHAnsi"/>
          <w:b w:val="0"/>
        </w:rPr>
        <w:commentReference w:id="1022"/>
      </w:r>
    </w:p>
    <w:p w14:paraId="38BFDCED" w14:textId="42C9A0C2" w:rsidR="004B1B5C" w:rsidRDefault="006A7564" w:rsidP="00593CAA">
      <w:bookmarkStart w:id="1023" w:name="_Hlk136862153"/>
      <w:commentRangeStart w:id="1024"/>
      <w:r>
        <w:t>The</w:t>
      </w:r>
      <w:r w:rsidR="00FA0D97">
        <w:t xml:space="preserve"> statistically significant effect of</w:t>
      </w:r>
      <w:r>
        <w:t xml:space="preserve"> </w:t>
      </w:r>
      <w:commentRangeEnd w:id="1024"/>
      <w:r>
        <w:rPr>
          <w:rStyle w:val="CommentReference"/>
        </w:rPr>
        <w:commentReference w:id="1024"/>
      </w:r>
      <w:proofErr w:type="spellStart"/>
      <w:r w:rsidR="008E1D7B">
        <w:t>eGFR</w:t>
      </w:r>
      <w:r w:rsidR="008E1D7B" w:rsidRPr="00A72BCD">
        <w:rPr>
          <w:vertAlign w:val="subscript"/>
        </w:rPr>
        <w:t>CKD</w:t>
      </w:r>
      <w:proofErr w:type="spellEnd"/>
      <w:r w:rsidR="00E46977">
        <w:rPr>
          <w:vertAlign w:val="subscript"/>
        </w:rPr>
        <w:t>-</w:t>
      </w:r>
      <w:r w:rsidR="008E1D7B" w:rsidRPr="00A72BCD">
        <w:rPr>
          <w:vertAlign w:val="subscript"/>
        </w:rPr>
        <w:t>EPI</w:t>
      </w:r>
      <w:r w:rsidR="008E1D7B" w:rsidRPr="00092B52">
        <w:t xml:space="preserve"> </w:t>
      </w:r>
      <w:r w:rsidR="00FA0D97">
        <w:t xml:space="preserve">on </w:t>
      </w:r>
      <w:proofErr w:type="spellStart"/>
      <w:r w:rsidR="00FA0D97">
        <w:t>CL</w:t>
      </w:r>
      <w:r w:rsidR="00FA0D97" w:rsidRPr="00092B52">
        <w:rPr>
          <w:vertAlign w:val="subscript"/>
        </w:rPr>
        <w:t>off</w:t>
      </w:r>
      <w:proofErr w:type="spellEnd"/>
      <w:r w:rsidR="00FA0D97" w:rsidRPr="00092B52">
        <w:rPr>
          <w:vertAlign w:val="subscript"/>
        </w:rPr>
        <w:t>-CRRT</w:t>
      </w:r>
      <w:r w:rsidR="00FA0D97">
        <w:t xml:space="preserve"> </w:t>
      </w:r>
      <w:r w:rsidR="003B41E8">
        <w:t xml:space="preserve">did not </w:t>
      </w:r>
      <w:r w:rsidR="00FA0D97">
        <w:t xml:space="preserve">translate into </w:t>
      </w:r>
      <w:r w:rsidR="003F6314">
        <w:t>a</w:t>
      </w:r>
      <w:r w:rsidR="00FA0D97">
        <w:t xml:space="preserve"> clinically relevant</w:t>
      </w:r>
      <w:r w:rsidR="003F6314">
        <w:t xml:space="preserve"> impact on </w:t>
      </w:r>
      <w:r w:rsidR="00992848">
        <w:t xml:space="preserve">fluconazole </w:t>
      </w:r>
      <w:r w:rsidR="003F6314">
        <w:t>PTA</w:t>
      </w:r>
      <w:r w:rsidR="00F83870">
        <w:t xml:space="preserve"> under simulated dosing regimens</w:t>
      </w:r>
      <w:r w:rsidR="003F6314">
        <w:t xml:space="preserve"> </w:t>
      </w:r>
      <w:r w:rsidR="00EF5813">
        <w:t xml:space="preserve">across </w:t>
      </w:r>
      <w:r w:rsidR="00992848">
        <w:t>the</w:t>
      </w:r>
      <w:r w:rsidR="00F058C3" w:rsidRPr="00F058C3">
        <w:t xml:space="preserve"> </w:t>
      </w:r>
      <w:proofErr w:type="spellStart"/>
      <w:r w:rsidR="00F058C3">
        <w:t>eGFR</w:t>
      </w:r>
      <w:r w:rsidR="00F058C3" w:rsidRPr="00A72BCD">
        <w:rPr>
          <w:vertAlign w:val="subscript"/>
        </w:rPr>
        <w:t>CKD</w:t>
      </w:r>
      <w:proofErr w:type="spellEnd"/>
      <w:r w:rsidR="00F058C3">
        <w:rPr>
          <w:vertAlign w:val="subscript"/>
        </w:rPr>
        <w:t>-</w:t>
      </w:r>
      <w:r w:rsidR="00F058C3" w:rsidRPr="00A72BCD">
        <w:rPr>
          <w:vertAlign w:val="subscript"/>
        </w:rPr>
        <w:t>EPI</w:t>
      </w:r>
      <w:r w:rsidR="00EF5813">
        <w:t xml:space="preserve"> range </w:t>
      </w:r>
      <w:r w:rsidR="00992848">
        <w:t xml:space="preserve">of </w:t>
      </w:r>
      <w:r w:rsidR="00EF5813">
        <w:t>5</w:t>
      </w:r>
      <w:r w:rsidR="0061073B">
        <w:t> mL/min/1.73 m</w:t>
      </w:r>
      <w:r w:rsidR="0061073B" w:rsidRPr="00410A03">
        <w:rPr>
          <w:vertAlign w:val="superscript"/>
        </w:rPr>
        <w:t>2</w:t>
      </w:r>
      <w:r w:rsidR="00992848">
        <w:t xml:space="preserve"> </w:t>
      </w:r>
      <w:r w:rsidR="00F058C3">
        <w:t>to</w:t>
      </w:r>
      <w:r w:rsidR="00992848">
        <w:t xml:space="preserve"> </w:t>
      </w:r>
      <w:r w:rsidR="00EF5813">
        <w:t>215</w:t>
      </w:r>
      <w:r w:rsidR="00992848">
        <w:t> </w:t>
      </w:r>
      <w:r w:rsidR="00EF5813">
        <w:t>m</w:t>
      </w:r>
      <w:r w:rsidR="00992848">
        <w:t>L</w:t>
      </w:r>
      <w:r w:rsidR="00EF5813">
        <w:t>/min/1.73</w:t>
      </w:r>
      <w:r w:rsidR="0061073B">
        <w:t> </w:t>
      </w:r>
      <w:r w:rsidR="00EF5813">
        <w:t>m</w:t>
      </w:r>
      <w:r w:rsidR="00EF5813" w:rsidRPr="00092B52">
        <w:rPr>
          <w:vertAlign w:val="superscript"/>
        </w:rPr>
        <w:t>2</w:t>
      </w:r>
      <w:r w:rsidR="00D5718F">
        <w:t xml:space="preserve"> (</w:t>
      </w:r>
      <w:r w:rsidR="00D5718F" w:rsidRPr="00092B52">
        <w:rPr>
          <w:b/>
          <w:bCs/>
        </w:rPr>
        <w:t>Fig.</w:t>
      </w:r>
      <w:r w:rsidR="00992848" w:rsidRPr="00092B52">
        <w:rPr>
          <w:b/>
          <w:bCs/>
        </w:rPr>
        <w:t> </w:t>
      </w:r>
      <w:r w:rsidR="00281B53" w:rsidRPr="00092B52">
        <w:rPr>
          <w:b/>
          <w:bCs/>
        </w:rPr>
        <w:t>1</w:t>
      </w:r>
      <w:r w:rsidR="00D5718F">
        <w:t>)</w:t>
      </w:r>
      <w:r w:rsidR="00EF5813">
        <w:t>.</w:t>
      </w:r>
      <w:r w:rsidR="00774D1E">
        <w:t xml:space="preserve"> </w:t>
      </w:r>
      <w:r w:rsidR="00F058C3">
        <w:t>S</w:t>
      </w:r>
      <w:r w:rsidR="004B1B5C" w:rsidRPr="004B1B5C">
        <w:t xml:space="preserve">tandard dosing regimen </w:t>
      </w:r>
      <w:r w:rsidR="00613AD8">
        <w:t>did not result</w:t>
      </w:r>
      <w:r w:rsidR="004B1B5C" w:rsidRPr="004B1B5C">
        <w:t xml:space="preserve"> in clinically acceptable PTA </w:t>
      </w:r>
      <w:r w:rsidR="0023663A">
        <w:t>when</w:t>
      </w:r>
      <w:r w:rsidR="00F058C3" w:rsidRPr="004B1B5C">
        <w:t xml:space="preserve"> </w:t>
      </w:r>
      <w:r w:rsidR="004B1B5C" w:rsidRPr="004B1B5C">
        <w:t>body</w:t>
      </w:r>
      <w:r w:rsidR="00613AD8">
        <w:t xml:space="preserve"> </w:t>
      </w:r>
      <w:r w:rsidR="004B1B5C" w:rsidRPr="004B1B5C">
        <w:t>weight</w:t>
      </w:r>
      <w:r w:rsidR="0023663A">
        <w:t xml:space="preserve"> exceeds</w:t>
      </w:r>
      <w:r w:rsidR="00E86957">
        <w:t xml:space="preserve"> 40 kg and 65 kg</w:t>
      </w:r>
      <w:r w:rsidR="003906CB">
        <w:t xml:space="preserve">, </w:t>
      </w:r>
      <w:r w:rsidR="00E86957">
        <w:t>in</w:t>
      </w:r>
      <w:r w:rsidR="004B1B5C" w:rsidRPr="004B1B5C">
        <w:t xml:space="preserve"> </w:t>
      </w:r>
      <w:r w:rsidR="00522D5C">
        <w:t>patients</w:t>
      </w:r>
      <w:r w:rsidR="00AD4851">
        <w:t xml:space="preserve"> </w:t>
      </w:r>
      <w:r w:rsidR="0019155F">
        <w:t xml:space="preserve">who </w:t>
      </w:r>
      <w:r w:rsidR="00AD4851">
        <w:t>were</w:t>
      </w:r>
      <w:r w:rsidR="00522D5C">
        <w:t xml:space="preserve"> on</w:t>
      </w:r>
      <w:r w:rsidR="003906CB">
        <w:t xml:space="preserve"> </w:t>
      </w:r>
      <w:r w:rsidR="0019155F">
        <w:t>and</w:t>
      </w:r>
      <w:r w:rsidR="003906CB">
        <w:t xml:space="preserve"> off</w:t>
      </w:r>
      <w:r w:rsidR="00522D5C">
        <w:t xml:space="preserve"> CRRT</w:t>
      </w:r>
      <w:r w:rsidR="0045099C">
        <w:t>, respectively</w:t>
      </w:r>
      <w:r w:rsidR="00522D5C">
        <w:t xml:space="preserve"> (</w:t>
      </w:r>
      <w:r w:rsidR="00346B89" w:rsidRPr="00092B52">
        <w:rPr>
          <w:b/>
          <w:bCs/>
        </w:rPr>
        <w:t>Fig.</w:t>
      </w:r>
      <w:r w:rsidR="003906CB" w:rsidRPr="00092B52">
        <w:rPr>
          <w:b/>
          <w:bCs/>
        </w:rPr>
        <w:t> </w:t>
      </w:r>
      <w:r w:rsidR="00646067" w:rsidRPr="00092B52">
        <w:rPr>
          <w:b/>
          <w:bCs/>
        </w:rPr>
        <w:t>2</w:t>
      </w:r>
      <w:r w:rsidR="003906CB">
        <w:t xml:space="preserve"> and </w:t>
      </w:r>
      <w:r w:rsidR="003906CB" w:rsidRPr="00092B52">
        <w:rPr>
          <w:b/>
          <w:bCs/>
        </w:rPr>
        <w:t>Fig. 3</w:t>
      </w:r>
      <w:r w:rsidR="00346B89">
        <w:t>)</w:t>
      </w:r>
      <w:r w:rsidR="0028490E">
        <w:t>.</w:t>
      </w:r>
      <w:r w:rsidR="00AA5B19">
        <w:t xml:space="preserve"> </w:t>
      </w:r>
      <w:commentRangeStart w:id="1025"/>
      <w:commentRangeStart w:id="1026"/>
      <w:commentRangeStart w:id="1027"/>
      <w:r w:rsidR="00DA660A" w:rsidRPr="00C47D23">
        <w:rPr>
          <w:color w:val="auto"/>
        </w:rPr>
        <w:t xml:space="preserve">An </w:t>
      </w:r>
      <w:r w:rsidR="00DA660A" w:rsidRPr="00C47D23">
        <w:rPr>
          <w:i/>
          <w:iCs/>
          <w:color w:val="auto"/>
        </w:rPr>
        <w:t>f</w:t>
      </w:r>
      <w:r w:rsidR="00DA660A" w:rsidRPr="00C47D23">
        <w:rPr>
          <w:color w:val="auto"/>
        </w:rPr>
        <w:t>AUC</w:t>
      </w:r>
      <w:r w:rsidR="00DA660A" w:rsidRPr="00C47D23">
        <w:rPr>
          <w:color w:val="auto"/>
          <w:vertAlign w:val="subscript"/>
        </w:rPr>
        <w:t>0-24</w:t>
      </w:r>
      <w:r w:rsidR="00DA660A" w:rsidRPr="00C47D23">
        <w:rPr>
          <w:color w:val="auto"/>
        </w:rPr>
        <w:t xml:space="preserve"> </w:t>
      </w:r>
      <w:commentRangeStart w:id="1028"/>
      <w:commentRangeEnd w:id="1028"/>
      <w:r w:rsidR="003F72E1" w:rsidRPr="00C47D23">
        <w:rPr>
          <w:rStyle w:val="CommentReference"/>
          <w:color w:val="auto"/>
        </w:rPr>
        <w:commentReference w:id="1028"/>
      </w:r>
      <w:r w:rsidR="00F457B9" w:rsidRPr="00C47D23">
        <w:rPr>
          <w:color w:val="auto"/>
        </w:rPr>
        <w:t xml:space="preserve">of 400 </w:t>
      </w:r>
      <w:proofErr w:type="spellStart"/>
      <w:r w:rsidR="00F457B9" w:rsidRPr="00C47D23">
        <w:rPr>
          <w:color w:val="auto"/>
        </w:rPr>
        <w:t>mg×h</w:t>
      </w:r>
      <w:proofErr w:type="spellEnd"/>
      <w:r w:rsidR="00F457B9" w:rsidRPr="00C47D23">
        <w:rPr>
          <w:color w:val="auto"/>
        </w:rPr>
        <w:t>/L</w:t>
      </w:r>
      <w:r w:rsidR="00DA660A" w:rsidRPr="00C47D23">
        <w:rPr>
          <w:color w:val="auto"/>
        </w:rPr>
        <w:t>, corresponding to an MIC of 4 mg/L</w:t>
      </w:r>
      <w:r w:rsidR="00540308" w:rsidRPr="00C47D23">
        <w:rPr>
          <w:color w:val="auto"/>
        </w:rPr>
        <w:fldChar w:fldCharType="begin"/>
      </w:r>
      <w:ins w:id="1029" w:author="My Luong Vuong" w:date="2023-12-07T11:00:00Z">
        <w:r w:rsidR="00F20F50">
          <w:rPr>
            <w:color w:val="auto"/>
          </w:rPr>
          <w:instrText xml:space="preserve"> ADDIN EN.CITE &lt;EndNote&gt;&lt;Cite ExcludeAuth="1"&gt;&lt;Year&gt;2020&lt;/Year&gt;&lt;RecNum&gt;17&lt;/RecNum&gt;&lt;DisplayText&gt;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lt;/title&gt;&lt;/titles&gt;&lt;dates&gt;&lt;year&gt;2020&lt;/year&gt;&lt;/dates&gt;&lt;urls&gt;&lt;related-urls&gt;&lt;url&gt;https://www.eucast.org/fileadmin/src/media/PDFs/EUCAST_files/Rationale_documents/Fluconazole_RD_v3.0_final_18_02.pdf&lt;/url&gt;&lt;/related-urls&gt;&lt;/urls&gt;&lt;/record&gt;&lt;/Cite&gt;&lt;/EndNote&gt;</w:instrText>
        </w:r>
      </w:ins>
      <w:del w:id="1030" w:author="My Luong Vuong" w:date="2023-12-07T10:58:00Z">
        <w:r w:rsidR="006B1698" w:rsidDel="00D00482">
          <w:rPr>
            <w:color w:val="auto"/>
          </w:rPr>
          <w:delInstrText xml:space="preserve"> ADDIN EN.CITE &lt;EndNote&gt;&lt;Cite ExcludeAuth="1"&gt;&lt;Year&gt;2020&lt;/Year&gt;&lt;RecNum&gt;17&lt;/RecNum&gt;&lt;DisplayText&gt;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lt;/title&gt;&lt;/titles&gt;&lt;dates&gt;&lt;year&gt;2020&lt;/year&gt;&lt;/dates&gt;&lt;urls&gt;&lt;related-urls&gt;&lt;url&gt;https://www.eucast.org/fileadmin/src/media/PDFs/EUCAST_files/Rationale_documents/Fluconazole_RD_v3.0_final_18_02.pdf&lt;/url&gt;&lt;/related-urls&gt;&lt;/urls&gt;&lt;/record&gt;&lt;/Cite&gt;&lt;/EndNote&gt;</w:delInstrText>
        </w:r>
      </w:del>
      <w:r w:rsidR="00540308" w:rsidRPr="00C47D23">
        <w:rPr>
          <w:color w:val="auto"/>
        </w:rPr>
        <w:fldChar w:fldCharType="separate"/>
      </w:r>
      <w:ins w:id="1031" w:author="My Luong Vuong" w:date="2023-12-07T11:00:00Z">
        <w:r w:rsidR="00F20F50">
          <w:rPr>
            <w:noProof/>
            <w:color w:val="auto"/>
          </w:rPr>
          <w:t> [8]</w:t>
        </w:r>
      </w:ins>
      <w:del w:id="1032" w:author="My Luong Vuong" w:date="2023-12-07T10:58:00Z">
        <w:r w:rsidR="00540308" w:rsidRPr="00C47D23" w:rsidDel="00D00482">
          <w:rPr>
            <w:noProof/>
            <w:color w:val="auto"/>
          </w:rPr>
          <w:delText> [8]</w:delText>
        </w:r>
      </w:del>
      <w:r w:rsidR="00540308" w:rsidRPr="00C47D23">
        <w:rPr>
          <w:color w:val="auto"/>
        </w:rPr>
        <w:fldChar w:fldCharType="end"/>
      </w:r>
      <w:r w:rsidR="00AA5B19" w:rsidRPr="00C47D23">
        <w:rPr>
          <w:color w:val="auto"/>
        </w:rPr>
        <w:t xml:space="preserve"> </w:t>
      </w:r>
      <w:commentRangeEnd w:id="1025"/>
      <w:r w:rsidR="003F72E1" w:rsidRPr="00C47D23">
        <w:rPr>
          <w:rStyle w:val="CommentReference"/>
          <w:color w:val="auto"/>
        </w:rPr>
        <w:commentReference w:id="1025"/>
      </w:r>
      <w:r w:rsidR="003F72E1" w:rsidRPr="00C47D23">
        <w:rPr>
          <w:color w:val="auto"/>
        </w:rPr>
        <w:t xml:space="preserve">versus </w:t>
      </w:r>
      <w:r w:rsidR="00AA5B19" w:rsidRPr="00C47D23">
        <w:rPr>
          <w:color w:val="auto"/>
        </w:rPr>
        <w:t xml:space="preserve">body weight plots of the </w:t>
      </w:r>
      <w:r w:rsidR="00983278" w:rsidRPr="00C47D23">
        <w:rPr>
          <w:color w:val="auto"/>
        </w:rPr>
        <w:t>simulated dosing regimens</w:t>
      </w:r>
      <w:r w:rsidR="00B037EB" w:rsidRPr="00C47D23">
        <w:rPr>
          <w:color w:val="auto"/>
        </w:rPr>
        <w:t xml:space="preserve"> </w:t>
      </w:r>
      <w:r w:rsidR="002E763C" w:rsidRPr="00C47D23">
        <w:rPr>
          <w:color w:val="auto"/>
        </w:rPr>
        <w:t>can be found</w:t>
      </w:r>
      <w:r w:rsidR="00B037EB" w:rsidRPr="00C47D23">
        <w:rPr>
          <w:color w:val="auto"/>
        </w:rPr>
        <w:t xml:space="preserve"> in </w:t>
      </w:r>
      <w:r w:rsidR="00B037EB" w:rsidRPr="00C47D23">
        <w:rPr>
          <w:b/>
          <w:bCs/>
          <w:color w:val="auto"/>
        </w:rPr>
        <w:t xml:space="preserve">Fig </w:t>
      </w:r>
      <w:r w:rsidR="00736B21" w:rsidRPr="00C47D23">
        <w:rPr>
          <w:b/>
          <w:bCs/>
          <w:color w:val="auto"/>
        </w:rPr>
        <w:t>S11-S12.</w:t>
      </w:r>
      <w:commentRangeEnd w:id="1026"/>
      <w:r w:rsidR="00F7327B" w:rsidRPr="00C47D23">
        <w:rPr>
          <w:rStyle w:val="CommentReference"/>
          <w:color w:val="auto"/>
        </w:rPr>
        <w:commentReference w:id="1026"/>
      </w:r>
      <w:commentRangeEnd w:id="1027"/>
      <w:r w:rsidR="00A365AD" w:rsidRPr="00C47D23">
        <w:rPr>
          <w:rStyle w:val="CommentReference"/>
          <w:color w:val="auto"/>
        </w:rPr>
        <w:commentReference w:id="1027"/>
      </w:r>
      <w:r w:rsidR="00DA660A" w:rsidRPr="00C47D23">
        <w:rPr>
          <w:b/>
          <w:bCs/>
          <w:color w:val="auto"/>
        </w:rPr>
        <w:t xml:space="preserve"> </w:t>
      </w:r>
    </w:p>
    <w:p w14:paraId="52351FEB" w14:textId="41B498C2" w:rsidR="00240EC2" w:rsidRPr="00E03B11" w:rsidRDefault="00F540B4" w:rsidP="00593CAA">
      <w:r w:rsidRPr="00E03B11">
        <w:t xml:space="preserve">The optimised </w:t>
      </w:r>
      <w:r w:rsidR="00EA4CFC">
        <w:t>stratified</w:t>
      </w:r>
      <w:r w:rsidR="00EA4CFC" w:rsidRPr="00E03B11">
        <w:t xml:space="preserve"> </w:t>
      </w:r>
      <w:r w:rsidRPr="00E03B11">
        <w:t xml:space="preserve">dosing regimen </w:t>
      </w:r>
      <w:r w:rsidR="00021221">
        <w:t>is</w:t>
      </w:r>
      <w:r w:rsidR="005A6620">
        <w:t xml:space="preserve"> </w:t>
      </w:r>
      <w:r w:rsidRPr="00E03B11">
        <w:t>presented</w:t>
      </w:r>
      <w:r w:rsidR="001077B7">
        <w:t xml:space="preserve"> </w:t>
      </w:r>
      <w:r w:rsidRPr="00E03B11">
        <w:t xml:space="preserve">in </w:t>
      </w:r>
      <w:r w:rsidRPr="00E03B11">
        <w:rPr>
          <w:b/>
          <w:bCs/>
        </w:rPr>
        <w:t>Table</w:t>
      </w:r>
      <w:r w:rsidR="00F7327B">
        <w:rPr>
          <w:b/>
          <w:bCs/>
        </w:rPr>
        <w:t> </w:t>
      </w:r>
      <w:r w:rsidRPr="00E03B11">
        <w:rPr>
          <w:b/>
          <w:bCs/>
        </w:rPr>
        <w:t>3</w:t>
      </w:r>
      <w:r w:rsidR="00240EC2" w:rsidRPr="00E03B11">
        <w:t xml:space="preserve">. </w:t>
      </w:r>
      <w:r w:rsidR="005552D8" w:rsidRPr="005552D8">
        <w:t>The proposed loading dose</w:t>
      </w:r>
      <w:r w:rsidR="00BF0A36">
        <w:t>s</w:t>
      </w:r>
      <w:r w:rsidR="005552D8" w:rsidRPr="005552D8">
        <w:t xml:space="preserve"> was determined </w:t>
      </w:r>
      <w:r w:rsidR="007128FB">
        <w:t>by the</w:t>
      </w:r>
      <w:r w:rsidR="005552D8" w:rsidRPr="005552D8">
        <w:t xml:space="preserve"> body weight </w:t>
      </w:r>
      <w:r w:rsidR="007128FB">
        <w:t>stratum</w:t>
      </w:r>
      <w:r w:rsidR="00625C88">
        <w:t xml:space="preserve"> a patient is in</w:t>
      </w:r>
      <w:r w:rsidR="005552D8" w:rsidRPr="005552D8">
        <w:t xml:space="preserve">. </w:t>
      </w:r>
      <w:r w:rsidR="005D12E7">
        <w:t>The</w:t>
      </w:r>
      <w:r w:rsidR="00625C88">
        <w:t xml:space="preserve"> corresponding</w:t>
      </w:r>
      <w:r w:rsidR="005D12E7">
        <w:t xml:space="preserve"> doses were</w:t>
      </w:r>
      <w:r w:rsidR="005552D8" w:rsidRPr="005552D8">
        <w:t xml:space="preserve"> selected as the minimum </w:t>
      </w:r>
      <w:r w:rsidR="00F41452">
        <w:t>ensuring</w:t>
      </w:r>
      <w:r w:rsidR="005552D8" w:rsidRPr="005552D8">
        <w:t xml:space="preserve"> a clinically acceptable PTA </w:t>
      </w:r>
      <w:r w:rsidR="00B41721">
        <w:t xml:space="preserve">24 hours after </w:t>
      </w:r>
      <w:r w:rsidR="00055E26">
        <w:t>administration of the loading dose</w:t>
      </w:r>
      <w:r w:rsidR="00240EC2" w:rsidRPr="00E03B11">
        <w:t xml:space="preserve">. </w:t>
      </w:r>
      <w:r w:rsidR="004C01F1">
        <w:t>Daily m</w:t>
      </w:r>
      <w:r w:rsidR="00240EC2" w:rsidRPr="00E03B11">
        <w:t>aintenance doses</w:t>
      </w:r>
      <w:r w:rsidR="004C01F1">
        <w:t xml:space="preserve"> of</w:t>
      </w:r>
      <w:r w:rsidR="00240EC2" w:rsidRPr="00E03B11">
        <w:t xml:space="preserve"> 400</w:t>
      </w:r>
      <w:r w:rsidR="00E05CF4">
        <w:t> </w:t>
      </w:r>
      <w:r w:rsidR="00240EC2" w:rsidRPr="00E03B11">
        <w:t xml:space="preserve">mg and 800 mg </w:t>
      </w:r>
      <w:r w:rsidR="005432AA" w:rsidRPr="00E03B11">
        <w:t>were</w:t>
      </w:r>
      <w:r w:rsidR="00240EC2" w:rsidRPr="00E03B11">
        <w:t xml:space="preserve"> adequate for achieving </w:t>
      </w:r>
      <w:r w:rsidR="001557AB">
        <w:t xml:space="preserve">at least 90% </w:t>
      </w:r>
      <w:r w:rsidR="00240EC2" w:rsidRPr="00E03B11">
        <w:t>PTA on day</w:t>
      </w:r>
      <w:r w:rsidR="001557AB">
        <w:t>s 7 and</w:t>
      </w:r>
      <w:r w:rsidR="00240EC2" w:rsidRPr="00E03B11">
        <w:t xml:space="preserve"> </w:t>
      </w:r>
      <w:r w:rsidR="00A20793">
        <w:t>1</w:t>
      </w:r>
      <w:r w:rsidR="001B14C5">
        <w:t>4</w:t>
      </w:r>
      <w:r w:rsidR="004B7663">
        <w:t xml:space="preserve"> along the </w:t>
      </w:r>
      <w:r w:rsidR="0005797E">
        <w:t xml:space="preserve">studied </w:t>
      </w:r>
      <w:r w:rsidR="004B7663">
        <w:t>weight range</w:t>
      </w:r>
      <w:r w:rsidR="00240EC2" w:rsidRPr="00E03B11">
        <w:t xml:space="preserve"> </w:t>
      </w:r>
      <w:r w:rsidR="0087630D">
        <w:t>when on and off</w:t>
      </w:r>
      <w:r w:rsidR="0087630D" w:rsidRPr="00E03B11">
        <w:t xml:space="preserve"> </w:t>
      </w:r>
      <w:r w:rsidR="00240EC2" w:rsidRPr="00E03B11">
        <w:t>CRRT, respectively (</w:t>
      </w:r>
      <w:commentRangeStart w:id="1033"/>
      <w:commentRangeStart w:id="1034"/>
      <w:r w:rsidR="000F012D" w:rsidRPr="00092B52">
        <w:rPr>
          <w:b/>
          <w:bCs/>
        </w:rPr>
        <w:t>Fig.</w:t>
      </w:r>
      <w:r w:rsidR="004E25A6" w:rsidRPr="00092B52">
        <w:rPr>
          <w:b/>
          <w:bCs/>
        </w:rPr>
        <w:t> </w:t>
      </w:r>
      <w:r w:rsidR="00C227EB" w:rsidRPr="00092B52">
        <w:rPr>
          <w:b/>
          <w:bCs/>
        </w:rPr>
        <w:t>2</w:t>
      </w:r>
      <w:r w:rsidR="004E25A6">
        <w:t xml:space="preserve">, </w:t>
      </w:r>
      <w:r w:rsidR="004E25A6" w:rsidRPr="00092B52">
        <w:rPr>
          <w:b/>
          <w:bCs/>
        </w:rPr>
        <w:t>Fig. </w:t>
      </w:r>
      <w:r w:rsidR="00C227EB" w:rsidRPr="00092B52">
        <w:rPr>
          <w:b/>
          <w:bCs/>
        </w:rPr>
        <w:t>3</w:t>
      </w:r>
      <w:commentRangeEnd w:id="1033"/>
      <w:r w:rsidR="004E25A6">
        <w:rPr>
          <w:rStyle w:val="CommentReference"/>
        </w:rPr>
        <w:commentReference w:id="1033"/>
      </w:r>
      <w:commentRangeEnd w:id="1034"/>
      <w:r w:rsidR="009923D2">
        <w:rPr>
          <w:rStyle w:val="CommentReference"/>
        </w:rPr>
        <w:commentReference w:id="1034"/>
      </w:r>
      <w:r w:rsidR="00240EC2" w:rsidRPr="00E03B11">
        <w:t>).</w:t>
      </w:r>
      <w:r w:rsidR="00E86A3C" w:rsidRPr="00E86A3C">
        <w:t xml:space="preserve"> </w:t>
      </w:r>
      <w:r w:rsidR="00E86A3C" w:rsidRPr="00E03B11">
        <w:t xml:space="preserve">The percentage of patients with fluconazole </w:t>
      </w:r>
      <w:commentRangeStart w:id="1035"/>
      <w:proofErr w:type="spellStart"/>
      <w:r w:rsidR="00E86A3C">
        <w:t>C</w:t>
      </w:r>
      <w:r w:rsidR="00E86A3C" w:rsidRPr="00AF5993">
        <w:rPr>
          <w:vertAlign w:val="subscript"/>
        </w:rPr>
        <w:t>trough</w:t>
      </w:r>
      <w:proofErr w:type="spellEnd"/>
      <w:r w:rsidR="00E86A3C" w:rsidRPr="00E03B11">
        <w:t xml:space="preserve"> </w:t>
      </w:r>
      <w:commentRangeEnd w:id="1035"/>
      <w:r w:rsidR="00E86A3C">
        <w:rPr>
          <w:rStyle w:val="CommentReference"/>
        </w:rPr>
        <w:commentReference w:id="1035"/>
      </w:r>
      <w:r w:rsidR="00E86A3C">
        <w:t xml:space="preserve">of </w:t>
      </w:r>
      <w:r w:rsidR="00E86A3C" w:rsidRPr="00E03B11">
        <w:t>80</w:t>
      </w:r>
      <w:r w:rsidR="00E86A3C">
        <w:t> </w:t>
      </w:r>
      <w:r w:rsidR="00E86A3C" w:rsidRPr="00E03B11">
        <w:t>mg/L</w:t>
      </w:r>
      <w:r w:rsidR="00E86A3C">
        <w:t xml:space="preserve"> or higher</w:t>
      </w:r>
      <w:r w:rsidR="00E86A3C" w:rsidRPr="00E03B11">
        <w:t xml:space="preserve"> </w:t>
      </w:r>
      <w:r w:rsidR="00E86A3C">
        <w:t>were minimal under proposed optimised doses (&lt;0.5% when off CRRT and &lt;0.1% when on CRRT)</w:t>
      </w:r>
      <w:r w:rsidR="00E86A3C" w:rsidRPr="00E03B11">
        <w:t>.</w:t>
      </w:r>
    </w:p>
    <w:p w14:paraId="54692E3A" w14:textId="335B5884" w:rsidR="00CA6CF6" w:rsidRDefault="00D6713F" w:rsidP="00593CAA">
      <w:r>
        <w:t>Real-world population</w:t>
      </w:r>
      <w:r w:rsidR="00240EC2" w:rsidRPr="00E03B11">
        <w:t xml:space="preserve"> simulations confirmed that the standard dosing regimen resulted in clinically unacceptable PTA in the first two days of the treatment period. Simulati</w:t>
      </w:r>
      <w:r>
        <w:t>on of</w:t>
      </w:r>
      <w:r w:rsidR="00240EC2" w:rsidRPr="00E03B11">
        <w:t xml:space="preserve"> the optimised</w:t>
      </w:r>
      <w:r w:rsidR="00CA6CF6">
        <w:t>,</w:t>
      </w:r>
      <w:r w:rsidR="00240EC2" w:rsidRPr="00E03B11">
        <w:t xml:space="preserve"> inclusive dosing regimen resulted in clinically acceptable PTA as early as </w:t>
      </w:r>
      <w:r w:rsidR="004554B4" w:rsidRPr="00E03B11">
        <w:t>day</w:t>
      </w:r>
      <w:r w:rsidR="004554B4">
        <w:t> </w:t>
      </w:r>
      <w:r w:rsidR="00240EC2" w:rsidRPr="00E03B11">
        <w:t xml:space="preserve">1 </w:t>
      </w:r>
      <w:r w:rsidR="004554B4">
        <w:t>up to</w:t>
      </w:r>
      <w:r w:rsidR="004554B4" w:rsidRPr="00E03B11">
        <w:t xml:space="preserve"> day</w:t>
      </w:r>
      <w:r w:rsidR="004554B4">
        <w:t> </w:t>
      </w:r>
      <w:r w:rsidR="00240EC2" w:rsidRPr="00E03B11">
        <w:t>14 of treatment (</w:t>
      </w:r>
      <w:r w:rsidR="00FB633A" w:rsidRPr="00FB633A">
        <w:rPr>
          <w:b/>
          <w:bCs/>
        </w:rPr>
        <w:t>Fig. 4</w:t>
      </w:r>
      <w:r w:rsidR="00FB633A">
        <w:t xml:space="preserve">, </w:t>
      </w:r>
      <w:r w:rsidR="00F6481B" w:rsidRPr="00CD770F">
        <w:rPr>
          <w:b/>
          <w:bCs/>
        </w:rPr>
        <w:t>Fig</w:t>
      </w:r>
      <w:r w:rsidR="009C7710" w:rsidRPr="00CD770F">
        <w:rPr>
          <w:b/>
          <w:bCs/>
        </w:rPr>
        <w:t>.</w:t>
      </w:r>
      <w:r w:rsidR="004E25A6" w:rsidRPr="00CD770F">
        <w:rPr>
          <w:b/>
          <w:bCs/>
        </w:rPr>
        <w:t> </w:t>
      </w:r>
      <w:r w:rsidR="00F6481B" w:rsidRPr="00CD770F">
        <w:rPr>
          <w:b/>
          <w:bCs/>
        </w:rPr>
        <w:t>S</w:t>
      </w:r>
      <w:r w:rsidR="00CA569D" w:rsidRPr="00CD770F">
        <w:rPr>
          <w:b/>
          <w:bCs/>
        </w:rPr>
        <w:t>1</w:t>
      </w:r>
      <w:r w:rsidR="00EF2827" w:rsidRPr="00CD770F">
        <w:rPr>
          <w:b/>
          <w:bCs/>
        </w:rPr>
        <w:t>2</w:t>
      </w:r>
      <w:r w:rsidR="00240EC2" w:rsidRPr="00E03B11">
        <w:t>).</w:t>
      </w:r>
      <w:r w:rsidR="00E81A37">
        <w:t xml:space="preserve"> </w:t>
      </w:r>
      <w:r w:rsidR="00A4690B">
        <w:t xml:space="preserve">Furthermore, </w:t>
      </w:r>
      <w:r w:rsidR="00AC68AD">
        <w:t>on average,</w:t>
      </w:r>
      <w:r w:rsidR="00F35C82">
        <w:t xml:space="preserve"> </w:t>
      </w:r>
      <w:r w:rsidR="000406A6">
        <w:t xml:space="preserve">the optimised dosing </w:t>
      </w:r>
      <w:r w:rsidR="00095DF6">
        <w:t>regimen results in a</w:t>
      </w:r>
      <w:r w:rsidR="00EC2685">
        <w:t>n additional</w:t>
      </w:r>
      <w:r w:rsidR="00EE395A">
        <w:t xml:space="preserve"> fluconazole</w:t>
      </w:r>
      <w:r w:rsidR="00EC2685">
        <w:t xml:space="preserve"> consumption of </w:t>
      </w:r>
      <w:r w:rsidR="00572A12">
        <w:t>74828.6</w:t>
      </w:r>
      <w:r w:rsidR="00EE395A">
        <w:t xml:space="preserve"> mg/1</w:t>
      </w:r>
      <w:r w:rsidR="0009541D">
        <w:t xml:space="preserve">000 </w:t>
      </w:r>
      <w:r w:rsidR="006C53BE">
        <w:t xml:space="preserve">patient days, or approximately </w:t>
      </w:r>
      <w:r w:rsidR="00274D12">
        <w:t>374 defined daily dose (DDD)</w:t>
      </w:r>
      <w:r w:rsidR="00B475DA">
        <w:fldChar w:fldCharType="begin"/>
      </w:r>
      <w:ins w:id="1036" w:author="My Luong Vuong" w:date="2023-12-07T11:00:00Z">
        <w:r w:rsidR="00442AA9">
          <w:instrText xml:space="preserve"> ADDIN EN.CITE &lt;EndNote&gt;&lt;Cite&gt;&lt;Author&gt;Methodology&lt;/Author&gt;&lt;Year&gt;2023&lt;/Year&gt;&lt;RecNum&gt;74&lt;/RecNum&gt;&lt;DisplayText&gt; [29]&lt;/DisplayText&gt;&lt;record&gt;&lt;rec-number&gt;74&lt;/rec-number&gt;&lt;foreign-keys&gt;&lt;key app="EN" db-id="xred9e5sg009pcetsepxtfs0dwxsa5rzvawx" timestamp="1701871367"&gt;74&lt;/key&gt;&lt;/foreign-keys&gt;&lt;ref-type name="Web Page"&gt;12&lt;/ref-type&gt;&lt;contributors&gt;&lt;authors&gt;&lt;author&gt;WHO Collaborating Centre for Drug Statistics Methodology&lt;/author&gt;&lt;/authors&gt;&lt;/contributors&gt;&lt;titles&gt;&lt;title&gt;Fluconazole ATC/DDD Index&lt;/title&gt;&lt;/titles&gt;&lt;dates&gt;&lt;year&gt;2023&lt;/year&gt;&lt;/dates&gt;&lt;urls&gt;&lt;related-urls&gt;&lt;url&gt;https://www.whocc.no/atc_ddd_index/?code=J02AC01&lt;/url&gt;&lt;/related-urls&gt;&lt;/urls&gt;&lt;/record&gt;&lt;/Cite&gt;&lt;/EndNote&gt;</w:instrText>
        </w:r>
      </w:ins>
      <w:del w:id="1037" w:author="My Luong Vuong" w:date="2023-12-07T10:44:00Z">
        <w:r w:rsidR="00B475DA" w:rsidDel="000E00CD">
          <w:delInstrText xml:space="preserve"> ADDIN EN.CITE &lt;EndNote&gt;&lt;Cite&gt;&lt;Author&gt;Methodology&lt;/Author&gt;&lt;Year&gt;2023&lt;/Year&gt;&lt;RecNum&gt;74&lt;/RecNum&gt;&lt;DisplayText&gt; [30]&lt;/DisplayText&gt;&lt;record&gt;&lt;rec-number&gt;74&lt;/rec-number&gt;&lt;foreign-keys&gt;&lt;key app="EN" db-id="xred9e5sg009pcetsepxtfs0dwxsa5rzvawx" timestamp="1701871367"&gt;74&lt;/key&gt;&lt;/foreign-keys&gt;&lt;ref-type name="Web Page"&gt;12&lt;/ref-type&gt;&lt;contributors&gt;&lt;authors&gt;&lt;author&gt;WHO Collaborating Centre for Drug Statistics Methodology&lt;/author&gt;&lt;/authors&gt;&lt;/contributors&gt;&lt;titles&gt;&lt;title&gt;Fluconazole ATC/DDD Index&lt;/title&gt;&lt;/titles&gt;&lt;dates&gt;&lt;year&gt;2023&lt;/year&gt;&lt;/dates&gt;&lt;urls&gt;&lt;related-urls&gt;&lt;url&gt;https://www.whocc.no/atc_ddd_index/?code=J02AC01&lt;/url&gt;&lt;/related-urls&gt;&lt;/urls&gt;&lt;/record&gt;&lt;/Cite&gt;&lt;/EndNote&gt;</w:delInstrText>
        </w:r>
      </w:del>
      <w:r w:rsidR="00B475DA">
        <w:fldChar w:fldCharType="separate"/>
      </w:r>
      <w:ins w:id="1038" w:author="My Luong Vuong" w:date="2023-12-07T11:00:00Z">
        <w:r w:rsidR="00442AA9">
          <w:rPr>
            <w:noProof/>
          </w:rPr>
          <w:t> [29]</w:t>
        </w:r>
      </w:ins>
      <w:del w:id="1039" w:author="My Luong Vuong" w:date="2023-12-07T10:44:00Z">
        <w:r w:rsidR="00B475DA" w:rsidDel="000E00CD">
          <w:rPr>
            <w:noProof/>
          </w:rPr>
          <w:delText> [30]</w:delText>
        </w:r>
      </w:del>
      <w:r w:rsidR="00B475DA">
        <w:fldChar w:fldCharType="end"/>
      </w:r>
      <w:r w:rsidR="000D5473">
        <w:t>/1000 patient days</w:t>
      </w:r>
      <w:r w:rsidR="00DD7FC4">
        <w:t>,</w:t>
      </w:r>
      <w:r w:rsidR="00A73710">
        <w:t xml:space="preserve"> </w:t>
      </w:r>
      <w:r w:rsidR="00D811E0">
        <w:t>compared to the standard dosing regimen</w:t>
      </w:r>
      <w:r w:rsidR="00A133E4">
        <w:t xml:space="preserve"> </w:t>
      </w:r>
      <w:r w:rsidR="00EE395A">
        <w:t>.</w:t>
      </w:r>
    </w:p>
    <w:p w14:paraId="1FD5D263" w14:textId="415C9D8C" w:rsidR="009248EC" w:rsidRDefault="00E86A3C" w:rsidP="00593CAA">
      <w:r>
        <w:t xml:space="preserve">The </w:t>
      </w:r>
      <w:r w:rsidR="00240EC2" w:rsidRPr="00E03B11">
        <w:t>ROC analysis confirmed</w:t>
      </w:r>
      <w:r w:rsidR="00354441">
        <w:t xml:space="preserve"> the clinical irrelevance </w:t>
      </w:r>
      <w:r w:rsidR="00D05D62">
        <w:t xml:space="preserve">of </w:t>
      </w:r>
      <w:proofErr w:type="spellStart"/>
      <w:r w:rsidR="001D71F2">
        <w:t>eGFR</w:t>
      </w:r>
      <w:r w:rsidR="001D71F2" w:rsidRPr="00BA7DD3">
        <w:rPr>
          <w:vertAlign w:val="subscript"/>
        </w:rPr>
        <w:t>CKD</w:t>
      </w:r>
      <w:proofErr w:type="spellEnd"/>
      <w:r w:rsidR="00E46977">
        <w:rPr>
          <w:vertAlign w:val="subscript"/>
        </w:rPr>
        <w:t>-</w:t>
      </w:r>
      <w:r w:rsidR="001D71F2" w:rsidRPr="00BA7DD3">
        <w:rPr>
          <w:vertAlign w:val="subscript"/>
        </w:rPr>
        <w:t>EPI</w:t>
      </w:r>
      <w:r w:rsidR="00240EC2" w:rsidRPr="00E03B11">
        <w:t xml:space="preserve"> </w:t>
      </w:r>
      <w:r w:rsidR="001D71F2">
        <w:t>under</w:t>
      </w:r>
      <w:r>
        <w:t xml:space="preserve"> both</w:t>
      </w:r>
      <w:r w:rsidR="001D71F2">
        <w:t xml:space="preserve"> standard and optimised dosing regimen</w:t>
      </w:r>
      <w:r>
        <w:t>s</w:t>
      </w:r>
      <w:r w:rsidR="00672EA5">
        <w:t xml:space="preserve"> </w:t>
      </w:r>
      <w:r>
        <w:t>(</w:t>
      </w:r>
      <w:r w:rsidR="00672EA5">
        <w:t>area under the ROC</w:t>
      </w:r>
      <w:r w:rsidR="00EE40E5">
        <w:t xml:space="preserve"> </w:t>
      </w:r>
      <w:r>
        <w:t>[</w:t>
      </w:r>
      <w:r w:rsidR="002D7C7A">
        <w:t>AUROC</w:t>
      </w:r>
      <w:r>
        <w:t>] curve</w:t>
      </w:r>
      <w:r w:rsidR="00F2308B">
        <w:t xml:space="preserve"> </w:t>
      </w:r>
      <w:commentRangeStart w:id="1040"/>
      <w:r>
        <w:t xml:space="preserve">not different from </w:t>
      </w:r>
      <w:commentRangeEnd w:id="1040"/>
      <w:r>
        <w:rPr>
          <w:rStyle w:val="CommentReference"/>
        </w:rPr>
        <w:commentReference w:id="1040"/>
      </w:r>
      <w:r w:rsidR="00672EA5">
        <w:t xml:space="preserve">0.5 from day 1 to day 14 </w:t>
      </w:r>
      <w:r w:rsidR="001E5203">
        <w:t>(</w:t>
      </w:r>
      <w:r w:rsidR="001E5203" w:rsidRPr="00CD770F">
        <w:rPr>
          <w:b/>
          <w:bCs/>
        </w:rPr>
        <w:t>Fig.</w:t>
      </w:r>
      <w:r w:rsidRPr="00CD770F">
        <w:rPr>
          <w:b/>
          <w:bCs/>
        </w:rPr>
        <w:t> </w:t>
      </w:r>
      <w:r w:rsidR="001E5203" w:rsidRPr="00CD770F">
        <w:rPr>
          <w:b/>
          <w:bCs/>
        </w:rPr>
        <w:t>S</w:t>
      </w:r>
      <w:r w:rsidR="00FA2470" w:rsidRPr="00CD770F">
        <w:rPr>
          <w:b/>
          <w:bCs/>
        </w:rPr>
        <w:t>1</w:t>
      </w:r>
      <w:r w:rsidR="00861BE5" w:rsidRPr="00CD770F">
        <w:rPr>
          <w:b/>
          <w:bCs/>
        </w:rPr>
        <w:t>3</w:t>
      </w:r>
      <w:r w:rsidR="00E20270">
        <w:t>)</w:t>
      </w:r>
      <w:r w:rsidR="001D71F2">
        <w:t xml:space="preserve">. </w:t>
      </w:r>
      <w:r>
        <w:t>B</w:t>
      </w:r>
      <w:r w:rsidR="00F2308B">
        <w:t>ody</w:t>
      </w:r>
      <w:r w:rsidR="00CA6CF6">
        <w:t xml:space="preserve"> weight</w:t>
      </w:r>
      <w:r w:rsidR="00CA6CF6" w:rsidRPr="00E03B11">
        <w:t xml:space="preserve"> </w:t>
      </w:r>
      <w:r w:rsidR="00CA6CF6">
        <w:t>w</w:t>
      </w:r>
      <w:r w:rsidR="00240EC2" w:rsidRPr="00E03B11">
        <w:t xml:space="preserve">as </w:t>
      </w:r>
      <w:r>
        <w:t>confirmed to be a</w:t>
      </w:r>
      <w:r w:rsidR="00240EC2" w:rsidRPr="00E03B11">
        <w:t xml:space="preserve"> clinically relevant predictor for target attainment on day</w:t>
      </w:r>
      <w:r>
        <w:t> </w:t>
      </w:r>
      <w:r w:rsidR="00240EC2" w:rsidRPr="00E03B11">
        <w:t>1</w:t>
      </w:r>
      <w:r w:rsidR="00CA6CF6">
        <w:t xml:space="preserve"> (AUROC 0.68</w:t>
      </w:r>
      <w:r w:rsidR="008F1A74">
        <w:t>7</w:t>
      </w:r>
      <w:r w:rsidR="00CA6CF6">
        <w:t xml:space="preserve"> [95% CI 0.</w:t>
      </w:r>
      <w:r w:rsidR="009E7D91">
        <w:t>686</w:t>
      </w:r>
      <w:r>
        <w:t>–</w:t>
      </w:r>
      <w:r w:rsidR="00CA6CF6">
        <w:t>0.</w:t>
      </w:r>
      <w:r w:rsidR="009E7D91">
        <w:t>688</w:t>
      </w:r>
      <w:r w:rsidR="00CA6CF6">
        <w:t>])</w:t>
      </w:r>
      <w:r w:rsidR="00240EC2" w:rsidRPr="00E03B11">
        <w:t xml:space="preserve"> and </w:t>
      </w:r>
      <w:r>
        <w:t>day </w:t>
      </w:r>
      <w:r w:rsidR="00240EC2" w:rsidRPr="00E03B11">
        <w:t>2</w:t>
      </w:r>
      <w:r w:rsidR="00CA6CF6">
        <w:t xml:space="preserve"> (AUROC 0.</w:t>
      </w:r>
      <w:r w:rsidR="00047461">
        <w:t xml:space="preserve">633 </w:t>
      </w:r>
      <w:r w:rsidR="00CA6CF6">
        <w:t>[95% CI 0.6</w:t>
      </w:r>
      <w:r w:rsidR="00047461">
        <w:t>3</w:t>
      </w:r>
      <w:r w:rsidR="00CA6CF6">
        <w:t>1</w:t>
      </w:r>
      <w:r>
        <w:t>–</w:t>
      </w:r>
      <w:r w:rsidR="00CA6CF6">
        <w:t>0.6</w:t>
      </w:r>
      <w:r w:rsidR="00047461">
        <w:t>3</w:t>
      </w:r>
      <w:r w:rsidR="00CA6CF6">
        <w:t>4])</w:t>
      </w:r>
      <w:r w:rsidR="00240EC2" w:rsidRPr="00E03B11">
        <w:t xml:space="preserve"> </w:t>
      </w:r>
      <w:r w:rsidR="000F41E5">
        <w:t>on</w:t>
      </w:r>
      <w:r w:rsidR="00240EC2" w:rsidRPr="00E03B11">
        <w:t xml:space="preserve"> standard </w:t>
      </w:r>
      <w:r w:rsidR="00240EC2" w:rsidRPr="00E03B11">
        <w:lastRenderedPageBreak/>
        <w:t>dosing (</w:t>
      </w:r>
      <w:r w:rsidR="001E4F00" w:rsidRPr="00CD770F">
        <w:rPr>
          <w:b/>
          <w:bCs/>
        </w:rPr>
        <w:t>Fig.</w:t>
      </w:r>
      <w:r w:rsidRPr="00CD770F">
        <w:rPr>
          <w:b/>
          <w:bCs/>
        </w:rPr>
        <w:t> </w:t>
      </w:r>
      <w:r w:rsidR="001E4F00" w:rsidRPr="00CD770F">
        <w:rPr>
          <w:b/>
          <w:bCs/>
        </w:rPr>
        <w:t>S</w:t>
      </w:r>
      <w:r w:rsidR="00574151" w:rsidRPr="00CD770F">
        <w:rPr>
          <w:b/>
          <w:bCs/>
        </w:rPr>
        <w:t>1</w:t>
      </w:r>
      <w:r w:rsidR="009B1B72" w:rsidRPr="00CD770F">
        <w:rPr>
          <w:b/>
          <w:bCs/>
        </w:rPr>
        <w:t>4</w:t>
      </w:r>
      <w:r w:rsidR="00240EC2" w:rsidRPr="00E03B11">
        <w:t>)</w:t>
      </w:r>
      <w:r w:rsidR="000F41E5">
        <w:t>, but</w:t>
      </w:r>
      <w:r w:rsidR="00240EC2" w:rsidRPr="00E03B11">
        <w:t xml:space="preserve"> </w:t>
      </w:r>
      <w:r w:rsidR="000F41E5">
        <w:t>became</w:t>
      </w:r>
      <w:r w:rsidR="000F41E5" w:rsidRPr="00E03B11">
        <w:t xml:space="preserve"> </w:t>
      </w:r>
      <w:r w:rsidR="00240EC2" w:rsidRPr="00E03B11">
        <w:t xml:space="preserve">clinically </w:t>
      </w:r>
      <w:r w:rsidR="000F41E5">
        <w:t>ir</w:t>
      </w:r>
      <w:r w:rsidR="00240EC2" w:rsidRPr="00E03B11">
        <w:t xml:space="preserve">relevant when </w:t>
      </w:r>
      <w:r w:rsidR="000F41E5">
        <w:t>the</w:t>
      </w:r>
      <w:r w:rsidR="000F41E5" w:rsidRPr="00E03B11">
        <w:t xml:space="preserve"> </w:t>
      </w:r>
      <w:r w:rsidR="00240EC2" w:rsidRPr="00E03B11">
        <w:t xml:space="preserve">optimised dosing regimen was utilised </w:t>
      </w:r>
      <w:r w:rsidR="00733EA1">
        <w:t>[</w:t>
      </w:r>
      <w:r w:rsidR="00240EC2" w:rsidRPr="00E03B11">
        <w:t>AUROC 0.</w:t>
      </w:r>
      <w:r w:rsidR="00A43877">
        <w:t>462</w:t>
      </w:r>
      <w:r w:rsidR="00A43877" w:rsidRPr="00E03B11">
        <w:t xml:space="preserve"> </w:t>
      </w:r>
      <w:r w:rsidR="00240EC2" w:rsidRPr="00E03B11">
        <w:t>(0.</w:t>
      </w:r>
      <w:r w:rsidR="002D32C6">
        <w:t>459</w:t>
      </w:r>
      <w:r w:rsidR="000F41E5">
        <w:t>–</w:t>
      </w:r>
      <w:r w:rsidR="00240EC2" w:rsidRPr="00E03B11">
        <w:t>0.</w:t>
      </w:r>
      <w:r w:rsidR="00F75D13">
        <w:t>464</w:t>
      </w:r>
      <w:r w:rsidR="00240EC2" w:rsidRPr="00E03B11">
        <w:t>) and 0.53</w:t>
      </w:r>
      <w:r w:rsidR="00CA3954">
        <w:t>9</w:t>
      </w:r>
      <w:r w:rsidR="001165B8">
        <w:t xml:space="preserve"> </w:t>
      </w:r>
      <w:r w:rsidR="00240EC2" w:rsidRPr="00E03B11">
        <w:t>(0.</w:t>
      </w:r>
      <w:r w:rsidR="00892A57">
        <w:t>535</w:t>
      </w:r>
      <w:r w:rsidR="000F41E5">
        <w:t>–</w:t>
      </w:r>
      <w:r w:rsidR="00240EC2" w:rsidRPr="00E03B11">
        <w:t>0.</w:t>
      </w:r>
      <w:r w:rsidR="009142C2" w:rsidRPr="00E03B11">
        <w:t>5</w:t>
      </w:r>
      <w:r w:rsidR="009142C2">
        <w:t>42</w:t>
      </w:r>
      <w:r w:rsidR="00240EC2" w:rsidRPr="00E03B11">
        <w:t>)</w:t>
      </w:r>
      <w:r w:rsidR="007220D2">
        <w:t>, respectively</w:t>
      </w:r>
      <w:commentRangeStart w:id="1041"/>
      <w:commentRangeStart w:id="1042"/>
      <w:commentRangeEnd w:id="1042"/>
      <w:r w:rsidR="000F41E5">
        <w:rPr>
          <w:rStyle w:val="CommentReference"/>
        </w:rPr>
        <w:commentReference w:id="1042"/>
      </w:r>
      <w:commentRangeEnd w:id="1041"/>
      <w:r w:rsidR="00640229">
        <w:rPr>
          <w:rStyle w:val="CommentReference"/>
        </w:rPr>
        <w:commentReference w:id="1041"/>
      </w:r>
      <w:r w:rsidR="00733EA1">
        <w:t>]</w:t>
      </w:r>
      <w:r w:rsidR="00240EC2" w:rsidRPr="00E03B11">
        <w:t>.</w:t>
      </w:r>
      <w:bookmarkEnd w:id="1023"/>
      <w:r w:rsidR="009248EC">
        <w:br w:type="page"/>
      </w:r>
    </w:p>
    <w:p w14:paraId="6F4D32B2" w14:textId="4E1BE966" w:rsidR="00A905E8" w:rsidRPr="00E03B11" w:rsidRDefault="00A905E8" w:rsidP="00593CAA">
      <w:pPr>
        <w:pStyle w:val="Heading1"/>
      </w:pPr>
      <w:commentRangeStart w:id="1043"/>
      <w:r w:rsidRPr="00E03B11">
        <w:lastRenderedPageBreak/>
        <w:t>Discussion</w:t>
      </w:r>
      <w:commentRangeEnd w:id="1043"/>
      <w:r w:rsidR="00CD4172">
        <w:rPr>
          <w:rStyle w:val="CommentReference"/>
          <w:rFonts w:cstheme="minorHAnsi"/>
          <w:b w:val="0"/>
        </w:rPr>
        <w:commentReference w:id="1043"/>
      </w:r>
    </w:p>
    <w:p w14:paraId="39606BFF" w14:textId="25862D51" w:rsidR="00CB50CB" w:rsidRPr="00E03B11" w:rsidRDefault="00CB50CB" w:rsidP="00593CAA">
      <w:bookmarkStart w:id="1044" w:name="_Hlk136862217"/>
      <w:r w:rsidRPr="00E03B11">
        <w:t xml:space="preserve">Our study aimed to investigate the </w:t>
      </w:r>
      <w:proofErr w:type="spellStart"/>
      <w:r w:rsidRPr="00E03B11">
        <w:t>popPK</w:t>
      </w:r>
      <w:proofErr w:type="spellEnd"/>
      <w:r w:rsidRPr="00E03B11">
        <w:t xml:space="preserve"> of IV fluconazole dosing </w:t>
      </w:r>
      <w:r w:rsidR="008137B3">
        <w:t>ICU</w:t>
      </w:r>
      <w:r w:rsidRPr="00E03B11">
        <w:t xml:space="preserve"> patients</w:t>
      </w:r>
      <w:r w:rsidR="006E41A0">
        <w:t>.</w:t>
      </w:r>
      <w:r w:rsidRPr="00E03B11">
        <w:t xml:space="preserve"> We utili</w:t>
      </w:r>
      <w:r w:rsidR="008B2E15">
        <w:t>s</w:t>
      </w:r>
      <w:r w:rsidRPr="00E03B11">
        <w:t>ed data from eight clinical centr</w:t>
      </w:r>
      <w:r w:rsidR="008B2E15">
        <w:t>e</w:t>
      </w:r>
      <w:r w:rsidRPr="00E03B11">
        <w:t xml:space="preserve">s to develop a </w:t>
      </w:r>
      <w:proofErr w:type="spellStart"/>
      <w:r w:rsidRPr="00E03B11">
        <w:t>popPK</w:t>
      </w:r>
      <w:proofErr w:type="spellEnd"/>
      <w:r w:rsidRPr="00E03B11">
        <w:t xml:space="preserve"> model </w:t>
      </w:r>
      <w:r w:rsidR="008137B3">
        <w:t>allowing</w:t>
      </w:r>
      <w:r w:rsidRPr="00E03B11">
        <w:t xml:space="preserve"> to explore the impact of patient factors on fluconazole </w:t>
      </w:r>
      <w:r w:rsidR="008B2E15">
        <w:t>PK</w:t>
      </w:r>
      <w:r w:rsidRPr="00E03B11">
        <w:t>, exposure</w:t>
      </w:r>
      <w:r w:rsidR="00EE32D7">
        <w:t>,</w:t>
      </w:r>
      <w:r w:rsidRPr="00E03B11">
        <w:t xml:space="preserve"> and </w:t>
      </w:r>
      <w:r w:rsidR="00EE32D7">
        <w:t xml:space="preserve">PKPD </w:t>
      </w:r>
      <w:r w:rsidRPr="00E03B11">
        <w:t>target attainment</w:t>
      </w:r>
      <w:r w:rsidR="008137B3">
        <w:t>.</w:t>
      </w:r>
      <w:r w:rsidRPr="00E03B11">
        <w:t xml:space="preserve"> Our </w:t>
      </w:r>
      <w:r w:rsidR="008B2E15">
        <w:t>modelling</w:t>
      </w:r>
      <w:r w:rsidR="008B2E15" w:rsidRPr="00E03B11">
        <w:t xml:space="preserve"> </w:t>
      </w:r>
      <w:r w:rsidRPr="00E03B11">
        <w:t xml:space="preserve">and simulation results revealed that the standard IV dosing regimen resulted in inadequate target attainment of the </w:t>
      </w:r>
      <w:r w:rsidRPr="00CA5A80">
        <w:rPr>
          <w:i/>
          <w:iCs/>
        </w:rPr>
        <w:t>f</w:t>
      </w:r>
      <w:r w:rsidRPr="00E03B11">
        <w:t>AUC</w:t>
      </w:r>
      <w:r w:rsidRPr="00E03B11">
        <w:rPr>
          <w:vertAlign w:val="subscript"/>
        </w:rPr>
        <w:t>0-24</w:t>
      </w:r>
      <w:r w:rsidRPr="00E03B11">
        <w:t xml:space="preserve"> in </w:t>
      </w:r>
      <w:r w:rsidR="008137B3">
        <w:t>this population.</w:t>
      </w:r>
      <w:r w:rsidRPr="00E03B11">
        <w:t xml:space="preserve"> </w:t>
      </w:r>
      <w:r w:rsidR="00EE32D7">
        <w:t>Theref</w:t>
      </w:r>
      <w:r w:rsidR="000022EB">
        <w:t>o</w:t>
      </w:r>
      <w:r w:rsidR="00EE32D7">
        <w:t>re</w:t>
      </w:r>
      <w:r w:rsidRPr="00E03B11">
        <w:t>, we proposed a pragmatic and easy-to-implement optimi</w:t>
      </w:r>
      <w:r w:rsidR="00B445D6" w:rsidRPr="00E03B11">
        <w:t>s</w:t>
      </w:r>
      <w:r w:rsidRPr="00E03B11">
        <w:t xml:space="preserve">ed dosing regimen that </w:t>
      </w:r>
      <w:r w:rsidR="0010321E">
        <w:t xml:space="preserve">was </w:t>
      </w:r>
      <w:r w:rsidR="008B2E15">
        <w:t>predicted to guarantee</w:t>
      </w:r>
      <w:r w:rsidR="008B2E15" w:rsidRPr="00E03B11">
        <w:t xml:space="preserve"> </w:t>
      </w:r>
      <w:r w:rsidRPr="00E03B11">
        <w:t xml:space="preserve">target attainment </w:t>
      </w:r>
      <w:r w:rsidR="00EE32D7">
        <w:t>of</w:t>
      </w:r>
      <w:r w:rsidR="00EE32D7" w:rsidRPr="00E03B11">
        <w:t xml:space="preserve"> </w:t>
      </w:r>
      <w:r w:rsidR="00EE32D7">
        <w:t xml:space="preserve">at least </w:t>
      </w:r>
      <w:r w:rsidRPr="00E03B11">
        <w:t>90% from the first day of treatment throughout a two-week course.</w:t>
      </w:r>
    </w:p>
    <w:p w14:paraId="1FD3631C" w14:textId="16D5A9E8" w:rsidR="00CB50CB" w:rsidRPr="00E03B11" w:rsidRDefault="00CB50CB" w:rsidP="00593CAA">
      <w:r w:rsidRPr="00E03B11">
        <w:t xml:space="preserve">In our study, we employed the technique of individual </w:t>
      </w:r>
      <w:r w:rsidR="008B2E15">
        <w:t>patient</w:t>
      </w:r>
      <w:r w:rsidR="008B2E15" w:rsidRPr="00E03B11">
        <w:t xml:space="preserve"> </w:t>
      </w:r>
      <w:r w:rsidRPr="00E03B11">
        <w:t>data meta-analysis (IPDMA), which involves merging datasets from multiple studies that share subject populations and similar variables</w:t>
      </w:r>
      <w:r w:rsidR="001D76C7" w:rsidRPr="00E03B11">
        <w:fldChar w:fldCharType="begin"/>
      </w:r>
      <w:ins w:id="1045" w:author="My Luong Vuong" w:date="2023-12-07T11:00:00Z">
        <w:r w:rsidR="00442AA9">
          <w:instrText xml:space="preserve"> ADDIN EN.CITE &lt;EndNote&gt;&lt;Cite&gt;&lt;Author&gt;Azar&lt;/Author&gt;&lt;Year&gt;2020&lt;/Year&gt;&lt;RecNum&gt;48&lt;/RecNum&gt;&lt;DisplayText&gt; [30]&lt;/DisplayText&gt;&lt;record&gt;&lt;rec-number&gt;48&lt;/rec-number&gt;&lt;foreign-keys&gt;&lt;key app="EN" db-id="xred9e5sg009pcetsepxtfs0dwxsa5rzvawx" timestamp="1685799382"&gt;48&lt;/key&gt;&lt;/foreign-keys&gt;&lt;ref-type name="Journal Article"&gt;17&lt;/ref-type&gt;&lt;contributors&gt;&lt;authors&gt;&lt;author&gt;Azar, Marleine&lt;/author&gt;&lt;author&gt;Benedetti, Andrea&lt;/author&gt;&lt;author&gt;Riehm, Kira E.&lt;/author&gt;&lt;author&gt;Imran, Mahrukh&lt;/author&gt;&lt;author&gt;Krishnan, Ankur&lt;/author&gt;&lt;author&gt;Chiovitti, Matthew&lt;/author&gt;&lt;author&gt;Sanchez, Tatiana&lt;/author&gt;&lt;author&gt;Shrier, Ian&lt;/author&gt;&lt;author&gt;Thombs, Brett D.&lt;/author&gt;&lt;/authors&gt;&lt;/contributors&gt;&lt;titles&gt;&lt;title&gt;Individual participant data meta-analyses (IPDMA): data contribution was associated with trial corresponding author country, publication year, and journal impact factor&lt;/title&gt;&lt;secondary-title&gt;Journal of Clinical Epidemiology&lt;/secondary-title&gt;&lt;/titles&gt;&lt;periodical&gt;&lt;full-title&gt;Journal of Clinical Epidemiology&lt;/full-title&gt;&lt;/periodical&gt;&lt;pages&gt;16-23&lt;/pages&gt;&lt;volume&gt;124&lt;/volume&gt;&lt;dates&gt;&lt;year&gt;2020&lt;/year&gt;&lt;/dates&gt;&lt;publisher&gt;Elsevier&lt;/publisher&gt;&lt;isbn&gt;0895-4356&lt;/isbn&gt;&lt;urls&gt;&lt;related-urls&gt;&lt;url&gt;https://doi.org/10.1016/j.jclinepi.2020.03.026&lt;/url&gt;&lt;/related-urls&gt;&lt;/urls&gt;&lt;electronic-resource-num&gt;10.1016/j.jclinepi.2020.03.026&lt;/electronic-resource-num&gt;&lt;access-date&gt;2023/06/03&lt;/access-date&gt;&lt;/record&gt;&lt;/Cite&gt;&lt;/EndNote&gt;</w:instrText>
        </w:r>
      </w:ins>
      <w:del w:id="1046" w:author="My Luong Vuong" w:date="2023-12-07T10:44:00Z">
        <w:r w:rsidR="00B475DA" w:rsidDel="000E00CD">
          <w:delInstrText xml:space="preserve"> ADDIN EN.CITE &lt;EndNote&gt;&lt;Cite&gt;&lt;Author&gt;Azar&lt;/Author&gt;&lt;Year&gt;2020&lt;/Year&gt;&lt;RecNum&gt;48&lt;/RecNum&gt;&lt;DisplayText&gt; [31]&lt;/DisplayText&gt;&lt;record&gt;&lt;rec-number&gt;48&lt;/rec-number&gt;&lt;foreign-keys&gt;&lt;key app="EN" db-id="xred9e5sg009pcetsepxtfs0dwxsa5rzvawx" timestamp="1685799382"&gt;48&lt;/key&gt;&lt;/foreign-keys&gt;&lt;ref-type name="Journal Article"&gt;17&lt;/ref-type&gt;&lt;contributors&gt;&lt;authors&gt;&lt;author&gt;Azar, Marleine&lt;/author&gt;&lt;author&gt;Benedetti, Andrea&lt;/author&gt;&lt;author&gt;Riehm, Kira E.&lt;/author&gt;&lt;author&gt;Imran, Mahrukh&lt;/author&gt;&lt;author&gt;Krishnan, Ankur&lt;/author&gt;&lt;author&gt;Chiovitti, Matthew&lt;/author&gt;&lt;author&gt;Sanchez, Tatiana&lt;/author&gt;&lt;author&gt;Shrier, Ian&lt;/author&gt;&lt;author&gt;Thombs, Brett D.&lt;/author&gt;&lt;/authors&gt;&lt;/contributors&gt;&lt;titles&gt;&lt;title&gt;Individual participant data meta-analyses (IPDMA): data contribution was associated with trial corresponding author country, publication year, and journal impact factor&lt;/title&gt;&lt;secondary-title&gt;Journal of Clinical Epidemiology&lt;/secondary-title&gt;&lt;/titles&gt;&lt;periodical&gt;&lt;full-title&gt;Journal of Clinical Epidemiology&lt;/full-title&gt;&lt;/periodical&gt;&lt;pages&gt;16-23&lt;/pages&gt;&lt;volume&gt;124&lt;/volume&gt;&lt;dates&gt;&lt;year&gt;2020&lt;/year&gt;&lt;/dates&gt;&lt;publisher&gt;Elsevier&lt;/publisher&gt;&lt;isbn&gt;0895-4356&lt;/isbn&gt;&lt;urls&gt;&lt;related-urls&gt;&lt;url&gt;https://doi.org/10.1016/j.jclinepi.2020.03.026&lt;/url&gt;&lt;/related-urls&gt;&lt;/urls&gt;&lt;electronic-resource-num&gt;10.1016/j.jclinepi.2020.03.026&lt;/electronic-resource-num&gt;&lt;access-date&gt;2023/06/03&lt;/access-date&gt;&lt;/record&gt;&lt;/Cite&gt;&lt;/EndNote&gt;</w:delInstrText>
        </w:r>
      </w:del>
      <w:r w:rsidR="001D76C7" w:rsidRPr="00E03B11">
        <w:fldChar w:fldCharType="separate"/>
      </w:r>
      <w:ins w:id="1047" w:author="My Luong Vuong" w:date="2023-12-07T11:00:00Z">
        <w:r w:rsidR="00442AA9">
          <w:rPr>
            <w:noProof/>
          </w:rPr>
          <w:t> [30]</w:t>
        </w:r>
      </w:ins>
      <w:del w:id="1048" w:author="My Luong Vuong" w:date="2023-12-07T10:44:00Z">
        <w:r w:rsidR="00B475DA" w:rsidDel="000E00CD">
          <w:rPr>
            <w:noProof/>
          </w:rPr>
          <w:delText> [31]</w:delText>
        </w:r>
      </w:del>
      <w:r w:rsidR="001D76C7" w:rsidRPr="00E03B11">
        <w:fldChar w:fldCharType="end"/>
      </w:r>
      <w:r w:rsidR="00A20AD6">
        <w:t>.</w:t>
      </w:r>
      <w:r w:rsidRPr="00E03B11">
        <w:t xml:space="preserve"> </w:t>
      </w:r>
      <w:ins w:id="1049" w:author="Erwin Dreesen" w:date="2023-11-30T12:06:00Z">
        <w:r w:rsidR="003A6708">
          <w:t xml:space="preserve">An </w:t>
        </w:r>
      </w:ins>
      <w:r w:rsidRPr="00E03B11">
        <w:t xml:space="preserve">IPDMA offers several advantages, </w:t>
      </w:r>
      <w:r w:rsidR="00426272">
        <w:t>includ</w:t>
      </w:r>
      <w:r w:rsidR="00DF5A22">
        <w:t>ing</w:t>
      </w:r>
      <w:r w:rsidR="00426272">
        <w:t xml:space="preserve"> </w:t>
      </w:r>
      <w:r w:rsidR="00CD5E7C">
        <w:t>more</w:t>
      </w:r>
      <w:r w:rsidR="00DF5A22">
        <w:t xml:space="preserve"> complete information per study</w:t>
      </w:r>
      <w:r w:rsidR="001E0968">
        <w:t>,</w:t>
      </w:r>
      <w:r w:rsidR="00AB0920">
        <w:t xml:space="preserve"> </w:t>
      </w:r>
      <w:r w:rsidR="00E54FA7">
        <w:t>a consistent analysis method for each study</w:t>
      </w:r>
      <w:r w:rsidR="00A72D32">
        <w:t xml:space="preserve">, the ability of conducting more complex analysis and </w:t>
      </w:r>
      <w:proofErr w:type="spellStart"/>
      <w:r w:rsidR="00A72D32">
        <w:t>achiving</w:t>
      </w:r>
      <w:proofErr w:type="spellEnd"/>
      <w:r w:rsidR="00A72D32">
        <w:t xml:space="preserve"> greater</w:t>
      </w:r>
      <w:r w:rsidR="00B879DE">
        <w:t xml:space="preserve"> statistical</w:t>
      </w:r>
      <w:r w:rsidR="00A72D32">
        <w:t xml:space="preserve"> power</w:t>
      </w:r>
      <w:commentRangeStart w:id="1050"/>
      <w:commentRangeStart w:id="1051"/>
      <w:r w:rsidR="009969F2" w:rsidRPr="00E03B11">
        <w:fldChar w:fldCharType="begin">
          <w:fldData xml:space="preserve">PEVuZE5vdGU+PENpdGU+PEF1dGhvcj5UaWVybmV5PC9BdXRob3I+PFllYXI+MjAxNTwvWWVhcj48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</w:fldData>
        </w:fldChar>
      </w:r>
      <w:ins w:id="1052" w:author="My Luong Vuong" w:date="2023-12-07T11:00:00Z">
        <w:r w:rsidR="00442AA9">
          <w:instrText xml:space="preserve"> ADDIN EN.CITE </w:instrText>
        </w:r>
      </w:ins>
      <w:del w:id="1053" w:author="My Luong Vuong" w:date="2023-12-07T10:44:00Z">
        <w:r w:rsidR="00B475DA" w:rsidDel="000E00CD">
          <w:delInstrText xml:space="preserve"> ADDIN EN.CITE </w:delInstrText>
        </w:r>
        <w:r w:rsidR="00B475DA" w:rsidDel="000E00CD">
          <w:fldChar w:fldCharType="begin">
            <w:fldData xml:space="preserve">PEVuZE5vdGU+PENpdGU+PEF1dGhvcj5UaWVybmV5PC9BdXRob3I+PFllYXI+MjAxNTwvWWVhcj48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</w:fldData>
          </w:fldChar>
        </w:r>
        <w:r w:rsidR="00B475DA" w:rsidDel="000E00CD">
          <w:delInstrText xml:space="preserve"> ADDIN EN.CITE.DATA </w:delInstrText>
        </w:r>
        <w:r w:rsidR="00B475DA" w:rsidDel="000E00CD">
          <w:fldChar w:fldCharType="end"/>
        </w:r>
      </w:del>
      <w:ins w:id="1054" w:author="My Luong Vuong" w:date="2023-12-07T11:00:00Z">
        <w:r w:rsidR="00442AA9">
          <w:fldChar w:fldCharType="begin">
            <w:fldData xml:space="preserve">PEVuZE5vdGU+PENpdGU+PEF1dGhvcj5UaWVybmV5PC9BdXRob3I+PFllYXI+MjAxNTwvWWVhcj48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</w:fldData>
          </w:fldChar>
        </w:r>
        <w:r w:rsidR="00442AA9">
          <w:instrText xml:space="preserve"> ADDIN EN.CITE.DATA </w:instrText>
        </w:r>
        <w:r w:rsidR="00442AA9">
          <w:fldChar w:fldCharType="end"/>
        </w:r>
      </w:ins>
      <w:r w:rsidR="009969F2" w:rsidRPr="00E03B11">
        <w:fldChar w:fldCharType="separate"/>
      </w:r>
      <w:ins w:id="1055" w:author="My Luong Vuong" w:date="2023-12-07T11:00:00Z">
        <w:r w:rsidR="00442AA9">
          <w:rPr>
            <w:noProof/>
          </w:rPr>
          <w:t> [31]</w:t>
        </w:r>
      </w:ins>
      <w:del w:id="1056" w:author="My Luong Vuong" w:date="2023-12-07T10:44:00Z">
        <w:r w:rsidR="00B475DA" w:rsidDel="000E00CD">
          <w:rPr>
            <w:noProof/>
          </w:rPr>
          <w:delText> [32]</w:delText>
        </w:r>
      </w:del>
      <w:r w:rsidR="009969F2" w:rsidRPr="00E03B11">
        <w:fldChar w:fldCharType="end"/>
      </w:r>
      <w:commentRangeEnd w:id="1050"/>
      <w:r w:rsidR="004D4BCC">
        <w:rPr>
          <w:rStyle w:val="CommentReference"/>
        </w:rPr>
        <w:commentReference w:id="1050"/>
      </w:r>
      <w:commentRangeEnd w:id="1051"/>
      <w:r w:rsidR="00963698">
        <w:rPr>
          <w:rStyle w:val="CommentReference"/>
        </w:rPr>
        <w:commentReference w:id="1051"/>
      </w:r>
      <w:r w:rsidR="00DB06E2">
        <w:t>.</w:t>
      </w:r>
      <w:del w:id="1057" w:author="Erwin Dreesen" w:date="2023-11-30T12:03:00Z">
        <w:r w:rsidRPr="00E03B11" w:rsidDel="002229A5">
          <w:delText xml:space="preserve"> </w:delText>
        </w:r>
      </w:del>
    </w:p>
    <w:p w14:paraId="5E64A64F" w14:textId="08F59C1A" w:rsidR="00CB50CB" w:rsidDel="002A14CB" w:rsidRDefault="00CB50CB" w:rsidP="00593CAA">
      <w:pPr>
        <w:rPr>
          <w:del w:id="1058" w:author="Erwin Dreesen" w:date="2023-11-30T12:59:00Z"/>
        </w:rPr>
      </w:pPr>
      <w:r w:rsidRPr="00E03B11">
        <w:t xml:space="preserve">The </w:t>
      </w:r>
      <w:r w:rsidR="00904589">
        <w:t>PK</w:t>
      </w:r>
      <w:r w:rsidR="00904589" w:rsidRPr="00E03B11">
        <w:t xml:space="preserve"> </w:t>
      </w:r>
      <w:r w:rsidRPr="00E03B11">
        <w:t xml:space="preserve">of fluconazole in critically ill patients </w:t>
      </w:r>
      <w:del w:id="1059" w:author="Erwin Dreesen" w:date="2023-11-30T12:08:00Z">
        <w:r w:rsidRPr="00E03B11" w:rsidDel="00031419">
          <w:delText xml:space="preserve">were </w:delText>
        </w:r>
      </w:del>
      <w:ins w:id="1060" w:author="Erwin Dreesen" w:date="2023-11-30T12:08:00Z">
        <w:r w:rsidR="00031419">
          <w:t>was</w:t>
        </w:r>
        <w:r w:rsidR="00031419" w:rsidRPr="00E03B11">
          <w:t xml:space="preserve"> </w:t>
        </w:r>
      </w:ins>
      <w:r w:rsidRPr="00E03B11">
        <w:t>best described by a two-compartment model with first-order elimination, consistent with studies that utili</w:t>
      </w:r>
      <w:r w:rsidR="00A12DE6" w:rsidRPr="00E03B11">
        <w:t>s</w:t>
      </w:r>
      <w:r w:rsidRPr="00E03B11">
        <w:t>ed rich-sampling technique</w:t>
      </w:r>
      <w:commentRangeStart w:id="1061"/>
      <w:commentRangeStart w:id="1062"/>
      <w:r w:rsidR="00C2334D" w:rsidRPr="00E03B11">
        <w:fldChar w:fldCharType="begin">
          <w:fldData xml:space="preserve">PEVuZE5vdGU+PENpdGU+PEF1dGhvcj5BbG9iYWlkPC9BdXRob3I+PFllYXI+MjAxNjwvWWVhcj48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</w:fldData>
        </w:fldChar>
      </w:r>
      <w:ins w:id="1063" w:author="My Luong Vuong" w:date="2023-12-07T11:00:00Z">
        <w:r w:rsidR="00442AA9">
          <w:instrText xml:space="preserve"> ADDIN EN.CITE </w:instrText>
        </w:r>
      </w:ins>
      <w:del w:id="1064" w:author="My Luong Vuong" w:date="2023-12-07T10:44:00Z">
        <w:r w:rsidR="00B475DA" w:rsidDel="000E00CD">
          <w:delInstrText xml:space="preserve"> ADDIN EN.CITE </w:delInstrText>
        </w:r>
        <w:r w:rsidR="00B475DA" w:rsidDel="000E00CD">
          <w:fldChar w:fldCharType="begin">
            <w:fldData xml:space="preserve">PEVuZE5vdGU+PENpdGU+PEF1dGhvcj5BbG9iYWlkPC9BdXRob3I+PFllYXI+MjAxNjwvWWVhcj48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</w:fldData>
          </w:fldChar>
        </w:r>
        <w:r w:rsidR="00B475DA" w:rsidDel="000E00CD">
          <w:delInstrText xml:space="preserve"> ADDIN EN.CITE.DATA </w:delInstrText>
        </w:r>
        <w:r w:rsidR="00B475DA" w:rsidDel="000E00CD">
          <w:fldChar w:fldCharType="end"/>
        </w:r>
      </w:del>
      <w:ins w:id="1065" w:author="My Luong Vuong" w:date="2023-12-07T11:00:00Z">
        <w:r w:rsidR="00442AA9">
          <w:fldChar w:fldCharType="begin">
            <w:fldData xml:space="preserve">PEVuZE5vdGU+PENpdGU+PEF1dGhvcj5BbG9iYWlkPC9BdXRob3I+PFllYXI+MjAxNjwvWWVhcj48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</w:fldData>
          </w:fldChar>
        </w:r>
        <w:r w:rsidR="00442AA9">
          <w:instrText xml:space="preserve"> ADDIN EN.CITE.DATA </w:instrText>
        </w:r>
        <w:r w:rsidR="00442AA9">
          <w:fldChar w:fldCharType="end"/>
        </w:r>
      </w:ins>
      <w:r w:rsidR="00C2334D" w:rsidRPr="00E03B11">
        <w:fldChar w:fldCharType="separate"/>
      </w:r>
      <w:ins w:id="1066" w:author="My Luong Vuong" w:date="2023-12-07T11:00:00Z">
        <w:r w:rsidR="00442AA9">
          <w:rPr>
            <w:noProof/>
          </w:rPr>
          <w:t> [12, 14, 32]</w:t>
        </w:r>
      </w:ins>
      <w:del w:id="1067" w:author="My Luong Vuong" w:date="2023-12-07T10:44:00Z">
        <w:r w:rsidR="00B475DA" w:rsidDel="000E00CD">
          <w:rPr>
            <w:noProof/>
          </w:rPr>
          <w:delText> [12, 14, 33]</w:delText>
        </w:r>
      </w:del>
      <w:r w:rsidR="00C2334D" w:rsidRPr="00E03B11">
        <w:fldChar w:fldCharType="end"/>
      </w:r>
      <w:commentRangeEnd w:id="1061"/>
      <w:r w:rsidR="00031419">
        <w:rPr>
          <w:rStyle w:val="CommentReference"/>
        </w:rPr>
        <w:commentReference w:id="1061"/>
      </w:r>
      <w:commentRangeEnd w:id="1062"/>
      <w:r w:rsidR="00266F53">
        <w:rPr>
          <w:rStyle w:val="CommentReference"/>
        </w:rPr>
        <w:commentReference w:id="1062"/>
      </w:r>
      <w:r w:rsidR="003414CA">
        <w:t>.</w:t>
      </w:r>
      <w:r w:rsidRPr="00E03B11">
        <w:t xml:space="preserve"> In contrast, </w:t>
      </w:r>
      <w:r w:rsidR="008137B3">
        <w:t xml:space="preserve">several </w:t>
      </w:r>
      <w:r w:rsidRPr="00E03B11">
        <w:t>studies that relied on</w:t>
      </w:r>
      <w:r w:rsidR="008137B3">
        <w:t xml:space="preserve"> (trough)</w:t>
      </w:r>
      <w:r w:rsidRPr="00E03B11">
        <w:t xml:space="preserve"> samples collected during routine clinical practice identified a one-compartment model</w:t>
      </w:r>
      <w:r w:rsidR="0029658F" w:rsidRPr="00E03B11">
        <w:fldChar w:fldCharType="begin">
          <w:fldData xml:space="preserve">PEVuZE5vdGU+PENpdGU+PEF1dGhvcj5Bb3lhbWE8L0F1dGhvcj48WWVhcj4yMDEyPC9ZZWFyPjxS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PmVuZzwvbGFuZ3VhZ2U+PC9yZWNvcmQ+PC9DaXRlPjxDaXRlPjxBdXRob3I+U2FuZGFyYWR1cmE8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</w:fldData>
        </w:fldChar>
      </w:r>
      <w:ins w:id="1068" w:author="My Luong Vuong" w:date="2023-12-07T11:00:00Z">
        <w:r w:rsidR="00442AA9">
          <w:instrText xml:space="preserve"> ADDIN EN.CITE </w:instrText>
        </w:r>
      </w:ins>
      <w:del w:id="1069" w:author="My Luong Vuong" w:date="2023-12-07T10:44:00Z">
        <w:r w:rsidR="00B475DA" w:rsidDel="000E00CD">
          <w:delInstrText xml:space="preserve"> ADDIN EN.CITE </w:delInstrText>
        </w:r>
        <w:r w:rsidR="00B475DA" w:rsidDel="000E00CD">
          <w:fldChar w:fldCharType="begin">
            <w:fldData xml:space="preserve">PEVuZE5vdGU+PENpdGU+PEF1dGhvcj5Bb3lhbWE8L0F1dGhvcj48WWVhcj4yMDEyPC9ZZWFyPjxS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PmVuZzwvbGFuZ3VhZ2U+PC9yZWNvcmQ+PC9DaXRlPjxDaXRlPjxBdXRob3I+U2FuZGFyYWR1cmE8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</w:fldData>
          </w:fldChar>
        </w:r>
        <w:r w:rsidR="00B475DA" w:rsidDel="000E00CD">
          <w:delInstrText xml:space="preserve"> ADDIN EN.CITE.DATA </w:delInstrText>
        </w:r>
        <w:r w:rsidR="00B475DA" w:rsidDel="000E00CD">
          <w:fldChar w:fldCharType="end"/>
        </w:r>
      </w:del>
      <w:ins w:id="1070" w:author="My Luong Vuong" w:date="2023-12-07T11:00:00Z">
        <w:r w:rsidR="00442AA9">
          <w:fldChar w:fldCharType="begin">
            <w:fldData xml:space="preserve">PEVuZE5vdGU+PENpdGU+PEF1dGhvcj5Bb3lhbWE8L0F1dGhvcj48WWVhcj4yMDEyPC9ZZWFyPjxS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PmVuZzwvbGFuZ3VhZ2U+PC9yZWNvcmQ+PC9DaXRlPjxDaXRlPjxBdXRob3I+U2FuZGFyYWR1cmE8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</w:fldData>
          </w:fldChar>
        </w:r>
        <w:r w:rsidR="00442AA9">
          <w:instrText xml:space="preserve"> ADDIN EN.CITE.DATA </w:instrText>
        </w:r>
        <w:r w:rsidR="00442AA9">
          <w:fldChar w:fldCharType="end"/>
        </w:r>
      </w:ins>
      <w:r w:rsidR="0029658F" w:rsidRPr="00E03B11">
        <w:fldChar w:fldCharType="separate"/>
      </w:r>
      <w:ins w:id="1071" w:author="My Luong Vuong" w:date="2023-12-07T11:00:00Z">
        <w:r w:rsidR="00442AA9">
          <w:rPr>
            <w:noProof/>
          </w:rPr>
          <w:t> [11, 13, 33]</w:t>
        </w:r>
      </w:ins>
      <w:del w:id="1072" w:author="My Luong Vuong" w:date="2023-12-07T10:44:00Z">
        <w:r w:rsidR="00B475DA" w:rsidDel="000E00CD">
          <w:rPr>
            <w:noProof/>
          </w:rPr>
          <w:delText> [11, 13, 34]</w:delText>
        </w:r>
      </w:del>
      <w:r w:rsidR="0029658F" w:rsidRPr="00E03B11">
        <w:fldChar w:fldCharType="end"/>
      </w:r>
      <w:r w:rsidR="00AA50B6">
        <w:t>.</w:t>
      </w:r>
      <w:r w:rsidRPr="00E03B11">
        <w:t xml:space="preserve"> This disparity can be attributed to the sparse sampling in clinical practice, which limits the capture of a more informative two-compartment model.</w:t>
      </w:r>
      <w:ins w:id="1073" w:author="Erwin Dreesen" w:date="2023-11-30T12:59:00Z">
        <w:r w:rsidR="002A14CB">
          <w:t xml:space="preserve"> </w:t>
        </w:r>
      </w:ins>
    </w:p>
    <w:p w14:paraId="1EA21CF2" w14:textId="3C1A8BDB" w:rsidR="00D5798A" w:rsidRPr="00E03B11" w:rsidDel="00031419" w:rsidRDefault="00D5798A" w:rsidP="00593CAA">
      <w:pPr>
        <w:rPr>
          <w:del w:id="1074" w:author="Erwin Dreesen" w:date="2023-11-30T12:09:00Z"/>
        </w:rPr>
      </w:pPr>
      <w:commentRangeStart w:id="1075"/>
      <w:commentRangeStart w:id="1076"/>
      <w:r w:rsidRPr="00E03B11">
        <w:t xml:space="preserve">Body weight was </w:t>
      </w:r>
      <w:r w:rsidR="00266F53">
        <w:t>a</w:t>
      </w:r>
      <w:r w:rsidR="006E3D15">
        <w:t xml:space="preserve"> clinically relevant</w:t>
      </w:r>
      <w:r w:rsidRPr="00E03B11">
        <w:t xml:space="preserve"> covariate in our model</w:t>
      </w:r>
      <w:commentRangeEnd w:id="1075"/>
      <w:r w:rsidR="003404E6">
        <w:rPr>
          <w:rStyle w:val="CommentReference"/>
        </w:rPr>
        <w:commentReference w:id="1075"/>
      </w:r>
      <w:commentRangeEnd w:id="1076"/>
      <w:r w:rsidR="00E80283">
        <w:rPr>
          <w:rStyle w:val="CommentReference"/>
        </w:rPr>
        <w:commentReference w:id="1076"/>
      </w:r>
      <w:r w:rsidRPr="00E03B11">
        <w:t xml:space="preserve">, and it significantly influenced </w:t>
      </w:r>
      <w:commentRangeStart w:id="1077"/>
      <w:proofErr w:type="spellStart"/>
      <w:r w:rsidRPr="00E03B11">
        <w:t>V</w:t>
      </w:r>
      <w:r w:rsidR="003404E6">
        <w:t>c</w:t>
      </w:r>
      <w:commentRangeEnd w:id="1077"/>
      <w:proofErr w:type="spellEnd"/>
      <w:r w:rsidR="003404E6">
        <w:rPr>
          <w:rStyle w:val="CommentReference"/>
        </w:rPr>
        <w:commentReference w:id="1077"/>
      </w:r>
      <w:r w:rsidRPr="00E03B11">
        <w:t xml:space="preserve">. This finding aligns with a previous </w:t>
      </w:r>
      <w:proofErr w:type="spellStart"/>
      <w:r w:rsidR="00C96B95">
        <w:t>popPK</w:t>
      </w:r>
      <w:proofErr w:type="spellEnd"/>
      <w:r w:rsidR="00C96B95">
        <w:t xml:space="preserve"> </w:t>
      </w:r>
      <w:r w:rsidRPr="00E03B11">
        <w:t>study</w:t>
      </w:r>
      <w:r w:rsidR="00FC12FA">
        <w:t xml:space="preserve"> conducting in ICU patients</w:t>
      </w:r>
      <w:r w:rsidRPr="00E03B11">
        <w:fldChar w:fldCharType="begin">
          <w:fldData xml:space="preserve">PEVuZE5vdGU+PENpdGU+PEF1dGhvcj5TYW5kYXJhZHVyYTwvQXV0aG9yPjxZZWFyPjIwMjE8L1ll
YXI+PFJlY051bT40PC9SZWNOdW0+PERpc3BsYXlUZXh0PsKgWzExXTwvRGlzcGxheVRleHQ+PHJl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ins w:id="1078" w:author="My Luong Vuong" w:date="2023-12-07T11:00:00Z">
        <w:r w:rsidR="00F20F50">
          <w:instrText xml:space="preserve"> ADDIN EN.CITE </w:instrText>
        </w:r>
      </w:ins>
      <w:del w:id="1079" w:author="My Luong Vuong" w:date="2023-12-07T10:44:00Z">
        <w:r w:rsidR="00F3479A" w:rsidDel="000E00CD">
          <w:delInstrText xml:space="preserve"> ADDIN EN.CITE </w:delInstrText>
        </w:r>
        <w:r w:rsidR="00F3479A" w:rsidDel="000E00CD">
          <w:fldChar w:fldCharType="begin">
            <w:fldData xml:space="preserve">PEVuZE5vdGU+PENpdGU+PEF1dGhvcj5TYW5kYXJhZHVyYTwvQXV0aG9yPjxZZWFyPjIwMjE8L1ll
YXI+PFJlY051bT40PC9SZWNOdW0+PERpc3BsYXlUZXh0PsKgWzExXTwvRGlzcGxheVRleHQ+PHJl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F3479A" w:rsidDel="000E00CD">
          <w:delInstrText xml:space="preserve"> ADDIN EN.CITE.DATA </w:delInstrText>
        </w:r>
        <w:r w:rsidR="00F3479A" w:rsidDel="000E00CD">
          <w:fldChar w:fldCharType="end"/>
        </w:r>
      </w:del>
      <w:ins w:id="1080" w:author="My Luong Vuong" w:date="2023-12-07T11:00:00Z">
        <w:r w:rsidR="00F20F50">
          <w:fldChar w:fldCharType="begin">
            <w:fldData xml:space="preserve">PEVuZE5vdGU+PENpdGU+PEF1dGhvcj5TYW5kYXJhZHVyYTwvQXV0aG9yPjxZZWFyPjIwMjE8L1ll
YXI+PFJlY051bT40PC9SZWNOdW0+PERpc3BsYXlUZXh0PsKgWzExXTwvRGlzcGxheVRleHQ+PHJl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F20F50">
          <w:instrText xml:space="preserve"> ADDIN EN.CITE.DATA </w:instrText>
        </w:r>
        <w:r w:rsidR="00F20F50">
          <w:fldChar w:fldCharType="end"/>
        </w:r>
      </w:ins>
      <w:r w:rsidRPr="00E03B11">
        <w:fldChar w:fldCharType="separate"/>
      </w:r>
      <w:ins w:id="1081" w:author="My Luong Vuong" w:date="2023-12-07T11:00:00Z">
        <w:r w:rsidR="00F20F50">
          <w:rPr>
            <w:noProof/>
          </w:rPr>
          <w:t> [11]</w:t>
        </w:r>
      </w:ins>
      <w:del w:id="1082" w:author="My Luong Vuong" w:date="2023-12-07T10:44:00Z">
        <w:r w:rsidR="00F3479A" w:rsidDel="000E00CD">
          <w:rPr>
            <w:noProof/>
          </w:rPr>
          <w:delText> [11]</w:delText>
        </w:r>
      </w:del>
      <w:r w:rsidRPr="00E03B11">
        <w:fldChar w:fldCharType="end"/>
      </w:r>
      <w:r>
        <w:t>.</w:t>
      </w:r>
      <w:r w:rsidR="004179E2">
        <w:t xml:space="preserve"> </w:t>
      </w:r>
      <w:r w:rsidR="00D242BF">
        <w:t xml:space="preserve">It also makes sense physiologically as </w:t>
      </w:r>
      <w:r w:rsidR="00FA6954">
        <w:t>body weight is shown to be one of the main drivers of fluconazole pharmaco</w:t>
      </w:r>
      <w:r w:rsidR="001567E4">
        <w:t>kinetic in adults patients</w:t>
      </w:r>
      <w:r w:rsidR="00B32EEE">
        <w:fldChar w:fldCharType="begin">
          <w:fldData xml:space="preserve">PEVuZE5vdGU+PENpdGU+PEF1dGhvcj5DaGVuPC9BdXRob3I+PFllYXI+MjAyMjwvWWVhcj48UmVj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</w:fldData>
        </w:fldChar>
      </w:r>
      <w:ins w:id="1083" w:author="My Luong Vuong" w:date="2023-12-07T11:00:00Z">
        <w:r w:rsidR="00442AA9">
          <w:instrText xml:space="preserve"> ADDIN EN.CITE </w:instrText>
        </w:r>
      </w:ins>
      <w:del w:id="1084" w:author="My Luong Vuong" w:date="2023-12-07T10:44:00Z">
        <w:r w:rsidR="00B32EEE" w:rsidDel="000E00CD">
          <w:delInstrText xml:space="preserve"> ADDIN EN.CITE </w:delInstrText>
        </w:r>
        <w:r w:rsidR="00B32EEE" w:rsidDel="000E00CD">
          <w:fldChar w:fldCharType="begin">
            <w:fldData xml:space="preserve">PEVuZE5vdGU+PENpdGU+PEF1dGhvcj5DaGVuPC9BdXRob3I+PFllYXI+MjAyMjwvWWVhcj48UmVj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</w:fldData>
          </w:fldChar>
        </w:r>
        <w:r w:rsidR="00B32EEE" w:rsidDel="000E00CD">
          <w:delInstrText xml:space="preserve"> ADDIN EN.CITE.DATA </w:delInstrText>
        </w:r>
        <w:r w:rsidR="00B32EEE" w:rsidDel="000E00CD">
          <w:fldChar w:fldCharType="end"/>
        </w:r>
      </w:del>
      <w:ins w:id="1085" w:author="My Luong Vuong" w:date="2023-12-07T11:00:00Z">
        <w:r w:rsidR="00442AA9">
          <w:fldChar w:fldCharType="begin">
            <w:fldData xml:space="preserve">PEVuZE5vdGU+PENpdGU+PEF1dGhvcj5DaGVuPC9BdXRob3I+PFllYXI+MjAyMjwvWWVhcj48UmVj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</w:fldData>
          </w:fldChar>
        </w:r>
        <w:r w:rsidR="00442AA9">
          <w:instrText xml:space="preserve"> ADDIN EN.CITE.DATA </w:instrText>
        </w:r>
        <w:r w:rsidR="00442AA9">
          <w:fldChar w:fldCharType="end"/>
        </w:r>
      </w:ins>
      <w:r w:rsidR="00B32EEE">
        <w:fldChar w:fldCharType="separate"/>
      </w:r>
      <w:ins w:id="1086" w:author="My Luong Vuong" w:date="2023-12-07T11:00:00Z">
        <w:r w:rsidR="00442AA9">
          <w:rPr>
            <w:noProof/>
          </w:rPr>
          <w:t> [12, 34]</w:t>
        </w:r>
      </w:ins>
      <w:del w:id="1087" w:author="My Luong Vuong" w:date="2023-12-07T10:44:00Z">
        <w:r w:rsidR="00B32EEE" w:rsidDel="000E00CD">
          <w:rPr>
            <w:noProof/>
          </w:rPr>
          <w:delText> [12, 35]</w:delText>
        </w:r>
      </w:del>
      <w:r w:rsidR="00B32EEE">
        <w:fldChar w:fldCharType="end"/>
      </w:r>
      <w:r w:rsidR="001567E4">
        <w:t>.</w:t>
      </w:r>
      <w:r w:rsidRPr="00E03B11">
        <w:t xml:space="preserve"> </w:t>
      </w:r>
      <w:commentRangeStart w:id="1088"/>
      <w:commentRangeStart w:id="1089"/>
      <w:r w:rsidRPr="00E03B11">
        <w:t xml:space="preserve">Although LBW or </w:t>
      </w:r>
      <w:r w:rsidR="00A66218">
        <w:t>FFM</w:t>
      </w:r>
      <w:r w:rsidRPr="00E03B11">
        <w:t xml:space="preserve"> m</w:t>
      </w:r>
      <w:commentRangeEnd w:id="1088"/>
      <w:r w:rsidR="000779BD">
        <w:rPr>
          <w:rStyle w:val="CommentReference"/>
        </w:rPr>
        <w:commentReference w:id="1088"/>
      </w:r>
      <w:commentRangeEnd w:id="1089"/>
      <w:r w:rsidR="00A62A71">
        <w:rPr>
          <w:rStyle w:val="CommentReference"/>
        </w:rPr>
        <w:commentReference w:id="1089"/>
      </w:r>
      <w:r w:rsidRPr="00E03B11">
        <w:t xml:space="preserve">ay be better surrogates for </w:t>
      </w:r>
      <w:r w:rsidR="00805FB0">
        <w:t>central volume of distribution (</w:t>
      </w:r>
      <w:proofErr w:type="spellStart"/>
      <w:r w:rsidRPr="00E03B11">
        <w:t>V</w:t>
      </w:r>
      <w:r w:rsidR="00BA25E1" w:rsidRPr="00BA25E1">
        <w:t>c</w:t>
      </w:r>
      <w:proofErr w:type="spellEnd"/>
      <w:r w:rsidR="00805FB0">
        <w:t xml:space="preserve">) </w:t>
      </w:r>
      <w:r>
        <w:t xml:space="preserve">for fluconazole, </w:t>
      </w:r>
      <w:r w:rsidRPr="00E03B11">
        <w:t xml:space="preserve">we found that </w:t>
      </w:r>
      <w:r>
        <w:t>body weight</w:t>
      </w:r>
      <w:r w:rsidR="000779BD">
        <w:t xml:space="preserve"> improved the model fit most</w:t>
      </w:r>
      <w:r w:rsidRPr="00E03B11">
        <w:t xml:space="preserve">. </w:t>
      </w:r>
      <w:r w:rsidR="000779BD">
        <w:t>Furthermore</w:t>
      </w:r>
      <w:r>
        <w:t>, b</w:t>
      </w:r>
      <w:r w:rsidRPr="00E03B11">
        <w:t>ody weight is preferred</w:t>
      </w:r>
      <w:r w:rsidR="000779BD">
        <w:t xml:space="preserve"> over </w:t>
      </w:r>
      <w:r w:rsidR="00B554FD">
        <w:t>BMI and FFM</w:t>
      </w:r>
      <w:r w:rsidRPr="00E03B11">
        <w:t xml:space="preserve"> in clinical practice </w:t>
      </w:r>
      <w:r w:rsidR="00B554FD">
        <w:t xml:space="preserve">as it does not require </w:t>
      </w:r>
      <w:proofErr w:type="spellStart"/>
      <w:r w:rsidR="00B554FD">
        <w:t>guestimating</w:t>
      </w:r>
      <w:proofErr w:type="spellEnd"/>
      <w:r w:rsidR="00B554FD">
        <w:t xml:space="preserve"> the patient’s</w:t>
      </w:r>
      <w:r w:rsidRPr="00E03B11">
        <w:t xml:space="preserve"> height</w:t>
      </w:r>
      <w:r w:rsidRPr="00E03B11">
        <w:fldChar w:fldCharType="begin"/>
      </w:r>
      <w:ins w:id="1090" w:author="My Luong Vuong" w:date="2023-12-07T11:00:00Z">
        <w:r w:rsidR="00F20F50">
          <w:instrText xml:space="preserve"> ADDIN EN.CITE &lt;EndNote&gt;&lt;Cite&gt;&lt;Author&gt;Boer&lt;/Author&gt;&lt;Year&gt;1984&lt;/Year&gt;&lt;RecNum&gt;24&lt;/RecNum&gt;&lt;DisplayText&gt; [16]&lt;/DisplayText&gt;&lt;record&gt;&lt;rec-number&gt;24&lt;/rec-number&gt;&lt;foreign-keys&gt;&lt;key app="EN" db-id="xred9e5sg009pcetsepxtfs0dwxsa5rzvawx" timestamp="1682684106"&gt;24&lt;/key&gt;&lt;/foreign-keys&gt;&lt;ref-type name="Journal Article"&gt;17&lt;/ref-type&gt;&lt;contributors&gt;&lt;authors&gt;&lt;author&gt;Boer, P.&lt;/author&gt;&lt;/authors&gt;&lt;/contributors&gt;&lt;titles&gt;&lt;title&gt;Estimated lean body mass as an index for normalization of body fluid volumes in humans&lt;/title&gt;&lt;secondary-title&gt;Am J Physiol&lt;/secondary-title&gt;&lt;/titles&gt;&lt;periodical&gt;&lt;full-title&gt;Am J Physiol&lt;/full-title&gt;&lt;/periodical&gt;&lt;pages&gt;F632-6&lt;/pages&gt;&lt;volume&gt;247&lt;/volume&gt;&lt;number&gt;4 Pt 2&lt;/number&gt;&lt;keywords&gt;&lt;keyword&gt;*Blood Volume&lt;/keyword&gt;&lt;keyword&gt;Body Fluids/*physiology&lt;/keyword&gt;&lt;keyword&gt;Body Height&lt;/keyword&gt;&lt;keyword&gt;*Body Surface Area&lt;/keyword&gt;&lt;keyword&gt;Body Water/physiology&lt;/keyword&gt;&lt;keyword&gt;*Body Weight&lt;/keyword&gt;&lt;keyword&gt;Extracellular Space/physiology&lt;/keyword&gt;&lt;keyword&gt;Female&lt;/keyword&gt;&lt;keyword&gt;Humans&lt;/keyword&gt;&lt;keyword&gt;Male&lt;/keyword&gt;&lt;keyword&gt;Plasma Volume&lt;/keyword&gt;&lt;keyword&gt;Reference Values&lt;/keyword&gt;&lt;keyword&gt;Sex Factors&lt;/keyword&gt;&lt;/keywords&gt;&lt;dates&gt;&lt;year&gt;1984&lt;/year&gt;&lt;pub-dates&gt;&lt;date&gt;Oct&lt;/date&gt;&lt;/pub-dates&gt;&lt;/dates&gt;&lt;isbn&gt;0002-9513 (Print)&amp;#xD;0002-9513&lt;/isbn&gt;&lt;accession-num&gt;6496691&lt;/accession-num&gt;&lt;urls&gt;&lt;/urls&gt;&lt;electronic-resource-num&gt;10.1152/ajprenal.1984.247.4.F632&lt;/electronic-resource-num&gt;&lt;remote-database-provider&gt;NLM&lt;/remote-database-provider&gt;&lt;language&gt;eng&lt;/language&gt;&lt;/record&gt;&lt;/Cite&gt;&lt;/EndNote&gt;</w:instrText>
        </w:r>
      </w:ins>
      <w:del w:id="1091" w:author="My Luong Vuong" w:date="2023-12-07T10:44:00Z">
        <w:r w:rsidR="003B5C2F" w:rsidDel="000E00CD">
          <w:delInstrText xml:space="preserve"> ADDIN EN.CITE &lt;EndNote&gt;&lt;Cite&gt;&lt;Author&gt;Boer&lt;/Author&gt;&lt;Year&gt;1984&lt;/Year&gt;&lt;RecNum&gt;24&lt;/RecNum&gt;&lt;DisplayText&gt; [16]&lt;/DisplayText&gt;&lt;record&gt;&lt;rec-number&gt;24&lt;/rec-number&gt;&lt;foreign-keys&gt;&lt;key app="EN" db-id="xred9e5sg009pcetsepxtfs0dwxsa5rzvawx" timestamp="1682684106"&gt;24&lt;/key&gt;&lt;/foreign-keys&gt;&lt;ref-type name="Journal Article"&gt;17&lt;/ref-type&gt;&lt;contributors&gt;&lt;authors&gt;&lt;author&gt;Boer, P.&lt;/author&gt;&lt;/authors&gt;&lt;/contributors&gt;&lt;titles&gt;&lt;title&gt;Estimated lean body mass as an index for normalization of body fluid volumes in humans&lt;/title&gt;&lt;secondary-title&gt;Am J Physiol&lt;/secondary-title&gt;&lt;/titles&gt;&lt;periodical&gt;&lt;full-title&gt;Am J Physiol&lt;/full-title&gt;&lt;/periodical&gt;&lt;pages&gt;F632-6&lt;/pages&gt;&lt;volume&gt;247&lt;/volume&gt;&lt;number&gt;4 Pt 2&lt;/number&gt;&lt;keywords&gt;&lt;keyword&gt;*Blood Volume&lt;/keyword&gt;&lt;keyword&gt;Body Fluids/*physiology&lt;/keyword&gt;&lt;keyword&gt;Body Height&lt;/keyword&gt;&lt;keyword&gt;*Body Surface Area&lt;/keyword&gt;&lt;keyword&gt;Body Water/physiology&lt;/keyword&gt;&lt;keyword&gt;*Body Weight&lt;/keyword&gt;&lt;keyword&gt;Extracellular Space/physiology&lt;/keyword&gt;&lt;keyword&gt;Female&lt;/keyword&gt;&lt;keyword&gt;Humans&lt;/keyword&gt;&lt;keyword&gt;Male&lt;/keyword&gt;&lt;keyword&gt;Plasma Volume&lt;/keyword&gt;&lt;keyword&gt;Reference Values&lt;/keyword&gt;&lt;keyword&gt;Sex Factors&lt;/keyword&gt;&lt;/keywords&gt;&lt;dates&gt;&lt;year&gt;1984&lt;/year&gt;&lt;pub-dates&gt;&lt;date&gt;Oct&lt;/date&gt;&lt;/pub-dates&gt;&lt;/dates&gt;&lt;isbn&gt;0002-9513 (Print)&amp;#xD;0002-9513&lt;/isbn&gt;&lt;accession-num&gt;6496691&lt;/accession-num&gt;&lt;urls&gt;&lt;/urls&gt;&lt;electronic-resource-num&gt;10.1152/ajprenal.1984.247.4.F632&lt;/electronic-resource-num&gt;&lt;remote-database-provider&gt;NLM&lt;/remote-database-provider&gt;&lt;language&gt;eng&lt;/language&gt;&lt;/record&gt;&lt;/Cite&gt;&lt;/EndNote&gt;</w:delInstrText>
        </w:r>
      </w:del>
      <w:r w:rsidRPr="00E03B11">
        <w:fldChar w:fldCharType="separate"/>
      </w:r>
      <w:ins w:id="1092" w:author="My Luong Vuong" w:date="2023-12-07T11:00:00Z">
        <w:r w:rsidR="00F20F50">
          <w:rPr>
            <w:noProof/>
          </w:rPr>
          <w:t> [16]</w:t>
        </w:r>
      </w:ins>
      <w:del w:id="1093" w:author="My Luong Vuong" w:date="2023-12-07T10:44:00Z">
        <w:r w:rsidR="003B5C2F" w:rsidDel="000E00CD">
          <w:rPr>
            <w:noProof/>
          </w:rPr>
          <w:delText> [16]</w:delText>
        </w:r>
      </w:del>
      <w:r w:rsidRPr="00E03B11">
        <w:fldChar w:fldCharType="end"/>
      </w:r>
      <w:r w:rsidR="00D92B2B">
        <w:t>.</w:t>
      </w:r>
      <w:r w:rsidR="002A14CB">
        <w:t xml:space="preserve"> </w:t>
      </w:r>
    </w:p>
    <w:p w14:paraId="5D36F38E" w14:textId="5E434F03" w:rsidR="00EC2A71" w:rsidRDefault="00F02428" w:rsidP="00593CAA">
      <w:r>
        <w:t>F</w:t>
      </w:r>
      <w:r w:rsidR="00EC2A71">
        <w:t>luco</w:t>
      </w:r>
      <w:r w:rsidR="0007476F">
        <w:t xml:space="preserve">nazole </w:t>
      </w:r>
      <w:r w:rsidR="00690FB0">
        <w:t>clearance</w:t>
      </w:r>
      <w:r>
        <w:t xml:space="preserve"> was</w:t>
      </w:r>
      <w:r w:rsidR="00690FB0">
        <w:t xml:space="preserve"> </w:t>
      </w:r>
      <w:r w:rsidR="001846ED">
        <w:t>almost 3</w:t>
      </w:r>
      <w:r>
        <w:t>-</w:t>
      </w:r>
      <w:r w:rsidR="001846ED">
        <w:t xml:space="preserve">fold </w:t>
      </w:r>
      <w:r>
        <w:t xml:space="preserve">higher </w:t>
      </w:r>
      <w:r w:rsidR="001846ED">
        <w:t xml:space="preserve">when patients were on CRRT </w:t>
      </w:r>
      <w:r>
        <w:t xml:space="preserve">as </w:t>
      </w:r>
      <w:r w:rsidR="001846ED">
        <w:t xml:space="preserve">compared </w:t>
      </w:r>
      <w:r>
        <w:t xml:space="preserve">to </w:t>
      </w:r>
      <w:r w:rsidR="00DA6C55">
        <w:t xml:space="preserve">when </w:t>
      </w:r>
      <w:r>
        <w:t>off</w:t>
      </w:r>
      <w:r w:rsidR="00DA6C55">
        <w:t xml:space="preserve"> CRRT. </w:t>
      </w:r>
      <w:r w:rsidR="00D07CB5">
        <w:t xml:space="preserve">This </w:t>
      </w:r>
      <w:r w:rsidR="002A0551">
        <w:t>acce</w:t>
      </w:r>
      <w:commentRangeStart w:id="1094"/>
      <w:r w:rsidR="008A4C9A">
        <w:t xml:space="preserve">lerated </w:t>
      </w:r>
      <w:commentRangeEnd w:id="1094"/>
      <w:r w:rsidR="00216361">
        <w:rPr>
          <w:rStyle w:val="CommentReference"/>
        </w:rPr>
        <w:commentReference w:id="1094"/>
      </w:r>
      <w:r w:rsidR="008A4C9A">
        <w:t>on-</w:t>
      </w:r>
      <w:r w:rsidR="004D3F19">
        <w:t xml:space="preserve">CRRT </w:t>
      </w:r>
      <w:r w:rsidR="008A4C9A">
        <w:t xml:space="preserve">clearance may </w:t>
      </w:r>
      <w:r w:rsidR="004D3F19">
        <w:t xml:space="preserve">be explained by </w:t>
      </w:r>
      <w:r w:rsidR="00371087">
        <w:t xml:space="preserve">the </w:t>
      </w:r>
      <w:r w:rsidR="008A4C9A">
        <w:t>abs</w:t>
      </w:r>
      <w:r w:rsidR="00582568">
        <w:t>ence</w:t>
      </w:r>
      <w:r w:rsidR="008A4C9A">
        <w:t xml:space="preserve"> </w:t>
      </w:r>
      <w:r w:rsidR="00371087">
        <w:t xml:space="preserve">of tubular reabsorption in </w:t>
      </w:r>
      <w:r w:rsidR="009B744C">
        <w:t xml:space="preserve">anuric patients, whereas </w:t>
      </w:r>
      <w:r w:rsidR="00EB3558">
        <w:t xml:space="preserve">fluconazole </w:t>
      </w:r>
      <w:r w:rsidR="00C82FEC">
        <w:t xml:space="preserve">is extensively reabsorbed </w:t>
      </w:r>
      <w:r w:rsidR="00582568">
        <w:t>when kidney function is</w:t>
      </w:r>
      <w:r w:rsidR="00C82FEC">
        <w:t xml:space="preserve"> normal</w:t>
      </w:r>
      <w:del w:id="1095" w:author="My Luong Vuong" w:date="2023-12-07T10:39:00Z">
        <w:r w:rsidR="00292A89" w:rsidDel="002F5E2A">
          <w:delText xml:space="preserve"> </w:delText>
        </w:r>
      </w:del>
      <w:r w:rsidR="00053E2C">
        <w:fldChar w:fldCharType="begin">
          <w:fldData xml:space="preserve">PEVuZE5vdGU+PENpdGU+PEF1dGhvcj5QYXRlbDwvQXV0aG9yPjxZZWFyPjIwMTE8L1llYXI+PFJl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</w:fldData>
        </w:fldChar>
      </w:r>
      <w:ins w:id="1096" w:author="My Luong Vuong" w:date="2023-12-07T11:00:00Z">
        <w:r w:rsidR="00442AA9">
          <w:instrText xml:space="preserve"> ADDIN EN.CITE </w:instrText>
        </w:r>
      </w:ins>
      <w:del w:id="1097" w:author="My Luong Vuong" w:date="2023-12-07T10:44:00Z">
        <w:r w:rsidR="00B475DA" w:rsidDel="000E00CD">
          <w:delInstrText xml:space="preserve"> ADDIN EN.CITE </w:delInstrText>
        </w:r>
        <w:r w:rsidR="00B475DA" w:rsidDel="000E00CD">
          <w:fldChar w:fldCharType="begin">
            <w:fldData xml:space="preserve">PEVuZE5vdGU+PENpdGU+PEF1dGhvcj5QYXRlbDwvQXV0aG9yPjxZZWFyPjIwMTE8L1llYXI+PFJl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</w:fldData>
          </w:fldChar>
        </w:r>
        <w:r w:rsidR="00B475DA" w:rsidDel="000E00CD">
          <w:delInstrText xml:space="preserve"> ADDIN EN.CITE.DATA </w:delInstrText>
        </w:r>
        <w:r w:rsidR="00B475DA" w:rsidDel="000E00CD">
          <w:fldChar w:fldCharType="end"/>
        </w:r>
      </w:del>
      <w:ins w:id="1098" w:author="My Luong Vuong" w:date="2023-12-07T11:00:00Z">
        <w:r w:rsidR="00442AA9">
          <w:fldChar w:fldCharType="begin">
            <w:fldData xml:space="preserve">PEVuZE5vdGU+PENpdGU+PEF1dGhvcj5QYXRlbDwvQXV0aG9yPjxZZWFyPjIwMTE8L1llYXI+PFJl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</w:fldData>
          </w:fldChar>
        </w:r>
        <w:r w:rsidR="00442AA9">
          <w:instrText xml:space="preserve"> ADDIN EN.CITE.DATA </w:instrText>
        </w:r>
        <w:r w:rsidR="00442AA9">
          <w:fldChar w:fldCharType="end"/>
        </w:r>
      </w:ins>
      <w:r w:rsidR="00053E2C">
        <w:fldChar w:fldCharType="separate"/>
      </w:r>
      <w:ins w:id="1099" w:author="My Luong Vuong" w:date="2023-12-07T11:00:00Z">
        <w:r w:rsidR="00442AA9">
          <w:rPr>
            <w:noProof/>
          </w:rPr>
          <w:t> [32]</w:t>
        </w:r>
      </w:ins>
      <w:del w:id="1100" w:author="My Luong Vuong" w:date="2023-12-07T10:44:00Z">
        <w:r w:rsidR="00B475DA" w:rsidDel="000E00CD">
          <w:rPr>
            <w:noProof/>
          </w:rPr>
          <w:delText> [33]</w:delText>
        </w:r>
      </w:del>
      <w:r w:rsidR="00053E2C">
        <w:fldChar w:fldCharType="end"/>
      </w:r>
      <w:r w:rsidR="00C82FEC">
        <w:t>.</w:t>
      </w:r>
    </w:p>
    <w:p w14:paraId="7DFFBF45" w14:textId="388ADCD8" w:rsidR="00116AAE" w:rsidRDefault="00582568" w:rsidP="00FA10AD">
      <w:r>
        <w:lastRenderedPageBreak/>
        <w:t xml:space="preserve">The </w:t>
      </w:r>
      <w:proofErr w:type="spellStart"/>
      <w:r w:rsidR="00B730E7">
        <w:t>eGFR</w:t>
      </w:r>
      <w:r w:rsidR="00B730E7" w:rsidRPr="00A72BCD">
        <w:rPr>
          <w:vertAlign w:val="subscript"/>
        </w:rPr>
        <w:t>CKD</w:t>
      </w:r>
      <w:proofErr w:type="spellEnd"/>
      <w:r w:rsidR="00E46977">
        <w:rPr>
          <w:vertAlign w:val="subscript"/>
        </w:rPr>
        <w:t>-</w:t>
      </w:r>
      <w:r w:rsidR="00B730E7" w:rsidRPr="00A72BCD">
        <w:rPr>
          <w:vertAlign w:val="subscript"/>
        </w:rPr>
        <w:t>EPI</w:t>
      </w:r>
      <w:r w:rsidR="00B730E7">
        <w:t xml:space="preserve"> </w:t>
      </w:r>
      <w:r w:rsidR="009078D4">
        <w:t>had no</w:t>
      </w:r>
      <w:r w:rsidR="00B730E7">
        <w:t xml:space="preserve"> clinically</w:t>
      </w:r>
      <w:r w:rsidR="009078D4">
        <w:t xml:space="preserve"> </w:t>
      </w:r>
      <w:r w:rsidR="00B730E7">
        <w:t xml:space="preserve">relevant </w:t>
      </w:r>
      <w:r w:rsidR="009078D4">
        <w:t>impact on PKPD target attainment</w:t>
      </w:r>
      <w:r w:rsidR="00664077">
        <w:t>, thus</w:t>
      </w:r>
      <w:r w:rsidR="008F1EEB">
        <w:t xml:space="preserve"> </w:t>
      </w:r>
      <w:r w:rsidR="0017709B">
        <w:t xml:space="preserve">fluconazole </w:t>
      </w:r>
      <w:r w:rsidR="00664077">
        <w:t xml:space="preserve">dosing </w:t>
      </w:r>
      <w:r w:rsidR="0017709B">
        <w:t>should not be adjusted for it</w:t>
      </w:r>
      <w:r w:rsidR="008F1EEB">
        <w:t>.</w:t>
      </w:r>
      <w:r w:rsidR="00664077">
        <w:t xml:space="preserve"> </w:t>
      </w:r>
      <w:r w:rsidR="00995DD1">
        <w:t xml:space="preserve">Although </w:t>
      </w:r>
      <w:proofErr w:type="spellStart"/>
      <w:r w:rsidR="00995DD1">
        <w:t>eGFR</w:t>
      </w:r>
      <w:r w:rsidR="00995DD1" w:rsidRPr="00A72BCD">
        <w:rPr>
          <w:vertAlign w:val="subscript"/>
        </w:rPr>
        <w:t>CKD</w:t>
      </w:r>
      <w:proofErr w:type="spellEnd"/>
      <w:r w:rsidR="00E46977">
        <w:rPr>
          <w:vertAlign w:val="subscript"/>
        </w:rPr>
        <w:t>-</w:t>
      </w:r>
      <w:r w:rsidR="00995DD1" w:rsidRPr="00A72BCD">
        <w:rPr>
          <w:vertAlign w:val="subscript"/>
        </w:rPr>
        <w:t>EPI</w:t>
      </w:r>
      <w:r w:rsidR="00995DD1">
        <w:t xml:space="preserve"> significantly </w:t>
      </w:r>
      <w:r w:rsidR="00313A65">
        <w:t xml:space="preserve">improved </w:t>
      </w:r>
      <w:r w:rsidR="00C41A21">
        <w:t xml:space="preserve">the </w:t>
      </w:r>
      <w:r w:rsidR="00083BC1">
        <w:t>goodness-of-</w:t>
      </w:r>
      <w:r w:rsidR="0017709B">
        <w:t>f</w:t>
      </w:r>
      <w:r w:rsidR="006F00AA">
        <w:t>it</w:t>
      </w:r>
      <w:r w:rsidR="0017709B">
        <w:t xml:space="preserve"> of the </w:t>
      </w:r>
      <w:proofErr w:type="spellStart"/>
      <w:r w:rsidR="0017709B">
        <w:t>popPK</w:t>
      </w:r>
      <w:proofErr w:type="spellEnd"/>
      <w:r w:rsidR="0017709B">
        <w:t xml:space="preserve"> model,</w:t>
      </w:r>
      <w:r w:rsidR="006F00AA">
        <w:t xml:space="preserve"> </w:t>
      </w:r>
      <w:r w:rsidR="00D52CAB">
        <w:t xml:space="preserve">it </w:t>
      </w:r>
      <w:r w:rsidR="008C0A4A">
        <w:t xml:space="preserve">did not affect </w:t>
      </w:r>
      <w:r w:rsidR="00D605AD">
        <w:t>PTA</w:t>
      </w:r>
      <w:r w:rsidR="008C0A4A">
        <w:t xml:space="preserve"> </w:t>
      </w:r>
      <w:r w:rsidR="00854C04">
        <w:t xml:space="preserve">across </w:t>
      </w:r>
      <w:r w:rsidR="0017709B">
        <w:t xml:space="preserve">the studied </w:t>
      </w:r>
      <w:r w:rsidR="00854C04">
        <w:t>range.</w:t>
      </w:r>
      <w:r w:rsidR="003E400E">
        <w:t xml:space="preserve"> </w:t>
      </w:r>
      <w:r w:rsidR="00EA6690">
        <w:t xml:space="preserve">This </w:t>
      </w:r>
      <w:r w:rsidR="0017709B">
        <w:t xml:space="preserve">seemingly striking observation in our study </w:t>
      </w:r>
      <w:r w:rsidR="00EA6690">
        <w:t xml:space="preserve">is in </w:t>
      </w:r>
      <w:r w:rsidR="0017709B">
        <w:t xml:space="preserve">contrast </w:t>
      </w:r>
      <w:r w:rsidR="00EA6690">
        <w:t xml:space="preserve">with </w:t>
      </w:r>
      <w:r w:rsidR="0017709B">
        <w:t xml:space="preserve">what </w:t>
      </w:r>
      <w:r w:rsidR="00367263">
        <w:t>some of the previous</w:t>
      </w:r>
      <w:r w:rsidR="00874B87">
        <w:t>ly</w:t>
      </w:r>
      <w:r w:rsidR="00367263">
        <w:t xml:space="preserve"> published studies</w:t>
      </w:r>
      <w:r w:rsidR="0017709B">
        <w:t xml:space="preserve"> concluded</w:t>
      </w:r>
      <w:r w:rsidR="00367263">
        <w:t xml:space="preserve">, </w:t>
      </w:r>
      <w:r w:rsidR="00EA0FA7">
        <w:t xml:space="preserve">where </w:t>
      </w:r>
      <w:r w:rsidR="005B79C8">
        <w:t>high</w:t>
      </w:r>
      <w:r w:rsidR="008E6589">
        <w:t>er</w:t>
      </w:r>
      <w:r w:rsidR="005B79C8">
        <w:t xml:space="preserve"> doses </w:t>
      </w:r>
      <w:r w:rsidR="005C7103">
        <w:t xml:space="preserve">were </w:t>
      </w:r>
      <w:r w:rsidR="005B79C8">
        <w:t xml:space="preserve">recommended in patients with higher </w:t>
      </w:r>
      <w:r w:rsidR="004D1EAA">
        <w:t>renal</w:t>
      </w:r>
      <w:r w:rsidR="005B79C8">
        <w:t xml:space="preserve"> clearance, including patients with augmented renal clearance</w:t>
      </w:r>
      <w:r w:rsidR="006F73FD">
        <w:fldChar w:fldCharType="begin">
          <w:fldData xml:space="preserve">PEVuZE5vdGU+PENpdGU+PEF1dGhvcj5NdWlsd2lqazwvQXV0aG9yPjxZZWFyPjIwMjA8L1llYXI+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</w:fldData>
        </w:fldChar>
      </w:r>
      <w:ins w:id="1101" w:author="My Luong Vuong" w:date="2023-12-07T11:00:00Z">
        <w:r w:rsidR="00F20F50">
          <w:instrText xml:space="preserve"> ADDIN EN.CITE </w:instrText>
        </w:r>
      </w:ins>
      <w:del w:id="1102" w:author="My Luong Vuong" w:date="2023-12-07T10:44:00Z">
        <w:r w:rsidR="00F3479A" w:rsidDel="000E00CD">
          <w:delInstrText xml:space="preserve"> ADDIN EN.CITE </w:delInstrText>
        </w:r>
        <w:r w:rsidR="00F3479A" w:rsidDel="000E00CD">
          <w:fldChar w:fldCharType="begin">
            <w:fldData xml:space="preserve">PEVuZE5vdGU+PENpdGU+PEF1dGhvcj5NdWlsd2lqazwvQXV0aG9yPjxZZWFyPjIwMjA8L1llYXI+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</w:fldData>
          </w:fldChar>
        </w:r>
        <w:r w:rsidR="00F3479A" w:rsidDel="000E00CD">
          <w:delInstrText xml:space="preserve"> ADDIN EN.CITE.DATA </w:delInstrText>
        </w:r>
        <w:r w:rsidR="00F3479A" w:rsidDel="000E00CD">
          <w:fldChar w:fldCharType="end"/>
        </w:r>
      </w:del>
      <w:ins w:id="1103" w:author="My Luong Vuong" w:date="2023-12-07T11:00:00Z">
        <w:r w:rsidR="00F20F50">
          <w:fldChar w:fldCharType="begin">
            <w:fldData xml:space="preserve">PEVuZE5vdGU+PENpdGU+PEF1dGhvcj5NdWlsd2lqazwvQXV0aG9yPjxZZWFyPjIwMjA8L1llYXI+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</w:fldData>
          </w:fldChar>
        </w:r>
        <w:r w:rsidR="00F20F50">
          <w:instrText xml:space="preserve"> ADDIN EN.CITE.DATA </w:instrText>
        </w:r>
        <w:r w:rsidR="00F20F50">
          <w:fldChar w:fldCharType="end"/>
        </w:r>
      </w:ins>
      <w:r w:rsidR="006F73FD">
        <w:fldChar w:fldCharType="separate"/>
      </w:r>
      <w:ins w:id="1104" w:author="My Luong Vuong" w:date="2023-12-07T11:00:00Z">
        <w:r w:rsidR="00F20F50">
          <w:rPr>
            <w:noProof/>
          </w:rPr>
          <w:t> [11, 14]</w:t>
        </w:r>
      </w:ins>
      <w:del w:id="1105" w:author="My Luong Vuong" w:date="2023-12-07T10:44:00Z">
        <w:r w:rsidR="00F3479A" w:rsidDel="000E00CD">
          <w:rPr>
            <w:noProof/>
          </w:rPr>
          <w:delText> [11, 14]</w:delText>
        </w:r>
      </w:del>
      <w:r w:rsidR="006F73FD">
        <w:fldChar w:fldCharType="end"/>
      </w:r>
      <w:r w:rsidR="005B79C8">
        <w:t xml:space="preserve">. </w:t>
      </w:r>
      <w:r w:rsidR="006D63AD">
        <w:t xml:space="preserve">This </w:t>
      </w:r>
      <w:r w:rsidR="007E453D">
        <w:t xml:space="preserve">discrepancy </w:t>
      </w:r>
      <w:r w:rsidR="005C7103">
        <w:t xml:space="preserve">is likely to </w:t>
      </w:r>
      <w:r w:rsidR="00E87BE8">
        <w:t xml:space="preserve">stem from </w:t>
      </w:r>
      <w:r w:rsidR="005C7103">
        <w:t xml:space="preserve">a bias caused by </w:t>
      </w:r>
      <w:r w:rsidR="00600361">
        <w:t>inadequate</w:t>
      </w:r>
      <w:r w:rsidR="000D0ABD">
        <w:t xml:space="preserve"> missing</w:t>
      </w:r>
      <w:r w:rsidR="0010559F">
        <w:t xml:space="preserve"> data </w:t>
      </w:r>
      <w:r w:rsidR="00626D02">
        <w:t>handling technique</w:t>
      </w:r>
      <w:r w:rsidR="00600361">
        <w:t>s</w:t>
      </w:r>
      <w:r w:rsidR="00571D1F">
        <w:t>.</w:t>
      </w:r>
      <w:r w:rsidR="008C6892">
        <w:t xml:space="preserve"> </w:t>
      </w:r>
      <w:r w:rsidR="000C17BA">
        <w:t>Unlike previous studies, w</w:t>
      </w:r>
      <w:r w:rsidR="002321EF">
        <w:t xml:space="preserve">e used </w:t>
      </w:r>
      <w:r w:rsidR="00E76E4C">
        <w:t>multiple imputation</w:t>
      </w:r>
      <w:r w:rsidR="00681574">
        <w:t xml:space="preserve"> which </w:t>
      </w:r>
      <w:r w:rsidR="00791D21">
        <w:t>is</w:t>
      </w:r>
      <w:r w:rsidR="00584981">
        <w:t xml:space="preserve"> </w:t>
      </w:r>
      <w:r w:rsidR="0059300F">
        <w:t xml:space="preserve">superior </w:t>
      </w:r>
      <w:r w:rsidR="000C17BA">
        <w:t xml:space="preserve">to </w:t>
      </w:r>
      <w:r w:rsidR="001350FC">
        <w:t>single imputation</w:t>
      </w:r>
      <w:r w:rsidR="005178B4">
        <w:t>,</w:t>
      </w:r>
      <w:r w:rsidR="005C18E0">
        <w:t xml:space="preserve"> </w:t>
      </w:r>
      <w:r w:rsidR="005178B4">
        <w:t xml:space="preserve">especially when data is </w:t>
      </w:r>
      <w:r w:rsidR="0017061F">
        <w:t>missing at random</w:t>
      </w:r>
      <w:r w:rsidR="00BF2EC5">
        <w:fldChar w:fldCharType="begin"/>
      </w:r>
      <w:ins w:id="1106" w:author="My Luong Vuong" w:date="2023-12-07T11:00:00Z">
        <w:r w:rsidR="00442AA9">
          <w:instrText xml:space="preserve"> ADDIN EN.CITE &lt;EndNote&gt;&lt;Cite&gt;&lt;Author&gt;Johansson Å&lt;/Author&gt;&lt;Year&gt;2013&lt;/Year&gt;&lt;RecNum&gt;63&lt;/RecNum&gt;&lt;DisplayText&gt; [35]&lt;/DisplayText&gt;&lt;record&gt;&lt;rec-number&gt;63&lt;/rec-number&gt;&lt;foreign-keys&gt;&lt;key app="EN" db-id="xred9e5sg009pcetsepxtfs0dwxsa5rzvawx" timestamp="1685826781"&gt;63&lt;/key&gt;&lt;/foreign-keys&gt;&lt;ref-type name="Journal Article"&gt;17&lt;/ref-type&gt;&lt;contributors&gt;&lt;authors&gt;&lt;author&gt;Johansson Å, M.&lt;/author&gt;&lt;author&gt;Karlsson, M. O.&lt;/author&gt;&lt;/authors&gt;&lt;/contributors&gt;&lt;titles&gt;&lt;title&gt;Comparison of methods for handling missing covariate data&lt;/title&gt;&lt;secondary-title&gt;Aaps j&lt;/secondary-title&gt;&lt;/titles&gt;&lt;periodical&gt;&lt;full-title&gt;Aaps j&lt;/full-title&gt;&lt;/periodical&gt;&lt;pages&gt;1232-41&lt;/pages&gt;&lt;volume&gt;15&lt;/volume&gt;&lt;number&gt;4&lt;/number&gt;&lt;keywords&gt;&lt;keyword&gt;Female&lt;/keyword&gt;&lt;keyword&gt;Humans&lt;/keyword&gt;&lt;keyword&gt;Male&lt;/keyword&gt;&lt;keyword&gt;Statistics as Topic/*methods/standards&lt;/keyword&gt;&lt;keyword&gt;*Stochastic Processes&lt;/keyword&gt;&lt;/keywords&gt;&lt;dates&gt;&lt;year&gt;2013&lt;/year&gt;&lt;pub-dates&gt;&lt;date&gt;Oct&lt;/date&gt;&lt;/pub-dates&gt;&lt;/dates&gt;&lt;isbn&gt;1550-7416&lt;/isbn&gt;&lt;accession-num&gt;24022319&lt;/accession-num&gt;&lt;urls&gt;&lt;/urls&gt;&lt;custom2&gt;PMC3787222&lt;/custom2&gt;&lt;electronic-resource-num&gt;10.1208/s12248-013-9526-y&lt;/electronic-resource-num&gt;&lt;remote-database-provider&gt;NLM&lt;/remote-database-provider&gt;&lt;language&gt;eng&lt;/language&gt;&lt;/record&gt;&lt;/Cite&gt;&lt;/EndNote&gt;</w:instrText>
        </w:r>
      </w:ins>
      <w:del w:id="1107" w:author="My Luong Vuong" w:date="2023-12-07T10:44:00Z">
        <w:r w:rsidR="00B32EEE" w:rsidDel="000E00CD">
          <w:delInstrText xml:space="preserve"> ADDIN EN.CITE &lt;EndNote&gt;&lt;Cite&gt;&lt;Author&gt;Johansson Å&lt;/Author&gt;&lt;Year&gt;2013&lt;/Year&gt;&lt;RecNum&gt;63&lt;/RecNum&gt;&lt;DisplayText&gt; [36]&lt;/DisplayText&gt;&lt;record&gt;&lt;rec-number&gt;63&lt;/rec-number&gt;&lt;foreign-keys&gt;&lt;key app="EN" db-id="xred9e5sg009pcetsepxtfs0dwxsa5rzvawx" timestamp="1685826781"&gt;63&lt;/key&gt;&lt;/foreign-keys&gt;&lt;ref-type name="Journal Article"&gt;17&lt;/ref-type&gt;&lt;contributors&gt;&lt;authors&gt;&lt;author&gt;Johansson Å, M.&lt;/author&gt;&lt;author&gt;Karlsson, M. O.&lt;/author&gt;&lt;/authors&gt;&lt;/contributors&gt;&lt;titles&gt;&lt;title&gt;Comparison of methods for handling missing covariate data&lt;/title&gt;&lt;secondary-title&gt;Aaps j&lt;/secondary-title&gt;&lt;/titles&gt;&lt;periodical&gt;&lt;full-title&gt;Aaps j&lt;/full-title&gt;&lt;/periodical&gt;&lt;pages&gt;1232-41&lt;/pages&gt;&lt;volume&gt;15&lt;/volume&gt;&lt;number&gt;4&lt;/number&gt;&lt;keywords&gt;&lt;keyword&gt;Female&lt;/keyword&gt;&lt;keyword&gt;Humans&lt;/keyword&gt;&lt;keyword&gt;Male&lt;/keyword&gt;&lt;keyword&gt;Statistics as Topic/*methods/standards&lt;/keyword&gt;&lt;keyword&gt;*Stochastic Processes&lt;/keyword&gt;&lt;/keywords&gt;&lt;dates&gt;&lt;year&gt;2013&lt;/year&gt;&lt;pub-dates&gt;&lt;date&gt;Oct&lt;/date&gt;&lt;/pub-dates&gt;&lt;/dates&gt;&lt;isbn&gt;1550-7416&lt;/isbn&gt;&lt;accession-num&gt;24022319&lt;/accession-num&gt;&lt;urls&gt;&lt;/urls&gt;&lt;custom2&gt;PMC3787222&lt;/custom2&gt;&lt;electronic-resource-num&gt;10.1208/s12248-013-9526-y&lt;/electronic-resource-num&gt;&lt;remote-database-provider&gt;NLM&lt;/remote-database-provider&gt;&lt;language&gt;eng&lt;/language&gt;&lt;/record&gt;&lt;/Cite&gt;&lt;/EndNote&gt;</w:delInstrText>
        </w:r>
      </w:del>
      <w:r w:rsidR="00BF2EC5">
        <w:fldChar w:fldCharType="separate"/>
      </w:r>
      <w:ins w:id="1108" w:author="My Luong Vuong" w:date="2023-12-07T11:00:00Z">
        <w:r w:rsidR="00442AA9">
          <w:rPr>
            <w:noProof/>
          </w:rPr>
          <w:t> [35]</w:t>
        </w:r>
      </w:ins>
      <w:del w:id="1109" w:author="My Luong Vuong" w:date="2023-12-07T10:44:00Z">
        <w:r w:rsidR="00B32EEE" w:rsidDel="000E00CD">
          <w:rPr>
            <w:noProof/>
          </w:rPr>
          <w:delText> [36]</w:delText>
        </w:r>
      </w:del>
      <w:r w:rsidR="00BF2EC5">
        <w:fldChar w:fldCharType="end"/>
      </w:r>
      <w:r w:rsidR="0017061F">
        <w:t>.</w:t>
      </w:r>
      <w:r w:rsidR="000C17BA">
        <w:t xml:space="preserve"> Unfortunately, and against all evidence</w:t>
      </w:r>
      <w:r w:rsidR="00035A20">
        <w:t>,</w:t>
      </w:r>
      <w:r w:rsidR="000C17BA">
        <w:t xml:space="preserve"> single imputation remains</w:t>
      </w:r>
      <w:r w:rsidR="00035A20">
        <w:t xml:space="preserve"> widely applied in pharmacometrics research. Specifically in our case,</w:t>
      </w:r>
      <w:r w:rsidR="00B04D68">
        <w:t xml:space="preserve"> </w:t>
      </w:r>
      <w:r w:rsidR="00282A1D">
        <w:t>exploratory</w:t>
      </w:r>
      <w:r w:rsidR="00B62601">
        <w:t xml:space="preserve"> analysis of the</w:t>
      </w:r>
      <w:r w:rsidR="00282A1D">
        <w:t xml:space="preserve"> </w:t>
      </w:r>
      <w:proofErr w:type="spellStart"/>
      <w:r w:rsidR="00282A1D">
        <w:t>eGFR</w:t>
      </w:r>
      <w:r w:rsidR="00282A1D" w:rsidRPr="00A72BCD">
        <w:rPr>
          <w:vertAlign w:val="subscript"/>
        </w:rPr>
        <w:t>CKD</w:t>
      </w:r>
      <w:proofErr w:type="spellEnd"/>
      <w:r w:rsidR="00282A1D">
        <w:rPr>
          <w:vertAlign w:val="subscript"/>
        </w:rPr>
        <w:t>-</w:t>
      </w:r>
      <w:r w:rsidR="00282A1D" w:rsidRPr="00A72BCD">
        <w:rPr>
          <w:vertAlign w:val="subscript"/>
        </w:rPr>
        <w:t>EPI</w:t>
      </w:r>
      <w:r w:rsidR="00282A1D">
        <w:t xml:space="preserve"> data</w:t>
      </w:r>
      <w:r w:rsidR="00B62601">
        <w:t xml:space="preserve"> in our pooled dataset</w:t>
      </w:r>
      <w:r w:rsidR="00282A1D">
        <w:t xml:space="preserve"> confirm</w:t>
      </w:r>
      <w:r w:rsidR="004C7727">
        <w:t>ed</w:t>
      </w:r>
      <w:r w:rsidR="00282A1D">
        <w:t xml:space="preserve"> that single imputation</w:t>
      </w:r>
      <w:r w:rsidR="00A41608">
        <w:t xml:space="preserve"> with last observation carried forward or </w:t>
      </w:r>
      <w:r w:rsidR="00E37A2B">
        <w:t>next observation carried backward</w:t>
      </w:r>
      <w:r w:rsidR="00282A1D">
        <w:t xml:space="preserve"> would be inappropriate</w:t>
      </w:r>
      <w:r w:rsidR="0047336D">
        <w:t xml:space="preserve"> as it would </w:t>
      </w:r>
      <w:r w:rsidR="00861ABD">
        <w:t xml:space="preserve">falsely </w:t>
      </w:r>
      <w:r w:rsidR="0047336D">
        <w:t>reduce the</w:t>
      </w:r>
      <w:r w:rsidR="008D687B">
        <w:t xml:space="preserve"> temporal</w:t>
      </w:r>
      <w:r w:rsidR="0047336D">
        <w:t xml:space="preserve"> variability in </w:t>
      </w:r>
      <w:proofErr w:type="spellStart"/>
      <w:r w:rsidR="0047336D">
        <w:t>eGFR</w:t>
      </w:r>
      <w:r w:rsidR="0047336D" w:rsidRPr="00A72BCD">
        <w:rPr>
          <w:vertAlign w:val="subscript"/>
        </w:rPr>
        <w:t>CKD</w:t>
      </w:r>
      <w:proofErr w:type="spellEnd"/>
      <w:r w:rsidR="0047336D">
        <w:rPr>
          <w:vertAlign w:val="subscript"/>
        </w:rPr>
        <w:t>-</w:t>
      </w:r>
      <w:r w:rsidR="0047336D" w:rsidRPr="00A72BCD">
        <w:rPr>
          <w:vertAlign w:val="subscript"/>
        </w:rPr>
        <w:t>EPI</w:t>
      </w:r>
      <w:r w:rsidR="004C7727" w:rsidRPr="00A8548F">
        <w:t xml:space="preserve"> </w:t>
      </w:r>
      <w:r w:rsidR="00FA10AD">
        <w:t xml:space="preserve">as </w:t>
      </w:r>
      <w:r w:rsidR="00861ABD">
        <w:t xml:space="preserve">observed </w:t>
      </w:r>
      <w:r w:rsidR="00FA10AD">
        <w:t>during critical illness</w:t>
      </w:r>
      <w:r w:rsidR="00372158">
        <w:fldChar w:fldCharType="begin"/>
      </w:r>
      <w:ins w:id="1110" w:author="My Luong Vuong" w:date="2023-12-07T11:00:00Z">
        <w:r w:rsidR="00442AA9">
          <w:instrText xml:space="preserve"> ADDIN EN.CITE &lt;EndNote&gt;&lt;Cite&gt;&lt;Author&gt;Huang&lt;/Author&gt;&lt;Year&gt;2022&lt;/Year&gt;&lt;RecNum&gt;72&lt;/RecNum&gt;&lt;DisplayText&gt; [36]&lt;/DisplayText&gt;&lt;record&gt;&lt;rec-number&gt;72&lt;/rec-number&gt;&lt;foreign-keys&gt;&lt;key app="EN" db-id="xred9e5sg009pcetsepxtfs0dwxsa5rzvawx" timestamp="1700835626"&gt;72&lt;/key&gt;&lt;/foreign-keys&gt;&lt;ref-type name="Journal Article"&gt;17&lt;/ref-type&gt;&lt;contributors&gt;&lt;authors&gt;&lt;author&gt;Huang, Chao-Yuan&lt;/author&gt;&lt;author&gt;Güiza, Fabian&lt;/author&gt;&lt;author&gt;De Vlieger, Greet&lt;/author&gt;&lt;author&gt;Meyfroidt, Geert&lt;/author&gt;&lt;/authors&gt;&lt;/contributors&gt;&lt;titles&gt;&lt;title&gt;Daily fluctuations in kidney function in critically ill adults&lt;/title&gt;&lt;secondary-title&gt;Critical Care&lt;/secondary-title&gt;&lt;/titles&gt;&lt;periodical&gt;&lt;full-title&gt;Critical Care&lt;/full-title&gt;&lt;/periodical&gt;&lt;pages&gt;347&lt;/pages&gt;&lt;volume&gt;26&lt;/volume&gt;&lt;number&gt;1&lt;/number&gt;&lt;dates&gt;&lt;year&gt;2022&lt;/year&gt;&lt;pub-dates&gt;&lt;date&gt;2022/11/09&lt;/date&gt;&lt;/pub-dates&gt;&lt;/dates&gt;&lt;isbn&gt;1364-8535&lt;/isbn&gt;&lt;urls&gt;&lt;related-urls&gt;&lt;url&gt;https://doi.org/10.1186/s13054-022-04226-3&lt;/url&gt;&lt;/related-urls&gt;&lt;/urls&gt;&lt;electronic-resource-num&gt;10.1186/s13054-022-04226-3&lt;/electronic-resource-num&gt;&lt;/record&gt;&lt;/Cite&gt;&lt;/EndNote&gt;</w:instrText>
        </w:r>
      </w:ins>
      <w:del w:id="1111" w:author="My Luong Vuong" w:date="2023-12-07T10:44:00Z">
        <w:r w:rsidR="00B32EEE" w:rsidDel="000E00CD">
          <w:delInstrText xml:space="preserve"> ADDIN EN.CITE &lt;EndNote&gt;&lt;Cite&gt;&lt;Author&gt;Huang&lt;/Author&gt;&lt;Year&gt;2022&lt;/Year&gt;&lt;RecNum&gt;72&lt;/RecNum&gt;&lt;DisplayText&gt; [37]&lt;/DisplayText&gt;&lt;record&gt;&lt;rec-number&gt;72&lt;/rec-number&gt;&lt;foreign-keys&gt;&lt;key app="EN" db-id="xred9e5sg009pcetsepxtfs0dwxsa5rzvawx" timestamp="1700835626"&gt;72&lt;/key&gt;&lt;/foreign-keys&gt;&lt;ref-type name="Journal Article"&gt;17&lt;/ref-type&gt;&lt;contributors&gt;&lt;authors&gt;&lt;author&gt;Huang, Chao-Yuan&lt;/author&gt;&lt;author&gt;Güiza, Fabian&lt;/author&gt;&lt;author&gt;De Vlieger, Greet&lt;/author&gt;&lt;author&gt;Meyfroidt, Geert&lt;/author&gt;&lt;/authors&gt;&lt;/contributors&gt;&lt;titles&gt;&lt;title&gt;Daily fluctuations in kidney function in critically ill adults&lt;/title&gt;&lt;secondary-title&gt;Critical Care&lt;/secondary-title&gt;&lt;/titles&gt;&lt;periodical&gt;&lt;full-title&gt;Critical Care&lt;/full-title&gt;&lt;/periodical&gt;&lt;pages&gt;347&lt;/pages&gt;&lt;volume&gt;26&lt;/volume&gt;&lt;number&gt;1&lt;/number&gt;&lt;dates&gt;&lt;year&gt;2022&lt;/year&gt;&lt;pub-dates&gt;&lt;date&gt;2022/11/09&lt;/date&gt;&lt;/pub-dates&gt;&lt;/dates&gt;&lt;isbn&gt;1364-8535&lt;/isbn&gt;&lt;urls&gt;&lt;related-urls&gt;&lt;url&gt;https://doi.org/10.1186/s13054-022-04226-3&lt;/url&gt;&lt;/related-urls&gt;&lt;/urls&gt;&lt;electronic-resource-num&gt;10.1186/s13054-022-04226-3&lt;/electronic-resource-num&gt;&lt;/record&gt;&lt;/Cite&gt;&lt;/EndNote&gt;</w:delInstrText>
        </w:r>
      </w:del>
      <w:r w:rsidR="00372158">
        <w:fldChar w:fldCharType="separate"/>
      </w:r>
      <w:ins w:id="1112" w:author="My Luong Vuong" w:date="2023-12-07T11:00:00Z">
        <w:r w:rsidR="00442AA9">
          <w:rPr>
            <w:noProof/>
          </w:rPr>
          <w:t> [36]</w:t>
        </w:r>
      </w:ins>
      <w:del w:id="1113" w:author="My Luong Vuong" w:date="2023-12-07T10:44:00Z">
        <w:r w:rsidR="00B32EEE" w:rsidDel="000E00CD">
          <w:rPr>
            <w:noProof/>
          </w:rPr>
          <w:delText> [37]</w:delText>
        </w:r>
      </w:del>
      <w:r w:rsidR="00372158">
        <w:fldChar w:fldCharType="end"/>
      </w:r>
      <w:r w:rsidR="00DF7754">
        <w:t>.</w:t>
      </w:r>
      <w:r w:rsidR="00A113CE">
        <w:t xml:space="preserve"> </w:t>
      </w:r>
      <w:r w:rsidR="00DF7754">
        <w:t>M</w:t>
      </w:r>
      <w:r w:rsidR="007E4428">
        <w:t>ultiple</w:t>
      </w:r>
      <w:r w:rsidR="00A113CE">
        <w:t xml:space="preserve"> imputation</w:t>
      </w:r>
      <w:r w:rsidR="008576B3" w:rsidRPr="008576B3">
        <w:t xml:space="preserve"> </w:t>
      </w:r>
      <w:r w:rsidR="003F5D3E">
        <w:t xml:space="preserve">fills missing data in multiple times </w:t>
      </w:r>
      <w:r w:rsidR="00342E01" w:rsidRPr="00342E01">
        <w:t>with many different plausible values</w:t>
      </w:r>
      <w:r w:rsidR="00DF7754">
        <w:t xml:space="preserve">, </w:t>
      </w:r>
      <w:r w:rsidR="00C01288">
        <w:t>thereby accounting for the variability</w:t>
      </w:r>
      <w:r w:rsidR="00461C40">
        <w:fldChar w:fldCharType="begin"/>
      </w:r>
      <w:ins w:id="1114" w:author="My Luong Vuong" w:date="2023-12-07T11:00:00Z">
        <w:r w:rsidR="00F20F50">
          <w:instrText xml:space="preserve"> ADDIN EN.CITE &lt;EndNote&gt;&lt;Cite&gt;&lt;Author&gt;Buuren&lt;/Author&gt;&lt;Year&gt;2018&lt;/Year&gt;&lt;RecNum&gt;26&lt;/RecNum&gt;&lt;DisplayText&gt; [19]&lt;/DisplayText&gt;&lt;record&gt;&lt;rec-number&gt;26&lt;/rec-number&gt;&lt;foreign-keys&gt;&lt;key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ins>
      <w:del w:id="1115" w:author="My Luong Vuong" w:date="2023-12-07T10:44:00Z">
        <w:r w:rsidR="00461C40" w:rsidDel="000E00CD">
          <w:delInstrText xml:space="preserve"> ADDIN EN.CITE &lt;EndNote&gt;&lt;Cite&gt;&lt;Author&gt;Buuren&lt;/Author&gt;&lt;Year&gt;2018&lt;/Year&gt;&lt;RecNum&gt;26&lt;/RecNum&gt;&lt;DisplayText&gt; [19]&lt;/DisplayText&gt;&lt;record&gt;&lt;rec-number&gt;26&lt;/rec-number&gt;&lt;foreign-keys&gt;&lt;key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delInstrText>
        </w:r>
      </w:del>
      <w:r w:rsidR="00461C40">
        <w:fldChar w:fldCharType="separate"/>
      </w:r>
      <w:ins w:id="1116" w:author="My Luong Vuong" w:date="2023-12-07T11:00:00Z">
        <w:r w:rsidR="00F20F50">
          <w:rPr>
            <w:noProof/>
          </w:rPr>
          <w:t> [19]</w:t>
        </w:r>
      </w:ins>
      <w:del w:id="1117" w:author="My Luong Vuong" w:date="2023-12-07T10:44:00Z">
        <w:r w:rsidR="00461C40" w:rsidDel="000E00CD">
          <w:rPr>
            <w:noProof/>
          </w:rPr>
          <w:delText> [19]</w:delText>
        </w:r>
      </w:del>
      <w:r w:rsidR="00461C40">
        <w:fldChar w:fldCharType="end"/>
      </w:r>
      <w:r w:rsidR="007E4428">
        <w:t>.</w:t>
      </w:r>
      <w:r w:rsidR="00B95CFC">
        <w:t xml:space="preserve"> </w:t>
      </w:r>
      <w:r w:rsidR="00116AAE">
        <w:t>Although we could not identify a clinically relevant effect of</w:t>
      </w:r>
      <w:r w:rsidR="00116AAE" w:rsidRPr="00116AAE">
        <w:t xml:space="preserve"> </w:t>
      </w:r>
      <w:proofErr w:type="spellStart"/>
      <w:r w:rsidR="00116AAE">
        <w:t>eGFR</w:t>
      </w:r>
      <w:r w:rsidR="00116AAE" w:rsidRPr="00A72BCD">
        <w:rPr>
          <w:vertAlign w:val="subscript"/>
        </w:rPr>
        <w:t>CKD</w:t>
      </w:r>
      <w:proofErr w:type="spellEnd"/>
      <w:r w:rsidR="00116AAE">
        <w:rPr>
          <w:vertAlign w:val="subscript"/>
        </w:rPr>
        <w:t>-</w:t>
      </w:r>
      <w:r w:rsidR="00116AAE" w:rsidRPr="00A72BCD">
        <w:rPr>
          <w:vertAlign w:val="subscript"/>
        </w:rPr>
        <w:t>EPI</w:t>
      </w:r>
      <w:r w:rsidR="00116AAE">
        <w:t xml:space="preserve"> on PKPD target attainment, </w:t>
      </w:r>
      <w:r w:rsidR="007B2FC8">
        <w:t xml:space="preserve">this should not be interpreted as a confirmation of the </w:t>
      </w:r>
      <w:r w:rsidR="002279A5">
        <w:t>a</w:t>
      </w:r>
      <w:r w:rsidR="007B2FC8">
        <w:t xml:space="preserve">bsence of a kidney function effect, but rather as a </w:t>
      </w:r>
      <w:r w:rsidR="003A223C">
        <w:t xml:space="preserve">failure to confirm an effect with the current dataset. Despite </w:t>
      </w:r>
      <w:r w:rsidR="00620432">
        <w:t xml:space="preserve">tremendous </w:t>
      </w:r>
      <w:r w:rsidR="00625AF7">
        <w:t xml:space="preserve">efforts to </w:t>
      </w:r>
      <w:r w:rsidR="00620432">
        <w:t xml:space="preserve">increase the sample size, </w:t>
      </w:r>
      <w:r w:rsidR="00B85031">
        <w:t>the</w:t>
      </w:r>
      <w:r w:rsidR="00C417B2">
        <w:t xml:space="preserve"> level of data missingness</w:t>
      </w:r>
      <w:r w:rsidR="00AF5CE9">
        <w:t xml:space="preserve"> remained a burden. </w:t>
      </w:r>
      <w:r w:rsidR="009911D9">
        <w:t>There is a high need for a w</w:t>
      </w:r>
      <w:r w:rsidR="00AF5CE9">
        <w:t>ell-designed</w:t>
      </w:r>
      <w:r w:rsidR="009911D9">
        <w:t xml:space="preserve">, prospective clinical trial to confirm or refute the clinical relevance of </w:t>
      </w:r>
      <w:r w:rsidR="00BE7E50">
        <w:t>the renal function on PKPD target attainment during fluconazole therapy.</w:t>
      </w:r>
    </w:p>
    <w:p w14:paraId="73505988" w14:textId="47934539" w:rsidR="00A24960" w:rsidRPr="00E03B11" w:rsidRDefault="00A24960" w:rsidP="00593CAA">
      <w:r w:rsidRPr="00E03B11">
        <w:t>The optimised</w:t>
      </w:r>
      <w:r w:rsidR="00BE7E50">
        <w:t xml:space="preserve"> </w:t>
      </w:r>
      <w:r w:rsidRPr="00E03B11">
        <w:t>dosing regimen</w:t>
      </w:r>
      <w:commentRangeStart w:id="1118"/>
      <w:commentRangeStart w:id="1119"/>
      <w:r w:rsidR="004859F2">
        <w:t xml:space="preserve"> guarantees pharmacotherapeutic equity in a diverse population</w:t>
      </w:r>
      <w:r w:rsidR="00C20A52">
        <w:t>,</w:t>
      </w:r>
      <w:r w:rsidR="004859F2">
        <w:t xml:space="preserve"> </w:t>
      </w:r>
      <w:r w:rsidR="00C20A52">
        <w:t xml:space="preserve">providing </w:t>
      </w:r>
      <w:r w:rsidR="004859F2">
        <w:t>adequate PKPD target attainment</w:t>
      </w:r>
      <w:r w:rsidR="00C20A52">
        <w:t xml:space="preserve"> </w:t>
      </w:r>
      <w:proofErr w:type="spellStart"/>
      <w:r w:rsidR="00C20A52">
        <w:t>and</w:t>
      </w:r>
      <w:commentRangeEnd w:id="1118"/>
      <w:r w:rsidR="00676968">
        <w:rPr>
          <w:rStyle w:val="CommentReference"/>
        </w:rPr>
        <w:commentReference w:id="1118"/>
      </w:r>
      <w:commentRangeEnd w:id="1119"/>
      <w:r w:rsidR="00A8548F">
        <w:rPr>
          <w:rStyle w:val="CommentReference"/>
        </w:rPr>
        <w:commentReference w:id="1119"/>
      </w:r>
      <w:r w:rsidRPr="00E03B11">
        <w:t>makes</w:t>
      </w:r>
      <w:proofErr w:type="spellEnd"/>
      <w:r w:rsidRPr="00E03B11">
        <w:t xml:space="preserve"> the use of TDM no longer necessary. TDM of fluconazole</w:t>
      </w:r>
      <w:r w:rsidR="0039037D">
        <w:t xml:space="preserve"> </w:t>
      </w:r>
      <w:r w:rsidR="00EC7FA5">
        <w:t>is not widely recommended nor implemented, but advocated in rare circumstances such as for obese patients, patients on CRRT or in patients with sepsis</w:t>
      </w:r>
      <w:del w:id="1120" w:author="My Luong Vuong" w:date="2023-12-07T10:38:00Z">
        <w:r w:rsidR="00C20A52" w:rsidDel="008E52B6">
          <w:delText> </w:delText>
        </w:r>
      </w:del>
      <w:r w:rsidR="00D875A9">
        <w:fldChar w:fldCharType="begin"/>
      </w:r>
      <w:ins w:id="1121" w:author="My Luong Vuong" w:date="2023-12-07T11:00:00Z">
        <w:r w:rsidR="00F20F50">
          <w:instrText xml:space="preserve"> ADDIN EN.CITE &lt;EndNote&gt;&lt;Cite&gt;&lt;Author&gt;Lewis&lt;/Author&gt;&lt;Year&gt;2015&lt;/Year&gt;&lt;RecNum&gt;68&lt;/RecNum&gt;&lt;DisplayText&gt; [10]&lt;/DisplayText&gt;&lt;record&gt;&lt;rec-number&gt;68&lt;/rec-number&gt;&lt;foreign-keys&gt;&lt;key app="EN" db-id="xred9e5sg009pcetsepxtfs0dwxsa5rzvawx" timestamp="1700489755"&gt;68&lt;/key&gt;&lt;/foreign-keys&gt;&lt;ref-type name="Conference Proceedings"&gt;10&lt;/ref-type&gt;&lt;contributors&gt;&lt;authors&gt;&lt;author&gt;Lewis, Russell&lt;/author&gt;&lt;author&gt;Brüggemann, Roger&lt;/author&gt;&lt;author&gt;Padoin, Christophe&lt;/author&gt;&lt;author&gt;Maertens, Johan&lt;/author&gt;&lt;author&gt;Marchetti, Oscar&lt;/author&gt;&lt;author&gt;Groll, Andreas&lt;/author&gt;&lt;author&gt;Johnson, E&lt;/author&gt;&lt;author&gt;Arendrup, Maiken&lt;/author&gt;&lt;/authors&gt;&lt;/contributors&gt;&lt;titles&gt;&lt;title&gt;Triazole antifungal therapeutic drug monitoring&lt;/title&gt;&lt;secondary-title&gt;Sixth European Conference on Infections in Leukaemia Meeting, Sophia Antipolis, France&lt;/secondary-title&gt;&lt;/titles&gt;&lt;dates&gt;&lt;year&gt;2015&lt;/year&gt;&lt;/dates&gt;&lt;urls&gt;&lt;/urls&gt;&lt;/record&gt;&lt;/Cite&gt;&lt;/EndNote&gt;</w:instrText>
        </w:r>
      </w:ins>
      <w:del w:id="1122" w:author="My Luong Vuong" w:date="2023-12-07T10:44:00Z">
        <w:r w:rsidR="00DE3254" w:rsidDel="000E00CD">
          <w:delInstrText xml:space="preserve"> ADDIN EN.CITE &lt;EndNote&gt;&lt;Cite&gt;&lt;Author&gt;Lewis&lt;/Author&gt;&lt;Year&gt;2015&lt;/Year&gt;&lt;RecNum&gt;68&lt;/RecNum&gt;&lt;DisplayText&gt; [38]&lt;/DisplayText&gt;&lt;record&gt;&lt;rec-number&gt;68&lt;/rec-number&gt;&lt;foreign-keys&gt;&lt;key app="EN" db-id="xred9e5sg009pcetsepxtfs0dwxsa5rzvawx" timestamp="1700489755"&gt;68&lt;/key&gt;&lt;/foreign-keys&gt;&lt;ref-type name="Conference Proceedings"&gt;10&lt;/ref-type&gt;&lt;contributors&gt;&lt;authors&gt;&lt;author&gt;Lewis, Russell&lt;/author&gt;&lt;author&gt;Brüggemann, Roger&lt;/author&gt;&lt;author&gt;Padoin, Christophe&lt;/author&gt;&lt;author&gt;Maertens, Johan&lt;/author&gt;&lt;author&gt;Marchetti, Oscar&lt;/author&gt;&lt;author&gt;Groll, Andreas&lt;/author&gt;&lt;author&gt;Johnson, E&lt;/author&gt;&lt;author&gt;Arendrup, Maiken&lt;/author&gt;&lt;/authors&gt;&lt;/contributors&gt;&lt;titles&gt;&lt;title&gt;Triazole antifungal therapeutic drug monitoring&lt;/title&gt;&lt;secondary-title&gt;Sixth European Conference on Infections in Leukaemia Meeting, Sophia Antipolis, France&lt;/secondary-title&gt;&lt;/titles&gt;&lt;dates&gt;&lt;year&gt;2015&lt;/year&gt;&lt;/dates&gt;&lt;urls&gt;&lt;/urls&gt;&lt;/record&gt;&lt;/Cite&gt;&lt;/EndNote&gt;</w:delInstrText>
        </w:r>
      </w:del>
      <w:r w:rsidR="00D875A9">
        <w:fldChar w:fldCharType="separate"/>
      </w:r>
      <w:ins w:id="1123" w:author="My Luong Vuong" w:date="2023-12-07T11:00:00Z">
        <w:r w:rsidR="00F20F50">
          <w:rPr>
            <w:noProof/>
          </w:rPr>
          <w:t> [10]</w:t>
        </w:r>
      </w:ins>
      <w:del w:id="1124" w:author="My Luong Vuong" w:date="2023-12-07T10:44:00Z">
        <w:r w:rsidR="00DE3254" w:rsidDel="000E00CD">
          <w:rPr>
            <w:noProof/>
          </w:rPr>
          <w:delText> [38]</w:delText>
        </w:r>
      </w:del>
      <w:r w:rsidR="00D875A9">
        <w:fldChar w:fldCharType="end"/>
      </w:r>
      <w:r w:rsidR="00EC7FA5">
        <w:t xml:space="preserve">. However, </w:t>
      </w:r>
      <w:r w:rsidR="00C20A52">
        <w:t xml:space="preserve">fluconazole </w:t>
      </w:r>
      <w:r w:rsidR="00EC7FA5">
        <w:t xml:space="preserve">TDM </w:t>
      </w:r>
      <w:r w:rsidR="00C20A52">
        <w:t xml:space="preserve">is not </w:t>
      </w:r>
      <w:r w:rsidR="005D6AE0">
        <w:t>always available</w:t>
      </w:r>
      <w:r w:rsidR="00EC7FA5">
        <w:t>, and when available, turn</w:t>
      </w:r>
      <w:r w:rsidR="00C20A52">
        <w:t>-</w:t>
      </w:r>
      <w:r w:rsidR="00EC7FA5">
        <w:t>around</w:t>
      </w:r>
      <w:r w:rsidR="00C20A52">
        <w:t>-</w:t>
      </w:r>
      <w:r w:rsidR="00EC7FA5">
        <w:t>time and cost</w:t>
      </w:r>
      <w:r w:rsidR="00C20A52">
        <w:t>s</w:t>
      </w:r>
      <w:r w:rsidR="00EC7FA5">
        <w:t xml:space="preserve"> might hamper </w:t>
      </w:r>
      <w:r w:rsidR="00C20A52">
        <w:t>feasibility of routine implementation</w:t>
      </w:r>
      <w:r w:rsidRPr="00E03B11">
        <w:fldChar w:fldCharType="begin">
          <w:fldData xml:space="preserve">PEVuZE5vdGU+PENpdGU+PEF1dGhvcj5TYW5kYXJhZHVyYTwvQXV0aG9yPjxZZWFyPjIwMjE8L1ll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</w:fldData>
        </w:fldChar>
      </w:r>
      <w:ins w:id="1125" w:author="My Luong Vuong" w:date="2023-12-07T11:00:00Z">
        <w:r w:rsidR="00442AA9">
          <w:instrText xml:space="preserve"> ADDIN EN.CITE </w:instrText>
        </w:r>
      </w:ins>
      <w:del w:id="1126" w:author="My Luong Vuong" w:date="2023-12-07T10:44:00Z">
        <w:r w:rsidR="00150921" w:rsidDel="000E00CD">
          <w:delInstrText xml:space="preserve"> ADDIN EN.CITE </w:delInstrText>
        </w:r>
        <w:r w:rsidR="00150921" w:rsidDel="000E00CD">
          <w:fldChar w:fldCharType="begin">
            <w:fldData xml:space="preserve">PEVuZE5vdGU+PENpdGU+PEF1dGhvcj5TYW5kYXJhZHVyYTwvQXV0aG9yPjxZZWFyPjIwMjE8L1ll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</w:fldData>
          </w:fldChar>
        </w:r>
        <w:r w:rsidR="00150921" w:rsidDel="000E00CD">
          <w:delInstrText xml:space="preserve"> ADDIN EN.CITE.DATA </w:delInstrText>
        </w:r>
        <w:r w:rsidR="00150921" w:rsidDel="000E00CD">
          <w:fldChar w:fldCharType="end"/>
        </w:r>
      </w:del>
      <w:ins w:id="1127" w:author="My Luong Vuong" w:date="2023-12-07T11:00:00Z">
        <w:r w:rsidR="00442AA9">
          <w:fldChar w:fldCharType="begin">
            <w:fldData xml:space="preserve">PEVuZE5vdGU+PENpdGU+PEF1dGhvcj5TYW5kYXJhZHVyYTwvQXV0aG9yPjxZZWFyPjIwMjE8L1ll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</w:fldData>
          </w:fldChar>
        </w:r>
        <w:r w:rsidR="00442AA9">
          <w:instrText xml:space="preserve"> ADDIN EN.CITE.DATA </w:instrText>
        </w:r>
        <w:r w:rsidR="00442AA9">
          <w:fldChar w:fldCharType="end"/>
        </w:r>
      </w:ins>
      <w:r w:rsidRPr="00E03B11">
        <w:fldChar w:fldCharType="separate"/>
      </w:r>
      <w:ins w:id="1128" w:author="My Luong Vuong" w:date="2023-12-07T11:00:00Z">
        <w:r w:rsidR="00442AA9">
          <w:rPr>
            <w:noProof/>
          </w:rPr>
          <w:t> [37]</w:t>
        </w:r>
      </w:ins>
      <w:del w:id="1129" w:author="My Luong Vuong" w:date="2023-12-07T10:44:00Z">
        <w:r w:rsidR="00150921" w:rsidDel="000E00CD">
          <w:rPr>
            <w:noProof/>
          </w:rPr>
          <w:delText> [39]</w:delText>
        </w:r>
      </w:del>
      <w:r w:rsidRPr="00E03B11">
        <w:fldChar w:fldCharType="end"/>
      </w:r>
      <w:r w:rsidR="004D7B5E">
        <w:t>.</w:t>
      </w:r>
      <w:r w:rsidRPr="00E03B11">
        <w:t xml:space="preserve"> Therefore, </w:t>
      </w:r>
      <w:r w:rsidR="002F2E73">
        <w:t>the implementation potential of</w:t>
      </w:r>
      <w:r w:rsidR="002F2E73" w:rsidRPr="00E03B11">
        <w:t xml:space="preserve"> </w:t>
      </w:r>
      <w:r w:rsidR="00C20A52">
        <w:t xml:space="preserve">our </w:t>
      </w:r>
      <w:del w:id="1130" w:author="My Luong Vuong" w:date="2023-12-07T12:00:00Z">
        <w:r w:rsidR="002F2E73" w:rsidDel="00DD32B1">
          <w:delText xml:space="preserve">optimized </w:delText>
        </w:r>
      </w:del>
      <w:ins w:id="1131" w:author="My Luong Vuong" w:date="2023-12-07T12:00:00Z">
        <w:r w:rsidR="00DD32B1">
          <w:t>optimi</w:t>
        </w:r>
        <w:r w:rsidR="00DD32B1">
          <w:t>s</w:t>
        </w:r>
        <w:r w:rsidR="00DD32B1">
          <w:t xml:space="preserve">ed </w:t>
        </w:r>
      </w:ins>
      <w:r w:rsidRPr="00E03B11">
        <w:t>dosing</w:t>
      </w:r>
      <w:r w:rsidR="00C73945">
        <w:t xml:space="preserve"> regimen based on bod</w:t>
      </w:r>
      <w:r w:rsidR="00107E97">
        <w:t>y</w:t>
      </w:r>
      <w:r w:rsidR="00C73945">
        <w:t xml:space="preserve"> weight and CRRT status</w:t>
      </w:r>
      <w:r w:rsidRPr="00E03B11">
        <w:t xml:space="preserve"> </w:t>
      </w:r>
      <w:r w:rsidR="002F2E73">
        <w:t>exceeds that of</w:t>
      </w:r>
      <w:r w:rsidRPr="00E03B11">
        <w:t xml:space="preserve"> TDM</w:t>
      </w:r>
      <w:r w:rsidR="0064166E">
        <w:t>.</w:t>
      </w:r>
    </w:p>
    <w:p w14:paraId="1D29AC9B" w14:textId="3B75B1F0" w:rsidR="00CB50CB" w:rsidRDefault="007E5073" w:rsidP="0072645E">
      <w:r w:rsidRPr="007E5073">
        <w:t xml:space="preserve">We have </w:t>
      </w:r>
      <w:r w:rsidRPr="00952395">
        <w:t>developed an</w:t>
      </w:r>
      <w:r w:rsidR="00BC3285" w:rsidRPr="00952395">
        <w:t xml:space="preserve"> easy-to-implement,</w:t>
      </w:r>
      <w:r w:rsidRPr="00952395">
        <w:t xml:space="preserve"> </w:t>
      </w:r>
      <w:del w:id="1132" w:author="My Luong Vuong" w:date="2023-12-07T12:00:00Z">
        <w:r w:rsidRPr="00952395" w:rsidDel="00486D97">
          <w:delText xml:space="preserve">optimized </w:delText>
        </w:r>
      </w:del>
      <w:ins w:id="1133" w:author="My Luong Vuong" w:date="2023-12-07T12:00:00Z">
        <w:r w:rsidR="00486D97" w:rsidRPr="00952395">
          <w:t>optimi</w:t>
        </w:r>
        <w:r w:rsidR="00486D97">
          <w:t>s</w:t>
        </w:r>
        <w:r w:rsidR="00486D97" w:rsidRPr="00952395">
          <w:t xml:space="preserve">ed </w:t>
        </w:r>
      </w:ins>
      <w:r w:rsidRPr="00952395">
        <w:t xml:space="preserve">dosing regimen that involves a </w:t>
      </w:r>
      <w:r w:rsidR="005C1641" w:rsidRPr="00952395">
        <w:t xml:space="preserve">single </w:t>
      </w:r>
      <w:r w:rsidRPr="00952395">
        <w:t>loading dose determined by body weight</w:t>
      </w:r>
      <w:r w:rsidR="005C1641" w:rsidRPr="00952395">
        <w:t xml:space="preserve"> and CRRT status, and a maintenance dose </w:t>
      </w:r>
      <w:r w:rsidR="00BC3285" w:rsidRPr="00952395">
        <w:t>that is only determined by CRRT status</w:t>
      </w:r>
      <w:r w:rsidRPr="00952395">
        <w:t xml:space="preserve">. </w:t>
      </w:r>
      <w:r w:rsidR="00BC3285" w:rsidRPr="00952395">
        <w:t>However, we do not claim to have identified the sole dosing solution. In</w:t>
      </w:r>
      <w:r w:rsidR="005B207F" w:rsidRPr="00952395">
        <w:t xml:space="preserve"> clinical </w:t>
      </w:r>
      <w:proofErr w:type="spellStart"/>
      <w:r w:rsidR="005B207F" w:rsidRPr="00952395">
        <w:t>centers</w:t>
      </w:r>
      <w:proofErr w:type="spellEnd"/>
      <w:r w:rsidR="005B207F" w:rsidRPr="00952395">
        <w:t xml:space="preserve"> where drug cost </w:t>
      </w:r>
      <w:r w:rsidR="0063202B" w:rsidRPr="00952395">
        <w:t>nor integration of automated dose calculation</w:t>
      </w:r>
      <w:r w:rsidR="0072645E" w:rsidRPr="00952395">
        <w:t xml:space="preserve"> in prescribing software tools </w:t>
      </w:r>
      <w:r w:rsidRPr="00952395">
        <w:t xml:space="preserve">is not a concern, </w:t>
      </w:r>
      <w:r w:rsidR="0072645E" w:rsidRPr="00952395">
        <w:t xml:space="preserve">other </w:t>
      </w:r>
      <w:r w:rsidRPr="00952395">
        <w:t xml:space="preserve">dosing strategies </w:t>
      </w:r>
      <w:r w:rsidR="0072645E" w:rsidRPr="00952395">
        <w:t xml:space="preserve">may </w:t>
      </w:r>
      <w:r w:rsidRPr="00952395">
        <w:t>be considered</w:t>
      </w:r>
      <w:r w:rsidRPr="007E5073">
        <w:t xml:space="preserve">. </w:t>
      </w:r>
      <w:r w:rsidR="00A0176A">
        <w:t xml:space="preserve">The luxury of </w:t>
      </w:r>
      <w:r w:rsidR="00FC096E">
        <w:t>TDM</w:t>
      </w:r>
      <w:r w:rsidR="00A0176A">
        <w:t xml:space="preserve">, </w:t>
      </w:r>
      <w:r w:rsidR="00FC20C3">
        <w:t>dose fractionation</w:t>
      </w:r>
      <w:r w:rsidR="00A0176A">
        <w:t>,</w:t>
      </w:r>
      <w:r w:rsidR="00FC096E">
        <w:t xml:space="preserve"> </w:t>
      </w:r>
      <w:r w:rsidR="00A0176A">
        <w:t xml:space="preserve">or higher flat </w:t>
      </w:r>
      <w:r w:rsidRPr="007E5073">
        <w:t>dos</w:t>
      </w:r>
      <w:r w:rsidR="00A0176A">
        <w:t>ing</w:t>
      </w:r>
      <w:r w:rsidR="002F5684">
        <w:t xml:space="preserve"> may be enjoyed</w:t>
      </w:r>
      <w:r w:rsidRPr="007E5073">
        <w:t>. It is worth noting that our</w:t>
      </w:r>
      <w:r w:rsidR="00507ABC">
        <w:t xml:space="preserve"> recommended</w:t>
      </w:r>
      <w:r w:rsidRPr="007E5073">
        <w:t xml:space="preserve"> optimi</w:t>
      </w:r>
      <w:r w:rsidR="008A51CF">
        <w:t>s</w:t>
      </w:r>
      <w:r w:rsidRPr="007E5073">
        <w:t xml:space="preserve">ed loading dose is not </w:t>
      </w:r>
      <w:r w:rsidRPr="007E5073">
        <w:lastRenderedPageBreak/>
        <w:t xml:space="preserve">the </w:t>
      </w:r>
      <w:r w:rsidR="00507ABC">
        <w:t>lowest</w:t>
      </w:r>
      <w:r w:rsidR="00507ABC" w:rsidRPr="007E5073">
        <w:t xml:space="preserve"> </w:t>
      </w:r>
      <w:r w:rsidRPr="007E5073">
        <w:t xml:space="preserve">effective dose, but it was chosen to ensure target attainment for patients with </w:t>
      </w:r>
      <w:r w:rsidR="00507ABC">
        <w:t>~5</w:t>
      </w:r>
      <w:r w:rsidR="00274604">
        <w:t>-10</w:t>
      </w:r>
      <w:r w:rsidR="00507ABC">
        <w:t xml:space="preserve"> kg </w:t>
      </w:r>
      <w:proofErr w:type="spellStart"/>
      <w:r w:rsidR="003713E8">
        <w:t>under</w:t>
      </w:r>
      <w:r w:rsidR="00507ABC">
        <w:t>gu</w:t>
      </w:r>
      <w:r w:rsidRPr="007E5073">
        <w:t>estimat</w:t>
      </w:r>
      <w:r w:rsidR="00507ABC">
        <w:t>ion</w:t>
      </w:r>
      <w:proofErr w:type="spellEnd"/>
      <w:r w:rsidR="00507ABC">
        <w:t xml:space="preserve"> of their</w:t>
      </w:r>
      <w:r w:rsidRPr="007E5073">
        <w:t xml:space="preserve"> body weight. Given the challenges associated with accurately measuring body weight </w:t>
      </w:r>
      <w:r w:rsidR="00623061">
        <w:t>of patients confined to their bed</w:t>
      </w:r>
      <w:r w:rsidR="006F6402">
        <w:t>s</w:t>
      </w:r>
      <w:r w:rsidRPr="007E5073">
        <w:t xml:space="preserve">, </w:t>
      </w:r>
      <w:r w:rsidR="007F1648">
        <w:t>we incorporated this</w:t>
      </w:r>
      <w:r w:rsidR="007F1648" w:rsidRPr="007E5073">
        <w:t xml:space="preserve"> </w:t>
      </w:r>
      <w:r w:rsidR="006F6402">
        <w:t>precautionary measure</w:t>
      </w:r>
      <w:del w:id="1134" w:author="My Luong Vuong" w:date="2023-12-07T10:38:00Z">
        <w:r w:rsidR="006F6402" w:rsidRPr="007E5073" w:rsidDel="001D5190">
          <w:delText xml:space="preserve"> </w:delText>
        </w:r>
      </w:del>
      <w:r w:rsidR="00143934" w:rsidRPr="00E03B11">
        <w:fldChar w:fldCharType="begin"/>
      </w:r>
      <w:ins w:id="1135" w:author="My Luong Vuong" w:date="2023-12-07T11:00:00Z">
        <w:r w:rsidR="00442AA9">
          <w:instrText xml:space="preserve"> ADDIN EN.CITE &lt;EndNote&gt;&lt;Cite&gt;&lt;Author&gt;Darnis&lt;/Author&gt;&lt;Year&gt;2012&lt;/Year&gt;&lt;RecNum&gt;64&lt;/RecNum&gt;&lt;DisplayText&gt; [38]&lt;/DisplayText&gt;&lt;record&gt;&lt;rec-number&gt;64&lt;/rec-number&gt;&lt;foreign-keys&gt;&lt;key app="EN" db-id="xred9e5sg009pcetsepxtfs0dwxsa5rzvawx" timestamp="1685836504"&gt;64&lt;/key&gt;&lt;/foreign-keys&gt;&lt;ref-type name="Journal Article"&gt;17&lt;/ref-type&gt;&lt;contributors&gt;&lt;authors&gt;&lt;author&gt;Darnis, S.&lt;/author&gt;&lt;author&gt;Fareau, N.&lt;/author&gt;&lt;author&gt;Corallo, C.E.&lt;/author&gt;&lt;author&gt;Poole, S.&lt;/author&gt;&lt;author&gt;Dooley, M.J.&lt;/author&gt;&lt;author&gt;Cheng, A.C.&lt;/author&gt;&lt;/authors&gt;&lt;/contributors&gt;&lt;titles&gt;&lt;title&gt;Estimation of body weight in hospitalized patients&lt;/title&gt;&lt;secondary-title&gt;QJM: An International Journal of Medicine&lt;/secondary-title&gt;&lt;/titles&gt;&lt;periodical&gt;&lt;full-title&gt;QJM: An International Journal of Medicine&lt;/full-title&gt;&lt;/periodical&gt;&lt;pages&gt;769-774&lt;/pages&gt;&lt;volume&gt;105&lt;/volume&gt;&lt;number&gt;8&lt;/number&gt;&lt;dates&gt;&lt;year&gt;2012&lt;/year&gt;&lt;/dates&gt;&lt;isbn&gt;1460-2725&lt;/isbn&gt;&lt;urls&gt;&lt;related-urls&gt;&lt;url&gt;https://doi.org/10.1093/qjmed/hcs060&lt;/url&gt;&lt;/related-urls&gt;&lt;/urls&gt;&lt;electronic-resource-num&gt;10.1093/qjmed/hcs060&lt;/electronic-resource-num&gt;&lt;access-date&gt;6/3/2023&lt;/access-date&gt;&lt;/record&gt;&lt;/Cite&gt;&lt;/EndNote&gt;</w:instrText>
        </w:r>
      </w:ins>
      <w:del w:id="1136" w:author="My Luong Vuong" w:date="2023-12-07T10:44:00Z">
        <w:r w:rsidR="00800A1C" w:rsidDel="000E00CD">
          <w:delInstrText xml:space="preserve"> ADDIN EN.CITE &lt;EndNote&gt;&lt;Cite&gt;&lt;Author&gt;Darnis&lt;/Author&gt;&lt;Year&gt;2012&lt;/Year&gt;&lt;RecNum&gt;64&lt;/RecNum&gt;&lt;DisplayText&gt; [40]&lt;/DisplayText&gt;&lt;record&gt;&lt;rec-number&gt;64&lt;/rec-number&gt;&lt;foreign-keys&gt;&lt;key app="EN" db-id="xred9e5sg009pcetsepxtfs0dwxsa5rzvawx" timestamp="1685836504"&gt;64&lt;/key&gt;&lt;/foreign-keys&gt;&lt;ref-type name="Journal Article"&gt;17&lt;/ref-type&gt;&lt;contributors&gt;&lt;authors&gt;&lt;author&gt;Darnis, S.&lt;/author&gt;&lt;author&gt;Fareau, N.&lt;/author&gt;&lt;author&gt;Corallo, C.E.&lt;/author&gt;&lt;author&gt;Poole, S.&lt;/author&gt;&lt;author&gt;Dooley, M.J.&lt;/author&gt;&lt;author&gt;Cheng, A.C.&lt;/author&gt;&lt;/authors&gt;&lt;/contributors&gt;&lt;titles&gt;&lt;title&gt;Estimation of body weight in hospitalized patients&lt;/title&gt;&lt;secondary-title&gt;QJM: An International Journal of Medicine&lt;/secondary-title&gt;&lt;/titles&gt;&lt;periodical&gt;&lt;full-title&gt;QJM: An International Journal of Medicine&lt;/full-title&gt;&lt;/periodical&gt;&lt;pages&gt;769-774&lt;/pages&gt;&lt;volume&gt;105&lt;/volume&gt;&lt;number&gt;8&lt;/number&gt;&lt;dates&gt;&lt;year&gt;2012&lt;/year&gt;&lt;/dates&gt;&lt;isbn&gt;1460-2725&lt;/isbn&gt;&lt;urls&gt;&lt;related-urls&gt;&lt;url&gt;https://doi.org/10.1093/qjmed/hcs060&lt;/url&gt;&lt;/related-urls&gt;&lt;/urls&gt;&lt;electronic-resource-num&gt;10.1093/qjmed/hcs060&lt;/electronic-resource-num&gt;&lt;access-date&gt;6/3/2023&lt;/access-date&gt;&lt;/record&gt;&lt;/Cite&gt;&lt;/EndNote&gt;</w:delInstrText>
        </w:r>
      </w:del>
      <w:r w:rsidR="00143934" w:rsidRPr="00E03B11">
        <w:fldChar w:fldCharType="separate"/>
      </w:r>
      <w:ins w:id="1137" w:author="My Luong Vuong" w:date="2023-12-07T11:00:00Z">
        <w:r w:rsidR="00442AA9">
          <w:rPr>
            <w:noProof/>
          </w:rPr>
          <w:t> [38]</w:t>
        </w:r>
      </w:ins>
      <w:del w:id="1138" w:author="My Luong Vuong" w:date="2023-12-07T10:44:00Z">
        <w:r w:rsidR="00800A1C" w:rsidDel="000E00CD">
          <w:rPr>
            <w:noProof/>
          </w:rPr>
          <w:delText> [40]</w:delText>
        </w:r>
      </w:del>
      <w:r w:rsidR="00143934" w:rsidRPr="00E03B11">
        <w:fldChar w:fldCharType="end"/>
      </w:r>
      <w:r w:rsidR="00A14F24">
        <w:t>.</w:t>
      </w:r>
    </w:p>
    <w:p w14:paraId="49ACDA9B" w14:textId="6223B8F1" w:rsidR="00CB50CB" w:rsidRPr="00E03B11" w:rsidRDefault="00CB50CB" w:rsidP="00593CAA">
      <w:r w:rsidRPr="00E03B11">
        <w:t>We acknowledge several limitations in our study. First</w:t>
      </w:r>
      <w:commentRangeStart w:id="1139"/>
      <w:commentRangeStart w:id="1140"/>
      <w:commentRangeEnd w:id="1139"/>
      <w:r w:rsidR="003528DB">
        <w:rPr>
          <w:rStyle w:val="CommentReference"/>
        </w:rPr>
        <w:commentReference w:id="1139"/>
      </w:r>
      <w:commentRangeEnd w:id="1140"/>
      <w:r w:rsidR="00BE3729">
        <w:rPr>
          <w:rStyle w:val="CommentReference"/>
        </w:rPr>
        <w:commentReference w:id="1140"/>
      </w:r>
      <w:r w:rsidRPr="00E03B11">
        <w:t xml:space="preserve">, </w:t>
      </w:r>
      <w:r w:rsidR="00AC4292">
        <w:t xml:space="preserve">we did not conduct a systematic search to </w:t>
      </w:r>
      <w:r w:rsidR="001E1408">
        <w:t xml:space="preserve">identify </w:t>
      </w:r>
      <w:r w:rsidR="004D6F26">
        <w:t xml:space="preserve">eligible studies in the literature, </w:t>
      </w:r>
      <w:r w:rsidR="004F3659">
        <w:t>thus it</w:t>
      </w:r>
      <w:r w:rsidR="002A14CB">
        <w:t xml:space="preserve"> i</w:t>
      </w:r>
      <w:r w:rsidR="004F3659">
        <w:t xml:space="preserve">s likely that we </w:t>
      </w:r>
      <w:r w:rsidR="00847122">
        <w:t xml:space="preserve">did not include </w:t>
      </w:r>
      <w:r w:rsidR="00D3705B">
        <w:t xml:space="preserve">all the available data in our </w:t>
      </w:r>
      <w:r w:rsidR="00470F40" w:rsidRPr="00470F40">
        <w:t>IPDMA</w:t>
      </w:r>
      <w:r w:rsidR="0018159C">
        <w:fldChar w:fldCharType="begin"/>
      </w:r>
      <w:ins w:id="1141" w:author="My Luong Vuong" w:date="2023-12-07T11:00:00Z">
        <w:r w:rsidR="00442AA9">
          <w:instrText xml:space="preserve"> ADDIN EN.CITE &lt;EndNote&gt;&lt;Cite&gt;&lt;Author&gt;van Wijk&lt;/Author&gt;&lt;Year&gt;2023&lt;/Year&gt;&lt;RecNum&gt;73&lt;/RecNum&gt;&lt;DisplayText&gt; [39]&lt;/DisplayText&gt;&lt;record&gt;&lt;rec-number&gt;73&lt;/rec-number&gt;&lt;foreign-keys&gt;&lt;key app="EN" db-id="xred9e5sg009pcetsepxtfs0dwxsa5rzvawx" timestamp="1700837297"&gt;73&lt;/key&gt;&lt;/foreign-keys&gt;&lt;ref-type name="Journal Article"&gt;17&lt;/ref-type&gt;&lt;contributors&gt;&lt;authors&gt;&lt;author&gt;van Wijk, R. C.&lt;/author&gt;&lt;author&gt;Imperial, M. Z.&lt;/author&gt;&lt;author&gt;Savic, R. M.&lt;/author&gt;&lt;author&gt;Solans, B. P.&lt;/author&gt;&lt;/authors&gt;&lt;/contributors&gt;&lt;auth-address&gt;University of California San Francisco Schools of Pharmacy and Medicine, San Francisco, California, USA.&amp;#xD;UCSF Center for Tuberculosis, University of California San Francisco, San Francisco, California, USA.&lt;/auth-address&gt;&lt;titles&gt;&lt;title&gt;Pharmacokinetic analysis across studies to drive knowledge-integration: A tutorial on individual patient data meta-analysis (IPDMA)&lt;/title&gt;&lt;secondary-title&gt;CPT Pharmacometrics Syst Pharmacol&lt;/secondary-title&gt;&lt;/titles&gt;&lt;periodical&gt;&lt;full-title&gt;CPT Pharmacometrics Syst Pharmacol&lt;/full-title&gt;&lt;/periodical&gt;&lt;pages&gt;1187-1200&lt;/pages&gt;&lt;volume&gt;12&lt;/volume&gt;&lt;number&gt;9&lt;/number&gt;&lt;edition&gt;20230611&lt;/edition&gt;&lt;keywords&gt;&lt;keyword&gt;Humans&lt;/keyword&gt;&lt;keyword&gt;*Databases, Factual&lt;/keyword&gt;&lt;keyword&gt;*Pharmacokinetics&lt;/keyword&gt;&lt;keyword&gt;Drug Development&lt;/keyword&gt;&lt;keyword&gt;*Meta-Analysis as Topic&lt;/keyword&gt;&lt;/keywords&gt;&lt;dates&gt;&lt;year&gt;2023&lt;/year&gt;&lt;pub-dates&gt;&lt;date&gt;Sep&lt;/date&gt;&lt;/pub-dates&gt;&lt;/dates&gt;&lt;isbn&gt;2163-8306&lt;/isbn&gt;&lt;accession-num&gt;37303132&lt;/accession-num&gt;&lt;urls&gt;&lt;/urls&gt;&lt;custom1&gt;The authors declared no competing interests for this work.&lt;/custom1&gt;&lt;custom2&gt;PMC10508576&lt;/custom2&gt;&lt;electronic-resource-num&gt;10.1002/psp4.13002&lt;/electronic-resource-num&gt;&lt;remote-database-provider&gt;NLM&lt;/remote-database-provider&gt;&lt;language&gt;eng&lt;/language&gt;&lt;/record&gt;&lt;/Cite&gt;&lt;/EndNote&gt;</w:instrText>
        </w:r>
      </w:ins>
      <w:del w:id="1142" w:author="My Luong Vuong" w:date="2023-12-07T10:44:00Z">
        <w:r w:rsidR="00800A1C" w:rsidDel="000E00CD">
          <w:delInstrText xml:space="preserve"> ADDIN EN.CITE &lt;EndNote&gt;&lt;Cite&gt;&lt;Author&gt;van Wijk&lt;/Author&gt;&lt;Year&gt;2023&lt;/Year&gt;&lt;RecNum&gt;73&lt;/RecNum&gt;&lt;DisplayText&gt; [41]&lt;/DisplayText&gt;&lt;record&gt;&lt;rec-number&gt;73&lt;/rec-number&gt;&lt;foreign-keys&gt;&lt;key app="EN" db-id="xred9e5sg009pcetsepxtfs0dwxsa5rzvawx" timestamp="1700837297"&gt;73&lt;/key&gt;&lt;/foreign-keys&gt;&lt;ref-type name="Journal Article"&gt;17&lt;/ref-type&gt;&lt;contributors&gt;&lt;authors&gt;&lt;author&gt;van Wijk, R. C.&lt;/author&gt;&lt;author&gt;Imperial, M. Z.&lt;/author&gt;&lt;author&gt;Savic, R. M.&lt;/author&gt;&lt;author&gt;Solans, B. P.&lt;/author&gt;&lt;/authors&gt;&lt;/contributors&gt;&lt;auth-address&gt;University of California San Francisco Schools of Pharmacy and Medicine, San Francisco, California, USA.&amp;#xD;UCSF Center for Tuberculosis, University of California San Francisco, San Francisco, California, USA.&lt;/auth-address&gt;&lt;titles&gt;&lt;title&gt;Pharmacokinetic analysis across studies to drive knowledge-integration: A tutorial on individual patient data meta-analysis (IPDMA)&lt;/title&gt;&lt;secondary-title&gt;CPT Pharmacometrics Syst Pharmacol&lt;/secondary-title&gt;&lt;/titles&gt;&lt;periodical&gt;&lt;full-title&gt;CPT Pharmacometrics Syst Pharmacol&lt;/full-title&gt;&lt;/periodical&gt;&lt;pages&gt;1187-1200&lt;/pages&gt;&lt;volume&gt;12&lt;/volume&gt;&lt;number&gt;9&lt;/number&gt;&lt;edition&gt;20230611&lt;/edition&gt;&lt;keywords&gt;&lt;keyword&gt;Humans&lt;/keyword&gt;&lt;keyword&gt;*Databases, Factual&lt;/keyword&gt;&lt;keyword&gt;*Pharmacokinetics&lt;/keyword&gt;&lt;keyword&gt;Drug Development&lt;/keyword&gt;&lt;keyword&gt;*Meta-Analysis as Topic&lt;/keyword&gt;&lt;/keywords&gt;&lt;dates&gt;&lt;year&gt;2023&lt;/year&gt;&lt;pub-dates&gt;&lt;date&gt;Sep&lt;/date&gt;&lt;/pub-dates&gt;&lt;/dates&gt;&lt;isbn&gt;2163-8306&lt;/isbn&gt;&lt;accession-num&gt;37303132&lt;/accession-num&gt;&lt;urls&gt;&lt;/urls&gt;&lt;custom1&gt;The authors declared no competing interests for this work.&lt;/custom1&gt;&lt;custom2&gt;PMC10508576&lt;/custom2&gt;&lt;electronic-resource-num&gt;10.1002/psp4.13002&lt;/electronic-resource-num&gt;&lt;remote-database-provider&gt;NLM&lt;/remote-database-provider&gt;&lt;language&gt;eng&lt;/language&gt;&lt;/record&gt;&lt;/Cite&gt;&lt;/EndNote&gt;</w:delInstrText>
        </w:r>
      </w:del>
      <w:r w:rsidR="0018159C">
        <w:fldChar w:fldCharType="separate"/>
      </w:r>
      <w:ins w:id="1143" w:author="My Luong Vuong" w:date="2023-12-07T11:00:00Z">
        <w:r w:rsidR="00442AA9">
          <w:rPr>
            <w:noProof/>
          </w:rPr>
          <w:t> [39]</w:t>
        </w:r>
      </w:ins>
      <w:del w:id="1144" w:author="My Luong Vuong" w:date="2023-12-07T10:44:00Z">
        <w:r w:rsidR="00800A1C" w:rsidDel="000E00CD">
          <w:rPr>
            <w:noProof/>
          </w:rPr>
          <w:delText> [41]</w:delText>
        </w:r>
      </w:del>
      <w:r w:rsidR="0018159C">
        <w:fldChar w:fldCharType="end"/>
      </w:r>
      <w:r w:rsidR="00D3705B">
        <w:t>.</w:t>
      </w:r>
      <w:r w:rsidR="00640E5D">
        <w:t xml:space="preserve"> </w:t>
      </w:r>
      <w:r w:rsidR="00261E77">
        <w:t>The</w:t>
      </w:r>
      <w:r w:rsidR="005E19A4">
        <w:t xml:space="preserve"> </w:t>
      </w:r>
      <w:r w:rsidR="00821DA2">
        <w:t xml:space="preserve">resource intensive and time-consuming </w:t>
      </w:r>
      <w:r w:rsidR="00EA50EE">
        <w:t>process</w:t>
      </w:r>
      <w:r w:rsidR="00821DA2">
        <w:t xml:space="preserve"> </w:t>
      </w:r>
      <w:r w:rsidR="00EA50EE">
        <w:t>of contacting authors,</w:t>
      </w:r>
      <w:r w:rsidR="005E4FE6">
        <w:t xml:space="preserve"> obtaining data, and preparing datasets for </w:t>
      </w:r>
      <w:r w:rsidR="005460E7">
        <w:t>IPDMA</w:t>
      </w:r>
      <w:r w:rsidR="005E4FE6">
        <w:t xml:space="preserve"> </w:t>
      </w:r>
      <w:r w:rsidR="00261E77">
        <w:t xml:space="preserve">may not always </w:t>
      </w:r>
      <w:proofErr w:type="spellStart"/>
      <w:r w:rsidR="00261E77">
        <w:t>outw</w:t>
      </w:r>
      <w:r w:rsidR="00543F1B">
        <w:t>eight</w:t>
      </w:r>
      <w:proofErr w:type="spellEnd"/>
      <w:r w:rsidR="00543F1B">
        <w:t xml:space="preserve"> the benefits and should be seriously considered before initi</w:t>
      </w:r>
      <w:r w:rsidR="008B32AE">
        <w:t>atio</w:t>
      </w:r>
      <w:r w:rsidR="00662B4C">
        <w:t>n</w:t>
      </w:r>
      <w:r w:rsidR="00C35CF2">
        <w:fldChar w:fldCharType="begin"/>
      </w:r>
      <w:ins w:id="1145" w:author="My Luong Vuong" w:date="2023-12-07T11:00:00Z">
        <w:r w:rsidR="00442AA9">
          <w:instrText xml:space="preserve"> ADDIN EN.CITE &lt;EndNote&gt;&lt;Cite&gt;&lt;Author&gt;van Wijk&lt;/Author&gt;&lt;Year&gt;2023&lt;/Year&gt;&lt;RecNum&gt;73&lt;/RecNum&gt;&lt;DisplayText&gt; [39]&lt;/DisplayText&gt;&lt;record&gt;&lt;rec-number&gt;73&lt;/rec-number&gt;&lt;foreign-keys&gt;&lt;key app="EN" db-id="xred9e5sg009pcetsepxtfs0dwxsa5rzvawx" timestamp="1700837297"&gt;73&lt;/key&gt;&lt;/foreign-keys&gt;&lt;ref-type name="Journal Article"&gt;17&lt;/ref-type&gt;&lt;contributors&gt;&lt;authors&gt;&lt;author&gt;van Wijk, R. C.&lt;/author&gt;&lt;author&gt;Imperial, M. Z.&lt;/author&gt;&lt;author&gt;Savic, R. M.&lt;/author&gt;&lt;author&gt;Solans, B. P.&lt;/author&gt;&lt;/authors&gt;&lt;/contributors&gt;&lt;auth-address&gt;University of California San Francisco Schools of Pharmacy and Medicine, San Francisco, California, USA.&amp;#xD;UCSF Center for Tuberculosis, University of California San Francisco, San Francisco, California, USA.&lt;/auth-address&gt;&lt;titles&gt;&lt;title&gt;Pharmacokinetic analysis across studies to drive knowledge-integration: A tutorial on individual patient data meta-analysis (IPDMA)&lt;/title&gt;&lt;secondary-title&gt;CPT Pharmacometrics Syst Pharmacol&lt;/secondary-title&gt;&lt;/titles&gt;&lt;periodical&gt;&lt;full-title&gt;CPT Pharmacometrics Syst Pharmacol&lt;/full-title&gt;&lt;/periodical&gt;&lt;pages&gt;1187-1200&lt;/pages&gt;&lt;volume&gt;12&lt;/volume&gt;&lt;number&gt;9&lt;/number&gt;&lt;edition&gt;20230611&lt;/edition&gt;&lt;keywords&gt;&lt;keyword&gt;Humans&lt;/keyword&gt;&lt;keyword&gt;*Databases, Factual&lt;/keyword&gt;&lt;keyword&gt;*Pharmacokinetics&lt;/keyword&gt;&lt;keyword&gt;Drug Development&lt;/keyword&gt;&lt;keyword&gt;*Meta-Analysis as Topic&lt;/keyword&gt;&lt;/keywords&gt;&lt;dates&gt;&lt;year&gt;2023&lt;/year&gt;&lt;pub-dates&gt;&lt;date&gt;Sep&lt;/date&gt;&lt;/pub-dates&gt;&lt;/dates&gt;&lt;isbn&gt;2163-8306&lt;/isbn&gt;&lt;accession-num&gt;37303132&lt;/accession-num&gt;&lt;urls&gt;&lt;/urls&gt;&lt;custom1&gt;The authors declared no competing interests for this work.&lt;/custom1&gt;&lt;custom2&gt;PMC10508576&lt;/custom2&gt;&lt;electronic-resource-num&gt;10.1002/psp4.13002&lt;/electronic-resource-num&gt;&lt;remote-database-provider&gt;NLM&lt;/remote-database-provider&gt;&lt;language&gt;eng&lt;/language&gt;&lt;/record&gt;&lt;/Cite&gt;&lt;/EndNote&gt;</w:instrText>
        </w:r>
      </w:ins>
      <w:del w:id="1146" w:author="My Luong Vuong" w:date="2023-12-07T10:44:00Z">
        <w:r w:rsidR="00C35CF2" w:rsidDel="000E00CD">
          <w:delInstrText xml:space="preserve"> ADDIN EN.CITE &lt;EndNote&gt;&lt;Cite&gt;&lt;Author&gt;van Wijk&lt;/Author&gt;&lt;Year&gt;2023&lt;/Year&gt;&lt;RecNum&gt;73&lt;/RecNum&gt;&lt;DisplayText&gt; [41]&lt;/DisplayText&gt;&lt;record&gt;&lt;rec-number&gt;73&lt;/rec-number&gt;&lt;foreign-keys&gt;&lt;key app="EN" db-id="xred9e5sg009pcetsepxtfs0dwxsa5rzvawx" timestamp="1700837297"&gt;73&lt;/key&gt;&lt;/foreign-keys&gt;&lt;ref-type name="Journal Article"&gt;17&lt;/ref-type&gt;&lt;contributors&gt;&lt;authors&gt;&lt;author&gt;van Wijk, R. C.&lt;/author&gt;&lt;author&gt;Imperial, M. Z.&lt;/author&gt;&lt;author&gt;Savic, R. M.&lt;/author&gt;&lt;author&gt;Solans, B. P.&lt;/author&gt;&lt;/authors&gt;&lt;/contributors&gt;&lt;auth-address&gt;University of California San Francisco Schools of Pharmacy and Medicine, San Francisco, California, USA.&amp;#xD;UCSF Center for Tuberculosis, University of California San Francisco, San Francisco, California, USA.&lt;/auth-address&gt;&lt;titles&gt;&lt;title&gt;Pharmacokinetic analysis across studies to drive knowledge-integration: A tutorial on individual patient data meta-analysis (IPDMA)&lt;/title&gt;&lt;secondary-title&gt;CPT Pharmacometrics Syst Pharmacol&lt;/secondary-title&gt;&lt;/titles&gt;&lt;periodical&gt;&lt;full-title&gt;CPT Pharmacometrics Syst Pharmacol&lt;/full-title&gt;&lt;/periodical&gt;&lt;pages&gt;1187-1200&lt;/pages&gt;&lt;volume&gt;12&lt;/volume&gt;&lt;number&gt;9&lt;/number&gt;&lt;edition&gt;20230611&lt;/edition&gt;&lt;keywords&gt;&lt;keyword&gt;Humans&lt;/keyword&gt;&lt;keyword&gt;*Databases, Factual&lt;/keyword&gt;&lt;keyword&gt;*Pharmacokinetics&lt;/keyword&gt;&lt;keyword&gt;Drug Development&lt;/keyword&gt;&lt;keyword&gt;*Meta-Analysis as Topic&lt;/keyword&gt;&lt;/keywords&gt;&lt;dates&gt;&lt;year&gt;2023&lt;/year&gt;&lt;pub-dates&gt;&lt;date&gt;Sep&lt;/date&gt;&lt;/pub-dates&gt;&lt;/dates&gt;&lt;isbn&gt;2163-8306&lt;/isbn&gt;&lt;accession-num&gt;37303132&lt;/accession-num&gt;&lt;urls&gt;&lt;/urls&gt;&lt;custom1&gt;The authors declared no competing interests for this work.&lt;/custom1&gt;&lt;custom2&gt;PMC10508576&lt;/custom2&gt;&lt;electronic-resource-num&gt;10.1002/psp4.13002&lt;/electronic-resource-num&gt;&lt;remote-database-provider&gt;NLM&lt;/remote-database-provider&gt;&lt;language&gt;eng&lt;/language&gt;&lt;/record&gt;&lt;/Cite&gt;&lt;/EndNote&gt;</w:delInstrText>
        </w:r>
      </w:del>
      <w:r w:rsidR="00C35CF2">
        <w:fldChar w:fldCharType="separate"/>
      </w:r>
      <w:ins w:id="1147" w:author="My Luong Vuong" w:date="2023-12-07T11:00:00Z">
        <w:r w:rsidR="00442AA9">
          <w:rPr>
            <w:noProof/>
          </w:rPr>
          <w:t> [39]</w:t>
        </w:r>
      </w:ins>
      <w:del w:id="1148" w:author="My Luong Vuong" w:date="2023-12-07T10:44:00Z">
        <w:r w:rsidR="00C35CF2" w:rsidDel="000E00CD">
          <w:rPr>
            <w:noProof/>
          </w:rPr>
          <w:delText> [41]</w:delText>
        </w:r>
      </w:del>
      <w:r w:rsidR="00C35CF2">
        <w:fldChar w:fldCharType="end"/>
      </w:r>
      <w:r w:rsidR="008B32AE">
        <w:t xml:space="preserve">. </w:t>
      </w:r>
      <w:r w:rsidR="00515A09">
        <w:t>Yet</w:t>
      </w:r>
      <w:r w:rsidR="00640E5D">
        <w:t xml:space="preserve">, </w:t>
      </w:r>
      <w:r w:rsidR="008B32AE">
        <w:t>we generated the</w:t>
      </w:r>
      <w:r w:rsidR="00E241F6">
        <w:t xml:space="preserve"> </w:t>
      </w:r>
      <w:r w:rsidR="00FD15E3">
        <w:t xml:space="preserve">largest </w:t>
      </w:r>
      <w:r w:rsidR="008B32AE">
        <w:t xml:space="preserve">IV </w:t>
      </w:r>
      <w:r w:rsidR="00E241F6">
        <w:t>fluconazole</w:t>
      </w:r>
      <w:r w:rsidR="003766B4">
        <w:t xml:space="preserve"> </w:t>
      </w:r>
      <w:r w:rsidR="00E241F6">
        <w:t>PK data</w:t>
      </w:r>
      <w:r w:rsidR="008B32AE">
        <w:t>set</w:t>
      </w:r>
      <w:r w:rsidR="008C1C6F">
        <w:t xml:space="preserve"> in ICU patients</w:t>
      </w:r>
      <w:r w:rsidR="008B32AE">
        <w:t xml:space="preserve"> existing</w:t>
      </w:r>
      <w:r w:rsidR="00E241F6">
        <w:t xml:space="preserve"> to date</w:t>
      </w:r>
      <w:r w:rsidR="009603AC">
        <w:t>.</w:t>
      </w:r>
      <w:r w:rsidR="001077C9">
        <w:t xml:space="preserve"> Second, </w:t>
      </w:r>
      <w:r w:rsidRPr="00E03B11">
        <w:t xml:space="preserve">we were unable to differentiate between different types CRRT due to a lack of information. Each type of CRRT has different implications for fluconazole elimination and </w:t>
      </w:r>
      <w:r w:rsidR="00AE5A57">
        <w:t>could potentially</w:t>
      </w:r>
      <w:r w:rsidRPr="00E03B11">
        <w:t xml:space="preserve"> require different dosing strategies</w:t>
      </w:r>
      <w:r w:rsidR="00972F81" w:rsidRPr="00E03B11">
        <w:fldChar w:fldCharType="begin">
          <w:fldData xml:space="preserve">PEVuZE5vdGU+PENpdGU+PEF1dGhvcj5MaTwvQXV0aG9yPjxZZWFyPjIwMjA8L1llYXI+PFJlY051
bT41MTwvUmVjTnVtPjxEaXNwbGF5VGV4dD7CoFs0MF08L0Rpc3BsYXlUZXh0PjxyZWNvcmQ+PHJl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ins w:id="1149" w:author="My Luong Vuong" w:date="2023-12-07T11:00:00Z">
        <w:r w:rsidR="00442AA9">
          <w:instrText xml:space="preserve"> ADDIN EN.CITE </w:instrText>
        </w:r>
      </w:ins>
      <w:del w:id="1150" w:author="My Luong Vuong" w:date="2023-12-07T10:44:00Z">
        <w:r w:rsidR="00800A1C" w:rsidDel="000E00CD">
          <w:delInstrText xml:space="preserve"> ADDIN EN.CITE </w:delInstrText>
        </w:r>
        <w:r w:rsidR="00800A1C" w:rsidDel="000E00CD">
          <w:fldChar w:fldCharType="begin">
            <w:fldData xml:space="preserve">PEVuZE5vdGU+PENpdGU+PEF1dGhvcj5MaTwvQXV0aG9yPjxZZWFyPjIwMjA8L1llYXI+PFJlY051
bT41MTwvUmVjTnVtPjxEaXNwbGF5VGV4dD7CoFs0Ml08L0Rpc3BsYXlUZXh0PjxyZWNvcmQ+PHJl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800A1C" w:rsidDel="000E00CD">
          <w:delInstrText xml:space="preserve"> ADDIN EN.CITE.DATA </w:delInstrText>
        </w:r>
        <w:r w:rsidR="00800A1C" w:rsidDel="000E00CD">
          <w:fldChar w:fldCharType="end"/>
        </w:r>
      </w:del>
      <w:ins w:id="1151" w:author="My Luong Vuong" w:date="2023-12-07T11:00:00Z">
        <w:r w:rsidR="00442AA9">
          <w:fldChar w:fldCharType="begin">
            <w:fldData xml:space="preserve">PEVuZE5vdGU+PENpdGU+PEF1dGhvcj5MaTwvQXV0aG9yPjxZZWFyPjIwMjA8L1llYXI+PFJlY051
bT41MTwvUmVjTnVtPjxEaXNwbGF5VGV4dD7CoFs0MF08L0Rpc3BsYXlUZXh0PjxyZWNvcmQ+PHJl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442AA9">
          <w:instrText xml:space="preserve"> ADDIN EN.CITE.DATA </w:instrText>
        </w:r>
        <w:r w:rsidR="00442AA9">
          <w:fldChar w:fldCharType="end"/>
        </w:r>
      </w:ins>
      <w:r w:rsidR="00972F81" w:rsidRPr="00E03B11">
        <w:fldChar w:fldCharType="separate"/>
      </w:r>
      <w:ins w:id="1152" w:author="My Luong Vuong" w:date="2023-12-07T11:00:00Z">
        <w:r w:rsidR="00442AA9">
          <w:rPr>
            <w:noProof/>
          </w:rPr>
          <w:t> [40]</w:t>
        </w:r>
      </w:ins>
      <w:del w:id="1153" w:author="My Luong Vuong" w:date="2023-12-07T10:44:00Z">
        <w:r w:rsidR="00800A1C" w:rsidDel="000E00CD">
          <w:rPr>
            <w:noProof/>
          </w:rPr>
          <w:delText> [42]</w:delText>
        </w:r>
      </w:del>
      <w:r w:rsidR="00972F81" w:rsidRPr="00E03B11">
        <w:fldChar w:fldCharType="end"/>
      </w:r>
      <w:r w:rsidR="00C53B7B">
        <w:t>.</w:t>
      </w:r>
      <w:r w:rsidR="007B40FD" w:rsidRPr="00E03B11">
        <w:t xml:space="preserve"> The majority of CRRT patients in our study were on continuous </w:t>
      </w:r>
      <w:proofErr w:type="spellStart"/>
      <w:r w:rsidR="007B40FD" w:rsidRPr="00E03B11">
        <w:t>veno</w:t>
      </w:r>
      <w:proofErr w:type="spellEnd"/>
      <w:r w:rsidR="007B40FD" w:rsidRPr="00E03B11">
        <w:t xml:space="preserve">-venous hemodiafiltration (CVVHDF) and continuous </w:t>
      </w:r>
      <w:proofErr w:type="spellStart"/>
      <w:r w:rsidR="007B40FD" w:rsidRPr="00E03B11">
        <w:t>veno</w:t>
      </w:r>
      <w:proofErr w:type="spellEnd"/>
      <w:r w:rsidR="007B40FD" w:rsidRPr="00E03B11">
        <w:t>-venous hemofiltration (CVVH), in which CVVHDF is believed to have a higher fluconazole clearance as fluconazole is more effectively eliminated by diffusion</w:t>
      </w:r>
      <w:r w:rsidR="007B40FD" w:rsidRPr="00E03B11">
        <w:fldChar w:fldCharType="begin">
          <w:fldData xml:space="preserve">PEVuZE5vdGU+PENpdGU+PEF1dGhvcj5MaTwvQXV0aG9yPjxZZWFyPjIwMjA8L1llYXI+PFJlY051
bT41MTwvUmVjTnVtPjxEaXNwbGF5VGV4dD7CoFs0MF08L0Rpc3BsYXlUZXh0PjxyZWNvcmQ+PHJl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ins w:id="1154" w:author="My Luong Vuong" w:date="2023-12-07T11:00:00Z">
        <w:r w:rsidR="00442AA9">
          <w:instrText xml:space="preserve"> ADDIN EN.CITE </w:instrText>
        </w:r>
      </w:ins>
      <w:del w:id="1155" w:author="My Luong Vuong" w:date="2023-12-07T10:44:00Z">
        <w:r w:rsidR="00800A1C" w:rsidDel="000E00CD">
          <w:delInstrText xml:space="preserve"> ADDIN EN.CITE </w:delInstrText>
        </w:r>
        <w:r w:rsidR="00800A1C" w:rsidDel="000E00CD">
          <w:fldChar w:fldCharType="begin">
            <w:fldData xml:space="preserve">PEVuZE5vdGU+PENpdGU+PEF1dGhvcj5MaTwvQXV0aG9yPjxZZWFyPjIwMjA8L1llYXI+PFJlY051
bT41MTwvUmVjTnVtPjxEaXNwbGF5VGV4dD7CoFs0Ml08L0Rpc3BsYXlUZXh0PjxyZWNvcmQ+PHJl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800A1C" w:rsidDel="000E00CD">
          <w:delInstrText xml:space="preserve"> ADDIN EN.CITE.DATA </w:delInstrText>
        </w:r>
        <w:r w:rsidR="00800A1C" w:rsidDel="000E00CD">
          <w:fldChar w:fldCharType="end"/>
        </w:r>
      </w:del>
      <w:ins w:id="1156" w:author="My Luong Vuong" w:date="2023-12-07T11:00:00Z">
        <w:r w:rsidR="00442AA9">
          <w:fldChar w:fldCharType="begin">
            <w:fldData xml:space="preserve">PEVuZE5vdGU+PENpdGU+PEF1dGhvcj5MaTwvQXV0aG9yPjxZZWFyPjIwMjA8L1llYXI+PFJlY051
bT41MTwvUmVjTnVtPjxEaXNwbGF5VGV4dD7CoFs0MF08L0Rpc3BsYXlUZXh0PjxyZWNvcmQ+PHJl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442AA9">
          <w:instrText xml:space="preserve"> ADDIN EN.CITE.DATA </w:instrText>
        </w:r>
        <w:r w:rsidR="00442AA9">
          <w:fldChar w:fldCharType="end"/>
        </w:r>
      </w:ins>
      <w:r w:rsidR="007B40FD" w:rsidRPr="00E03B11">
        <w:fldChar w:fldCharType="separate"/>
      </w:r>
      <w:ins w:id="1157" w:author="My Luong Vuong" w:date="2023-12-07T11:00:00Z">
        <w:r w:rsidR="00442AA9">
          <w:rPr>
            <w:noProof/>
          </w:rPr>
          <w:t> [40]</w:t>
        </w:r>
      </w:ins>
      <w:del w:id="1158" w:author="My Luong Vuong" w:date="2023-12-07T10:44:00Z">
        <w:r w:rsidR="00800A1C" w:rsidDel="000E00CD">
          <w:rPr>
            <w:noProof/>
          </w:rPr>
          <w:delText> [42]</w:delText>
        </w:r>
      </w:del>
      <w:r w:rsidR="007B40FD" w:rsidRPr="00E03B11">
        <w:fldChar w:fldCharType="end"/>
      </w:r>
      <w:r w:rsidR="00B635F9">
        <w:t>.</w:t>
      </w:r>
      <w:r w:rsidR="00102674" w:rsidRPr="00E03B11">
        <w:t xml:space="preserve"> However, </w:t>
      </w:r>
      <w:r w:rsidR="00AE5A57" w:rsidRPr="00E03B11">
        <w:t xml:space="preserve">due to </w:t>
      </w:r>
      <w:r w:rsidR="00AE5A57">
        <w:t>a</w:t>
      </w:r>
      <w:r w:rsidR="00AE5A57" w:rsidRPr="00E03B11">
        <w:t xml:space="preserve"> limited representation in our study (</w:t>
      </w:r>
      <w:commentRangeStart w:id="1159"/>
      <w:commentRangeStart w:id="1160"/>
      <w:r w:rsidR="00AE5A57" w:rsidRPr="00E03B11">
        <w:t>18%</w:t>
      </w:r>
      <w:r w:rsidR="00E17D60">
        <w:t xml:space="preserve"> of patients were on</w:t>
      </w:r>
      <w:r w:rsidR="00AE5A57" w:rsidRPr="00E03B11">
        <w:t xml:space="preserve"> CRRT</w:t>
      </w:r>
      <w:r w:rsidR="00E17D60">
        <w:t xml:space="preserve"> at least once</w:t>
      </w:r>
      <w:r w:rsidR="00AE5A57" w:rsidRPr="00E03B11">
        <w:t>)</w:t>
      </w:r>
      <w:r w:rsidR="00AE5A57">
        <w:t xml:space="preserve">, </w:t>
      </w:r>
      <w:commentRangeEnd w:id="1159"/>
      <w:r w:rsidR="008B6720">
        <w:rPr>
          <w:rStyle w:val="CommentReference"/>
        </w:rPr>
        <w:commentReference w:id="1159"/>
      </w:r>
      <w:commentRangeEnd w:id="1160"/>
      <w:r w:rsidR="00BF21AE">
        <w:rPr>
          <w:rStyle w:val="CommentReference"/>
        </w:rPr>
        <w:commentReference w:id="1160"/>
      </w:r>
      <w:r w:rsidR="00102674" w:rsidRPr="00E03B11">
        <w:t xml:space="preserve">we could </w:t>
      </w:r>
      <w:r w:rsidR="008B6720">
        <w:t xml:space="preserve">not </w:t>
      </w:r>
      <w:r w:rsidR="00102674" w:rsidRPr="00E03B11">
        <w:t xml:space="preserve">detect significant effects of </w:t>
      </w:r>
      <w:r w:rsidR="00C0491B">
        <w:t>different</w:t>
      </w:r>
      <w:r w:rsidR="00711EC2">
        <w:t xml:space="preserve"> </w:t>
      </w:r>
      <w:r w:rsidR="00102674" w:rsidRPr="00E03B11">
        <w:t>CRRT types.</w:t>
      </w:r>
      <w:r w:rsidR="007B40FD" w:rsidRPr="00E03B11">
        <w:t xml:space="preserve"> Furthermore, different CRRT flow rates (i.e., dialysate rate and ultrafiltration rate) c</w:t>
      </w:r>
      <w:r w:rsidR="008B6720">
        <w:t>ould also</w:t>
      </w:r>
      <w:r w:rsidR="007B40FD" w:rsidRPr="00E03B11">
        <w:t xml:space="preserve"> </w:t>
      </w:r>
      <w:r w:rsidR="006F6EA5">
        <w:t>impact</w:t>
      </w:r>
      <w:r w:rsidR="007B40FD" w:rsidRPr="00E03B11">
        <w:t xml:space="preserve"> fluconazole clearance</w:t>
      </w:r>
      <w:r w:rsidR="007B40FD" w:rsidRPr="00E03B11">
        <w:fldChar w:fldCharType="begin">
          <w:fldData xml:space="preserve">PEVuZE5vdGU+PENpdGU+PEF1dGhvcj5MaTwvQXV0aG9yPjxZZWFyPjIwMjA8L1llYXI+PFJlY051
bT41MTwvUmVjTnVtPjxEaXNwbGF5VGV4dD7CoFs0MF08L0Rpc3BsYXlUZXh0PjxyZWNvcmQ+PHJl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ins w:id="1161" w:author="My Luong Vuong" w:date="2023-12-07T11:00:00Z">
        <w:r w:rsidR="00442AA9">
          <w:instrText xml:space="preserve"> ADDIN EN.CITE </w:instrText>
        </w:r>
      </w:ins>
      <w:del w:id="1162" w:author="My Luong Vuong" w:date="2023-12-07T10:44:00Z">
        <w:r w:rsidR="00800A1C" w:rsidDel="000E00CD">
          <w:delInstrText xml:space="preserve"> ADDIN EN.CITE </w:delInstrText>
        </w:r>
        <w:r w:rsidR="00800A1C" w:rsidDel="000E00CD">
          <w:fldChar w:fldCharType="begin">
            <w:fldData xml:space="preserve">PEVuZE5vdGU+PENpdGU+PEF1dGhvcj5MaTwvQXV0aG9yPjxZZWFyPjIwMjA8L1llYXI+PFJlY051
bT41MTwvUmVjTnVtPjxEaXNwbGF5VGV4dD7CoFs0Ml08L0Rpc3BsYXlUZXh0PjxyZWNvcmQ+PHJl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800A1C" w:rsidDel="000E00CD">
          <w:delInstrText xml:space="preserve"> ADDIN EN.CITE.DATA </w:delInstrText>
        </w:r>
        <w:r w:rsidR="00800A1C" w:rsidDel="000E00CD">
          <w:fldChar w:fldCharType="end"/>
        </w:r>
      </w:del>
      <w:ins w:id="1163" w:author="My Luong Vuong" w:date="2023-12-07T11:00:00Z">
        <w:r w:rsidR="00442AA9">
          <w:fldChar w:fldCharType="begin">
            <w:fldData xml:space="preserve">PEVuZE5vdGU+PENpdGU+PEF1dGhvcj5MaTwvQXV0aG9yPjxZZWFyPjIwMjA8L1llYXI+PFJlY051
bT41MTwvUmVjTnVtPjxEaXNwbGF5VGV4dD7CoFs0MF08L0Rpc3BsYXlUZXh0PjxyZWNvcmQ+PHJl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442AA9">
          <w:instrText xml:space="preserve"> ADDIN EN.CITE.DATA </w:instrText>
        </w:r>
        <w:r w:rsidR="00442AA9">
          <w:fldChar w:fldCharType="end"/>
        </w:r>
      </w:ins>
      <w:r w:rsidR="007B40FD" w:rsidRPr="00E03B11">
        <w:fldChar w:fldCharType="separate"/>
      </w:r>
      <w:ins w:id="1164" w:author="My Luong Vuong" w:date="2023-12-07T11:00:00Z">
        <w:r w:rsidR="00442AA9">
          <w:rPr>
            <w:noProof/>
          </w:rPr>
          <w:t> [40]</w:t>
        </w:r>
      </w:ins>
      <w:del w:id="1165" w:author="My Luong Vuong" w:date="2023-12-07T10:44:00Z">
        <w:r w:rsidR="00800A1C" w:rsidDel="000E00CD">
          <w:rPr>
            <w:noProof/>
          </w:rPr>
          <w:delText> [42]</w:delText>
        </w:r>
      </w:del>
      <w:r w:rsidR="007B40FD" w:rsidRPr="00E03B11">
        <w:fldChar w:fldCharType="end"/>
      </w:r>
      <w:r w:rsidR="009D225B">
        <w:t>.</w:t>
      </w:r>
      <w:r w:rsidR="007B40FD" w:rsidRPr="00E03B11">
        <w:t xml:space="preserve"> This piece of information is completely missing in our study</w:t>
      </w:r>
      <w:r w:rsidRPr="00E03B11">
        <w:t xml:space="preserve">. </w:t>
      </w:r>
      <w:r w:rsidR="006F6EA5">
        <w:t>Third</w:t>
      </w:r>
      <w:r w:rsidRPr="00E03B11">
        <w:t xml:space="preserve">, our assumption that clearance </w:t>
      </w:r>
      <w:commentRangeStart w:id="1166"/>
      <w:commentRangeStart w:id="1167"/>
      <w:r w:rsidR="006F6EA5">
        <w:t>when</w:t>
      </w:r>
      <w:r w:rsidRPr="00E03B11">
        <w:t xml:space="preserve"> </w:t>
      </w:r>
      <w:commentRangeEnd w:id="1166"/>
      <w:r w:rsidR="006F6EA5">
        <w:rPr>
          <w:rStyle w:val="CommentReference"/>
        </w:rPr>
        <w:commentReference w:id="1166"/>
      </w:r>
      <w:commentRangeEnd w:id="1167"/>
      <w:r w:rsidR="0093323F">
        <w:rPr>
          <w:rStyle w:val="CommentReference"/>
        </w:rPr>
        <w:commentReference w:id="1167"/>
      </w:r>
      <w:r w:rsidRPr="00E03B11">
        <w:t>on CRRT is solely due to CRRT</w:t>
      </w:r>
      <w:r w:rsidR="00051426">
        <w:t xml:space="preserve"> </w:t>
      </w:r>
      <w:r w:rsidRPr="00E03B11">
        <w:t xml:space="preserve">may not hold </w:t>
      </w:r>
      <w:r w:rsidR="00356CE7">
        <w:t>due to the presence of residual renal clearance in these patients</w:t>
      </w:r>
      <w:r w:rsidR="00A724FF" w:rsidRPr="00E03B11">
        <w:fldChar w:fldCharType="begin"/>
      </w:r>
      <w:ins w:id="1168" w:author="My Luong Vuong" w:date="2023-12-07T11:00:00Z">
        <w:r w:rsidR="00442AA9">
          <w:instrText xml:space="preserve"> ADDIN EN.CITE &lt;EndNote&gt;&lt;Cite&gt;&lt;Author&gt;Huang&lt;/Author&gt;&lt;Year&gt;2022&lt;/Year&gt;&lt;RecNum&gt;65&lt;/RecNum&gt;&lt;DisplayText&gt; [36]&lt;/DisplayText&gt;&lt;record&gt;&lt;rec-number&gt;65&lt;/rec-number&gt;&lt;foreign-keys&gt;&lt;key app="EN" db-id="xred9e5sg009pcetsepxtfs0dwxsa5rzvawx" timestamp="1685840293"&gt;65&lt;/key&gt;&lt;/foreign-keys&gt;&lt;ref-type name="Journal Article"&gt;17&lt;/ref-type&gt;&lt;contributors&gt;&lt;authors&gt;&lt;author&gt;Huang, Chao-Yuan&lt;/author&gt;&lt;author&gt;Güiza, Fabian&lt;/author&gt;&lt;author&gt;De Vlieger, Greet&lt;/author&gt;&lt;author&gt;Meyfroidt, Geert&lt;/author&gt;&lt;/authors&gt;&lt;/contributors&gt;&lt;titles&gt;&lt;title&gt;Daily fluctuations in kidney function in critically ill adults&lt;/title&gt;&lt;secondary-title&gt;Critical Care&lt;/secondary-title&gt;&lt;/titles&gt;&lt;periodical&gt;&lt;full-title&gt;Critical Care&lt;/full-title&gt;&lt;/periodical&gt;&lt;pages&gt;347&lt;/pages&gt;&lt;volume&gt;26&lt;/volume&gt;&lt;number&gt;1&lt;/number&gt;&lt;dates&gt;&lt;year&gt;2022&lt;/year&gt;&lt;pub-dates&gt;&lt;date&gt;2022/11/09&lt;/date&gt;&lt;/pub-dates&gt;&lt;/dates&gt;&lt;isbn&gt;1364-8535&lt;/isbn&gt;&lt;urls&gt;&lt;related-urls&gt;&lt;url&gt;https://doi.org/10.1186/s13054-022-04226-3&lt;/url&gt;&lt;/related-urls&gt;&lt;/urls&gt;&lt;electronic-resource-num&gt;10.1186/s13054-022-04226-3&lt;/electronic-resource-num&gt;&lt;/record&gt;&lt;/Cite&gt;&lt;/EndNote&gt;</w:instrText>
        </w:r>
      </w:ins>
      <w:del w:id="1169" w:author="My Luong Vuong" w:date="2023-12-07T10:44:00Z">
        <w:r w:rsidR="00B32EEE" w:rsidDel="000E00CD">
          <w:delInstrText xml:space="preserve"> ADDIN EN.CITE &lt;EndNote&gt;&lt;Cite&gt;&lt;Author&gt;Huang&lt;/Author&gt;&lt;Year&gt;2022&lt;/Year&gt;&lt;RecNum&gt;65&lt;/RecNum&gt;&lt;DisplayText&gt; [37]&lt;/DisplayText&gt;&lt;record&gt;&lt;rec-number&gt;65&lt;/rec-number&gt;&lt;foreign-keys&gt;&lt;key app="EN" db-id="xred9e5sg009pcetsepxtfs0dwxsa5rzvawx" timestamp="1685840293"&gt;65&lt;/key&gt;&lt;/foreign-keys&gt;&lt;ref-type name="Journal Article"&gt;17&lt;/ref-type&gt;&lt;contributors&gt;&lt;authors&gt;&lt;author&gt;Huang, Chao-Yuan&lt;/author&gt;&lt;author&gt;Güiza, Fabian&lt;/author&gt;&lt;author&gt;De Vlieger, Greet&lt;/author&gt;&lt;author&gt;Meyfroidt, Geert&lt;/author&gt;&lt;/authors&gt;&lt;/contributors&gt;&lt;titles&gt;&lt;title&gt;Daily fluctuations in kidney function in critically ill adults&lt;/title&gt;&lt;secondary-title&gt;Critical Care&lt;/secondary-title&gt;&lt;/titles&gt;&lt;periodical&gt;&lt;full-title&gt;Critical Care&lt;/full-title&gt;&lt;/periodical&gt;&lt;pages&gt;347&lt;/pages&gt;&lt;volume&gt;26&lt;/volume&gt;&lt;number&gt;1&lt;/number&gt;&lt;dates&gt;&lt;year&gt;2022&lt;/year&gt;&lt;pub-dates&gt;&lt;date&gt;2022/11/09&lt;/date&gt;&lt;/pub-dates&gt;&lt;/dates&gt;&lt;isbn&gt;1364-8535&lt;/isbn&gt;&lt;urls&gt;&lt;related-urls&gt;&lt;url&gt;https://doi.org/10.1186/s13054-022-04226-3&lt;/url&gt;&lt;/related-urls&gt;&lt;/urls&gt;&lt;electronic-resource-num&gt;10.1186/s13054-022-04226-3&lt;/electronic-resource-num&gt;&lt;/record&gt;&lt;/Cite&gt;&lt;/EndNote&gt;</w:delInstrText>
        </w:r>
      </w:del>
      <w:r w:rsidR="00A724FF" w:rsidRPr="00E03B11">
        <w:fldChar w:fldCharType="separate"/>
      </w:r>
      <w:ins w:id="1170" w:author="My Luong Vuong" w:date="2023-12-07T11:00:00Z">
        <w:r w:rsidR="00442AA9">
          <w:rPr>
            <w:noProof/>
          </w:rPr>
          <w:t> [36]</w:t>
        </w:r>
      </w:ins>
      <w:del w:id="1171" w:author="My Luong Vuong" w:date="2023-12-07T10:44:00Z">
        <w:r w:rsidR="00B32EEE" w:rsidDel="000E00CD">
          <w:rPr>
            <w:noProof/>
          </w:rPr>
          <w:delText> [37]</w:delText>
        </w:r>
      </w:del>
      <w:r w:rsidR="00A724FF" w:rsidRPr="00E03B11">
        <w:fldChar w:fldCharType="end"/>
      </w:r>
      <w:r w:rsidR="001B14F4">
        <w:t>.</w:t>
      </w:r>
      <w:r w:rsidRPr="00E03B11">
        <w:t xml:space="preserve"> </w:t>
      </w:r>
    </w:p>
    <w:p w14:paraId="02C01D1A" w14:textId="0FE12E9D" w:rsidR="004B0DC8" w:rsidRDefault="00CB50CB" w:rsidP="00593CAA">
      <w:pPr>
        <w:rPr>
          <w:ins w:id="1172" w:author="Erwin Dreesen" w:date="2023-11-30T08:32:00Z"/>
        </w:rPr>
      </w:pPr>
      <w:r w:rsidRPr="00E03B11">
        <w:t xml:space="preserve">In conclusion, our </w:t>
      </w:r>
      <w:proofErr w:type="spellStart"/>
      <w:r w:rsidRPr="00E03B11">
        <w:t>popPK</w:t>
      </w:r>
      <w:proofErr w:type="spellEnd"/>
      <w:r w:rsidRPr="00E03B11">
        <w:t xml:space="preserve"> analysis supports dos</w:t>
      </w:r>
      <w:r w:rsidR="00EC2679">
        <w:t>e stratification</w:t>
      </w:r>
      <w:r w:rsidRPr="00E03B11">
        <w:t xml:space="preserve"> of fluconazole in critically ill patients based on </w:t>
      </w:r>
      <w:r w:rsidR="00EC2679">
        <w:t>body weight</w:t>
      </w:r>
      <w:r w:rsidR="00EC2679" w:rsidRPr="00E03B11">
        <w:t xml:space="preserve"> </w:t>
      </w:r>
      <w:r w:rsidRPr="00E03B11">
        <w:t xml:space="preserve">and CRRT status, eliminating the need for </w:t>
      </w:r>
      <w:r w:rsidR="004424F8" w:rsidRPr="00E03B11">
        <w:t>TDM</w:t>
      </w:r>
      <w:r w:rsidRPr="00E03B11">
        <w:t xml:space="preserve">. We </w:t>
      </w:r>
      <w:r w:rsidR="00DC3F2B" w:rsidRPr="00E03B11">
        <w:t>emphasi</w:t>
      </w:r>
      <w:r w:rsidR="00DC3F2B">
        <w:t>s</w:t>
      </w:r>
      <w:r w:rsidR="00DC3F2B" w:rsidRPr="00E03B11">
        <w:t xml:space="preserve">e </w:t>
      </w:r>
      <w:r w:rsidRPr="00E03B11">
        <w:t xml:space="preserve">the importance of </w:t>
      </w:r>
      <w:r w:rsidR="00EC2679" w:rsidRPr="00E03B11">
        <w:t xml:space="preserve">appropriately </w:t>
      </w:r>
      <w:r w:rsidRPr="00E03B11">
        <w:t>handling missing data in pharmacometric</w:t>
      </w:r>
      <w:r w:rsidR="00EC2679">
        <w:t>s</w:t>
      </w:r>
      <w:r w:rsidRPr="00E03B11">
        <w:t xml:space="preserve"> studies, and encourage researchers to report the missing data handling technique used. </w:t>
      </w:r>
      <w:r w:rsidR="00EC2679">
        <w:t>M</w:t>
      </w:r>
      <w:r w:rsidRPr="00E03B11">
        <w:t>ethodologically sound method</w:t>
      </w:r>
      <w:r w:rsidR="00997D3C" w:rsidRPr="00E03B11">
        <w:t>s</w:t>
      </w:r>
      <w:r w:rsidRPr="00E03B11">
        <w:t xml:space="preserve"> </w:t>
      </w:r>
      <w:r w:rsidR="0059609A">
        <w:t>to handle</w:t>
      </w:r>
      <w:r w:rsidRPr="00E03B11">
        <w:t xml:space="preserve"> missing data,</w:t>
      </w:r>
      <w:r w:rsidR="00997D3C" w:rsidRPr="00E03B11">
        <w:t xml:space="preserve"> such as multiple imputation,</w:t>
      </w:r>
      <w:r w:rsidRPr="00E03B11">
        <w:t xml:space="preserve"> should be utili</w:t>
      </w:r>
      <w:r w:rsidR="009D50F6" w:rsidRPr="00E03B11">
        <w:t>s</w:t>
      </w:r>
      <w:r w:rsidRPr="00E03B11">
        <w:t xml:space="preserve">ed to ensure unbiased estimation. </w:t>
      </w:r>
      <w:r w:rsidR="00C7308D">
        <w:t xml:space="preserve">A prospective </w:t>
      </w:r>
      <w:r w:rsidR="002E5A49">
        <w:t xml:space="preserve">clinical trial </w:t>
      </w:r>
      <w:r w:rsidR="00023EAD">
        <w:t>with</w:t>
      </w:r>
      <w:r w:rsidRPr="00E03B11">
        <w:t xml:space="preserve"> more intensive data</w:t>
      </w:r>
      <w:r w:rsidR="0021637D">
        <w:t xml:space="preserve"> collection</w:t>
      </w:r>
      <w:r w:rsidRPr="00E03B11">
        <w:t xml:space="preserve"> </w:t>
      </w:r>
      <w:r w:rsidR="0021637D">
        <w:t>should be conducted to</w:t>
      </w:r>
      <w:r w:rsidRPr="00E03B11">
        <w:t xml:space="preserve"> provide robust evidence </w:t>
      </w:r>
      <w:r w:rsidR="002A4ACC">
        <w:t>supporting</w:t>
      </w:r>
      <w:r w:rsidRPr="00E03B11">
        <w:t xml:space="preserve"> dosing recommendations for this drug</w:t>
      </w:r>
      <w:r w:rsidR="004648A1">
        <w:t xml:space="preserve"> and to </w:t>
      </w:r>
      <w:r w:rsidR="00055089">
        <w:t>validate</w:t>
      </w:r>
      <w:r w:rsidR="004648A1">
        <w:t xml:space="preserve"> our dosing recommendation</w:t>
      </w:r>
      <w:r w:rsidRPr="00E03B11">
        <w:t>.</w:t>
      </w:r>
      <w:ins w:id="1173" w:author="Erwin Dreesen" w:date="2023-11-30T08:32:00Z">
        <w:r w:rsidR="004B0DC8">
          <w:br w:type="page"/>
        </w:r>
      </w:ins>
    </w:p>
    <w:p w14:paraId="229594BA" w14:textId="2A322B2C" w:rsidR="00EE5777" w:rsidRDefault="00DB122C" w:rsidP="008221E8">
      <w:pPr>
        <w:spacing w:after="0" w:line="480" w:lineRule="auto"/>
        <w:rPr>
          <w:ins w:id="1174" w:author="My Luong Vuong" w:date="2023-12-07T09:50:00Z"/>
          <w:b/>
          <w:bCs/>
        </w:rPr>
        <w:pPrChange w:id="1175" w:author="My Luong Vuong" w:date="2023-12-07T10:06:00Z">
          <w:pPr/>
        </w:pPrChange>
      </w:pPr>
      <w:commentRangeStart w:id="1176"/>
      <w:ins w:id="1177" w:author="Erwin Dreesen" w:date="2023-11-30T08:32:00Z">
        <w:r w:rsidRPr="00B37DE1">
          <w:rPr>
            <w:b/>
            <w:bCs/>
            <w:rPrChange w:id="1178" w:author="My Luong Vuong" w:date="2023-12-07T09:50:00Z">
              <w:rPr/>
            </w:rPrChange>
          </w:rPr>
          <w:lastRenderedPageBreak/>
          <w:t>Acknowledgements</w:t>
        </w:r>
        <w:commentRangeEnd w:id="1176"/>
        <w:r w:rsidRPr="00B37DE1">
          <w:rPr>
            <w:rStyle w:val="CommentReference"/>
            <w:b/>
            <w:bCs/>
            <w:rPrChange w:id="1179" w:author="My Luong Vuong" w:date="2023-12-07T09:50:00Z">
              <w:rPr>
                <w:rStyle w:val="CommentReference"/>
              </w:rPr>
            </w:rPrChange>
          </w:rPr>
          <w:commentReference w:id="1176"/>
        </w:r>
      </w:ins>
    </w:p>
    <w:p w14:paraId="02853BD5" w14:textId="4488A944" w:rsidR="00B37DE1" w:rsidRPr="00CE6856" w:rsidRDefault="00B82C7A" w:rsidP="00B37DE1">
      <w:pPr>
        <w:rPr>
          <w:ins w:id="1180" w:author="Erwin Dreesen" w:date="2023-11-30T08:32:00Z"/>
        </w:rPr>
      </w:pPr>
      <w:ins w:id="1181" w:author="My Luong Vuong" w:date="2023-12-07T10:03:00Z">
        <w:r w:rsidRPr="00B82C7A">
          <w:t xml:space="preserve">The authors wish to thank </w:t>
        </w:r>
        <w:proofErr w:type="spellStart"/>
        <w:r w:rsidRPr="00B82C7A">
          <w:t>Thi</w:t>
        </w:r>
        <w:proofErr w:type="spellEnd"/>
        <w:r w:rsidRPr="00B82C7A">
          <w:t xml:space="preserve"> Nguyen and Sebastian Rosser from the University of Sydney for their valuable support in the </w:t>
        </w:r>
      </w:ins>
      <w:ins w:id="1182" w:author="My Luong Vuong" w:date="2023-12-07T10:04:00Z">
        <w:r w:rsidR="00EB1C88">
          <w:t>modelling step of this study</w:t>
        </w:r>
      </w:ins>
      <w:ins w:id="1183" w:author="My Luong Vuong" w:date="2023-12-07T09:50:00Z">
        <w:r w:rsidR="00B37DE1" w:rsidRPr="00CE6856">
          <w:rPr>
            <w:rPrChange w:id="1184" w:author="My Luong Vuong" w:date="2023-12-07T09:51:00Z">
              <w:rPr>
                <w:b/>
                <w:bCs/>
              </w:rPr>
            </w:rPrChange>
          </w:rPr>
          <w:t>.</w:t>
        </w:r>
      </w:ins>
    </w:p>
    <w:p w14:paraId="37558E76" w14:textId="4C7BA2A2" w:rsidR="00DB122C" w:rsidRPr="00F13426" w:rsidRDefault="00DB122C" w:rsidP="008221E8">
      <w:pPr>
        <w:spacing w:after="0" w:line="480" w:lineRule="auto"/>
        <w:rPr>
          <w:ins w:id="1185" w:author="Erwin Dreesen" w:date="2023-11-30T08:33:00Z"/>
          <w:b/>
          <w:bCs/>
          <w:rPrChange w:id="1186" w:author="My Luong Vuong" w:date="2023-12-07T09:56:00Z">
            <w:rPr>
              <w:ins w:id="1187" w:author="Erwin Dreesen" w:date="2023-11-30T08:33:00Z"/>
            </w:rPr>
          </w:rPrChange>
        </w:rPr>
        <w:pPrChange w:id="1188" w:author="My Luong Vuong" w:date="2023-12-07T10:06:00Z">
          <w:pPr/>
        </w:pPrChange>
      </w:pPr>
      <w:commentRangeStart w:id="1189"/>
      <w:ins w:id="1190" w:author="Erwin Dreesen" w:date="2023-11-30T08:32:00Z">
        <w:r w:rsidRPr="00F13426">
          <w:rPr>
            <w:b/>
            <w:bCs/>
            <w:rPrChange w:id="1191" w:author="My Luong Vuong" w:date="2023-12-07T09:56:00Z">
              <w:rPr/>
            </w:rPrChange>
          </w:rPr>
          <w:t>Funding sources</w:t>
        </w:r>
        <w:commentRangeEnd w:id="1189"/>
        <w:r w:rsidRPr="00F13426">
          <w:rPr>
            <w:rStyle w:val="CommentReference"/>
            <w:b/>
            <w:bCs/>
            <w:rPrChange w:id="1192" w:author="My Luong Vuong" w:date="2023-12-07T09:56:00Z">
              <w:rPr>
                <w:rStyle w:val="CommentReference"/>
              </w:rPr>
            </w:rPrChange>
          </w:rPr>
          <w:commentReference w:id="1189"/>
        </w:r>
      </w:ins>
    </w:p>
    <w:p w14:paraId="10767AB4" w14:textId="0B9F9D00" w:rsidR="00A55057" w:rsidRDefault="00894D50" w:rsidP="00894D50">
      <w:pPr>
        <w:rPr>
          <w:ins w:id="1193" w:author="Erwin Dreesen" w:date="2023-11-30T08:33:00Z"/>
        </w:rPr>
      </w:pPr>
      <w:ins w:id="1194" w:author="My Luong Vuong" w:date="2023-12-07T09:58:00Z">
        <w:r>
          <w:t>My</w:t>
        </w:r>
      </w:ins>
      <w:ins w:id="1195" w:author="My Luong Vuong" w:date="2023-12-07T09:59:00Z">
        <w:r>
          <w:t>-Luong Vuong</w:t>
        </w:r>
      </w:ins>
      <w:ins w:id="1196" w:author="My Luong Vuong" w:date="2023-12-07T09:58:00Z">
        <w:r>
          <w:t xml:space="preserve"> is supported by a doctoral research grant from the Research</w:t>
        </w:r>
      </w:ins>
      <w:ins w:id="1197" w:author="My Luong Vuong" w:date="2023-12-07T09:59:00Z">
        <w:r>
          <w:t xml:space="preserve"> </w:t>
        </w:r>
      </w:ins>
      <w:ins w:id="1198" w:author="My Luong Vuong" w:date="2023-12-07T09:58:00Z">
        <w:r>
          <w:t>Foundation – Flanders (FWO), Belgium (grant number:</w:t>
        </w:r>
      </w:ins>
      <w:ins w:id="1199" w:author="My Luong Vuong" w:date="2023-12-07T09:59:00Z">
        <w:r w:rsidR="00160D99">
          <w:t xml:space="preserve"> </w:t>
        </w:r>
      </w:ins>
      <w:ins w:id="1200" w:author="My Luong Vuong" w:date="2023-12-07T09:58:00Z">
        <w:r>
          <w:t>1S</w:t>
        </w:r>
      </w:ins>
      <w:ins w:id="1201" w:author="My Luong Vuong" w:date="2023-12-07T09:59:00Z">
        <w:r w:rsidR="00160D99">
          <w:t>H</w:t>
        </w:r>
        <w:r w:rsidR="00593C78">
          <w:t>6A</w:t>
        </w:r>
      </w:ins>
      <w:ins w:id="1202" w:author="My Luong Vuong" w:date="2023-12-07T09:58:00Z">
        <w:r>
          <w:t>2</w:t>
        </w:r>
      </w:ins>
      <w:ins w:id="1203" w:author="My Luong Vuong" w:date="2023-12-07T09:59:00Z">
        <w:r w:rsidR="00593C78">
          <w:t>4</w:t>
        </w:r>
      </w:ins>
      <w:ins w:id="1204" w:author="My Luong Vuong" w:date="2023-12-07T09:58:00Z">
        <w:r>
          <w:t>N)</w:t>
        </w:r>
      </w:ins>
      <w:ins w:id="1205" w:author="My Luong Vuong" w:date="2023-12-07T09:59:00Z">
        <w:r w:rsidR="00E81091">
          <w:t>.</w:t>
        </w:r>
      </w:ins>
      <w:ins w:id="1206" w:author="Erwin Dreesen" w:date="2023-11-30T08:33:00Z">
        <w:r w:rsidR="00A55057">
          <w:br w:type="page"/>
        </w:r>
      </w:ins>
    </w:p>
    <w:p w14:paraId="527CE4A1" w14:textId="6143B146" w:rsidR="00A55057" w:rsidRDefault="00A55057" w:rsidP="00593CAA">
      <w:pPr>
        <w:pStyle w:val="Heading1"/>
        <w:rPr>
          <w:ins w:id="1207" w:author="Erwin Dreesen" w:date="2023-11-30T08:33:00Z"/>
        </w:rPr>
      </w:pPr>
      <w:ins w:id="1208" w:author="Erwin Dreesen" w:date="2023-11-30T08:33:00Z">
        <w:r>
          <w:lastRenderedPageBreak/>
          <w:t>References</w:t>
        </w:r>
      </w:ins>
    </w:p>
    <w:p w14:paraId="2CC00104" w14:textId="036B0DC4" w:rsidR="00E14AD3" w:rsidRPr="00E14AD3" w:rsidRDefault="00221AE5" w:rsidP="00E14AD3">
      <w:pPr>
        <w:pStyle w:val="EndNoteBibliography"/>
        <w:spacing w:after="0"/>
        <w:rPr>
          <w:ins w:id="1209" w:author="My Luong Vuong" w:date="2023-12-07T11:01:00Z"/>
        </w:rPr>
        <w:pPrChange w:id="1210" w:author="My Luong Vuong" w:date="2023-12-07T11:01:00Z">
          <w:pPr/>
        </w:pPrChange>
      </w:pPr>
      <w:r w:rsidRPr="00E03B11">
        <w:rPr>
          <w:noProof w:val="0"/>
        </w:rPr>
        <w:fldChar w:fldCharType="begin"/>
      </w:r>
      <w:r w:rsidRPr="00790105">
        <w:rPr>
          <w:noProof w:val="0"/>
        </w:rPr>
        <w:instrText xml:space="preserve"> ADDIN EN.REFLIST </w:instrText>
      </w:r>
      <w:r w:rsidRPr="00E03B11">
        <w:rPr>
          <w:noProof w:val="0"/>
        </w:rPr>
        <w:fldChar w:fldCharType="separate"/>
      </w:r>
      <w:ins w:id="1211" w:author="My Luong Vuong" w:date="2023-12-07T11:01:00Z">
        <w:r w:rsidR="00E14AD3" w:rsidRPr="00E14AD3">
          <w:t xml:space="preserve">[1] Cornely OA, Bassetti M, Calandra T, Garbino J, Kullberg BJ, Lortholary O, et al. ESCMID* guideline for the diagnosis and management of Candida diseases 2012: non-neutropenic adult patients. Clin Microbiol Infect. 2012;18 Suppl 7:19-37. </w:t>
        </w:r>
        <w:r w:rsidR="00E14AD3">
          <w:fldChar w:fldCharType="begin"/>
        </w:r>
        <w:r w:rsidR="00E14AD3">
          <w:instrText xml:space="preserve"> HYPERLINK "http://doi.org/10.1111/1469-0691.12039" </w:instrText>
        </w:r>
        <w:r w:rsidR="00E14AD3">
          <w:fldChar w:fldCharType="separate"/>
        </w:r>
        <w:r w:rsidR="00E14AD3" w:rsidRPr="00E14AD3">
          <w:rPr>
            <w:rStyle w:val="Hyperlink"/>
            <w:rPrChange w:id="1212" w:author="My Luong Vuong" w:date="2023-12-07T11:01:00Z">
              <w:rPr/>
            </w:rPrChange>
          </w:rPr>
          <w:t>http://doi.org/10.1111/1469-0691.12039</w:t>
        </w:r>
        <w:r w:rsidR="00E14AD3">
          <w:fldChar w:fldCharType="end"/>
        </w:r>
        <w:r w:rsidR="00E14AD3" w:rsidRPr="00E14AD3">
          <w:t>.</w:t>
        </w:r>
      </w:ins>
    </w:p>
    <w:p w14:paraId="10A47DC2" w14:textId="0B0730EC" w:rsidR="00E14AD3" w:rsidRPr="00E14AD3" w:rsidRDefault="00E14AD3" w:rsidP="00E14AD3">
      <w:pPr>
        <w:pStyle w:val="EndNoteBibliography"/>
        <w:spacing w:after="0"/>
        <w:rPr>
          <w:ins w:id="1213" w:author="My Luong Vuong" w:date="2023-12-07T11:01:00Z"/>
        </w:rPr>
        <w:pPrChange w:id="1214" w:author="My Luong Vuong" w:date="2023-12-07T11:01:00Z">
          <w:pPr/>
        </w:pPrChange>
      </w:pPr>
      <w:ins w:id="1215" w:author="My Luong Vuong" w:date="2023-12-07T11:01:00Z">
        <w:r w:rsidRPr="00E14AD3">
          <w:t xml:space="preserve">[2] Chen S, Slavin M, Nguyen Q, Marriott D, Playford EG, Ellis D, et al. Active surveillance for candidemia, Australia. Emerg Infect Dis. 2006;12:1508-16. </w:t>
        </w:r>
        <w:r>
          <w:fldChar w:fldCharType="begin"/>
        </w:r>
        <w:r>
          <w:instrText xml:space="preserve"> HYPERLINK "http://doi.org/10.3201/eid1210.060389" </w:instrText>
        </w:r>
        <w:r>
          <w:fldChar w:fldCharType="separate"/>
        </w:r>
        <w:r w:rsidRPr="00E14AD3">
          <w:rPr>
            <w:rStyle w:val="Hyperlink"/>
            <w:rPrChange w:id="1216" w:author="My Luong Vuong" w:date="2023-12-07T11:01:00Z">
              <w:rPr/>
            </w:rPrChange>
          </w:rPr>
          <w:t>http://doi.org/10.3201/eid1210.060389</w:t>
        </w:r>
        <w:r>
          <w:fldChar w:fldCharType="end"/>
        </w:r>
        <w:r w:rsidRPr="00E14AD3">
          <w:t>.</w:t>
        </w:r>
      </w:ins>
    </w:p>
    <w:p w14:paraId="0EB71B41" w14:textId="5FD5FFA7" w:rsidR="00E14AD3" w:rsidRPr="00E14AD3" w:rsidRDefault="00E14AD3" w:rsidP="00E14AD3">
      <w:pPr>
        <w:pStyle w:val="EndNoteBibliography"/>
        <w:spacing w:after="0"/>
        <w:rPr>
          <w:ins w:id="1217" w:author="My Luong Vuong" w:date="2023-12-07T11:01:00Z"/>
        </w:rPr>
        <w:pPrChange w:id="1218" w:author="My Luong Vuong" w:date="2023-12-07T11:01:00Z">
          <w:pPr/>
        </w:pPrChange>
      </w:pPr>
      <w:ins w:id="1219" w:author="My Luong Vuong" w:date="2023-12-07T11:01:00Z">
        <w:r w:rsidRPr="00E14AD3">
          <w:t xml:space="preserve">[3] Eggimann P, Garbino J, Pittet D. Epidemiology of Candida species infections in critically ill non-immunosuppressed patients. Lancet Infect Dis. 2003;3:685-702. </w:t>
        </w:r>
        <w:r>
          <w:fldChar w:fldCharType="begin"/>
        </w:r>
        <w:r>
          <w:instrText xml:space="preserve"> HYPERLINK "http://doi.org/10.1016/s1473-3099(03)00801-6" </w:instrText>
        </w:r>
        <w:r>
          <w:fldChar w:fldCharType="separate"/>
        </w:r>
        <w:r w:rsidRPr="00E14AD3">
          <w:rPr>
            <w:rStyle w:val="Hyperlink"/>
            <w:rPrChange w:id="1220" w:author="My Luong Vuong" w:date="2023-12-07T11:01:00Z">
              <w:rPr/>
            </w:rPrChange>
          </w:rPr>
          <w:t>http://doi.org/10.1016/s1473-3099(03)00801-6</w:t>
        </w:r>
        <w:r>
          <w:fldChar w:fldCharType="end"/>
        </w:r>
        <w:r w:rsidRPr="00E14AD3">
          <w:t>.</w:t>
        </w:r>
      </w:ins>
    </w:p>
    <w:p w14:paraId="03447CDF" w14:textId="7237E782" w:rsidR="00E14AD3" w:rsidRPr="00E14AD3" w:rsidRDefault="00E14AD3" w:rsidP="00E14AD3">
      <w:pPr>
        <w:pStyle w:val="EndNoteBibliography"/>
        <w:spacing w:after="0"/>
        <w:rPr>
          <w:ins w:id="1221" w:author="My Luong Vuong" w:date="2023-12-07T11:01:00Z"/>
        </w:rPr>
        <w:pPrChange w:id="1222" w:author="My Luong Vuong" w:date="2023-12-07T11:01:00Z">
          <w:pPr/>
        </w:pPrChange>
      </w:pPr>
      <w:ins w:id="1223" w:author="My Luong Vuong" w:date="2023-12-07T11:01:00Z">
        <w:r w:rsidRPr="00E14AD3">
          <w:t xml:space="preserve">[4] Tissot F, Agrawal S, Pagano L, Petrikkos G, Groll AH, Skiada A, et al. ECIL-6 guidelines for the treatment of invasive candidiasis, aspergillosis and mucormycosis in leukemia and hematopoietic stem cell transplant patients. Haematologica. 2017;102:433-44. </w:t>
        </w:r>
        <w:r>
          <w:fldChar w:fldCharType="begin"/>
        </w:r>
        <w:r>
          <w:instrText xml:space="preserve"> HYPERLINK "http://doi.org/10.3324/haematol.2016.152900" </w:instrText>
        </w:r>
        <w:r>
          <w:fldChar w:fldCharType="separate"/>
        </w:r>
        <w:r w:rsidRPr="00E14AD3">
          <w:rPr>
            <w:rStyle w:val="Hyperlink"/>
            <w:rPrChange w:id="1224" w:author="My Luong Vuong" w:date="2023-12-07T11:01:00Z">
              <w:rPr/>
            </w:rPrChange>
          </w:rPr>
          <w:t>http://doi.org/10.3324/haematol.2016.152900</w:t>
        </w:r>
        <w:r>
          <w:fldChar w:fldCharType="end"/>
        </w:r>
        <w:r w:rsidRPr="00E14AD3">
          <w:t>.</w:t>
        </w:r>
      </w:ins>
    </w:p>
    <w:p w14:paraId="15B122A9" w14:textId="0CA97D24" w:rsidR="00E14AD3" w:rsidRPr="00E14AD3" w:rsidRDefault="00E14AD3" w:rsidP="00E14AD3">
      <w:pPr>
        <w:pStyle w:val="EndNoteBibliography"/>
        <w:spacing w:after="0"/>
        <w:rPr>
          <w:ins w:id="1225" w:author="My Luong Vuong" w:date="2023-12-07T11:01:00Z"/>
        </w:rPr>
        <w:pPrChange w:id="1226" w:author="My Luong Vuong" w:date="2023-12-07T11:01:00Z">
          <w:pPr/>
        </w:pPrChange>
      </w:pPr>
      <w:ins w:id="1227" w:author="My Luong Vuong" w:date="2023-12-07T11:01:00Z">
        <w:r w:rsidRPr="00E14AD3">
          <w:t xml:space="preserve">[5] Pappas PG, Kauffman CA, Andes DR, Clancy CJ, Marr KA, Ostrosky-Zeichner L, et al. Clinical Practice Guideline for the Management of Candidiasis: 2016 Update by the Infectious Diseases Society of America. Clin Infect Dis. 2016;62:e1-50. </w:t>
        </w:r>
        <w:r>
          <w:fldChar w:fldCharType="begin"/>
        </w:r>
        <w:r>
          <w:instrText xml:space="preserve"> HYPERLINK "http://doi.org/10.1093/cid/civ933" </w:instrText>
        </w:r>
        <w:r>
          <w:fldChar w:fldCharType="separate"/>
        </w:r>
        <w:r w:rsidRPr="00E14AD3">
          <w:rPr>
            <w:rStyle w:val="Hyperlink"/>
            <w:rPrChange w:id="1228" w:author="My Luong Vuong" w:date="2023-12-07T11:01:00Z">
              <w:rPr/>
            </w:rPrChange>
          </w:rPr>
          <w:t>http://doi.org/10.1093/cid/civ933</w:t>
        </w:r>
        <w:r>
          <w:fldChar w:fldCharType="end"/>
        </w:r>
        <w:r w:rsidRPr="00E14AD3">
          <w:t>.</w:t>
        </w:r>
      </w:ins>
    </w:p>
    <w:p w14:paraId="5B83FED9" w14:textId="57875F97" w:rsidR="00E14AD3" w:rsidRPr="00E14AD3" w:rsidRDefault="00E14AD3" w:rsidP="00E14AD3">
      <w:pPr>
        <w:pStyle w:val="EndNoteBibliography"/>
        <w:spacing w:after="0"/>
        <w:rPr>
          <w:ins w:id="1229" w:author="My Luong Vuong" w:date="2023-12-07T11:01:00Z"/>
        </w:rPr>
        <w:pPrChange w:id="1230" w:author="My Luong Vuong" w:date="2023-12-07T11:01:00Z">
          <w:pPr/>
        </w:pPrChange>
      </w:pPr>
      <w:ins w:id="1231" w:author="My Luong Vuong" w:date="2023-12-07T11:01:00Z">
        <w:r w:rsidRPr="00E14AD3">
          <w:t xml:space="preserve">[6] Grau S, Pozo JC, Romá E, Salavert M, Barrueta JA, Peral C, et al. Cost-effectiveness of three echinocandins and fluconazole in the treatment of candidemia and/or invasive candidiasis in nonneutropenic adult patients. Clinicoecon Outcomes Res. 2015;7:527-35. </w:t>
        </w:r>
        <w:r>
          <w:fldChar w:fldCharType="begin"/>
        </w:r>
        <w:r>
          <w:instrText xml:space="preserve"> HYPERLINK "http://doi.org/10.2147/ceor.S91587" </w:instrText>
        </w:r>
        <w:r>
          <w:fldChar w:fldCharType="separate"/>
        </w:r>
        <w:r w:rsidRPr="00E14AD3">
          <w:rPr>
            <w:rStyle w:val="Hyperlink"/>
            <w:rPrChange w:id="1232" w:author="My Luong Vuong" w:date="2023-12-07T11:01:00Z">
              <w:rPr/>
            </w:rPrChange>
          </w:rPr>
          <w:t>http://doi.org/10.2147/ceor.S91587</w:t>
        </w:r>
        <w:r>
          <w:fldChar w:fldCharType="end"/>
        </w:r>
        <w:r w:rsidRPr="00E14AD3">
          <w:t>.</w:t>
        </w:r>
      </w:ins>
    </w:p>
    <w:p w14:paraId="08AF4A47" w14:textId="77777777" w:rsidR="00E14AD3" w:rsidRPr="00E14AD3" w:rsidRDefault="00E14AD3" w:rsidP="00E14AD3">
      <w:pPr>
        <w:pStyle w:val="EndNoteBibliography"/>
        <w:spacing w:after="0"/>
        <w:rPr>
          <w:ins w:id="1233" w:author="My Luong Vuong" w:date="2023-12-07T11:01:00Z"/>
        </w:rPr>
        <w:pPrChange w:id="1234" w:author="My Luong Vuong" w:date="2023-12-07T11:01:00Z">
          <w:pPr/>
        </w:pPrChange>
      </w:pPr>
      <w:ins w:id="1235" w:author="My Luong Vuong" w:date="2023-12-07T11:01:00Z">
        <w:r w:rsidRPr="00E14AD3">
          <w:t>[7] Pfizer. Summary of Product Characteristics (SmPC) Diflucan. Summary of Product Characteristics (SmPC) Diflucan. 2012.</w:t>
        </w:r>
      </w:ins>
    </w:p>
    <w:p w14:paraId="714C5DCB" w14:textId="77777777" w:rsidR="00E14AD3" w:rsidRPr="00E14AD3" w:rsidRDefault="00E14AD3" w:rsidP="00E14AD3">
      <w:pPr>
        <w:pStyle w:val="EndNoteBibliography"/>
        <w:spacing w:after="0"/>
        <w:rPr>
          <w:ins w:id="1236" w:author="My Luong Vuong" w:date="2023-12-07T11:01:00Z"/>
        </w:rPr>
        <w:pPrChange w:id="1237" w:author="My Luong Vuong" w:date="2023-12-07T11:01:00Z">
          <w:pPr/>
        </w:pPrChange>
      </w:pPr>
      <w:ins w:id="1238" w:author="My Luong Vuong" w:date="2023-12-07T11:01:00Z">
        <w:r w:rsidRPr="00E14AD3">
          <w:t>[8] European Committee on Antimicrobial Susceptibility Testing. Fluconazole: Rationale for the clinical breakpoints, version 3.0. 2020.</w:t>
        </w:r>
      </w:ins>
    </w:p>
    <w:p w14:paraId="23FB8583" w14:textId="77777777" w:rsidR="00E14AD3" w:rsidRPr="00E14AD3" w:rsidRDefault="00E14AD3" w:rsidP="00E14AD3">
      <w:pPr>
        <w:pStyle w:val="EndNoteBibliography"/>
        <w:spacing w:after="0"/>
        <w:rPr>
          <w:ins w:id="1239" w:author="My Luong Vuong" w:date="2023-12-07T11:01:00Z"/>
        </w:rPr>
        <w:pPrChange w:id="1240" w:author="My Luong Vuong" w:date="2023-12-07T11:01:00Z">
          <w:pPr/>
        </w:pPrChange>
      </w:pPr>
      <w:ins w:id="1241" w:author="My Luong Vuong" w:date="2023-12-07T11:01:00Z">
        <w:r w:rsidRPr="00E14AD3">
          <w:t>[9] Matsumoto K, Ueno K, Yoshimura H, Morii M, Takada M, Sawai T, et al. Fluconazole-Induced Convulsions at Serum Trough Concentrations of Approximately 80 μg/mL. Therapeutic Drug Monitoring. 2000;22:635-6.</w:t>
        </w:r>
      </w:ins>
    </w:p>
    <w:p w14:paraId="18102139" w14:textId="77777777" w:rsidR="00E14AD3" w:rsidRPr="00E14AD3" w:rsidRDefault="00E14AD3" w:rsidP="00E14AD3">
      <w:pPr>
        <w:pStyle w:val="EndNoteBibliography"/>
        <w:spacing w:after="0"/>
        <w:rPr>
          <w:ins w:id="1242" w:author="My Luong Vuong" w:date="2023-12-07T11:01:00Z"/>
        </w:rPr>
        <w:pPrChange w:id="1243" w:author="My Luong Vuong" w:date="2023-12-07T11:01:00Z">
          <w:pPr/>
        </w:pPrChange>
      </w:pPr>
      <w:ins w:id="1244" w:author="My Luong Vuong" w:date="2023-12-07T11:01:00Z">
        <w:r w:rsidRPr="00E14AD3">
          <w:t>[10] Lewis R, Brüggemann R, Padoin C, Maertens J, Marchetti O, Groll A, et al. Triazole antifungal therapeutic drug monitoring.  Sixth European Conference on Infections in Leukaemia Meeting, Sophia Antipolis, France2015.</w:t>
        </w:r>
      </w:ins>
    </w:p>
    <w:p w14:paraId="74E3DCF8" w14:textId="54469917" w:rsidR="00E14AD3" w:rsidRPr="00E14AD3" w:rsidRDefault="00E14AD3" w:rsidP="00E14AD3">
      <w:pPr>
        <w:pStyle w:val="EndNoteBibliography"/>
        <w:spacing w:after="0"/>
        <w:rPr>
          <w:ins w:id="1245" w:author="My Luong Vuong" w:date="2023-12-07T11:01:00Z"/>
        </w:rPr>
        <w:pPrChange w:id="1246" w:author="My Luong Vuong" w:date="2023-12-07T11:01:00Z">
          <w:pPr/>
        </w:pPrChange>
      </w:pPr>
      <w:ins w:id="1247" w:author="My Luong Vuong" w:date="2023-12-07T11:01:00Z">
        <w:r w:rsidRPr="00E14AD3">
          <w:t xml:space="preserve">[11] Sandaradura I, Marriott DJE, Day RO, Norris RLG, Pang E, Stocker SL, et al. Current fluconazole treatment regimens result in under-dosing of critically ill adults during early therapy. Eur J Clin Microbiol Infect Dis. 2021;40:1521-8. </w:t>
        </w:r>
        <w:r>
          <w:fldChar w:fldCharType="begin"/>
        </w:r>
        <w:r>
          <w:instrText xml:space="preserve"> HYPERLINK "http://doi.org/10.1007/s10096-021-04201-w" </w:instrText>
        </w:r>
        <w:r>
          <w:fldChar w:fldCharType="separate"/>
        </w:r>
        <w:r w:rsidRPr="00E14AD3">
          <w:rPr>
            <w:rStyle w:val="Hyperlink"/>
            <w:rPrChange w:id="1248" w:author="My Luong Vuong" w:date="2023-12-07T11:01:00Z">
              <w:rPr/>
            </w:rPrChange>
          </w:rPr>
          <w:t>http://doi.org/10.1007/s10096-021-04201-w</w:t>
        </w:r>
        <w:r>
          <w:fldChar w:fldCharType="end"/>
        </w:r>
        <w:r w:rsidRPr="00E14AD3">
          <w:t>.</w:t>
        </w:r>
      </w:ins>
    </w:p>
    <w:p w14:paraId="7ABB376C" w14:textId="2FB31586" w:rsidR="00E14AD3" w:rsidRPr="00E14AD3" w:rsidRDefault="00E14AD3" w:rsidP="00E14AD3">
      <w:pPr>
        <w:pStyle w:val="EndNoteBibliography"/>
        <w:spacing w:after="0"/>
        <w:rPr>
          <w:ins w:id="1249" w:author="My Luong Vuong" w:date="2023-12-07T11:01:00Z"/>
        </w:rPr>
        <w:pPrChange w:id="1250" w:author="My Luong Vuong" w:date="2023-12-07T11:01:00Z">
          <w:pPr/>
        </w:pPrChange>
      </w:pPr>
      <w:ins w:id="1251" w:author="My Luong Vuong" w:date="2023-12-07T11:01:00Z">
        <w:r w:rsidRPr="00E14AD3">
          <w:t xml:space="preserve">[12] Alobaid AS, Wallis SC, Jarrett P, Starr T, Stuart J, Lassig-Smith M, et al. Effect of Obesity on the Population Pharmacokinetics of Fluconazole in Critically Ill Patients. Antimicrob Agents Chemother. 2016;60:6550-7. </w:t>
        </w:r>
        <w:r>
          <w:fldChar w:fldCharType="begin"/>
        </w:r>
        <w:r>
          <w:instrText xml:space="preserve"> HYPERLINK "http://doi.org/10.1128/aac.01088-16" </w:instrText>
        </w:r>
        <w:r>
          <w:fldChar w:fldCharType="separate"/>
        </w:r>
        <w:r w:rsidRPr="00E14AD3">
          <w:rPr>
            <w:rStyle w:val="Hyperlink"/>
            <w:rPrChange w:id="1252" w:author="My Luong Vuong" w:date="2023-12-07T11:01:00Z">
              <w:rPr/>
            </w:rPrChange>
          </w:rPr>
          <w:t>http://doi.org/10.1128/aac.01088-16</w:t>
        </w:r>
        <w:r>
          <w:fldChar w:fldCharType="end"/>
        </w:r>
        <w:r w:rsidRPr="00E14AD3">
          <w:t>.</w:t>
        </w:r>
      </w:ins>
    </w:p>
    <w:p w14:paraId="1695CE29" w14:textId="3340ADFC" w:rsidR="00E14AD3" w:rsidRPr="00E14AD3" w:rsidRDefault="00E14AD3" w:rsidP="00E14AD3">
      <w:pPr>
        <w:pStyle w:val="EndNoteBibliography"/>
        <w:spacing w:after="0"/>
        <w:rPr>
          <w:ins w:id="1253" w:author="My Luong Vuong" w:date="2023-12-07T11:01:00Z"/>
        </w:rPr>
        <w:pPrChange w:id="1254" w:author="My Luong Vuong" w:date="2023-12-07T11:01:00Z">
          <w:pPr/>
        </w:pPrChange>
      </w:pPr>
      <w:ins w:id="1255" w:author="My Luong Vuong" w:date="2023-12-07T11:01:00Z">
        <w:r w:rsidRPr="00E14AD3">
          <w:t xml:space="preserve">[13] Boonstra JM, Märtson AG, Sandaradura I, Kosterink JGW, van der Werf TS, Marriott DJE, et al. Optimization of Fluconazole Dosing for the Prevention and Treatment of Invasive Candidiasis Based on the Pharmacokinetics of Fluconazole in Critically Ill Patients. Antimicrob Agents Chemother. 2021;65. </w:t>
        </w:r>
        <w:r>
          <w:fldChar w:fldCharType="begin"/>
        </w:r>
        <w:r>
          <w:instrText xml:space="preserve"> HYPERLINK "http://doi.org/10.1128/aac.01554-20" </w:instrText>
        </w:r>
        <w:r>
          <w:fldChar w:fldCharType="separate"/>
        </w:r>
        <w:r w:rsidRPr="00E14AD3">
          <w:rPr>
            <w:rStyle w:val="Hyperlink"/>
            <w:rPrChange w:id="1256" w:author="My Luong Vuong" w:date="2023-12-07T11:01:00Z">
              <w:rPr/>
            </w:rPrChange>
          </w:rPr>
          <w:t>http://doi.org/10.1128/aac.01554-20</w:t>
        </w:r>
        <w:r>
          <w:fldChar w:fldCharType="end"/>
        </w:r>
        <w:r w:rsidRPr="00E14AD3">
          <w:t>.</w:t>
        </w:r>
      </w:ins>
    </w:p>
    <w:p w14:paraId="306AA668" w14:textId="0D1505AB" w:rsidR="00E14AD3" w:rsidRPr="00E14AD3" w:rsidRDefault="00E14AD3" w:rsidP="00E14AD3">
      <w:pPr>
        <w:pStyle w:val="EndNoteBibliography"/>
        <w:spacing w:after="0"/>
        <w:rPr>
          <w:ins w:id="1257" w:author="My Luong Vuong" w:date="2023-12-07T11:01:00Z"/>
        </w:rPr>
        <w:pPrChange w:id="1258" w:author="My Luong Vuong" w:date="2023-12-07T11:01:00Z">
          <w:pPr/>
        </w:pPrChange>
      </w:pPr>
      <w:ins w:id="1259" w:author="My Luong Vuong" w:date="2023-12-07T11:01:00Z">
        <w:r w:rsidRPr="00E14AD3">
          <w:t xml:space="preserve">[14] Muilwijk EW, de Lange DW, Schouten JA, Wasmann RE, Ter Heine R, Burger DM, et al. Suboptimal Dosing of Fluconazole in Critically Ill Patients: Time To Rethink Dosing. Antimicrob Agents Chemother. 2020;64. </w:t>
        </w:r>
        <w:r>
          <w:fldChar w:fldCharType="begin"/>
        </w:r>
        <w:r>
          <w:instrText xml:space="preserve"> HYPERLINK "http://doi.org/10.1128/aac.00984-20" </w:instrText>
        </w:r>
        <w:r>
          <w:fldChar w:fldCharType="separate"/>
        </w:r>
        <w:r w:rsidRPr="00E14AD3">
          <w:rPr>
            <w:rStyle w:val="Hyperlink"/>
            <w:rPrChange w:id="1260" w:author="My Luong Vuong" w:date="2023-12-07T11:01:00Z">
              <w:rPr/>
            </w:rPrChange>
          </w:rPr>
          <w:t>http://doi.org/10.1128/aac.00984-20</w:t>
        </w:r>
        <w:r>
          <w:fldChar w:fldCharType="end"/>
        </w:r>
        <w:r w:rsidRPr="00E14AD3">
          <w:t>.</w:t>
        </w:r>
      </w:ins>
    </w:p>
    <w:p w14:paraId="44EA4934" w14:textId="5E44C2F8" w:rsidR="00E14AD3" w:rsidRPr="00E14AD3" w:rsidRDefault="00E14AD3" w:rsidP="00E14AD3">
      <w:pPr>
        <w:pStyle w:val="EndNoteBibliography"/>
        <w:spacing w:after="0"/>
        <w:rPr>
          <w:ins w:id="1261" w:author="My Luong Vuong" w:date="2023-12-07T11:01:00Z"/>
        </w:rPr>
        <w:pPrChange w:id="1262" w:author="My Luong Vuong" w:date="2023-12-07T11:01:00Z">
          <w:pPr/>
        </w:pPrChange>
      </w:pPr>
      <w:ins w:id="1263" w:author="My Luong Vuong" w:date="2023-12-07T11:01:00Z">
        <w:r w:rsidRPr="00E14AD3">
          <w:t xml:space="preserve">[15] Jonsson EN, Karlsson MO. Automated covariate model building within NONMEM. Pharm Res. 1998;15:1463-8. </w:t>
        </w:r>
        <w:r>
          <w:fldChar w:fldCharType="begin"/>
        </w:r>
        <w:r>
          <w:instrText xml:space="preserve"> HYPERLINK "http://doi.org/10.1023/a:1011970125687" </w:instrText>
        </w:r>
        <w:r>
          <w:fldChar w:fldCharType="separate"/>
        </w:r>
        <w:r w:rsidRPr="00E14AD3">
          <w:rPr>
            <w:rStyle w:val="Hyperlink"/>
            <w:rPrChange w:id="1264" w:author="My Luong Vuong" w:date="2023-12-07T11:01:00Z">
              <w:rPr/>
            </w:rPrChange>
          </w:rPr>
          <w:t>http://doi.org/10.1023/a:1011970125687</w:t>
        </w:r>
        <w:r>
          <w:fldChar w:fldCharType="end"/>
        </w:r>
        <w:r w:rsidRPr="00E14AD3">
          <w:t>.</w:t>
        </w:r>
      </w:ins>
    </w:p>
    <w:p w14:paraId="7B69F132" w14:textId="2CBC4AC1" w:rsidR="00E14AD3" w:rsidRPr="00E14AD3" w:rsidRDefault="00E14AD3" w:rsidP="00E14AD3">
      <w:pPr>
        <w:pStyle w:val="EndNoteBibliography"/>
        <w:spacing w:after="0"/>
        <w:rPr>
          <w:ins w:id="1265" w:author="My Luong Vuong" w:date="2023-12-07T11:01:00Z"/>
        </w:rPr>
        <w:pPrChange w:id="1266" w:author="My Luong Vuong" w:date="2023-12-07T11:01:00Z">
          <w:pPr/>
        </w:pPrChange>
      </w:pPr>
      <w:ins w:id="1267" w:author="My Luong Vuong" w:date="2023-12-07T11:01:00Z">
        <w:r w:rsidRPr="00E14AD3">
          <w:t xml:space="preserve">[16] Boer P. Estimated lean body mass as an index for normalization of body fluid volumes in humans. Am J Physiol. 1984;247:F632-6. </w:t>
        </w:r>
        <w:r>
          <w:fldChar w:fldCharType="begin"/>
        </w:r>
        <w:r>
          <w:instrText xml:space="preserve"> HYPERLINK "http://doi.org/10.1152/ajprenal.1984.247.4.F632" </w:instrText>
        </w:r>
        <w:r>
          <w:fldChar w:fldCharType="separate"/>
        </w:r>
        <w:r w:rsidRPr="00E14AD3">
          <w:rPr>
            <w:rStyle w:val="Hyperlink"/>
            <w:rPrChange w:id="1268" w:author="My Luong Vuong" w:date="2023-12-07T11:01:00Z">
              <w:rPr/>
            </w:rPrChange>
          </w:rPr>
          <w:t>http://doi.org/10.1152/ajprenal.1984.247.4.F632</w:t>
        </w:r>
        <w:r>
          <w:fldChar w:fldCharType="end"/>
        </w:r>
        <w:r w:rsidRPr="00E14AD3">
          <w:t>.</w:t>
        </w:r>
      </w:ins>
    </w:p>
    <w:p w14:paraId="16F94992" w14:textId="6D174AB2" w:rsidR="00E14AD3" w:rsidRPr="00E14AD3" w:rsidRDefault="00E14AD3" w:rsidP="00E14AD3">
      <w:pPr>
        <w:pStyle w:val="EndNoteBibliography"/>
        <w:spacing w:after="0"/>
        <w:rPr>
          <w:ins w:id="1269" w:author="My Luong Vuong" w:date="2023-12-07T11:01:00Z"/>
        </w:rPr>
        <w:pPrChange w:id="1270" w:author="My Luong Vuong" w:date="2023-12-07T11:01:00Z">
          <w:pPr/>
        </w:pPrChange>
      </w:pPr>
      <w:ins w:id="1271" w:author="My Luong Vuong" w:date="2023-12-07T11:01:00Z">
        <w:r w:rsidRPr="00E14AD3">
          <w:t xml:space="preserve">[17] Sharma A, Sahasrabudhe V, Musib L, Zhang S, Younis I, Kanodia J. Time to Rethink the Current Paradigm for Assessing Kidney Function in Drug Development and Beyond. Clin Pharmacol Ther. 2022;112:946-58. </w:t>
        </w:r>
        <w:r>
          <w:fldChar w:fldCharType="begin"/>
        </w:r>
        <w:r>
          <w:instrText xml:space="preserve"> HYPERLINK "http://doi.org/10.1002/cpt.2489" </w:instrText>
        </w:r>
        <w:r>
          <w:fldChar w:fldCharType="separate"/>
        </w:r>
        <w:r w:rsidRPr="00E14AD3">
          <w:rPr>
            <w:rStyle w:val="Hyperlink"/>
            <w:rPrChange w:id="1272" w:author="My Luong Vuong" w:date="2023-12-07T11:01:00Z">
              <w:rPr/>
            </w:rPrChange>
          </w:rPr>
          <w:t>http://doi.org/10.1002/cpt.2489</w:t>
        </w:r>
        <w:r>
          <w:fldChar w:fldCharType="end"/>
        </w:r>
        <w:r w:rsidRPr="00E14AD3">
          <w:t>.</w:t>
        </w:r>
      </w:ins>
    </w:p>
    <w:p w14:paraId="5C94C5EF" w14:textId="207E8421" w:rsidR="00E14AD3" w:rsidRPr="00E14AD3" w:rsidRDefault="00E14AD3" w:rsidP="00E14AD3">
      <w:pPr>
        <w:pStyle w:val="EndNoteBibliography"/>
        <w:spacing w:after="0"/>
        <w:rPr>
          <w:ins w:id="1273" w:author="My Luong Vuong" w:date="2023-12-07T11:01:00Z"/>
        </w:rPr>
        <w:pPrChange w:id="1274" w:author="My Luong Vuong" w:date="2023-12-07T11:01:00Z">
          <w:pPr/>
        </w:pPrChange>
      </w:pPr>
      <w:ins w:id="1275" w:author="My Luong Vuong" w:date="2023-12-07T11:01:00Z">
        <w:r w:rsidRPr="00E14AD3">
          <w:t xml:space="preserve">[18] Mould DR, Upton RN. Basic concepts in population modeling, simulation, and model-based drug development-part 2: introduction to pharmacokinetic modeling methods. CPT Pharmacometrics Syst Pharmacol. 2013;2:e38. </w:t>
        </w:r>
        <w:r>
          <w:fldChar w:fldCharType="begin"/>
        </w:r>
        <w:r>
          <w:instrText xml:space="preserve"> HYPERLINK "http://doi.org/10.1038/psp.2013.14" </w:instrText>
        </w:r>
        <w:r>
          <w:fldChar w:fldCharType="separate"/>
        </w:r>
        <w:r w:rsidRPr="00E14AD3">
          <w:rPr>
            <w:rStyle w:val="Hyperlink"/>
            <w:rPrChange w:id="1276" w:author="My Luong Vuong" w:date="2023-12-07T11:01:00Z">
              <w:rPr/>
            </w:rPrChange>
          </w:rPr>
          <w:t>http://doi.org/10.1038/psp.2013.14</w:t>
        </w:r>
        <w:r>
          <w:fldChar w:fldCharType="end"/>
        </w:r>
        <w:r w:rsidRPr="00E14AD3">
          <w:t>.</w:t>
        </w:r>
      </w:ins>
    </w:p>
    <w:p w14:paraId="37A5CB0A" w14:textId="77777777" w:rsidR="00E14AD3" w:rsidRPr="00E14AD3" w:rsidRDefault="00E14AD3" w:rsidP="00E14AD3">
      <w:pPr>
        <w:pStyle w:val="EndNoteBibliography"/>
        <w:spacing w:after="0"/>
        <w:rPr>
          <w:ins w:id="1277" w:author="My Luong Vuong" w:date="2023-12-07T11:01:00Z"/>
        </w:rPr>
        <w:pPrChange w:id="1278" w:author="My Luong Vuong" w:date="2023-12-07T11:01:00Z">
          <w:pPr/>
        </w:pPrChange>
      </w:pPr>
      <w:ins w:id="1279" w:author="My Luong Vuong" w:date="2023-12-07T11:01:00Z">
        <w:r w:rsidRPr="00E14AD3">
          <w:t>[19] Buuren Sv. Flexible Imputation of Missing Data, Second Edition: Taylor &amp; Francis Group; 2018.</w:t>
        </w:r>
      </w:ins>
    </w:p>
    <w:p w14:paraId="73248778" w14:textId="77777777" w:rsidR="00E14AD3" w:rsidRPr="00E14AD3" w:rsidRDefault="00E14AD3" w:rsidP="00E14AD3">
      <w:pPr>
        <w:pStyle w:val="EndNoteBibliography"/>
        <w:spacing w:after="0"/>
        <w:rPr>
          <w:ins w:id="1280" w:author="My Luong Vuong" w:date="2023-12-07T11:01:00Z"/>
        </w:rPr>
        <w:pPrChange w:id="1281" w:author="My Luong Vuong" w:date="2023-12-07T11:01:00Z">
          <w:pPr/>
        </w:pPrChange>
      </w:pPr>
      <w:ins w:id="1282" w:author="My Luong Vuong" w:date="2023-12-07T11:01:00Z">
        <w:r w:rsidRPr="00E14AD3">
          <w:t>[20] Hosmer DW, Lemeshow S, May S. Applied Survival Analysis: Regression Modeling of Time-to-Event Data, Second Edition: John Wiley &amp; Sons, Inc.; 2008.</w:t>
        </w:r>
      </w:ins>
    </w:p>
    <w:p w14:paraId="4CFBFA25" w14:textId="77777777" w:rsidR="00E14AD3" w:rsidRPr="00E14AD3" w:rsidRDefault="00E14AD3" w:rsidP="00E14AD3">
      <w:pPr>
        <w:pStyle w:val="EndNoteBibliography"/>
        <w:spacing w:after="0"/>
        <w:rPr>
          <w:ins w:id="1283" w:author="My Luong Vuong" w:date="2023-12-07T11:01:00Z"/>
        </w:rPr>
        <w:pPrChange w:id="1284" w:author="My Luong Vuong" w:date="2023-12-07T11:01:00Z">
          <w:pPr/>
        </w:pPrChange>
      </w:pPr>
      <w:ins w:id="1285" w:author="My Luong Vuong" w:date="2023-12-07T11:01:00Z">
        <w:r w:rsidRPr="00E14AD3">
          <w:t>[21] Committee for Medicinal Products for Human Use (CHMP) EMA. Guideline on the use of pharmacokinetics and pharmacodynamics in the development of antimicrobial medicinal products. United Kingdom: European Medicines Agency; 2016.</w:t>
        </w:r>
      </w:ins>
    </w:p>
    <w:p w14:paraId="6B8CF02F" w14:textId="77777777" w:rsidR="00E14AD3" w:rsidRPr="00E14AD3" w:rsidRDefault="00E14AD3" w:rsidP="00E14AD3">
      <w:pPr>
        <w:pStyle w:val="EndNoteBibliography"/>
        <w:spacing w:after="0"/>
        <w:rPr>
          <w:ins w:id="1286" w:author="My Luong Vuong" w:date="2023-12-07T11:01:00Z"/>
        </w:rPr>
        <w:pPrChange w:id="1287" w:author="My Luong Vuong" w:date="2023-12-07T11:01:00Z">
          <w:pPr/>
        </w:pPrChange>
      </w:pPr>
      <w:ins w:id="1288" w:author="My Luong Vuong" w:date="2023-12-07T11:01:00Z">
        <w:r w:rsidRPr="00E14AD3">
          <w:t>[22] Ramachandran KM, Tsokos CP. Chapter 5 - Statistical estimation. In: Ramachandran KM, Tsokos CP, editors. Mathematical Statistics with Applications in R (Third Edition): Academic Press; 2021. p. 179-251.</w:t>
        </w:r>
      </w:ins>
    </w:p>
    <w:p w14:paraId="7839175D" w14:textId="145ECEAC" w:rsidR="00E14AD3" w:rsidRPr="00E14AD3" w:rsidRDefault="00E14AD3" w:rsidP="00E14AD3">
      <w:pPr>
        <w:pStyle w:val="EndNoteBibliography"/>
        <w:spacing w:after="0"/>
        <w:rPr>
          <w:ins w:id="1289" w:author="My Luong Vuong" w:date="2023-12-07T11:01:00Z"/>
        </w:rPr>
        <w:pPrChange w:id="1290" w:author="My Luong Vuong" w:date="2023-12-07T11:01:00Z">
          <w:pPr/>
        </w:pPrChange>
      </w:pPr>
      <w:ins w:id="1291" w:author="My Luong Vuong" w:date="2023-12-07T11:01:00Z">
        <w:r w:rsidRPr="00E14AD3">
          <w:t xml:space="preserve">[23] Wickham H, Grolemund G. R for Data Science2017. </w:t>
        </w:r>
        <w:r>
          <w:fldChar w:fldCharType="begin"/>
        </w:r>
        <w:r>
          <w:instrText xml:space="preserve"> HYPERLINK "https://r4ds.had.co.nz/" </w:instrText>
        </w:r>
        <w:r>
          <w:fldChar w:fldCharType="separate"/>
        </w:r>
        <w:r w:rsidRPr="00E14AD3">
          <w:rPr>
            <w:rStyle w:val="Hyperlink"/>
            <w:rPrChange w:id="1292" w:author="My Luong Vuong" w:date="2023-12-07T11:01:00Z">
              <w:rPr/>
            </w:rPrChange>
          </w:rPr>
          <w:t>https://r4ds.had.co.nz/</w:t>
        </w:r>
        <w:r>
          <w:fldChar w:fldCharType="end"/>
        </w:r>
        <w:r w:rsidRPr="00E14AD3">
          <w:t>.</w:t>
        </w:r>
      </w:ins>
    </w:p>
    <w:p w14:paraId="77D9A84D" w14:textId="5A00A8D0" w:rsidR="00E14AD3" w:rsidRPr="00E14AD3" w:rsidRDefault="00E14AD3" w:rsidP="00E14AD3">
      <w:pPr>
        <w:pStyle w:val="EndNoteBibliography"/>
        <w:spacing w:after="0"/>
        <w:rPr>
          <w:ins w:id="1293" w:author="My Luong Vuong" w:date="2023-12-07T11:01:00Z"/>
        </w:rPr>
        <w:pPrChange w:id="1294" w:author="My Luong Vuong" w:date="2023-12-07T11:01:00Z">
          <w:pPr/>
        </w:pPrChange>
      </w:pPr>
      <w:ins w:id="1295" w:author="My Luong Vuong" w:date="2023-12-07T11:01:00Z">
        <w:r w:rsidRPr="00E14AD3">
          <w:t xml:space="preserve">[24] Keizer RJ, Karlsson MO, Hooker A. Modeling and Simulation Workbench for NONMEM: Tutorial on Pirana, PsN, and Xpose. CPT Pharmacometrics Syst Pharmacol. 2013;2:e50. </w:t>
        </w:r>
        <w:r>
          <w:fldChar w:fldCharType="begin"/>
        </w:r>
        <w:r>
          <w:instrText xml:space="preserve"> HYPERLINK "http://doi.org/10.1038/psp.2013.24" </w:instrText>
        </w:r>
        <w:r>
          <w:fldChar w:fldCharType="separate"/>
        </w:r>
        <w:r w:rsidRPr="00E14AD3">
          <w:rPr>
            <w:rStyle w:val="Hyperlink"/>
            <w:rPrChange w:id="1296" w:author="My Luong Vuong" w:date="2023-12-07T11:01:00Z">
              <w:rPr/>
            </w:rPrChange>
          </w:rPr>
          <w:t>http://doi.org/10.1038/psp.2013.24</w:t>
        </w:r>
        <w:r>
          <w:fldChar w:fldCharType="end"/>
        </w:r>
        <w:r w:rsidRPr="00E14AD3">
          <w:t>.</w:t>
        </w:r>
      </w:ins>
    </w:p>
    <w:p w14:paraId="4240105F" w14:textId="4F4B4751" w:rsidR="00E14AD3" w:rsidRPr="00E14AD3" w:rsidRDefault="00E14AD3" w:rsidP="00E14AD3">
      <w:pPr>
        <w:pStyle w:val="EndNoteBibliography"/>
        <w:spacing w:after="0"/>
        <w:rPr>
          <w:ins w:id="1297" w:author="My Luong Vuong" w:date="2023-12-07T11:01:00Z"/>
        </w:rPr>
        <w:pPrChange w:id="1298" w:author="My Luong Vuong" w:date="2023-12-07T11:01:00Z">
          <w:pPr/>
        </w:pPrChange>
      </w:pPr>
      <w:ins w:id="1299" w:author="My Luong Vuong" w:date="2023-12-07T11:01:00Z">
        <w:r w:rsidRPr="00E14AD3">
          <w:t xml:space="preserve">[25] Bergner R, Hoffmann M, Riedel KD, Mikus G, Henrich DM, Haefeli WE, et al. Fluconazole dosing in continuous veno-venous haemofiltration (CVVHF): need for a high daily dose of 800 mg. Nephrol Dial Transplant. 2006;21:1019-23. </w:t>
        </w:r>
        <w:r>
          <w:fldChar w:fldCharType="begin"/>
        </w:r>
        <w:r>
          <w:instrText xml:space="preserve"> HYPERLINK "http://doi.org/10.1093/ndt/gfi284" </w:instrText>
        </w:r>
        <w:r>
          <w:fldChar w:fldCharType="separate"/>
        </w:r>
        <w:r w:rsidRPr="00E14AD3">
          <w:rPr>
            <w:rStyle w:val="Hyperlink"/>
            <w:rPrChange w:id="1300" w:author="My Luong Vuong" w:date="2023-12-07T11:01:00Z">
              <w:rPr/>
            </w:rPrChange>
          </w:rPr>
          <w:t>http://doi.org/10.1093/ndt/gfi284</w:t>
        </w:r>
        <w:r>
          <w:fldChar w:fldCharType="end"/>
        </w:r>
        <w:r w:rsidRPr="00E14AD3">
          <w:t>.</w:t>
        </w:r>
      </w:ins>
    </w:p>
    <w:p w14:paraId="3795B070" w14:textId="38309A05" w:rsidR="00E14AD3" w:rsidRPr="00E14AD3" w:rsidRDefault="00E14AD3" w:rsidP="00E14AD3">
      <w:pPr>
        <w:pStyle w:val="EndNoteBibliography"/>
        <w:spacing w:after="0"/>
        <w:rPr>
          <w:ins w:id="1301" w:author="My Luong Vuong" w:date="2023-12-07T11:01:00Z"/>
        </w:rPr>
        <w:pPrChange w:id="1302" w:author="My Luong Vuong" w:date="2023-12-07T11:01:00Z">
          <w:pPr/>
        </w:pPrChange>
      </w:pPr>
      <w:ins w:id="1303" w:author="My Luong Vuong" w:date="2023-12-07T11:01:00Z">
        <w:r w:rsidRPr="00E14AD3">
          <w:t xml:space="preserve">[26] Buijk SL, Gyssens IC, Mouton JW, Verbrugh HA, Touw DJ, Bruining HA. Pharmacokinetics of sequential intravenous and enteral fluconazole in critically ill surgical patients with invasive mycoses and compromised gastro-intestinal function. Intensive Care Med. 2001;27:115-21. </w:t>
        </w:r>
        <w:r>
          <w:fldChar w:fldCharType="begin"/>
        </w:r>
        <w:r>
          <w:instrText xml:space="preserve"> HYPERLINK "http://doi.org/10.1007/s001340000771" </w:instrText>
        </w:r>
        <w:r>
          <w:fldChar w:fldCharType="separate"/>
        </w:r>
        <w:r w:rsidRPr="00E14AD3">
          <w:rPr>
            <w:rStyle w:val="Hyperlink"/>
            <w:rPrChange w:id="1304" w:author="My Luong Vuong" w:date="2023-12-07T11:01:00Z">
              <w:rPr/>
            </w:rPrChange>
          </w:rPr>
          <w:t>http://doi.org/10.1007/s001340000771</w:t>
        </w:r>
        <w:r>
          <w:fldChar w:fldCharType="end"/>
        </w:r>
        <w:r w:rsidRPr="00E14AD3">
          <w:t>.</w:t>
        </w:r>
      </w:ins>
    </w:p>
    <w:p w14:paraId="4F5FBF44" w14:textId="77777777" w:rsidR="00E14AD3" w:rsidRPr="00E14AD3" w:rsidRDefault="00E14AD3" w:rsidP="00E14AD3">
      <w:pPr>
        <w:pStyle w:val="EndNoteBibliography"/>
        <w:spacing w:after="0"/>
        <w:rPr>
          <w:ins w:id="1305" w:author="My Luong Vuong" w:date="2023-12-07T11:01:00Z"/>
        </w:rPr>
        <w:pPrChange w:id="1306" w:author="My Luong Vuong" w:date="2023-12-07T11:01:00Z">
          <w:pPr/>
        </w:pPrChange>
      </w:pPr>
      <w:ins w:id="1307" w:author="My Luong Vuong" w:date="2023-12-07T11:01:00Z">
        <w:r w:rsidRPr="00E14AD3">
          <w:t>[27] Sinnollareddy MG, Roberts JA, Lipman J, Akova M, Bassetti M, De Waele JJ, et al. Pharmacokinetic variability and exposures of fluconazole, anidulafungin, and caspofungin in intensive care unit patients: Data from multinational Defining Antibiotic Levels in Intensive care unit (DALI) patients Study. Critical Care. 2015;19.</w:t>
        </w:r>
      </w:ins>
    </w:p>
    <w:p w14:paraId="710AD201" w14:textId="6F07B17B" w:rsidR="00E14AD3" w:rsidRPr="00E14AD3" w:rsidRDefault="00E14AD3" w:rsidP="00E14AD3">
      <w:pPr>
        <w:pStyle w:val="EndNoteBibliography"/>
        <w:spacing w:after="0"/>
        <w:rPr>
          <w:ins w:id="1308" w:author="My Luong Vuong" w:date="2023-12-07T11:01:00Z"/>
        </w:rPr>
        <w:pPrChange w:id="1309" w:author="My Luong Vuong" w:date="2023-12-07T11:01:00Z">
          <w:pPr/>
        </w:pPrChange>
      </w:pPr>
      <w:ins w:id="1310" w:author="My Luong Vuong" w:date="2023-12-07T11:01:00Z">
        <w:r w:rsidRPr="00E14AD3">
          <w:t xml:space="preserve">[28] Van Daele R, Wauters J, Lagrou K, Denooz R, Hayette MP, Gijsen M, et al. Pharmacokinetic Variability and Target Attainment of Fluconazole in Critically Ill Patients. Microorganisms. 2021;9. </w:t>
        </w:r>
        <w:r>
          <w:fldChar w:fldCharType="begin"/>
        </w:r>
        <w:r>
          <w:instrText xml:space="preserve"> HYPERLINK "http://doi.org/10.3390/microorganisms9102068" </w:instrText>
        </w:r>
        <w:r>
          <w:fldChar w:fldCharType="separate"/>
        </w:r>
        <w:r w:rsidRPr="00E14AD3">
          <w:rPr>
            <w:rStyle w:val="Hyperlink"/>
            <w:rPrChange w:id="1311" w:author="My Luong Vuong" w:date="2023-12-07T11:01:00Z">
              <w:rPr/>
            </w:rPrChange>
          </w:rPr>
          <w:t>http://doi.org/10.3390/microorganisms9102068</w:t>
        </w:r>
        <w:r>
          <w:fldChar w:fldCharType="end"/>
        </w:r>
        <w:r w:rsidRPr="00E14AD3">
          <w:t>.</w:t>
        </w:r>
      </w:ins>
    </w:p>
    <w:p w14:paraId="4D8F4E03" w14:textId="77777777" w:rsidR="00E14AD3" w:rsidRPr="00E14AD3" w:rsidRDefault="00E14AD3" w:rsidP="00E14AD3">
      <w:pPr>
        <w:pStyle w:val="EndNoteBibliography"/>
        <w:spacing w:after="0"/>
        <w:rPr>
          <w:ins w:id="1312" w:author="My Luong Vuong" w:date="2023-12-07T11:01:00Z"/>
        </w:rPr>
        <w:pPrChange w:id="1313" w:author="My Luong Vuong" w:date="2023-12-07T11:01:00Z">
          <w:pPr/>
        </w:pPrChange>
      </w:pPr>
      <w:ins w:id="1314" w:author="My Luong Vuong" w:date="2023-12-07T11:01:00Z">
        <w:r w:rsidRPr="00E14AD3">
          <w:t>[29] Methodology WCCfDS. Fluconazole ATC/DDD Index. 2023.</w:t>
        </w:r>
      </w:ins>
    </w:p>
    <w:p w14:paraId="1764F357" w14:textId="1BC52798" w:rsidR="00E14AD3" w:rsidRPr="00E14AD3" w:rsidRDefault="00E14AD3" w:rsidP="00E14AD3">
      <w:pPr>
        <w:pStyle w:val="EndNoteBibliography"/>
        <w:spacing w:after="0"/>
        <w:rPr>
          <w:ins w:id="1315" w:author="My Luong Vuong" w:date="2023-12-07T11:01:00Z"/>
        </w:rPr>
        <w:pPrChange w:id="1316" w:author="My Luong Vuong" w:date="2023-12-07T11:01:00Z">
          <w:pPr/>
        </w:pPrChange>
      </w:pPr>
      <w:ins w:id="1317" w:author="My Luong Vuong" w:date="2023-12-07T11:01:00Z">
        <w:r w:rsidRPr="00E14AD3">
          <w:t xml:space="preserve">[30] Azar M, Benedetti A, Riehm KE, Imran M, Krishnan A, Chiovitti M, et al. Individual participant data meta-analyses (IPDMA): data contribution was associated with trial corresponding author country, publication year, and journal impact factor. Journal of Clinical Epidemiology. 2020;124:16-23. </w:t>
        </w:r>
        <w:r>
          <w:fldChar w:fldCharType="begin"/>
        </w:r>
        <w:r>
          <w:instrText xml:space="preserve"> HYPERLINK "http://doi.org/10.1016/j.jclinepi.2020.03.026" </w:instrText>
        </w:r>
        <w:r>
          <w:fldChar w:fldCharType="separate"/>
        </w:r>
        <w:r w:rsidRPr="00E14AD3">
          <w:rPr>
            <w:rStyle w:val="Hyperlink"/>
            <w:rPrChange w:id="1318" w:author="My Luong Vuong" w:date="2023-12-07T11:01:00Z">
              <w:rPr/>
            </w:rPrChange>
          </w:rPr>
          <w:t>http://doi.org/10.1016/j.jclinepi.2020.03.026</w:t>
        </w:r>
        <w:r>
          <w:fldChar w:fldCharType="end"/>
        </w:r>
        <w:r w:rsidRPr="00E14AD3">
          <w:t>.</w:t>
        </w:r>
      </w:ins>
    </w:p>
    <w:p w14:paraId="7FF18008" w14:textId="67F6417F" w:rsidR="00E14AD3" w:rsidRPr="00E14AD3" w:rsidRDefault="00E14AD3" w:rsidP="00E14AD3">
      <w:pPr>
        <w:pStyle w:val="EndNoteBibliography"/>
        <w:spacing w:after="0"/>
        <w:rPr>
          <w:ins w:id="1319" w:author="My Luong Vuong" w:date="2023-12-07T11:01:00Z"/>
        </w:rPr>
        <w:pPrChange w:id="1320" w:author="My Luong Vuong" w:date="2023-12-07T11:01:00Z">
          <w:pPr/>
        </w:pPrChange>
      </w:pPr>
      <w:ins w:id="1321" w:author="My Luong Vuong" w:date="2023-12-07T11:01:00Z">
        <w:r w:rsidRPr="00E14AD3">
          <w:t xml:space="preserve">[31] Tierney JF, Vale C, Riley R, Smith CT, Stewart L, Clarke M, et al. Individual Participant Data (IPD) Meta-analyses of Randomised Controlled Trials: Guidance on Their Use. PLoS Med. 2015;12:e1001855. </w:t>
        </w:r>
        <w:r>
          <w:fldChar w:fldCharType="begin"/>
        </w:r>
        <w:r>
          <w:instrText xml:space="preserve"> HYPERLINK "http://doi.org/10.1371/journal.pmed.1001855" </w:instrText>
        </w:r>
        <w:r>
          <w:fldChar w:fldCharType="separate"/>
        </w:r>
        <w:r w:rsidRPr="00E14AD3">
          <w:rPr>
            <w:rStyle w:val="Hyperlink"/>
            <w:rPrChange w:id="1322" w:author="My Luong Vuong" w:date="2023-12-07T11:01:00Z">
              <w:rPr/>
            </w:rPrChange>
          </w:rPr>
          <w:t>http://doi.org/10.1371/journal.pmed.1001855</w:t>
        </w:r>
        <w:r>
          <w:fldChar w:fldCharType="end"/>
        </w:r>
        <w:r w:rsidRPr="00E14AD3">
          <w:t>.</w:t>
        </w:r>
      </w:ins>
    </w:p>
    <w:p w14:paraId="1AD2D11D" w14:textId="78155EA0" w:rsidR="00E14AD3" w:rsidRPr="00E14AD3" w:rsidRDefault="00E14AD3" w:rsidP="00E14AD3">
      <w:pPr>
        <w:pStyle w:val="EndNoteBibliography"/>
        <w:spacing w:after="0"/>
        <w:rPr>
          <w:ins w:id="1323" w:author="My Luong Vuong" w:date="2023-12-07T11:01:00Z"/>
        </w:rPr>
        <w:pPrChange w:id="1324" w:author="My Luong Vuong" w:date="2023-12-07T11:01:00Z">
          <w:pPr/>
        </w:pPrChange>
      </w:pPr>
      <w:ins w:id="1325" w:author="My Luong Vuong" w:date="2023-12-07T11:01:00Z">
        <w:r w:rsidRPr="00E14AD3">
          <w:t xml:space="preserve">[32] Patel K, Roberts JA, Lipman J, Tett SE, Deldot ME, Kirkpatrick CM. Population pharmacokinetics of fluconazole in critically ill patients receiving continuous venovenous hemodiafiltration: using Monte Carlo simulations to predict doses for specified pharmacodynamic targets. Antimicrob Agents Chemother. 2011;55:5868-73. </w:t>
        </w:r>
        <w:r>
          <w:fldChar w:fldCharType="begin"/>
        </w:r>
        <w:r>
          <w:instrText xml:space="preserve"> HYPERLINK "http://doi.org/10.1128/aac.00424-11" </w:instrText>
        </w:r>
        <w:r>
          <w:fldChar w:fldCharType="separate"/>
        </w:r>
        <w:r w:rsidRPr="00E14AD3">
          <w:rPr>
            <w:rStyle w:val="Hyperlink"/>
            <w:rPrChange w:id="1326" w:author="My Luong Vuong" w:date="2023-12-07T11:01:00Z">
              <w:rPr/>
            </w:rPrChange>
          </w:rPr>
          <w:t>http://doi.org/10.1128/aac.00424-11</w:t>
        </w:r>
        <w:r>
          <w:fldChar w:fldCharType="end"/>
        </w:r>
        <w:r w:rsidRPr="00E14AD3">
          <w:t>.</w:t>
        </w:r>
      </w:ins>
    </w:p>
    <w:p w14:paraId="58A7E698" w14:textId="50E75AA5" w:rsidR="00E14AD3" w:rsidRPr="00E14AD3" w:rsidRDefault="00E14AD3" w:rsidP="00E14AD3">
      <w:pPr>
        <w:pStyle w:val="EndNoteBibliography"/>
        <w:spacing w:after="0"/>
        <w:rPr>
          <w:ins w:id="1327" w:author="My Luong Vuong" w:date="2023-12-07T11:01:00Z"/>
        </w:rPr>
        <w:pPrChange w:id="1328" w:author="My Luong Vuong" w:date="2023-12-07T11:01:00Z">
          <w:pPr/>
        </w:pPrChange>
      </w:pPr>
      <w:ins w:id="1329" w:author="My Luong Vuong" w:date="2023-12-07T11:01:00Z">
        <w:r w:rsidRPr="00E14AD3">
          <w:t xml:space="preserve">[33] Aoyama T, Hirata K, Hirata R, Yamazaki H, Yamamoto Y, Hayashi H, et al. Population pharmacokinetics of fluconazole after administration of fosfluconazole and fluconazole in critically ill patients. J Clin Pharm Ther. 2012;37:356-63. </w:t>
        </w:r>
        <w:r>
          <w:fldChar w:fldCharType="begin"/>
        </w:r>
        <w:r>
          <w:instrText xml:space="preserve"> HYPERLINK "http://doi.org/10.1111/j.1365-2710.2011.01297.x" </w:instrText>
        </w:r>
        <w:r>
          <w:fldChar w:fldCharType="separate"/>
        </w:r>
        <w:r w:rsidRPr="00E14AD3">
          <w:rPr>
            <w:rStyle w:val="Hyperlink"/>
            <w:rPrChange w:id="1330" w:author="My Luong Vuong" w:date="2023-12-07T11:01:00Z">
              <w:rPr/>
            </w:rPrChange>
          </w:rPr>
          <w:t>http://doi.org/10.1111/j.1365-2710.2011.01297.x</w:t>
        </w:r>
        <w:r>
          <w:fldChar w:fldCharType="end"/>
        </w:r>
        <w:r w:rsidRPr="00E14AD3">
          <w:t>.</w:t>
        </w:r>
      </w:ins>
    </w:p>
    <w:p w14:paraId="6616CA6A" w14:textId="67F72452" w:rsidR="00E14AD3" w:rsidRPr="00E14AD3" w:rsidRDefault="00E14AD3" w:rsidP="00E14AD3">
      <w:pPr>
        <w:pStyle w:val="EndNoteBibliography"/>
        <w:spacing w:after="0"/>
        <w:rPr>
          <w:ins w:id="1331" w:author="My Luong Vuong" w:date="2023-12-07T11:01:00Z"/>
        </w:rPr>
        <w:pPrChange w:id="1332" w:author="My Luong Vuong" w:date="2023-12-07T11:01:00Z">
          <w:pPr/>
        </w:pPrChange>
      </w:pPr>
      <w:ins w:id="1333" w:author="My Luong Vuong" w:date="2023-12-07T11:01:00Z">
        <w:r w:rsidRPr="00E14AD3">
          <w:t xml:space="preserve">[34] Chen L, van Rhee KP, Wasmann RE, Krekels EHJ, Wiezer MJ, van Dongen EPA, et al. Total bodyweight and sex both drive pharmacokinetic variability of fluconazole in obese adults. J Antimicrob Chemother. 2022;77:2217-26. </w:t>
        </w:r>
        <w:r>
          <w:fldChar w:fldCharType="begin"/>
        </w:r>
        <w:r>
          <w:instrText xml:space="preserve"> HYPERLINK "http://doi.org/10.1093/jac/dkac160" </w:instrText>
        </w:r>
        <w:r>
          <w:fldChar w:fldCharType="separate"/>
        </w:r>
        <w:r w:rsidRPr="00E14AD3">
          <w:rPr>
            <w:rStyle w:val="Hyperlink"/>
            <w:rPrChange w:id="1334" w:author="My Luong Vuong" w:date="2023-12-07T11:01:00Z">
              <w:rPr/>
            </w:rPrChange>
          </w:rPr>
          <w:t>http://doi.org/10.1093/jac/dkac160</w:t>
        </w:r>
        <w:r>
          <w:fldChar w:fldCharType="end"/>
        </w:r>
        <w:r w:rsidRPr="00E14AD3">
          <w:t>.</w:t>
        </w:r>
      </w:ins>
    </w:p>
    <w:p w14:paraId="015D215B" w14:textId="044948AC" w:rsidR="00E14AD3" w:rsidRPr="00E14AD3" w:rsidRDefault="00E14AD3" w:rsidP="00E14AD3">
      <w:pPr>
        <w:pStyle w:val="EndNoteBibliography"/>
        <w:spacing w:after="0"/>
        <w:rPr>
          <w:ins w:id="1335" w:author="My Luong Vuong" w:date="2023-12-07T11:01:00Z"/>
        </w:rPr>
        <w:pPrChange w:id="1336" w:author="My Luong Vuong" w:date="2023-12-07T11:01:00Z">
          <w:pPr/>
        </w:pPrChange>
      </w:pPr>
      <w:ins w:id="1337" w:author="My Luong Vuong" w:date="2023-12-07T11:01:00Z">
        <w:r w:rsidRPr="00E14AD3">
          <w:t xml:space="preserve">[35] Johansson Å M, Karlsson MO. Comparison of methods for handling missing covariate data. Aaps j. 2013;15:1232-41. </w:t>
        </w:r>
        <w:r>
          <w:fldChar w:fldCharType="begin"/>
        </w:r>
        <w:r>
          <w:instrText xml:space="preserve"> HYPERLINK "http://doi.org/10.1208/s12248-013-9526-y" </w:instrText>
        </w:r>
        <w:r>
          <w:fldChar w:fldCharType="separate"/>
        </w:r>
        <w:r w:rsidRPr="00E14AD3">
          <w:rPr>
            <w:rStyle w:val="Hyperlink"/>
            <w:rPrChange w:id="1338" w:author="My Luong Vuong" w:date="2023-12-07T11:01:00Z">
              <w:rPr/>
            </w:rPrChange>
          </w:rPr>
          <w:t>http://doi.org/10.1208/s12248-013-9526-y</w:t>
        </w:r>
        <w:r>
          <w:fldChar w:fldCharType="end"/>
        </w:r>
        <w:r w:rsidRPr="00E14AD3">
          <w:t>.</w:t>
        </w:r>
      </w:ins>
    </w:p>
    <w:p w14:paraId="775112CB" w14:textId="0C032EEB" w:rsidR="00E14AD3" w:rsidRPr="00E14AD3" w:rsidRDefault="00E14AD3" w:rsidP="00E14AD3">
      <w:pPr>
        <w:pStyle w:val="EndNoteBibliography"/>
        <w:spacing w:after="0"/>
        <w:rPr>
          <w:ins w:id="1339" w:author="My Luong Vuong" w:date="2023-12-07T11:01:00Z"/>
        </w:rPr>
        <w:pPrChange w:id="1340" w:author="My Luong Vuong" w:date="2023-12-07T11:01:00Z">
          <w:pPr/>
        </w:pPrChange>
      </w:pPr>
      <w:ins w:id="1341" w:author="My Luong Vuong" w:date="2023-12-07T11:01:00Z">
        <w:r w:rsidRPr="00E14AD3">
          <w:t xml:space="preserve">[36] Huang C-Y, Güiza F, De Vlieger G, Meyfroidt G. Daily fluctuations in kidney function in critically ill adults. Critical Care. 2022;26:347. </w:t>
        </w:r>
        <w:r>
          <w:fldChar w:fldCharType="begin"/>
        </w:r>
        <w:r>
          <w:instrText xml:space="preserve"> HYPERLINK "http://doi.org/10.1186/s13054-022-04226-3" </w:instrText>
        </w:r>
        <w:r>
          <w:fldChar w:fldCharType="separate"/>
        </w:r>
        <w:r w:rsidRPr="00E14AD3">
          <w:rPr>
            <w:rStyle w:val="Hyperlink"/>
            <w:rPrChange w:id="1342" w:author="My Luong Vuong" w:date="2023-12-07T11:01:00Z">
              <w:rPr/>
            </w:rPrChange>
          </w:rPr>
          <w:t>http://doi.org/10.1186/s13054-022-04226-3</w:t>
        </w:r>
        <w:r>
          <w:fldChar w:fldCharType="end"/>
        </w:r>
        <w:r w:rsidRPr="00E14AD3">
          <w:t>.</w:t>
        </w:r>
      </w:ins>
    </w:p>
    <w:p w14:paraId="15CCDA06" w14:textId="429F6EAF" w:rsidR="00E14AD3" w:rsidRPr="00E14AD3" w:rsidRDefault="00E14AD3" w:rsidP="00E14AD3">
      <w:pPr>
        <w:pStyle w:val="EndNoteBibliography"/>
        <w:spacing w:after="0"/>
        <w:rPr>
          <w:ins w:id="1343" w:author="My Luong Vuong" w:date="2023-12-07T11:01:00Z"/>
        </w:rPr>
        <w:pPrChange w:id="1344" w:author="My Luong Vuong" w:date="2023-12-07T11:01:00Z">
          <w:pPr/>
        </w:pPrChange>
      </w:pPr>
      <w:ins w:id="1345" w:author="My Luong Vuong" w:date="2023-12-07T11:01:00Z">
        <w:r w:rsidRPr="00E14AD3">
          <w:t xml:space="preserve">[37] Sandaradura I, Wojciechowski J, Marriott DJE, Day RO, Stocker S, Reuter SE. Model-Optimized Fluconazole Dose Selection for Critically Ill Patients Improves Early Pharmacodynamic Target Attainment without the Need for Therapeutic Drug Monitoring. Antimicrob Agents Chemother. 2021;65. </w:t>
        </w:r>
        <w:r>
          <w:fldChar w:fldCharType="begin"/>
        </w:r>
        <w:r>
          <w:instrText xml:space="preserve"> HYPERLINK "http://doi.org/10.1128/aac.02019-20" </w:instrText>
        </w:r>
        <w:r>
          <w:fldChar w:fldCharType="separate"/>
        </w:r>
        <w:r w:rsidRPr="00E14AD3">
          <w:rPr>
            <w:rStyle w:val="Hyperlink"/>
            <w:rPrChange w:id="1346" w:author="My Luong Vuong" w:date="2023-12-07T11:01:00Z">
              <w:rPr/>
            </w:rPrChange>
          </w:rPr>
          <w:t>http://doi.org/10.1128/aac.02019-20</w:t>
        </w:r>
        <w:r>
          <w:fldChar w:fldCharType="end"/>
        </w:r>
        <w:r w:rsidRPr="00E14AD3">
          <w:t>.</w:t>
        </w:r>
      </w:ins>
    </w:p>
    <w:p w14:paraId="19D5E368" w14:textId="6DA2F998" w:rsidR="00E14AD3" w:rsidRPr="00E14AD3" w:rsidRDefault="00E14AD3" w:rsidP="00E14AD3">
      <w:pPr>
        <w:pStyle w:val="EndNoteBibliography"/>
        <w:spacing w:after="0"/>
        <w:rPr>
          <w:ins w:id="1347" w:author="My Luong Vuong" w:date="2023-12-07T11:01:00Z"/>
        </w:rPr>
        <w:pPrChange w:id="1348" w:author="My Luong Vuong" w:date="2023-12-07T11:01:00Z">
          <w:pPr/>
        </w:pPrChange>
      </w:pPr>
      <w:ins w:id="1349" w:author="My Luong Vuong" w:date="2023-12-07T11:01:00Z">
        <w:r w:rsidRPr="00E14AD3">
          <w:t xml:space="preserve">[38] Darnis S, Fareau N, Corallo CE, Poole S, Dooley MJ, Cheng AC. Estimation of body weight in hospitalized patients. QJM: An International Journal of Medicine. 2012;105:769-74. </w:t>
        </w:r>
        <w:r>
          <w:fldChar w:fldCharType="begin"/>
        </w:r>
        <w:r>
          <w:instrText xml:space="preserve"> HYPERLINK "http://doi.org/10.1093/qjmed/hcs060" </w:instrText>
        </w:r>
        <w:r>
          <w:fldChar w:fldCharType="separate"/>
        </w:r>
        <w:r w:rsidRPr="00E14AD3">
          <w:rPr>
            <w:rStyle w:val="Hyperlink"/>
            <w:rPrChange w:id="1350" w:author="My Luong Vuong" w:date="2023-12-07T11:01:00Z">
              <w:rPr/>
            </w:rPrChange>
          </w:rPr>
          <w:t>http://doi.org/10.1093/qjmed/hcs060</w:t>
        </w:r>
        <w:r>
          <w:fldChar w:fldCharType="end"/>
        </w:r>
        <w:r w:rsidRPr="00E14AD3">
          <w:t>.</w:t>
        </w:r>
      </w:ins>
    </w:p>
    <w:p w14:paraId="7340051B" w14:textId="1ACD86B4" w:rsidR="00E14AD3" w:rsidRPr="00E14AD3" w:rsidRDefault="00E14AD3" w:rsidP="00E14AD3">
      <w:pPr>
        <w:pStyle w:val="EndNoteBibliography"/>
        <w:spacing w:after="0"/>
        <w:rPr>
          <w:ins w:id="1351" w:author="My Luong Vuong" w:date="2023-12-07T11:01:00Z"/>
        </w:rPr>
        <w:pPrChange w:id="1352" w:author="My Luong Vuong" w:date="2023-12-07T11:01:00Z">
          <w:pPr/>
        </w:pPrChange>
      </w:pPr>
      <w:ins w:id="1353" w:author="My Luong Vuong" w:date="2023-12-07T11:01:00Z">
        <w:r w:rsidRPr="00E14AD3">
          <w:t xml:space="preserve">[39] van Wijk RC, Imperial MZ, Savic RM, Solans BP. Pharmacokinetic analysis across studies to drive knowledge-integration: A tutorial on individual patient data meta-analysis (IPDMA). CPT Pharmacometrics Syst Pharmacol. 2023;12:1187-200. </w:t>
        </w:r>
        <w:r>
          <w:fldChar w:fldCharType="begin"/>
        </w:r>
        <w:r>
          <w:instrText xml:space="preserve"> HYPERLINK "http://doi.org/10.1002/psp4.13002" </w:instrText>
        </w:r>
        <w:r>
          <w:fldChar w:fldCharType="separate"/>
        </w:r>
        <w:r w:rsidRPr="00E14AD3">
          <w:rPr>
            <w:rStyle w:val="Hyperlink"/>
            <w:rPrChange w:id="1354" w:author="My Luong Vuong" w:date="2023-12-07T11:01:00Z">
              <w:rPr/>
            </w:rPrChange>
          </w:rPr>
          <w:t>http://doi.org/10.1002/psp4.13002</w:t>
        </w:r>
        <w:r>
          <w:fldChar w:fldCharType="end"/>
        </w:r>
        <w:r w:rsidRPr="00E14AD3">
          <w:t>.</w:t>
        </w:r>
      </w:ins>
    </w:p>
    <w:p w14:paraId="34065208" w14:textId="57887686" w:rsidR="00E14AD3" w:rsidRPr="00E14AD3" w:rsidRDefault="00E14AD3" w:rsidP="00E14AD3">
      <w:pPr>
        <w:pStyle w:val="EndNoteBibliography"/>
        <w:rPr>
          <w:ins w:id="1355" w:author="My Luong Vuong" w:date="2023-12-07T11:01:00Z"/>
        </w:rPr>
        <w:pPrChange w:id="1356" w:author="My Luong Vuong" w:date="2023-12-07T11:01:00Z">
          <w:pPr/>
        </w:pPrChange>
      </w:pPr>
      <w:ins w:id="1357" w:author="My Luong Vuong" w:date="2023-12-07T11:01:00Z">
        <w:r w:rsidRPr="00E14AD3">
          <w:t xml:space="preserve">[40] Li L, Li X, Xia Y, Chu Y, Zhong H, Li J, et al. Recommendation of Antimicrobial Dosing Optimization During Continuous Renal Replacement Therapy. Front Pharmacol. 2020;11:786. </w:t>
        </w:r>
        <w:r>
          <w:fldChar w:fldCharType="begin"/>
        </w:r>
        <w:r>
          <w:instrText xml:space="preserve"> HYPERLINK "http://doi.org/10.3389/fphar.2020.00786" </w:instrText>
        </w:r>
        <w:r>
          <w:fldChar w:fldCharType="separate"/>
        </w:r>
        <w:r w:rsidRPr="00E14AD3">
          <w:rPr>
            <w:rStyle w:val="Hyperlink"/>
            <w:rPrChange w:id="1358" w:author="My Luong Vuong" w:date="2023-12-07T11:01:00Z">
              <w:rPr/>
            </w:rPrChange>
          </w:rPr>
          <w:t>http://doi.org/10.3389/fphar.2020.00786</w:t>
        </w:r>
        <w:r>
          <w:fldChar w:fldCharType="end"/>
        </w:r>
        <w:r w:rsidRPr="00E14AD3">
          <w:t>.</w:t>
        </w:r>
      </w:ins>
    </w:p>
    <w:p w14:paraId="354759DA" w14:textId="73E1AF13" w:rsidR="00221AE5" w:rsidRPr="00C35CF2" w:rsidDel="0086576E" w:rsidRDefault="00221AE5" w:rsidP="00221AE5">
      <w:pPr>
        <w:pStyle w:val="EndNoteBibliography"/>
        <w:spacing w:after="0"/>
        <w:rPr>
          <w:del w:id="1359" w:author="My Luong Vuong" w:date="2023-12-07T10:43:00Z"/>
        </w:rPr>
      </w:pPr>
      <w:del w:id="1360" w:author="My Luong Vuong" w:date="2023-12-07T10:43:00Z">
        <w:r w:rsidRPr="00C35CF2" w:rsidDel="0086576E">
          <w:delText xml:space="preserve">[1] Cornely OA, Bassetti M, Calandra T, Garbino J, Kullberg BJ, Lortholary O, et al. ESCMID* guideline for the diagnosis and management of Candida diseases 2012: non-neutropenic adult patients. Clin Microbiol Infect. 2012;18 Suppl 7:19-37. </w:delText>
        </w:r>
        <w:r w:rsidDel="0086576E">
          <w:fldChar w:fldCharType="begin"/>
        </w:r>
        <w:r w:rsidDel="0086576E">
          <w:delInstrText xml:space="preserve"> HYPERLINK "http://doi.org/10.1111/1469-0691.12039" </w:delInstrText>
        </w:r>
        <w:r w:rsidDel="0086576E">
          <w:fldChar w:fldCharType="separate"/>
        </w:r>
        <w:r w:rsidRPr="00C35CF2" w:rsidDel="0086576E">
          <w:rPr>
            <w:rStyle w:val="Hyperlink"/>
          </w:rPr>
          <w:delText>http://doi.org/10.1111/1469-0691.12039</w:delText>
        </w:r>
        <w:r w:rsidDel="0086576E">
          <w:fldChar w:fldCharType="end"/>
        </w:r>
        <w:r w:rsidRPr="00C35CF2" w:rsidDel="0086576E">
          <w:delText>.</w:delText>
        </w:r>
      </w:del>
    </w:p>
    <w:p w14:paraId="0D4ED671" w14:textId="4242ADE9" w:rsidR="00221AE5" w:rsidRPr="00C35CF2" w:rsidDel="0086576E" w:rsidRDefault="00221AE5" w:rsidP="00221AE5">
      <w:pPr>
        <w:pStyle w:val="EndNoteBibliography"/>
        <w:spacing w:after="0"/>
        <w:rPr>
          <w:del w:id="1361" w:author="My Luong Vuong" w:date="2023-12-07T10:43:00Z"/>
        </w:rPr>
      </w:pPr>
      <w:del w:id="1362" w:author="My Luong Vuong" w:date="2023-12-07T10:43:00Z">
        <w:r w:rsidRPr="00C35CF2" w:rsidDel="0086576E">
          <w:delText xml:space="preserve">[2] Chen S, Slavin M, Nguyen Q, Marriott D, Playford EG, Ellis D, et al. Active surveillance for candidemia, Australia. Emerg Infect Dis. 2006;12:1508-16. </w:delText>
        </w:r>
        <w:r w:rsidDel="0086576E">
          <w:fldChar w:fldCharType="begin"/>
        </w:r>
        <w:r w:rsidDel="0086576E">
          <w:delInstrText xml:space="preserve"> HYPERLINK "http://doi.org/10.3201/eid1210.060389" </w:delInstrText>
        </w:r>
        <w:r w:rsidDel="0086576E">
          <w:fldChar w:fldCharType="separate"/>
        </w:r>
        <w:r w:rsidRPr="00C35CF2" w:rsidDel="0086576E">
          <w:rPr>
            <w:rStyle w:val="Hyperlink"/>
          </w:rPr>
          <w:delText>http://doi.org/10.3201/eid1210.060389</w:delText>
        </w:r>
        <w:r w:rsidDel="0086576E">
          <w:fldChar w:fldCharType="end"/>
        </w:r>
        <w:r w:rsidRPr="00C35CF2" w:rsidDel="0086576E">
          <w:delText>.</w:delText>
        </w:r>
      </w:del>
    </w:p>
    <w:p w14:paraId="24856327" w14:textId="746342FE" w:rsidR="00221AE5" w:rsidRPr="00C35CF2" w:rsidDel="0086576E" w:rsidRDefault="00221AE5" w:rsidP="00221AE5">
      <w:pPr>
        <w:pStyle w:val="EndNoteBibliography"/>
        <w:spacing w:after="0"/>
        <w:rPr>
          <w:del w:id="1363" w:author="My Luong Vuong" w:date="2023-12-07T10:43:00Z"/>
        </w:rPr>
      </w:pPr>
      <w:del w:id="1364" w:author="My Luong Vuong" w:date="2023-12-07T10:43:00Z">
        <w:r w:rsidRPr="00C35CF2" w:rsidDel="0086576E">
          <w:delText xml:space="preserve">[3] Eggimann P, Garbino J, Pittet D. Epidemiology of Candida species infections in critically ill non-immunosuppressed patients. Lancet Infect Dis. 2003;3:685-702. </w:delText>
        </w:r>
        <w:r w:rsidDel="0086576E">
          <w:fldChar w:fldCharType="begin"/>
        </w:r>
        <w:r w:rsidDel="0086576E">
          <w:delInstrText xml:space="preserve"> HYPERLINK "http://doi.org/10.1016/s1473-3099(03)00801-6" </w:delInstrText>
        </w:r>
        <w:r w:rsidDel="0086576E">
          <w:fldChar w:fldCharType="separate"/>
        </w:r>
        <w:r w:rsidRPr="00C35CF2" w:rsidDel="0086576E">
          <w:rPr>
            <w:rStyle w:val="Hyperlink"/>
          </w:rPr>
          <w:delText>http://doi.org/10.1016/s1473-3099(03)00801-6</w:delText>
        </w:r>
        <w:r w:rsidDel="0086576E">
          <w:fldChar w:fldCharType="end"/>
        </w:r>
        <w:r w:rsidRPr="00C35CF2" w:rsidDel="0086576E">
          <w:delText>.</w:delText>
        </w:r>
      </w:del>
    </w:p>
    <w:p w14:paraId="2C398831" w14:textId="5EA98D3D" w:rsidR="00221AE5" w:rsidRPr="00C35CF2" w:rsidDel="0086576E" w:rsidRDefault="00221AE5" w:rsidP="00221AE5">
      <w:pPr>
        <w:pStyle w:val="EndNoteBibliography"/>
        <w:spacing w:after="0"/>
        <w:rPr>
          <w:del w:id="1365" w:author="My Luong Vuong" w:date="2023-12-07T10:43:00Z"/>
        </w:rPr>
      </w:pPr>
      <w:del w:id="1366" w:author="My Luong Vuong" w:date="2023-12-07T10:43:00Z">
        <w:r w:rsidRPr="00C35CF2" w:rsidDel="0086576E">
          <w:delText xml:space="preserve">[4] Tissot F, Agrawal S, Pagano L, Petrikkos G, Groll AH, Skiada A, et al. ECIL-6 guidelines for the treatment of invasive candidiasis, aspergillosis and mucormycosis in leukemia and hematopoietic stem cell transplant patients. Haematologica. 2017;102:433-44. </w:delText>
        </w:r>
        <w:r w:rsidDel="0086576E">
          <w:fldChar w:fldCharType="begin"/>
        </w:r>
        <w:r w:rsidDel="0086576E">
          <w:delInstrText xml:space="preserve"> HYPERLINK "http://doi.org/10.3324/haematol.2016.152900" </w:delInstrText>
        </w:r>
        <w:r w:rsidDel="0086576E">
          <w:fldChar w:fldCharType="separate"/>
        </w:r>
        <w:r w:rsidRPr="00C35CF2" w:rsidDel="0086576E">
          <w:rPr>
            <w:rStyle w:val="Hyperlink"/>
          </w:rPr>
          <w:delText>http://doi.org/10.3324/haematol.2016.152900</w:delText>
        </w:r>
        <w:r w:rsidDel="0086576E">
          <w:fldChar w:fldCharType="end"/>
        </w:r>
        <w:r w:rsidRPr="00C35CF2" w:rsidDel="0086576E">
          <w:delText>.</w:delText>
        </w:r>
      </w:del>
    </w:p>
    <w:p w14:paraId="362A7C0B" w14:textId="2A8FA271" w:rsidR="00221AE5" w:rsidRPr="00C35CF2" w:rsidDel="0086576E" w:rsidRDefault="00221AE5" w:rsidP="00221AE5">
      <w:pPr>
        <w:pStyle w:val="EndNoteBibliography"/>
        <w:spacing w:after="0"/>
        <w:rPr>
          <w:del w:id="1367" w:author="My Luong Vuong" w:date="2023-12-07T10:43:00Z"/>
        </w:rPr>
      </w:pPr>
      <w:del w:id="1368" w:author="My Luong Vuong" w:date="2023-12-07T10:43:00Z">
        <w:r w:rsidRPr="00C35CF2" w:rsidDel="0086576E">
          <w:delText xml:space="preserve">[5] Pappas PG, Kauffman CA, Andes DR, Clancy CJ, Marr KA, Ostrosky-Zeichner L, et al. Clinical Practice Guideline for the Management of Candidiasis: 2016 Update by the Infectious Diseases Society of America. Clin Infect Dis. 2016;62:e1-50. </w:delText>
        </w:r>
        <w:r w:rsidDel="0086576E">
          <w:fldChar w:fldCharType="begin"/>
        </w:r>
        <w:r w:rsidDel="0086576E">
          <w:delInstrText xml:space="preserve"> HYPERLINK "http://doi.org/10.1093/cid/civ933" </w:delInstrText>
        </w:r>
        <w:r w:rsidDel="0086576E">
          <w:fldChar w:fldCharType="separate"/>
        </w:r>
        <w:r w:rsidRPr="00C35CF2" w:rsidDel="0086576E">
          <w:rPr>
            <w:rStyle w:val="Hyperlink"/>
          </w:rPr>
          <w:delText>http://doi.org/10.1093/cid/civ933</w:delText>
        </w:r>
        <w:r w:rsidDel="0086576E">
          <w:fldChar w:fldCharType="end"/>
        </w:r>
        <w:r w:rsidRPr="00C35CF2" w:rsidDel="0086576E">
          <w:delText>.</w:delText>
        </w:r>
      </w:del>
    </w:p>
    <w:p w14:paraId="16E58D56" w14:textId="30684994" w:rsidR="00221AE5" w:rsidRPr="00C35CF2" w:rsidDel="0086576E" w:rsidRDefault="00221AE5" w:rsidP="00221AE5">
      <w:pPr>
        <w:pStyle w:val="EndNoteBibliography"/>
        <w:spacing w:after="0"/>
        <w:rPr>
          <w:del w:id="1369" w:author="My Luong Vuong" w:date="2023-12-07T10:43:00Z"/>
        </w:rPr>
      </w:pPr>
      <w:del w:id="1370" w:author="My Luong Vuong" w:date="2023-12-07T10:43:00Z">
        <w:r w:rsidRPr="00C35CF2" w:rsidDel="0086576E">
          <w:delText xml:space="preserve">[6] Grau S, Pozo JC, Romá E, Salavert M, Barrueta JA, Peral C, et al. Cost-effectiveness of three echinocandins and fluconazole in the treatment of candidemia and/or invasive candidiasis in nonneutropenic adult patients. Clinicoecon Outcomes Res. 2015;7:527-35. </w:delText>
        </w:r>
        <w:r w:rsidDel="0086576E">
          <w:fldChar w:fldCharType="begin"/>
        </w:r>
        <w:r w:rsidDel="0086576E">
          <w:delInstrText xml:space="preserve"> HYPERLINK "http://doi.org/10.2147/ceor.S91587" </w:delInstrText>
        </w:r>
        <w:r w:rsidDel="0086576E">
          <w:fldChar w:fldCharType="separate"/>
        </w:r>
        <w:r w:rsidRPr="00C35CF2" w:rsidDel="0086576E">
          <w:rPr>
            <w:rStyle w:val="Hyperlink"/>
          </w:rPr>
          <w:delText>http://doi.org/10.2147/ceor.S91587</w:delText>
        </w:r>
        <w:r w:rsidDel="0086576E">
          <w:fldChar w:fldCharType="end"/>
        </w:r>
        <w:r w:rsidRPr="00C35CF2" w:rsidDel="0086576E">
          <w:delText>.</w:delText>
        </w:r>
      </w:del>
    </w:p>
    <w:p w14:paraId="7F6BDFD3" w14:textId="4D0CBA10" w:rsidR="00221AE5" w:rsidRPr="00C35CF2" w:rsidDel="0086576E" w:rsidRDefault="00221AE5" w:rsidP="00221AE5">
      <w:pPr>
        <w:pStyle w:val="EndNoteBibliography"/>
        <w:spacing w:after="0"/>
        <w:rPr>
          <w:del w:id="1371" w:author="My Luong Vuong" w:date="2023-12-07T10:43:00Z"/>
        </w:rPr>
      </w:pPr>
      <w:del w:id="1372" w:author="My Luong Vuong" w:date="2023-12-07T10:43:00Z">
        <w:r w:rsidRPr="00C35CF2" w:rsidDel="0086576E">
          <w:delText>[7] Pfizer. Summary of Product Characteristics (SmPC) Diflucan. Summary of Product Characteristics (SmPC) Diflucan. 2012.</w:delText>
        </w:r>
      </w:del>
    </w:p>
    <w:p w14:paraId="68769BB5" w14:textId="60480396" w:rsidR="00221AE5" w:rsidRPr="00C35CF2" w:rsidDel="0086576E" w:rsidRDefault="00221AE5" w:rsidP="00221AE5">
      <w:pPr>
        <w:pStyle w:val="EndNoteBibliography"/>
        <w:spacing w:after="0"/>
        <w:rPr>
          <w:del w:id="1373" w:author="My Luong Vuong" w:date="2023-12-07T10:43:00Z"/>
        </w:rPr>
      </w:pPr>
      <w:del w:id="1374" w:author="My Luong Vuong" w:date="2023-12-07T10:43:00Z">
        <w:r w:rsidRPr="00C35CF2" w:rsidDel="0086576E">
          <w:delText>[8] European Committee on Antimicrobial Susceptibility Testing. Fluconazole: Rationale for the clinical breakpoints, version 3.0. 2020.</w:delText>
        </w:r>
      </w:del>
    </w:p>
    <w:p w14:paraId="29406AE9" w14:textId="1465A63D" w:rsidR="00221AE5" w:rsidRPr="00C35CF2" w:rsidDel="0086576E" w:rsidRDefault="00221AE5" w:rsidP="00221AE5">
      <w:pPr>
        <w:pStyle w:val="EndNoteBibliography"/>
        <w:spacing w:after="0"/>
        <w:rPr>
          <w:del w:id="1375" w:author="My Luong Vuong" w:date="2023-12-07T10:43:00Z"/>
        </w:rPr>
      </w:pPr>
      <w:del w:id="1376" w:author="My Luong Vuong" w:date="2023-12-07T10:43:00Z">
        <w:r w:rsidRPr="00C35CF2" w:rsidDel="0086576E">
          <w:delText>[9] Matsumoto K, Ueno K, Yoshimura H, Morii M, Takada M, Sawai T, et al. Fluconazole-Induced Convulsions at Serum Trough Concentrations of Approximately 80 μg/mL. Therapeutic Drug Monitoring. 2000;22:635-6.</w:delText>
        </w:r>
      </w:del>
    </w:p>
    <w:p w14:paraId="275245A9" w14:textId="27D78FD7" w:rsidR="00221AE5" w:rsidRPr="00C35CF2" w:rsidDel="0086576E" w:rsidRDefault="00221AE5" w:rsidP="00221AE5">
      <w:pPr>
        <w:pStyle w:val="EndNoteBibliography"/>
        <w:spacing w:after="0"/>
        <w:rPr>
          <w:del w:id="1377" w:author="My Luong Vuong" w:date="2023-12-07T10:43:00Z"/>
        </w:rPr>
      </w:pPr>
      <w:del w:id="1378" w:author="My Luong Vuong" w:date="2023-12-07T10:43:00Z">
        <w:r w:rsidRPr="00C35CF2" w:rsidDel="0086576E">
          <w:delText>[10] Lewis. R, Bruggemann. R, Padoin. C, Maertens. J, Marchetti. O, Groll. A, et al. Triazole Antifungal Therapeutic Drug Monitoring. In Proceedings of the ECIL 6 Meeting, Sophia Antipolis, France, 11–12 September 2015.</w:delText>
        </w:r>
      </w:del>
      <w:del w:id="1379" w:author="My Luong Vuong" w:date="2023-12-07T10:39:00Z">
        <w:r w:rsidRPr="00C35CF2" w:rsidDel="006C7172">
          <w:delText xml:space="preserve"> </w:delText>
        </w:r>
      </w:del>
      <w:del w:id="1380" w:author="My Luong Vuong" w:date="2023-12-07T10:43:00Z">
        <w:r w:rsidRPr="00C35CF2" w:rsidDel="0086576E">
          <w:delText xml:space="preserve"> ECIL 6 meeting. Sophia Antipolis, France.</w:delText>
        </w:r>
      </w:del>
    </w:p>
    <w:p w14:paraId="1A473625" w14:textId="2B1ECD60" w:rsidR="00221AE5" w:rsidRPr="00C35CF2" w:rsidDel="0086576E" w:rsidRDefault="00221AE5" w:rsidP="00221AE5">
      <w:pPr>
        <w:pStyle w:val="EndNoteBibliography"/>
        <w:spacing w:after="0"/>
        <w:rPr>
          <w:del w:id="1381" w:author="My Luong Vuong" w:date="2023-12-07T10:43:00Z"/>
        </w:rPr>
      </w:pPr>
      <w:del w:id="1382" w:author="My Luong Vuong" w:date="2023-12-07T10:43:00Z">
        <w:r w:rsidRPr="00C35CF2" w:rsidDel="0086576E">
          <w:delText xml:space="preserve">[11] Sandaradura I, Marriott DJE, Day RO, Norris RLG, Pang E, Stocker SL, et al. Current fluconazole treatment regimens result in under-dosing of critically ill adults during early therapy. Eur J Clin Microbiol Infect Dis. 2021;40:1521-8. </w:delText>
        </w:r>
        <w:r w:rsidDel="0086576E">
          <w:fldChar w:fldCharType="begin"/>
        </w:r>
        <w:r w:rsidDel="0086576E">
          <w:delInstrText xml:space="preserve"> HYPERLINK "http://doi.org/10.1007/s10096-021-04201-w" </w:delInstrText>
        </w:r>
        <w:r w:rsidDel="0086576E">
          <w:fldChar w:fldCharType="separate"/>
        </w:r>
        <w:r w:rsidRPr="00C35CF2" w:rsidDel="0086576E">
          <w:rPr>
            <w:rStyle w:val="Hyperlink"/>
          </w:rPr>
          <w:delText>http://doi.org/10.1007/s10096-021-04201-w</w:delText>
        </w:r>
        <w:r w:rsidDel="0086576E">
          <w:fldChar w:fldCharType="end"/>
        </w:r>
        <w:r w:rsidRPr="00C35CF2" w:rsidDel="0086576E">
          <w:delText>.</w:delText>
        </w:r>
      </w:del>
    </w:p>
    <w:p w14:paraId="38F4E370" w14:textId="65268DC4" w:rsidR="00221AE5" w:rsidRPr="00C35CF2" w:rsidDel="0086576E" w:rsidRDefault="00221AE5" w:rsidP="00221AE5">
      <w:pPr>
        <w:pStyle w:val="EndNoteBibliography"/>
        <w:spacing w:after="0"/>
        <w:rPr>
          <w:del w:id="1383" w:author="My Luong Vuong" w:date="2023-12-07T10:43:00Z"/>
        </w:rPr>
      </w:pPr>
      <w:del w:id="1384" w:author="My Luong Vuong" w:date="2023-12-07T10:43:00Z">
        <w:r w:rsidRPr="00C35CF2" w:rsidDel="0086576E">
          <w:delText xml:space="preserve">[12] Alobaid AS, Wallis SC, Jarrett P, Starr T, Stuart J, Lassig-Smith M, et al. Effect of Obesity on the Population Pharmacokinetics of Fluconazole in Critically Ill Patients. Antimicrob Agents Chemother. 2016;60:6550-7. </w:delText>
        </w:r>
        <w:r w:rsidDel="0086576E">
          <w:fldChar w:fldCharType="begin"/>
        </w:r>
        <w:r w:rsidDel="0086576E">
          <w:delInstrText xml:space="preserve"> HYPERLINK "http://doi.org/10.1128/aac.01088-16" </w:delInstrText>
        </w:r>
        <w:r w:rsidDel="0086576E">
          <w:fldChar w:fldCharType="separate"/>
        </w:r>
        <w:r w:rsidRPr="00C35CF2" w:rsidDel="0086576E">
          <w:rPr>
            <w:rStyle w:val="Hyperlink"/>
          </w:rPr>
          <w:delText>http://doi.org/10.1128/aac.01088-16</w:delText>
        </w:r>
        <w:r w:rsidDel="0086576E">
          <w:fldChar w:fldCharType="end"/>
        </w:r>
        <w:r w:rsidRPr="00C35CF2" w:rsidDel="0086576E">
          <w:delText>.</w:delText>
        </w:r>
      </w:del>
    </w:p>
    <w:p w14:paraId="25C609CB" w14:textId="4AEF9BCA" w:rsidR="00221AE5" w:rsidRPr="00C35CF2" w:rsidDel="0086576E" w:rsidRDefault="00221AE5" w:rsidP="00221AE5">
      <w:pPr>
        <w:pStyle w:val="EndNoteBibliography"/>
        <w:spacing w:after="0"/>
        <w:rPr>
          <w:del w:id="1385" w:author="My Luong Vuong" w:date="2023-12-07T10:43:00Z"/>
        </w:rPr>
      </w:pPr>
      <w:del w:id="1386" w:author="My Luong Vuong" w:date="2023-12-07T10:43:00Z">
        <w:r w:rsidRPr="00C35CF2" w:rsidDel="0086576E">
          <w:lastRenderedPageBreak/>
          <w:delText xml:space="preserve">[13] Boonstra JM, Märtson AG, Sandaradura I, Kosterink JGW, van der Werf TS, Marriott DJE, et al. Optimization of Fluconazole Dosing for the Prevention and Treatment of Invasive Candidiasis Based on the Pharmacokinetics of Fluconazole in Critically Ill Patients. Antimicrob Agents Chemother. 2021;65. </w:delText>
        </w:r>
        <w:r w:rsidDel="0086576E">
          <w:fldChar w:fldCharType="begin"/>
        </w:r>
        <w:r w:rsidDel="0086576E">
          <w:delInstrText xml:space="preserve"> HYPERLINK "http://doi.org/10.1128/aac.01554-20" </w:delInstrText>
        </w:r>
        <w:r w:rsidDel="0086576E">
          <w:fldChar w:fldCharType="separate"/>
        </w:r>
        <w:r w:rsidRPr="00C35CF2" w:rsidDel="0086576E">
          <w:rPr>
            <w:rStyle w:val="Hyperlink"/>
          </w:rPr>
          <w:delText>http://doi.org/10.1128/aac.01554-20</w:delText>
        </w:r>
        <w:r w:rsidDel="0086576E">
          <w:fldChar w:fldCharType="end"/>
        </w:r>
        <w:r w:rsidRPr="00C35CF2" w:rsidDel="0086576E">
          <w:delText>.</w:delText>
        </w:r>
      </w:del>
    </w:p>
    <w:p w14:paraId="39727CE0" w14:textId="2B14379F" w:rsidR="00221AE5" w:rsidRPr="00C35CF2" w:rsidDel="0086576E" w:rsidRDefault="00221AE5" w:rsidP="00221AE5">
      <w:pPr>
        <w:pStyle w:val="EndNoteBibliography"/>
        <w:spacing w:after="0"/>
        <w:rPr>
          <w:del w:id="1387" w:author="My Luong Vuong" w:date="2023-12-07T10:43:00Z"/>
        </w:rPr>
      </w:pPr>
      <w:del w:id="1388" w:author="My Luong Vuong" w:date="2023-12-07T10:43:00Z">
        <w:r w:rsidRPr="00C35CF2" w:rsidDel="0086576E">
          <w:delText xml:space="preserve">[14] Muilwijk EW, de Lange DW, Schouten JA, Wasmann RE, Ter Heine R, Burger DM, et al. Suboptimal Dosing of Fluconazole in Critically Ill Patients: Time To Rethink Dosing. Antimicrob Agents Chemother. 2020;64. </w:delText>
        </w:r>
        <w:r w:rsidDel="0086576E">
          <w:fldChar w:fldCharType="begin"/>
        </w:r>
        <w:r w:rsidDel="0086576E">
          <w:delInstrText xml:space="preserve"> HYPERLINK "http://doi.org/10.1128/aac.00984-20" </w:delInstrText>
        </w:r>
        <w:r w:rsidDel="0086576E">
          <w:fldChar w:fldCharType="separate"/>
        </w:r>
        <w:r w:rsidRPr="00C35CF2" w:rsidDel="0086576E">
          <w:rPr>
            <w:rStyle w:val="Hyperlink"/>
          </w:rPr>
          <w:delText>http://doi.org/10.1128/aac.00984-20</w:delText>
        </w:r>
        <w:r w:rsidDel="0086576E">
          <w:fldChar w:fldCharType="end"/>
        </w:r>
        <w:r w:rsidRPr="00C35CF2" w:rsidDel="0086576E">
          <w:delText>.</w:delText>
        </w:r>
      </w:del>
    </w:p>
    <w:p w14:paraId="782D65D4" w14:textId="511E0274" w:rsidR="00221AE5" w:rsidRPr="00C35CF2" w:rsidDel="0086576E" w:rsidRDefault="00221AE5" w:rsidP="00221AE5">
      <w:pPr>
        <w:pStyle w:val="EndNoteBibliography"/>
        <w:spacing w:after="0"/>
        <w:rPr>
          <w:del w:id="1389" w:author="My Luong Vuong" w:date="2023-12-07T10:43:00Z"/>
        </w:rPr>
      </w:pPr>
      <w:del w:id="1390" w:author="My Luong Vuong" w:date="2023-12-07T10:43:00Z">
        <w:r w:rsidRPr="00C35CF2" w:rsidDel="0086576E">
          <w:delText xml:space="preserve">[15] Jonsson EN, Karlsson MO. Automated covariate model building within NONMEM. Pharm Res. 1998;15:1463-8. </w:delText>
        </w:r>
        <w:r w:rsidDel="0086576E">
          <w:fldChar w:fldCharType="begin"/>
        </w:r>
        <w:r w:rsidDel="0086576E">
          <w:delInstrText xml:space="preserve"> HYPERLINK "http://doi.org/10.1023/a:1011970125687" </w:delInstrText>
        </w:r>
        <w:r w:rsidDel="0086576E">
          <w:fldChar w:fldCharType="separate"/>
        </w:r>
        <w:r w:rsidRPr="00C35CF2" w:rsidDel="0086576E">
          <w:rPr>
            <w:rStyle w:val="Hyperlink"/>
          </w:rPr>
          <w:delText>http://doi.org/10.1023/a:1011970125687</w:delText>
        </w:r>
        <w:r w:rsidDel="0086576E">
          <w:fldChar w:fldCharType="end"/>
        </w:r>
        <w:r w:rsidRPr="00C35CF2" w:rsidDel="0086576E">
          <w:delText>.</w:delText>
        </w:r>
      </w:del>
    </w:p>
    <w:p w14:paraId="00A868A9" w14:textId="1A9ACDDF" w:rsidR="00221AE5" w:rsidRPr="00C35CF2" w:rsidDel="0086576E" w:rsidRDefault="00221AE5" w:rsidP="00221AE5">
      <w:pPr>
        <w:pStyle w:val="EndNoteBibliography"/>
        <w:spacing w:after="0"/>
        <w:rPr>
          <w:del w:id="1391" w:author="My Luong Vuong" w:date="2023-12-07T10:43:00Z"/>
        </w:rPr>
      </w:pPr>
      <w:del w:id="1392" w:author="My Luong Vuong" w:date="2023-12-07T10:43:00Z">
        <w:r w:rsidRPr="00C35CF2" w:rsidDel="0086576E">
          <w:delText xml:space="preserve">[16] Boer P. Estimated lean body mass as an index for normalization of body fluid volumes in humans. Am J Physiol. 1984;247:F632-6. </w:delText>
        </w:r>
        <w:r w:rsidDel="0086576E">
          <w:fldChar w:fldCharType="begin"/>
        </w:r>
        <w:r w:rsidDel="0086576E">
          <w:delInstrText xml:space="preserve"> HYPERLINK "http://doi.org/10.1152/ajprenal.1984.247.4.F632" </w:delInstrText>
        </w:r>
        <w:r w:rsidDel="0086576E">
          <w:fldChar w:fldCharType="separate"/>
        </w:r>
        <w:r w:rsidRPr="00C35CF2" w:rsidDel="0086576E">
          <w:rPr>
            <w:rStyle w:val="Hyperlink"/>
          </w:rPr>
          <w:delText>http://doi.org/10.1152/ajprenal.1984.247.4.F632</w:delText>
        </w:r>
        <w:r w:rsidDel="0086576E">
          <w:fldChar w:fldCharType="end"/>
        </w:r>
        <w:r w:rsidRPr="00C35CF2" w:rsidDel="0086576E">
          <w:delText>.</w:delText>
        </w:r>
      </w:del>
    </w:p>
    <w:p w14:paraId="57C3CB93" w14:textId="6C2EB5F0" w:rsidR="00221AE5" w:rsidRPr="00C35CF2" w:rsidDel="0086576E" w:rsidRDefault="00221AE5" w:rsidP="00221AE5">
      <w:pPr>
        <w:pStyle w:val="EndNoteBibliography"/>
        <w:spacing w:after="0"/>
        <w:rPr>
          <w:del w:id="1393" w:author="My Luong Vuong" w:date="2023-12-07T10:43:00Z"/>
        </w:rPr>
      </w:pPr>
      <w:del w:id="1394" w:author="My Luong Vuong" w:date="2023-12-07T10:43:00Z">
        <w:r w:rsidRPr="00C35CF2" w:rsidDel="0086576E">
          <w:delText xml:space="preserve">[17] Sharma A, Sahasrabudhe V, Musib L, Zhang S, Younis I, Kanodia J. Time to Rethink the Current Paradigm for Assessing Kidney Function in Drug Development and Beyond. Clin Pharmacol Ther. 2022;112:946-58. </w:delText>
        </w:r>
        <w:r w:rsidDel="0086576E">
          <w:fldChar w:fldCharType="begin"/>
        </w:r>
        <w:r w:rsidDel="0086576E">
          <w:delInstrText xml:space="preserve"> HYPERLINK "http://doi.org/10.1002/cpt.2489" </w:delInstrText>
        </w:r>
        <w:r w:rsidDel="0086576E">
          <w:fldChar w:fldCharType="separate"/>
        </w:r>
        <w:r w:rsidRPr="00C35CF2" w:rsidDel="0086576E">
          <w:rPr>
            <w:rStyle w:val="Hyperlink"/>
          </w:rPr>
          <w:delText>http://doi.org/10.1002/cpt.2489</w:delText>
        </w:r>
        <w:r w:rsidDel="0086576E">
          <w:fldChar w:fldCharType="end"/>
        </w:r>
        <w:r w:rsidRPr="00C35CF2" w:rsidDel="0086576E">
          <w:delText>.</w:delText>
        </w:r>
      </w:del>
    </w:p>
    <w:p w14:paraId="0D659861" w14:textId="3BB051A3" w:rsidR="00221AE5" w:rsidRPr="00C35CF2" w:rsidDel="0086576E" w:rsidRDefault="00221AE5" w:rsidP="00221AE5">
      <w:pPr>
        <w:pStyle w:val="EndNoteBibliography"/>
        <w:spacing w:after="0"/>
        <w:rPr>
          <w:del w:id="1395" w:author="My Luong Vuong" w:date="2023-12-07T10:43:00Z"/>
        </w:rPr>
      </w:pPr>
      <w:del w:id="1396" w:author="My Luong Vuong" w:date="2023-12-07T10:43:00Z">
        <w:r w:rsidRPr="00C35CF2" w:rsidDel="0086576E">
          <w:delText xml:space="preserve">[18] Mould DR, Upton RN. Basic concepts in population modeling, simulation, and model-based drug development-part 2: introduction to pharmacokinetic modeling methods. CPT Pharmacometrics Syst Pharmacol. 2013;2:e38. </w:delText>
        </w:r>
        <w:r w:rsidDel="0086576E">
          <w:fldChar w:fldCharType="begin"/>
        </w:r>
        <w:r w:rsidDel="0086576E">
          <w:delInstrText xml:space="preserve"> HYPERLINK "http://doi.org/10.1038/psp.2013.14" </w:delInstrText>
        </w:r>
        <w:r w:rsidDel="0086576E">
          <w:fldChar w:fldCharType="separate"/>
        </w:r>
        <w:r w:rsidRPr="00C35CF2" w:rsidDel="0086576E">
          <w:rPr>
            <w:rStyle w:val="Hyperlink"/>
          </w:rPr>
          <w:delText>http://doi.org/10.1038/psp.2013.14</w:delText>
        </w:r>
        <w:r w:rsidDel="0086576E">
          <w:fldChar w:fldCharType="end"/>
        </w:r>
        <w:r w:rsidRPr="00C35CF2" w:rsidDel="0086576E">
          <w:delText>.</w:delText>
        </w:r>
      </w:del>
    </w:p>
    <w:p w14:paraId="0D93753E" w14:textId="792C7C93" w:rsidR="00221AE5" w:rsidRPr="00C35CF2" w:rsidDel="0086576E" w:rsidRDefault="00221AE5" w:rsidP="00221AE5">
      <w:pPr>
        <w:pStyle w:val="EndNoteBibliography"/>
        <w:spacing w:after="0"/>
        <w:rPr>
          <w:del w:id="1397" w:author="My Luong Vuong" w:date="2023-12-07T10:43:00Z"/>
        </w:rPr>
      </w:pPr>
      <w:del w:id="1398" w:author="My Luong Vuong" w:date="2023-12-07T10:43:00Z">
        <w:r w:rsidRPr="00C35CF2" w:rsidDel="0086576E">
          <w:delText>[19] Buuren Sv. Flexible Imputation of Missing Data, Second Edition: Taylor &amp; Francis Group; 2018.</w:delText>
        </w:r>
      </w:del>
    </w:p>
    <w:p w14:paraId="6D05813F" w14:textId="18F3B973" w:rsidR="00221AE5" w:rsidRPr="00C35CF2" w:rsidDel="0086576E" w:rsidRDefault="00221AE5" w:rsidP="00221AE5">
      <w:pPr>
        <w:pStyle w:val="EndNoteBibliography"/>
        <w:spacing w:after="0"/>
        <w:rPr>
          <w:del w:id="1399" w:author="My Luong Vuong" w:date="2023-12-07T10:43:00Z"/>
        </w:rPr>
      </w:pPr>
      <w:del w:id="1400" w:author="My Luong Vuong" w:date="2023-12-07T10:43:00Z">
        <w:r w:rsidRPr="00C35CF2" w:rsidDel="0086576E">
          <w:delText>[20] Hosmer DW, Lemeshow S, May S. Applied Survival Analysis: Regression Modeling of Time-to-Event Data, Second Edition: John Wiley &amp; Sons, Inc.; 2008.</w:delText>
        </w:r>
      </w:del>
    </w:p>
    <w:p w14:paraId="073C30CC" w14:textId="759DD50E" w:rsidR="00221AE5" w:rsidRPr="00C35CF2" w:rsidDel="0086576E" w:rsidRDefault="00221AE5" w:rsidP="00221AE5">
      <w:pPr>
        <w:pStyle w:val="EndNoteBibliography"/>
        <w:spacing w:after="0"/>
        <w:rPr>
          <w:del w:id="1401" w:author="My Luong Vuong" w:date="2023-12-07T10:43:00Z"/>
        </w:rPr>
      </w:pPr>
      <w:del w:id="1402" w:author="My Luong Vuong" w:date="2023-12-07T10:43:00Z">
        <w:r w:rsidRPr="00C35CF2" w:rsidDel="0086576E">
          <w:delText>[21] PDR. fluconazole - Drug Summary.</w:delText>
        </w:r>
      </w:del>
    </w:p>
    <w:p w14:paraId="2B28AC98" w14:textId="1C45793A" w:rsidR="00221AE5" w:rsidRPr="00C35CF2" w:rsidDel="0086576E" w:rsidRDefault="00221AE5" w:rsidP="00221AE5">
      <w:pPr>
        <w:pStyle w:val="EndNoteBibliography"/>
        <w:spacing w:after="0"/>
        <w:rPr>
          <w:del w:id="1403" w:author="My Luong Vuong" w:date="2023-12-07T10:43:00Z"/>
        </w:rPr>
      </w:pPr>
      <w:del w:id="1404" w:author="My Luong Vuong" w:date="2023-12-07T10:43:00Z">
        <w:r w:rsidRPr="00C35CF2" w:rsidDel="0086576E">
          <w:delText>[22] Committee for Medicinal Products for Human Use (CHMP) EMA. Guideline on the use of pharmacokinetics and pharmacodynamics in the development of antimicrobial medicinal products. United Kingdom: European Medicines Agency; 2016.</w:delText>
        </w:r>
      </w:del>
    </w:p>
    <w:p w14:paraId="52721CAF" w14:textId="24032E6E" w:rsidR="00221AE5" w:rsidRPr="00C35CF2" w:rsidDel="0086576E" w:rsidRDefault="00221AE5" w:rsidP="00221AE5">
      <w:pPr>
        <w:pStyle w:val="EndNoteBibliography"/>
        <w:spacing w:after="0"/>
        <w:rPr>
          <w:del w:id="1405" w:author="My Luong Vuong" w:date="2023-12-07T10:43:00Z"/>
        </w:rPr>
      </w:pPr>
      <w:del w:id="1406" w:author="My Luong Vuong" w:date="2023-12-07T10:43:00Z">
        <w:r w:rsidRPr="00C35CF2" w:rsidDel="0086576E">
          <w:delText>[23] Ramachandran KM, Tsokos CP. Chapter 5 - Statistical estimation. In: Ramachandran KM, Tsokos CP, editors. Mathematical Statistics with Applications in R (Third Edition): Academic Press; 2021. p. 179-251.</w:delText>
        </w:r>
      </w:del>
    </w:p>
    <w:p w14:paraId="7EC33AC4" w14:textId="31F1150D" w:rsidR="00221AE5" w:rsidRPr="00C35CF2" w:rsidDel="0086576E" w:rsidRDefault="00221AE5" w:rsidP="00221AE5">
      <w:pPr>
        <w:pStyle w:val="EndNoteBibliography"/>
        <w:spacing w:after="0"/>
        <w:rPr>
          <w:del w:id="1407" w:author="My Luong Vuong" w:date="2023-12-07T10:43:00Z"/>
        </w:rPr>
      </w:pPr>
      <w:del w:id="1408" w:author="My Luong Vuong" w:date="2023-12-07T10:43:00Z">
        <w:r w:rsidRPr="00C35CF2" w:rsidDel="0086576E">
          <w:delText xml:space="preserve">[24] Wickham H, Grolemund G. R for Data Science2017. </w:delText>
        </w:r>
        <w:r w:rsidDel="0086576E">
          <w:fldChar w:fldCharType="begin"/>
        </w:r>
        <w:r w:rsidDel="0086576E">
          <w:delInstrText xml:space="preserve"> HYPERLINK "https://r4ds.had.co.nz/" </w:delInstrText>
        </w:r>
        <w:r w:rsidDel="0086576E">
          <w:fldChar w:fldCharType="separate"/>
        </w:r>
        <w:r w:rsidRPr="00C35CF2" w:rsidDel="0086576E">
          <w:rPr>
            <w:rStyle w:val="Hyperlink"/>
          </w:rPr>
          <w:delText>https://r4ds.had.co.nz/</w:delText>
        </w:r>
        <w:r w:rsidDel="0086576E">
          <w:fldChar w:fldCharType="end"/>
        </w:r>
        <w:r w:rsidRPr="00C35CF2" w:rsidDel="0086576E">
          <w:delText>.</w:delText>
        </w:r>
      </w:del>
    </w:p>
    <w:p w14:paraId="22B25F33" w14:textId="7C590A28" w:rsidR="00221AE5" w:rsidRPr="00C35CF2" w:rsidDel="0086576E" w:rsidRDefault="00221AE5" w:rsidP="00221AE5">
      <w:pPr>
        <w:pStyle w:val="EndNoteBibliography"/>
        <w:spacing w:after="0"/>
        <w:rPr>
          <w:del w:id="1409" w:author="My Luong Vuong" w:date="2023-12-07T10:43:00Z"/>
        </w:rPr>
      </w:pPr>
      <w:del w:id="1410" w:author="My Luong Vuong" w:date="2023-12-07T10:43:00Z">
        <w:r w:rsidRPr="00C35CF2" w:rsidDel="0086576E">
          <w:delText xml:space="preserve">[25] Keizer RJ, Karlsson MO, Hooker A. Modeling and Simulation Workbench for NONMEM: Tutorial on Pirana, PsN, and Xpose. CPT Pharmacometrics Syst Pharmacol. 2013;2:e50. </w:delText>
        </w:r>
        <w:r w:rsidDel="0086576E">
          <w:fldChar w:fldCharType="begin"/>
        </w:r>
        <w:r w:rsidDel="0086576E">
          <w:delInstrText xml:space="preserve"> HYPERLINK "http://doi.org/10.1038/psp.2013.24" </w:delInstrText>
        </w:r>
        <w:r w:rsidDel="0086576E">
          <w:fldChar w:fldCharType="separate"/>
        </w:r>
        <w:r w:rsidRPr="00C35CF2" w:rsidDel="0086576E">
          <w:rPr>
            <w:rStyle w:val="Hyperlink"/>
          </w:rPr>
          <w:delText>http://doi.org/10.1038/psp.2013.24</w:delText>
        </w:r>
        <w:r w:rsidDel="0086576E">
          <w:fldChar w:fldCharType="end"/>
        </w:r>
        <w:r w:rsidRPr="00C35CF2" w:rsidDel="0086576E">
          <w:delText>.</w:delText>
        </w:r>
      </w:del>
    </w:p>
    <w:p w14:paraId="2FFAF3E1" w14:textId="7D0959F3" w:rsidR="00221AE5" w:rsidRPr="00C35CF2" w:rsidDel="0086576E" w:rsidRDefault="00221AE5" w:rsidP="00221AE5">
      <w:pPr>
        <w:pStyle w:val="EndNoteBibliography"/>
        <w:spacing w:after="0"/>
        <w:rPr>
          <w:del w:id="1411" w:author="My Luong Vuong" w:date="2023-12-07T10:43:00Z"/>
        </w:rPr>
      </w:pPr>
      <w:del w:id="1412" w:author="My Luong Vuong" w:date="2023-12-07T10:43:00Z">
        <w:r w:rsidRPr="00C35CF2" w:rsidDel="0086576E">
          <w:delText xml:space="preserve">[26] Bergner R, Hoffmann M, Riedel KD, Mikus G, Henrich DM, Haefeli WE, et al. Fluconazole dosing in continuous veno-venous haemofiltration (CVVHF): need for a high daily dose of 800 mg. Nephrol Dial Transplant. 2006;21:1019-23. </w:delText>
        </w:r>
        <w:r w:rsidDel="0086576E">
          <w:fldChar w:fldCharType="begin"/>
        </w:r>
        <w:r w:rsidDel="0086576E">
          <w:delInstrText xml:space="preserve"> HYPERLINK "http://doi.org/10.1093/ndt/gfi284" </w:delInstrText>
        </w:r>
        <w:r w:rsidDel="0086576E">
          <w:fldChar w:fldCharType="separate"/>
        </w:r>
        <w:r w:rsidRPr="00C35CF2" w:rsidDel="0086576E">
          <w:rPr>
            <w:rStyle w:val="Hyperlink"/>
          </w:rPr>
          <w:delText>http://doi.org/10.1093/ndt/gfi284</w:delText>
        </w:r>
        <w:r w:rsidDel="0086576E">
          <w:fldChar w:fldCharType="end"/>
        </w:r>
        <w:r w:rsidRPr="00C35CF2" w:rsidDel="0086576E">
          <w:delText>.</w:delText>
        </w:r>
      </w:del>
    </w:p>
    <w:p w14:paraId="496ADC19" w14:textId="17DCFBA0" w:rsidR="00221AE5" w:rsidRPr="00C35CF2" w:rsidDel="0086576E" w:rsidRDefault="00221AE5" w:rsidP="00221AE5">
      <w:pPr>
        <w:pStyle w:val="EndNoteBibliography"/>
        <w:spacing w:after="0"/>
        <w:rPr>
          <w:del w:id="1413" w:author="My Luong Vuong" w:date="2023-12-07T10:43:00Z"/>
        </w:rPr>
      </w:pPr>
      <w:del w:id="1414" w:author="My Luong Vuong" w:date="2023-12-07T10:43:00Z">
        <w:r w:rsidRPr="00C35CF2" w:rsidDel="0086576E">
          <w:delText xml:space="preserve">[27] Buijk SL, Gyssens IC, Mouton JW, Verbrugh HA, Touw DJ, Bruining HA. Pharmacokinetics of sequential intravenous and enteral fluconazole in critically ill surgical patients with invasive mycoses and compromised gastro-intestinal function. Intensive Care Med. 2001;27:115-21. </w:delText>
        </w:r>
        <w:r w:rsidDel="0086576E">
          <w:fldChar w:fldCharType="begin"/>
        </w:r>
        <w:r w:rsidDel="0086576E">
          <w:delInstrText xml:space="preserve"> HYPERLINK "http://doi.org/10.1007/s001340000771" </w:delInstrText>
        </w:r>
        <w:r w:rsidDel="0086576E">
          <w:fldChar w:fldCharType="separate"/>
        </w:r>
        <w:r w:rsidRPr="00C35CF2" w:rsidDel="0086576E">
          <w:rPr>
            <w:rStyle w:val="Hyperlink"/>
          </w:rPr>
          <w:delText>http://doi.org/10.1007/s001340000771</w:delText>
        </w:r>
        <w:r w:rsidDel="0086576E">
          <w:fldChar w:fldCharType="end"/>
        </w:r>
        <w:r w:rsidRPr="00C35CF2" w:rsidDel="0086576E">
          <w:delText>.</w:delText>
        </w:r>
      </w:del>
    </w:p>
    <w:p w14:paraId="238A915C" w14:textId="5B0F8E7A" w:rsidR="00221AE5" w:rsidRPr="00C35CF2" w:rsidDel="0086576E" w:rsidRDefault="00221AE5" w:rsidP="00221AE5">
      <w:pPr>
        <w:pStyle w:val="EndNoteBibliography"/>
        <w:spacing w:after="0"/>
        <w:rPr>
          <w:del w:id="1415" w:author="My Luong Vuong" w:date="2023-12-07T10:43:00Z"/>
        </w:rPr>
      </w:pPr>
      <w:del w:id="1416" w:author="My Luong Vuong" w:date="2023-12-07T10:43:00Z">
        <w:r w:rsidRPr="00C35CF2" w:rsidDel="0086576E">
          <w:delText>[28] Sinnollareddy MG, Roberts JA, Lipman J, Akova M, Bassetti M, De Waele JJ, et al. Pharmacokinetic variability and exposures of fluconazole, anidulafungin, and caspofungin in intensive care unit patients: Data from multinational Defining Antibiotic Levels in Intensive care unit (DALI) patients Study. Critical Care. 2015;19.</w:delText>
        </w:r>
      </w:del>
    </w:p>
    <w:p w14:paraId="15F74DF1" w14:textId="0836B54C" w:rsidR="00221AE5" w:rsidRPr="00C35CF2" w:rsidDel="0086576E" w:rsidRDefault="00221AE5" w:rsidP="00221AE5">
      <w:pPr>
        <w:pStyle w:val="EndNoteBibliography"/>
        <w:spacing w:after="0"/>
        <w:rPr>
          <w:del w:id="1417" w:author="My Luong Vuong" w:date="2023-12-07T10:43:00Z"/>
        </w:rPr>
      </w:pPr>
      <w:del w:id="1418" w:author="My Luong Vuong" w:date="2023-12-07T10:43:00Z">
        <w:r w:rsidRPr="00C35CF2" w:rsidDel="0086576E">
          <w:delText xml:space="preserve">[29] Van Daele R, Wauters J, Lagrou K, Denooz R, Hayette MP, Gijsen M, et al. Pharmacokinetic Variability and Target Attainment of Fluconazole in Critically Ill Patients. Microorganisms. 2021;9. </w:delText>
        </w:r>
        <w:r w:rsidDel="0086576E">
          <w:fldChar w:fldCharType="begin"/>
        </w:r>
        <w:r w:rsidDel="0086576E">
          <w:delInstrText xml:space="preserve"> HYPERLINK "http://doi.org/10.3390/microorganisms9102068" </w:delInstrText>
        </w:r>
        <w:r w:rsidDel="0086576E">
          <w:fldChar w:fldCharType="separate"/>
        </w:r>
        <w:r w:rsidRPr="00C35CF2" w:rsidDel="0086576E">
          <w:rPr>
            <w:rStyle w:val="Hyperlink"/>
          </w:rPr>
          <w:delText>http://doi.org/10.3390/microorganisms9102068</w:delText>
        </w:r>
        <w:r w:rsidDel="0086576E">
          <w:fldChar w:fldCharType="end"/>
        </w:r>
        <w:r w:rsidRPr="00C35CF2" w:rsidDel="0086576E">
          <w:delText>.</w:delText>
        </w:r>
      </w:del>
    </w:p>
    <w:p w14:paraId="4B75D005" w14:textId="655CF1DB" w:rsidR="00221AE5" w:rsidRPr="00C35CF2" w:rsidDel="0086576E" w:rsidRDefault="00221AE5" w:rsidP="00221AE5">
      <w:pPr>
        <w:pStyle w:val="EndNoteBibliography"/>
        <w:spacing w:after="0"/>
        <w:rPr>
          <w:del w:id="1419" w:author="My Luong Vuong" w:date="2023-12-07T10:43:00Z"/>
        </w:rPr>
      </w:pPr>
      <w:del w:id="1420" w:author="My Luong Vuong" w:date="2023-12-07T10:43:00Z">
        <w:r w:rsidRPr="00C35CF2" w:rsidDel="0086576E">
          <w:delText>[30] Methodology WCCfDS. Fluconazole ATC/DDD Index. 2023.</w:delText>
        </w:r>
      </w:del>
    </w:p>
    <w:p w14:paraId="01BA35DF" w14:textId="4B913E16" w:rsidR="00221AE5" w:rsidRPr="00C35CF2" w:rsidDel="0086576E" w:rsidRDefault="00221AE5" w:rsidP="00221AE5">
      <w:pPr>
        <w:pStyle w:val="EndNoteBibliography"/>
        <w:spacing w:after="0"/>
        <w:rPr>
          <w:del w:id="1421" w:author="My Luong Vuong" w:date="2023-12-07T10:43:00Z"/>
        </w:rPr>
      </w:pPr>
      <w:del w:id="1422" w:author="My Luong Vuong" w:date="2023-12-07T10:43:00Z">
        <w:r w:rsidRPr="00C35CF2" w:rsidDel="0086576E">
          <w:delText xml:space="preserve">[31] Azar M, Benedetti A, Riehm KE, Imran M, Krishnan A, Chiovitti M, et al. Individual participant data meta-analyses (IPDMA): data contribution was associated with trial corresponding author country, publication year, and journal impact factor. Journal of Clinical Epidemiology. 2020;124:16-23. </w:delText>
        </w:r>
        <w:r w:rsidDel="0086576E">
          <w:fldChar w:fldCharType="begin"/>
        </w:r>
        <w:r w:rsidDel="0086576E">
          <w:delInstrText xml:space="preserve"> HYPERLINK "http://doi.org/10.1016/j.jclinepi.2020.03.026" </w:delInstrText>
        </w:r>
        <w:r w:rsidDel="0086576E">
          <w:fldChar w:fldCharType="separate"/>
        </w:r>
        <w:r w:rsidRPr="00C35CF2" w:rsidDel="0086576E">
          <w:rPr>
            <w:rStyle w:val="Hyperlink"/>
          </w:rPr>
          <w:delText>http://doi.org/10.1016/j.jclinepi.2020.03.026</w:delText>
        </w:r>
        <w:r w:rsidDel="0086576E">
          <w:fldChar w:fldCharType="end"/>
        </w:r>
        <w:r w:rsidRPr="00C35CF2" w:rsidDel="0086576E">
          <w:delText>.</w:delText>
        </w:r>
      </w:del>
    </w:p>
    <w:p w14:paraId="5FB16E9F" w14:textId="47C3101B" w:rsidR="00221AE5" w:rsidRPr="00C35CF2" w:rsidDel="0086576E" w:rsidRDefault="00221AE5" w:rsidP="00221AE5">
      <w:pPr>
        <w:pStyle w:val="EndNoteBibliography"/>
        <w:spacing w:after="0"/>
        <w:rPr>
          <w:del w:id="1423" w:author="My Luong Vuong" w:date="2023-12-07T10:43:00Z"/>
        </w:rPr>
      </w:pPr>
      <w:del w:id="1424" w:author="My Luong Vuong" w:date="2023-12-07T10:43:00Z">
        <w:r w:rsidRPr="00C35CF2" w:rsidDel="0086576E">
          <w:lastRenderedPageBreak/>
          <w:delText xml:space="preserve">[32] Tierney JF, Vale C, Riley R, Smith CT, Stewart L, Clarke M, et al. Individual Participant Data (IPD) Meta-analyses of Randomised Controlled Trials: Guidance on Their Use. PLoS Med. 2015;12:e1001855. </w:delText>
        </w:r>
        <w:r w:rsidDel="0086576E">
          <w:fldChar w:fldCharType="begin"/>
        </w:r>
        <w:r w:rsidDel="0086576E">
          <w:delInstrText xml:space="preserve"> HYPERLINK "http://doi.org/10.1371/journal.pmed.1001855" </w:delInstrText>
        </w:r>
        <w:r w:rsidDel="0086576E">
          <w:fldChar w:fldCharType="separate"/>
        </w:r>
        <w:r w:rsidRPr="00C35CF2" w:rsidDel="0086576E">
          <w:rPr>
            <w:rStyle w:val="Hyperlink"/>
          </w:rPr>
          <w:delText>http://doi.org/10.1371/journal.pmed.1001855</w:delText>
        </w:r>
        <w:r w:rsidDel="0086576E">
          <w:fldChar w:fldCharType="end"/>
        </w:r>
        <w:r w:rsidRPr="00C35CF2" w:rsidDel="0086576E">
          <w:delText>.</w:delText>
        </w:r>
      </w:del>
    </w:p>
    <w:p w14:paraId="34EDB5F6" w14:textId="5AF82E4C" w:rsidR="00221AE5" w:rsidRPr="00C35CF2" w:rsidDel="0086576E" w:rsidRDefault="00221AE5" w:rsidP="00221AE5">
      <w:pPr>
        <w:pStyle w:val="EndNoteBibliography"/>
        <w:spacing w:after="0"/>
        <w:rPr>
          <w:del w:id="1425" w:author="My Luong Vuong" w:date="2023-12-07T10:43:00Z"/>
        </w:rPr>
      </w:pPr>
      <w:del w:id="1426" w:author="My Luong Vuong" w:date="2023-12-07T10:43:00Z">
        <w:r w:rsidRPr="00C35CF2" w:rsidDel="0086576E">
          <w:delText xml:space="preserve">[33] Patel K, Roberts JA, Lipman J, Tett SE, Deldot ME, Kirkpatrick CM. Population pharmacokinetics of fluconazole in critically ill patients receiving continuous venovenous hemodiafiltration: using Monte Carlo simulations to predict doses for specified pharmacodynamic targets. Antimicrob Agents Chemother. 2011;55:5868-73. </w:delText>
        </w:r>
        <w:r w:rsidDel="0086576E">
          <w:fldChar w:fldCharType="begin"/>
        </w:r>
        <w:r w:rsidDel="0086576E">
          <w:delInstrText xml:space="preserve"> HYPERLINK "http://doi.org/10.1128/aac.00424-11" </w:delInstrText>
        </w:r>
        <w:r w:rsidDel="0086576E">
          <w:fldChar w:fldCharType="separate"/>
        </w:r>
        <w:r w:rsidRPr="00C35CF2" w:rsidDel="0086576E">
          <w:rPr>
            <w:rStyle w:val="Hyperlink"/>
          </w:rPr>
          <w:delText>http://doi.org/10.1128/aac.00424-11</w:delText>
        </w:r>
        <w:r w:rsidDel="0086576E">
          <w:fldChar w:fldCharType="end"/>
        </w:r>
        <w:r w:rsidRPr="00C35CF2" w:rsidDel="0086576E">
          <w:delText>.</w:delText>
        </w:r>
      </w:del>
    </w:p>
    <w:p w14:paraId="1E6A73F0" w14:textId="1B004AE5" w:rsidR="00221AE5" w:rsidRPr="00221AE5" w:rsidDel="0086576E" w:rsidRDefault="00221AE5" w:rsidP="00221AE5">
      <w:pPr>
        <w:pStyle w:val="EndNoteBibliography"/>
        <w:spacing w:after="0"/>
        <w:rPr>
          <w:del w:id="1427" w:author="My Luong Vuong" w:date="2023-12-07T10:43:00Z"/>
          <w:lang w:val="nl-BE"/>
          <w:rPrChange w:id="1428" w:author="My Luong Vuong" w:date="2023-12-07T09:41:00Z">
            <w:rPr>
              <w:del w:id="1429" w:author="My Luong Vuong" w:date="2023-12-07T10:43:00Z"/>
            </w:rPr>
          </w:rPrChange>
        </w:rPr>
      </w:pPr>
      <w:del w:id="1430" w:author="My Luong Vuong" w:date="2023-12-07T10:43:00Z">
        <w:r w:rsidRPr="00C35CF2" w:rsidDel="0086576E">
          <w:delText xml:space="preserve">[34] Aoyama T, Hirata K, Hirata R, Yamazaki H, Yamamoto Y, Hayashi H, et al. Population pharmacokinetics of fluconazole after administration of fosfluconazole and fluconazole in critically ill patients. </w:delText>
        </w:r>
        <w:r w:rsidRPr="00221AE5" w:rsidDel="0086576E">
          <w:rPr>
            <w:lang w:val="nl-BE"/>
            <w:rPrChange w:id="1431" w:author="My Luong Vuong" w:date="2023-12-07T09:41:00Z">
              <w:rPr/>
            </w:rPrChange>
          </w:rPr>
          <w:delText xml:space="preserve">J Clin Pharm Ther. 2012;37:356-63. </w:delText>
        </w:r>
        <w:r w:rsidDel="0086576E">
          <w:fldChar w:fldCharType="begin"/>
        </w:r>
        <w:r w:rsidRPr="00221AE5" w:rsidDel="0086576E">
          <w:rPr>
            <w:lang w:val="nl-BE"/>
            <w:rPrChange w:id="1432" w:author="My Luong Vuong" w:date="2023-12-07T09:41:00Z">
              <w:rPr/>
            </w:rPrChange>
          </w:rPr>
          <w:delInstrText xml:space="preserve"> HYPERLINK "http://doi.org/10.1111/j.1365-2710.2011.01297.x" </w:delInstrText>
        </w:r>
        <w:r w:rsidDel="0086576E">
          <w:fldChar w:fldCharType="separate"/>
        </w:r>
        <w:r w:rsidRPr="00221AE5" w:rsidDel="0086576E">
          <w:rPr>
            <w:rStyle w:val="Hyperlink"/>
            <w:lang w:val="nl-BE"/>
            <w:rPrChange w:id="1433" w:author="My Luong Vuong" w:date="2023-12-07T09:41:00Z">
              <w:rPr>
                <w:rStyle w:val="Hyperlink"/>
              </w:rPr>
            </w:rPrChange>
          </w:rPr>
          <w:delText>http://doi.org/10.1111/j.1365-2710.2011.01297.x</w:delText>
        </w:r>
        <w:r w:rsidDel="0086576E">
          <w:fldChar w:fldCharType="end"/>
        </w:r>
        <w:r w:rsidRPr="00221AE5" w:rsidDel="0086576E">
          <w:rPr>
            <w:lang w:val="nl-BE"/>
            <w:rPrChange w:id="1434" w:author="My Luong Vuong" w:date="2023-12-07T09:41:00Z">
              <w:rPr/>
            </w:rPrChange>
          </w:rPr>
          <w:delText>.</w:delText>
        </w:r>
      </w:del>
    </w:p>
    <w:p w14:paraId="74EE824B" w14:textId="072132AF" w:rsidR="00221AE5" w:rsidRPr="00C35CF2" w:rsidDel="0086576E" w:rsidRDefault="00221AE5" w:rsidP="00221AE5">
      <w:pPr>
        <w:pStyle w:val="EndNoteBibliography"/>
        <w:spacing w:after="0"/>
        <w:rPr>
          <w:del w:id="1435" w:author="My Luong Vuong" w:date="2023-12-07T10:43:00Z"/>
        </w:rPr>
      </w:pPr>
      <w:del w:id="1436" w:author="My Luong Vuong" w:date="2023-12-07T10:43:00Z">
        <w:r w:rsidRPr="00221AE5" w:rsidDel="0086576E">
          <w:rPr>
            <w:lang w:val="nl-BE"/>
            <w:rPrChange w:id="1437" w:author="My Luong Vuong" w:date="2023-12-07T09:41:00Z">
              <w:rPr/>
            </w:rPrChange>
          </w:rPr>
          <w:delText xml:space="preserve">[35] Chen L, van Rhee KP, Wasmann RE, Krekels EHJ, Wiezer MJ, van Dongen EPA, et al. </w:delText>
        </w:r>
        <w:r w:rsidRPr="00C35CF2" w:rsidDel="0086576E">
          <w:delText xml:space="preserve">Total bodyweight and sex both drive pharmacokinetic variability of fluconazole in obese adults. J Antimicrob Chemother. 2022;77:2217-26. </w:delText>
        </w:r>
        <w:r w:rsidDel="0086576E">
          <w:fldChar w:fldCharType="begin"/>
        </w:r>
        <w:r w:rsidDel="0086576E">
          <w:delInstrText xml:space="preserve"> HYPERLINK "http://doi.org/10.1093/jac/dkac160" </w:delInstrText>
        </w:r>
        <w:r w:rsidDel="0086576E">
          <w:fldChar w:fldCharType="separate"/>
        </w:r>
        <w:r w:rsidRPr="00C35CF2" w:rsidDel="0086576E">
          <w:rPr>
            <w:rStyle w:val="Hyperlink"/>
          </w:rPr>
          <w:delText>http://doi.org/10.1093/jac/dkac160</w:delText>
        </w:r>
        <w:r w:rsidDel="0086576E">
          <w:fldChar w:fldCharType="end"/>
        </w:r>
        <w:r w:rsidRPr="00C35CF2" w:rsidDel="0086576E">
          <w:delText>.</w:delText>
        </w:r>
      </w:del>
    </w:p>
    <w:p w14:paraId="7D097BB7" w14:textId="345C9A45" w:rsidR="00221AE5" w:rsidRPr="00C35CF2" w:rsidDel="0086576E" w:rsidRDefault="00221AE5" w:rsidP="00221AE5">
      <w:pPr>
        <w:pStyle w:val="EndNoteBibliography"/>
        <w:spacing w:after="0"/>
        <w:rPr>
          <w:del w:id="1438" w:author="My Luong Vuong" w:date="2023-12-07T10:43:00Z"/>
        </w:rPr>
      </w:pPr>
      <w:del w:id="1439" w:author="My Luong Vuong" w:date="2023-12-07T10:43:00Z">
        <w:r w:rsidRPr="00C35CF2" w:rsidDel="0086576E">
          <w:delText xml:space="preserve">[36] Johansson Å M, Karlsson MO. Comparison of methods for handling missing covariate data. Aaps j. 2013;15:1232-41. </w:delText>
        </w:r>
        <w:r w:rsidDel="0086576E">
          <w:fldChar w:fldCharType="begin"/>
        </w:r>
        <w:r w:rsidDel="0086576E">
          <w:delInstrText xml:space="preserve"> HYPERLINK "http://doi.org/10.1208/s12248-013-9526-y" </w:delInstrText>
        </w:r>
        <w:r w:rsidDel="0086576E">
          <w:fldChar w:fldCharType="separate"/>
        </w:r>
        <w:r w:rsidRPr="00C35CF2" w:rsidDel="0086576E">
          <w:rPr>
            <w:rStyle w:val="Hyperlink"/>
          </w:rPr>
          <w:delText>http://doi.org/10.1208/s12248-013-9526-y</w:delText>
        </w:r>
        <w:r w:rsidDel="0086576E">
          <w:fldChar w:fldCharType="end"/>
        </w:r>
        <w:r w:rsidRPr="00C35CF2" w:rsidDel="0086576E">
          <w:delText>.</w:delText>
        </w:r>
      </w:del>
    </w:p>
    <w:p w14:paraId="6FDC2113" w14:textId="2538727C" w:rsidR="00221AE5" w:rsidRPr="00C35CF2" w:rsidDel="0086576E" w:rsidRDefault="00221AE5" w:rsidP="00221AE5">
      <w:pPr>
        <w:pStyle w:val="EndNoteBibliography"/>
        <w:spacing w:after="0"/>
        <w:rPr>
          <w:del w:id="1440" w:author="My Luong Vuong" w:date="2023-12-07T10:43:00Z"/>
        </w:rPr>
      </w:pPr>
      <w:del w:id="1441" w:author="My Luong Vuong" w:date="2023-12-07T10:43:00Z">
        <w:r w:rsidRPr="00C35CF2" w:rsidDel="0086576E">
          <w:delText xml:space="preserve">[37] Huang C-Y, Güiza F, De Vlieger G, Meyfroidt G. Daily fluctuations in kidney function in critically ill adults. Critical Care. 2022;26:347. </w:delText>
        </w:r>
        <w:r w:rsidDel="0086576E">
          <w:fldChar w:fldCharType="begin"/>
        </w:r>
        <w:r w:rsidDel="0086576E">
          <w:delInstrText xml:space="preserve"> HYPERLINK "http://doi.org/10.1186/s13054-022-04226-3" </w:delInstrText>
        </w:r>
        <w:r w:rsidDel="0086576E">
          <w:fldChar w:fldCharType="separate"/>
        </w:r>
        <w:r w:rsidRPr="00C35CF2" w:rsidDel="0086576E">
          <w:rPr>
            <w:rStyle w:val="Hyperlink"/>
          </w:rPr>
          <w:delText>http://doi.org/10.1186/s13054-022-04226-3</w:delText>
        </w:r>
        <w:r w:rsidDel="0086576E">
          <w:fldChar w:fldCharType="end"/>
        </w:r>
        <w:r w:rsidRPr="00C35CF2" w:rsidDel="0086576E">
          <w:delText>.</w:delText>
        </w:r>
      </w:del>
    </w:p>
    <w:p w14:paraId="6AEDD102" w14:textId="3646F3EF" w:rsidR="00221AE5" w:rsidRPr="00C35CF2" w:rsidDel="0086576E" w:rsidRDefault="00221AE5" w:rsidP="00221AE5">
      <w:pPr>
        <w:pStyle w:val="EndNoteBibliography"/>
        <w:spacing w:after="0"/>
        <w:rPr>
          <w:del w:id="1442" w:author="My Luong Vuong" w:date="2023-12-07T10:43:00Z"/>
        </w:rPr>
      </w:pPr>
      <w:del w:id="1443" w:author="My Luong Vuong" w:date="2023-12-07T10:43:00Z">
        <w:r w:rsidRPr="00C35CF2" w:rsidDel="0086576E">
          <w:delText>[38] Lewis R, Brüggemann R, Padoin C, Maertens J, Marchetti O, Groll A, et al. Triazole antifungal therapeutic drug monitoring.  Sixth European Conference on Infections in Leukaemia Meeting, Sophia Antipolis, France2015.</w:delText>
        </w:r>
      </w:del>
    </w:p>
    <w:p w14:paraId="4078245A" w14:textId="00F9D04D" w:rsidR="00221AE5" w:rsidRPr="00C35CF2" w:rsidDel="0086576E" w:rsidRDefault="00221AE5" w:rsidP="00221AE5">
      <w:pPr>
        <w:pStyle w:val="EndNoteBibliography"/>
        <w:spacing w:after="0"/>
        <w:rPr>
          <w:del w:id="1444" w:author="My Luong Vuong" w:date="2023-12-07T10:43:00Z"/>
        </w:rPr>
      </w:pPr>
      <w:del w:id="1445" w:author="My Luong Vuong" w:date="2023-12-07T10:43:00Z">
        <w:r w:rsidRPr="00C35CF2" w:rsidDel="0086576E">
          <w:delText xml:space="preserve">[39] Sandaradura I, Wojciechowski J, Marriott DJE, Day RO, Stocker S, Reuter SE. Model-Optimized Fluconazole Dose Selection for Critically Ill Patients Improves Early Pharmacodynamic Target Attainment without the Need for Therapeutic Drug Monitoring. Antimicrob Agents Chemother. 2021;65. </w:delText>
        </w:r>
        <w:r w:rsidDel="0086576E">
          <w:fldChar w:fldCharType="begin"/>
        </w:r>
        <w:r w:rsidDel="0086576E">
          <w:delInstrText xml:space="preserve"> HYPERLINK "http://doi.org/10.1128/aac.02019-20" </w:delInstrText>
        </w:r>
        <w:r w:rsidDel="0086576E">
          <w:fldChar w:fldCharType="separate"/>
        </w:r>
        <w:r w:rsidRPr="00C35CF2" w:rsidDel="0086576E">
          <w:rPr>
            <w:rStyle w:val="Hyperlink"/>
          </w:rPr>
          <w:delText>http://doi.org/10.1128/aac.02019-20</w:delText>
        </w:r>
        <w:r w:rsidDel="0086576E">
          <w:fldChar w:fldCharType="end"/>
        </w:r>
        <w:r w:rsidRPr="00C35CF2" w:rsidDel="0086576E">
          <w:delText>.</w:delText>
        </w:r>
      </w:del>
    </w:p>
    <w:p w14:paraId="5C175674" w14:textId="7F293760" w:rsidR="00221AE5" w:rsidRPr="00C35CF2" w:rsidDel="0086576E" w:rsidRDefault="00221AE5" w:rsidP="00221AE5">
      <w:pPr>
        <w:pStyle w:val="EndNoteBibliography"/>
        <w:spacing w:after="0"/>
        <w:rPr>
          <w:del w:id="1446" w:author="My Luong Vuong" w:date="2023-12-07T10:43:00Z"/>
        </w:rPr>
      </w:pPr>
      <w:del w:id="1447" w:author="My Luong Vuong" w:date="2023-12-07T10:43:00Z">
        <w:r w:rsidRPr="00C35CF2" w:rsidDel="0086576E">
          <w:delText xml:space="preserve">[40] Darnis S, Fareau N, Corallo CE, Poole S, Dooley MJ, Cheng AC. Estimation of body weight in hospitalized patients. QJM: An International Journal of Medicine. 2012;105:769-74. </w:delText>
        </w:r>
        <w:r w:rsidDel="0086576E">
          <w:fldChar w:fldCharType="begin"/>
        </w:r>
        <w:r w:rsidDel="0086576E">
          <w:delInstrText xml:space="preserve"> HYPERLINK "http://doi.org/10.1093/qjmed/hcs060" </w:delInstrText>
        </w:r>
        <w:r w:rsidDel="0086576E">
          <w:fldChar w:fldCharType="separate"/>
        </w:r>
        <w:r w:rsidRPr="00C35CF2" w:rsidDel="0086576E">
          <w:rPr>
            <w:rStyle w:val="Hyperlink"/>
          </w:rPr>
          <w:delText>http://doi.org/10.1093/qjmed/hcs060</w:delText>
        </w:r>
        <w:r w:rsidDel="0086576E">
          <w:fldChar w:fldCharType="end"/>
        </w:r>
        <w:r w:rsidRPr="00C35CF2" w:rsidDel="0086576E">
          <w:delText>.</w:delText>
        </w:r>
      </w:del>
    </w:p>
    <w:p w14:paraId="065C7E1B" w14:textId="34D92D15" w:rsidR="00221AE5" w:rsidRPr="00C35CF2" w:rsidDel="0086576E" w:rsidRDefault="00221AE5" w:rsidP="00221AE5">
      <w:pPr>
        <w:pStyle w:val="EndNoteBibliography"/>
        <w:spacing w:after="0"/>
        <w:rPr>
          <w:del w:id="1448" w:author="My Luong Vuong" w:date="2023-12-07T10:43:00Z"/>
        </w:rPr>
      </w:pPr>
      <w:del w:id="1449" w:author="My Luong Vuong" w:date="2023-12-07T10:43:00Z">
        <w:r w:rsidRPr="00C35CF2" w:rsidDel="0086576E">
          <w:delText xml:space="preserve">[41] van Wijk RC, Imperial MZ, Savic RM, Solans BP. Pharmacokinetic analysis across studies to drive knowledge-integration: A tutorial on individual patient data meta-analysis (IPDMA). CPT Pharmacometrics Syst Pharmacol. 2023;12:1187-200. </w:delText>
        </w:r>
        <w:r w:rsidDel="0086576E">
          <w:fldChar w:fldCharType="begin"/>
        </w:r>
        <w:r w:rsidDel="0086576E">
          <w:delInstrText xml:space="preserve"> HYPERLINK "http://doi.org/10.1002/psp4.13002" </w:delInstrText>
        </w:r>
        <w:r w:rsidDel="0086576E">
          <w:fldChar w:fldCharType="separate"/>
        </w:r>
        <w:r w:rsidRPr="00C35CF2" w:rsidDel="0086576E">
          <w:rPr>
            <w:rStyle w:val="Hyperlink"/>
          </w:rPr>
          <w:delText>http://doi.org/10.1002/psp4.13002</w:delText>
        </w:r>
        <w:r w:rsidDel="0086576E">
          <w:fldChar w:fldCharType="end"/>
        </w:r>
        <w:r w:rsidRPr="00C35CF2" w:rsidDel="0086576E">
          <w:delText>.</w:delText>
        </w:r>
      </w:del>
    </w:p>
    <w:p w14:paraId="255E7CBF" w14:textId="7342D6EC" w:rsidR="00221AE5" w:rsidRPr="00C35CF2" w:rsidDel="0086576E" w:rsidRDefault="00221AE5" w:rsidP="00221AE5">
      <w:pPr>
        <w:pStyle w:val="EndNoteBibliography"/>
        <w:rPr>
          <w:del w:id="1450" w:author="My Luong Vuong" w:date="2023-12-07T10:43:00Z"/>
        </w:rPr>
      </w:pPr>
      <w:del w:id="1451" w:author="My Luong Vuong" w:date="2023-12-07T10:43:00Z">
        <w:r w:rsidRPr="00C35CF2" w:rsidDel="0086576E">
          <w:delText xml:space="preserve">[42] Li L, Li X, Xia Y, Chu Y, Zhong H, Li J, et al. Recommendation of Antimicrobial Dosing Optimization During Continuous Renal Replacement Therapy. Front Pharmacol. 2020;11:786. </w:delText>
        </w:r>
        <w:r w:rsidDel="0086576E">
          <w:fldChar w:fldCharType="begin"/>
        </w:r>
        <w:r w:rsidDel="0086576E">
          <w:delInstrText xml:space="preserve"> HYPERLINK "http://doi.org/10.3389/fphar.2020.00786" </w:delInstrText>
        </w:r>
        <w:r w:rsidDel="0086576E">
          <w:fldChar w:fldCharType="separate"/>
        </w:r>
        <w:r w:rsidRPr="00C35CF2" w:rsidDel="0086576E">
          <w:rPr>
            <w:rStyle w:val="Hyperlink"/>
          </w:rPr>
          <w:delText>http://doi.org/10.3389/fphar.2020.00786</w:delText>
        </w:r>
        <w:r w:rsidDel="0086576E">
          <w:fldChar w:fldCharType="end"/>
        </w:r>
        <w:r w:rsidRPr="00C35CF2" w:rsidDel="0086576E">
          <w:delText>.</w:delText>
        </w:r>
      </w:del>
    </w:p>
    <w:p w14:paraId="218B9AF3" w14:textId="34E461EF" w:rsidR="00A55057" w:rsidRPr="00845D5D" w:rsidRDefault="00221AE5" w:rsidP="00221AE5">
      <w:pPr>
        <w:rPr>
          <w:ins w:id="1452" w:author="Erwin Dreesen" w:date="2023-11-30T08:32:00Z"/>
        </w:rPr>
      </w:pPr>
      <w:r w:rsidRPr="00E03B11">
        <w:fldChar w:fldCharType="end"/>
      </w:r>
      <w:commentRangeStart w:id="1453"/>
      <w:ins w:id="1454" w:author="Erwin Dreesen" w:date="2023-11-30T08:33:00Z">
        <w:del w:id="1455" w:author="My Luong Vuong" w:date="2023-12-07T09:41:00Z">
          <w:r w:rsidR="00A55057" w:rsidDel="00221AE5">
            <w:delText>??</w:delText>
          </w:r>
        </w:del>
      </w:ins>
      <w:ins w:id="1456" w:author="My Luong Vuong" w:date="2023-12-07T09:41:00Z">
        <w:r w:rsidDel="00221AE5">
          <w:t xml:space="preserve"> </w:t>
        </w:r>
      </w:ins>
      <w:ins w:id="1457" w:author="Erwin Dreesen" w:date="2023-11-30T08:33:00Z">
        <w:del w:id="1458" w:author="My Luong Vuong" w:date="2023-12-07T09:41:00Z">
          <w:r w:rsidR="00A55057" w:rsidDel="00221AE5">
            <w:delText>?</w:delText>
          </w:r>
        </w:del>
      </w:ins>
      <w:commentRangeEnd w:id="1453"/>
      <w:ins w:id="1459" w:author="Erwin Dreesen" w:date="2023-11-30T08:34:00Z">
        <w:del w:id="1460" w:author="My Luong Vuong" w:date="2023-12-07T09:41:00Z">
          <w:r w:rsidR="00845D5D" w:rsidDel="00221AE5">
            <w:rPr>
              <w:rStyle w:val="CommentReference"/>
            </w:rPr>
            <w:commentReference w:id="1453"/>
          </w:r>
        </w:del>
      </w:ins>
    </w:p>
    <w:p w14:paraId="15B0E83B" w14:textId="77777777" w:rsidR="00DB122C" w:rsidRPr="00E03B11" w:rsidRDefault="00DB122C" w:rsidP="00593CAA"/>
    <w:bookmarkEnd w:id="1044"/>
    <w:p w14:paraId="1CAA5F78" w14:textId="4F1D4194" w:rsidR="00EE5777" w:rsidRPr="00E03B11" w:rsidRDefault="00EE5777" w:rsidP="00593CAA"/>
    <w:p w14:paraId="2AFC7A25" w14:textId="77777777" w:rsidR="00FF47EE" w:rsidRPr="00E03B11" w:rsidRDefault="00FF47EE" w:rsidP="00593CAA">
      <w:pPr>
        <w:sectPr w:rsidR="00FF47EE" w:rsidRPr="00E03B11" w:rsidSect="00CA5A80">
          <w:footerReference w:type="default" r:id="rId12"/>
          <w:type w:val="continuous"/>
          <w:pgSz w:w="11906" w:h="16838" w:code="9"/>
          <w:pgMar w:top="1440" w:right="1440" w:bottom="1440" w:left="1440" w:header="720" w:footer="720" w:gutter="0"/>
          <w:cols w:space="720"/>
          <w:titlePg/>
          <w:docGrid w:linePitch="360"/>
        </w:sectPr>
      </w:pPr>
    </w:p>
    <w:p w14:paraId="140239CA" w14:textId="404ADFE0" w:rsidR="00E6620C" w:rsidRPr="00E03B11" w:rsidRDefault="00346601" w:rsidP="00AA2598">
      <w:pPr>
        <w:spacing w:after="0"/>
      </w:pPr>
      <w:commentRangeStart w:id="1461"/>
      <w:r w:rsidRPr="00E03B11">
        <w:lastRenderedPageBreak/>
        <w:t xml:space="preserve"> </w:t>
      </w:r>
      <w:r w:rsidR="00F73945" w:rsidRPr="00E03B11">
        <w:rPr>
          <w:b/>
          <w:bCs/>
        </w:rPr>
        <w:t>Table 1.</w:t>
      </w:r>
      <w:r w:rsidR="00F73945" w:rsidRPr="00E03B11">
        <w:t xml:space="preserve"> Patient characteristics</w:t>
      </w:r>
      <w:commentRangeEnd w:id="1461"/>
      <w:r w:rsidR="007C5719">
        <w:rPr>
          <w:rStyle w:val="CommentReference"/>
        </w:rPr>
        <w:commentReference w:id="1461"/>
      </w:r>
    </w:p>
    <w:tbl>
      <w:tblPr>
        <w:tblW w:w="0" w:type="auto"/>
        <w:jc w:val="center"/>
        <w:shd w:val="clear" w:color="auto" w:fill="FFFFFF"/>
        <w:tblLayout w:type="fixed"/>
        <w:tblCellMar>
          <w:left w:w="0" w:type="dxa"/>
          <w:right w:w="0" w:type="dxa"/>
        </w:tblCellMar>
        <w:tblLook w:val="04A0" w:firstRow="1" w:lastRow="0" w:firstColumn="1" w:lastColumn="0" w:noHBand="0" w:noVBand="1"/>
      </w:tblPr>
      <w:tblGrid>
        <w:gridCol w:w="2552"/>
        <w:gridCol w:w="1243"/>
        <w:gridCol w:w="1244"/>
        <w:gridCol w:w="1244"/>
        <w:gridCol w:w="1244"/>
        <w:gridCol w:w="1243"/>
        <w:gridCol w:w="1244"/>
        <w:gridCol w:w="1244"/>
        <w:gridCol w:w="1244"/>
        <w:gridCol w:w="1244"/>
      </w:tblGrid>
      <w:tr w:rsidR="007C6F0D" w:rsidRPr="00C54898" w14:paraId="64DDEA28" w14:textId="77777777" w:rsidTr="002E01AC">
        <w:trPr>
          <w:trHeight w:val="20"/>
          <w:tblHeader/>
          <w:jc w:val="center"/>
        </w:trPr>
        <w:tc>
          <w:tcPr>
            <w:tcW w:w="2552" w:type="dxa"/>
            <w:tcBorders>
              <w:top w:val="single" w:sz="18" w:space="0" w:color="000000"/>
              <w:left w:val="nil"/>
              <w:bottom w:val="single" w:sz="8" w:space="0" w:color="000000"/>
              <w:right w:val="nil"/>
            </w:tcBorders>
            <w:shd w:val="clear" w:color="auto" w:fill="FFFFFF"/>
            <w:tcMar>
              <w:top w:w="60" w:type="dxa"/>
              <w:left w:w="60" w:type="dxa"/>
              <w:bottom w:w="60" w:type="dxa"/>
              <w:right w:w="180" w:type="dxa"/>
            </w:tcMar>
            <w:vAlign w:val="center"/>
            <w:hideMark/>
          </w:tcPr>
          <w:p w14:paraId="27221121" w14:textId="07B6C723" w:rsidR="00B10629" w:rsidRPr="002E01AC" w:rsidRDefault="006C6091" w:rsidP="002E01AC">
            <w:pPr>
              <w:spacing w:after="0" w:line="240" w:lineRule="auto"/>
              <w:jc w:val="left"/>
              <w:rPr>
                <w:b/>
                <w:bCs/>
                <w:sz w:val="18"/>
                <w:szCs w:val="18"/>
              </w:rPr>
            </w:pPr>
            <w:r w:rsidRPr="002E01AC">
              <w:rPr>
                <w:b/>
                <w:bCs/>
                <w:sz w:val="18"/>
                <w:szCs w:val="18"/>
              </w:rPr>
              <w:t>Parameter</w:t>
            </w:r>
          </w:p>
        </w:tc>
        <w:tc>
          <w:tcPr>
            <w:tcW w:w="1243"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60F7E08D" w14:textId="1E6CA6C6" w:rsidR="00B10629" w:rsidRPr="002E01AC" w:rsidRDefault="00B10629" w:rsidP="002E01AC">
            <w:pPr>
              <w:spacing w:after="0" w:line="240" w:lineRule="auto"/>
              <w:jc w:val="left"/>
              <w:rPr>
                <w:b/>
                <w:bCs/>
                <w:sz w:val="18"/>
                <w:szCs w:val="18"/>
                <w:lang w:val="nl-BE"/>
              </w:rPr>
            </w:pPr>
            <w:r w:rsidRPr="002E01AC">
              <w:rPr>
                <w:b/>
                <w:bCs/>
                <w:sz w:val="18"/>
                <w:szCs w:val="18"/>
                <w:lang w:val="nl-BE"/>
              </w:rPr>
              <w:t>Van Daele et al.</w:t>
            </w:r>
            <w:r w:rsidR="00C54898">
              <w:rPr>
                <w:b/>
                <w:bCs/>
                <w:sz w:val="18"/>
                <w:szCs w:val="18"/>
                <w:lang w:val="nl-BE"/>
              </w:rPr>
              <w:t xml:space="preserve"> </w:t>
            </w:r>
            <w:r w:rsidRPr="002E01AC">
              <w:rPr>
                <w:b/>
                <w:bCs/>
                <w:sz w:val="18"/>
                <w:szCs w:val="18"/>
                <w:lang w:val="nl-BE"/>
              </w:rPr>
              <w:t>(</w:t>
            </w:r>
            <w:commentRangeStart w:id="1462"/>
            <w:r w:rsidR="00AF2B61" w:rsidRPr="002E01AC">
              <w:rPr>
                <w:b/>
                <w:bCs/>
                <w:sz w:val="18"/>
                <w:szCs w:val="18"/>
                <w:lang w:val="nl-BE"/>
              </w:rPr>
              <w:t>n</w:t>
            </w:r>
            <w:r w:rsidR="00C54898">
              <w:rPr>
                <w:b/>
                <w:bCs/>
                <w:sz w:val="18"/>
                <w:szCs w:val="18"/>
                <w:lang w:val="nl-BE"/>
              </w:rPr>
              <w:t> </w:t>
            </w:r>
            <w:r w:rsidRPr="002E01AC">
              <w:rPr>
                <w:b/>
                <w:bCs/>
                <w:sz w:val="18"/>
                <w:szCs w:val="18"/>
                <w:lang w:val="nl-BE"/>
              </w:rPr>
              <w:t>=</w:t>
            </w:r>
            <w:r w:rsidR="00C54898">
              <w:rPr>
                <w:b/>
                <w:bCs/>
                <w:sz w:val="18"/>
                <w:szCs w:val="18"/>
                <w:lang w:val="nl-BE"/>
              </w:rPr>
              <w:t> </w:t>
            </w:r>
            <w:r w:rsidRPr="002E01AC">
              <w:rPr>
                <w:b/>
                <w:bCs/>
                <w:sz w:val="18"/>
                <w:szCs w:val="18"/>
                <w:lang w:val="nl-BE"/>
              </w:rPr>
              <w:t>39</w:t>
            </w:r>
            <w:commentRangeEnd w:id="1462"/>
            <w:r w:rsidR="00FC7BA2">
              <w:rPr>
                <w:rStyle w:val="CommentReference"/>
              </w:rPr>
              <w:commentReference w:id="1462"/>
            </w:r>
            <w:r w:rsidRPr="002E01AC">
              <w:rPr>
                <w:b/>
                <w:bCs/>
                <w:sz w:val="18"/>
                <w:szCs w:val="18"/>
                <w:lang w:val="nl-BE"/>
              </w:rPr>
              <w:t>)</w:t>
            </w:r>
            <w:r w:rsidR="0012034A" w:rsidRPr="002E01AC">
              <w:rPr>
                <w:b/>
                <w:bCs/>
                <w:sz w:val="18"/>
                <w:szCs w:val="18"/>
              </w:rPr>
              <w:fldChar w:fldCharType="begin">
                <w:fldData xml:space="preserve">PEVuZE5vdGU+PENpdGU+PEF1dGhvcj5WYW4gRGFlbGU8L0F1dGhvcj48WWVhcj4yMDIxPC9ZZWFy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</w:fldData>
              </w:fldChar>
            </w:r>
            <w:ins w:id="1463" w:author="My Luong Vuong" w:date="2023-12-07T11:00:00Z">
              <w:r w:rsidR="00442AA9">
                <w:rPr>
                  <w:b/>
                  <w:bCs/>
                  <w:sz w:val="18"/>
                  <w:szCs w:val="18"/>
                  <w:lang w:val="nl-BE"/>
                </w:rPr>
                <w:instrText xml:space="preserve"> ADDIN EN.CITE </w:instrText>
              </w:r>
            </w:ins>
            <w:del w:id="1464" w:author="My Luong Vuong" w:date="2023-12-07T10:44:00Z">
              <w:r w:rsidR="00BB1026" w:rsidRPr="00BB1026" w:rsidDel="000E00CD">
                <w:rPr>
                  <w:b/>
                  <w:bCs/>
                  <w:sz w:val="18"/>
                  <w:szCs w:val="18"/>
                  <w:lang w:val="nl-BE"/>
                </w:rPr>
                <w:delInstrText xml:space="preserve"> ADDIN EN.CITE </w:delInstrText>
              </w:r>
              <w:r w:rsidR="00BB1026" w:rsidDel="000E00CD">
                <w:rPr>
                  <w:b/>
                  <w:bCs/>
                  <w:sz w:val="18"/>
                  <w:szCs w:val="18"/>
                </w:rPr>
                <w:fldChar w:fldCharType="begin">
                  <w:fldData xml:space="preserve">PEVuZE5vdGU+PENpdGU+PEF1dGhvcj5WYW4gRGFlbGU8L0F1dGhvcj48WWVhcj4yMDIxPC9ZZWFy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</w:fldData>
                </w:fldChar>
              </w:r>
              <w:r w:rsidR="00BB1026" w:rsidRPr="00BB1026" w:rsidDel="000E00CD">
                <w:rPr>
                  <w:b/>
                  <w:bCs/>
                  <w:sz w:val="18"/>
                  <w:szCs w:val="18"/>
                  <w:lang w:val="nl-BE"/>
                </w:rPr>
                <w:delInstrText xml:space="preserve"> ADDIN EN.CITE.DATA </w:delInstrText>
              </w:r>
              <w:r w:rsidR="00BB1026" w:rsidDel="000E00CD">
                <w:rPr>
                  <w:b/>
                  <w:bCs/>
                  <w:sz w:val="18"/>
                  <w:szCs w:val="18"/>
                </w:rPr>
              </w:r>
              <w:r w:rsidR="00BB1026" w:rsidDel="000E00CD">
                <w:rPr>
                  <w:b/>
                  <w:bCs/>
                  <w:sz w:val="18"/>
                  <w:szCs w:val="18"/>
                </w:rPr>
                <w:fldChar w:fldCharType="end"/>
              </w:r>
              <w:r w:rsidR="0012034A" w:rsidRPr="00B13875" w:rsidDel="000E00CD">
                <w:rPr>
                  <w:b/>
                  <w:bCs/>
                  <w:sz w:val="18"/>
                  <w:szCs w:val="18"/>
                </w:rPr>
              </w:r>
            </w:del>
            <w:ins w:id="1465" w:author="My Luong Vuong" w:date="2023-12-07T11:00:00Z">
              <w:r w:rsidR="00442AA9">
                <w:rPr>
                  <w:b/>
                  <w:bCs/>
                  <w:sz w:val="18"/>
                  <w:szCs w:val="18"/>
                </w:rPr>
                <w:fldChar w:fldCharType="begin">
                  <w:fldData xml:space="preserve">PEVuZE5vdGU+PENpdGU+PEF1dGhvcj5WYW4gRGFlbGU8L0F1dGhvcj48WWVhcj4yMDIxPC9ZZWFy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</w:fldData>
                </w:fldChar>
              </w:r>
              <w:r w:rsidR="00442AA9" w:rsidRPr="00442AA9">
                <w:rPr>
                  <w:b/>
                  <w:bCs/>
                  <w:sz w:val="18"/>
                  <w:szCs w:val="18"/>
                  <w:lang w:val="nl-BE"/>
                  <w:rPrChange w:id="1466" w:author="My Luong Vuong" w:date="2023-12-07T11:00:00Z">
                    <w:rPr>
                      <w:b/>
                      <w:bCs/>
                      <w:sz w:val="18"/>
                      <w:szCs w:val="18"/>
                    </w:rPr>
                  </w:rPrChange>
                </w:rPr>
                <w:instrText xml:space="preserve"> ADDIN EN.CITE.DATA </w:instrText>
              </w:r>
              <w:r w:rsidR="00442AA9">
                <w:rPr>
                  <w:b/>
                  <w:bCs/>
                  <w:sz w:val="18"/>
                  <w:szCs w:val="18"/>
                </w:rPr>
              </w:r>
              <w:r w:rsidR="00442AA9">
                <w:rPr>
                  <w:b/>
                  <w:bCs/>
                  <w:sz w:val="18"/>
                  <w:szCs w:val="18"/>
                </w:rPr>
                <w:fldChar w:fldCharType="end"/>
              </w:r>
            </w:ins>
            <w:r w:rsidR="0012034A" w:rsidRPr="002E01AC">
              <w:rPr>
                <w:b/>
                <w:bCs/>
                <w:sz w:val="18"/>
                <w:szCs w:val="18"/>
              </w:rPr>
              <w:fldChar w:fldCharType="separate"/>
            </w:r>
            <w:ins w:id="1467" w:author="My Luong Vuong" w:date="2023-12-07T11:00:00Z">
              <w:r w:rsidR="00442AA9">
                <w:rPr>
                  <w:b/>
                  <w:bCs/>
                  <w:noProof/>
                  <w:sz w:val="18"/>
                  <w:szCs w:val="18"/>
                  <w:lang w:val="nl-BE"/>
                </w:rPr>
                <w:t> [28]</w:t>
              </w:r>
            </w:ins>
            <w:del w:id="1468" w:author="My Luong Vuong" w:date="2023-12-07T10:44:00Z">
              <w:r w:rsidR="00BB1026" w:rsidRPr="00BB1026" w:rsidDel="000E00CD">
                <w:rPr>
                  <w:b/>
                  <w:bCs/>
                  <w:noProof/>
                  <w:sz w:val="18"/>
                  <w:szCs w:val="18"/>
                  <w:lang w:val="nl-BE"/>
                </w:rPr>
                <w:delText> [29]</w:delText>
              </w:r>
            </w:del>
            <w:r w:rsidR="0012034A"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206E5897" w14:textId="1DADD525" w:rsidR="00B10629" w:rsidRPr="002E01AC" w:rsidRDefault="00B10629" w:rsidP="002E01AC">
            <w:pPr>
              <w:spacing w:after="0" w:line="240" w:lineRule="auto"/>
              <w:jc w:val="left"/>
              <w:rPr>
                <w:b/>
                <w:bCs/>
                <w:sz w:val="18"/>
                <w:szCs w:val="18"/>
              </w:rPr>
            </w:pPr>
            <w:proofErr w:type="spellStart"/>
            <w:r w:rsidRPr="002E01AC">
              <w:rPr>
                <w:b/>
                <w:bCs/>
                <w:sz w:val="18"/>
                <w:szCs w:val="18"/>
              </w:rPr>
              <w:t>Muilwijk</w:t>
            </w:r>
            <w:proofErr w:type="spellEnd"/>
            <w:r w:rsidRPr="002E01AC">
              <w:rPr>
                <w:b/>
                <w:bCs/>
                <w:sz w:val="18"/>
                <w:szCs w:val="18"/>
              </w:rPr>
              <w:t xml:space="preserve"> et al.</w:t>
            </w:r>
            <w:r w:rsidRPr="002E01AC">
              <w:rPr>
                <w:b/>
                <w:bCs/>
                <w:sz w:val="18"/>
                <w:szCs w:val="18"/>
              </w:rPr>
              <w:br/>
              <w:t>(</w:t>
            </w:r>
            <w:r w:rsidR="00AF2B61" w:rsidRPr="002E01AC">
              <w:rPr>
                <w:b/>
                <w:bCs/>
                <w:sz w:val="18"/>
                <w:szCs w:val="18"/>
              </w:rPr>
              <w:t>n</w:t>
            </w:r>
            <w:r w:rsidR="00C54898">
              <w:rPr>
                <w:b/>
                <w:bCs/>
                <w:sz w:val="18"/>
                <w:szCs w:val="18"/>
              </w:rPr>
              <w:t> </w:t>
            </w:r>
            <w:r w:rsidRPr="002E01AC">
              <w:rPr>
                <w:b/>
                <w:bCs/>
                <w:sz w:val="18"/>
                <w:szCs w:val="18"/>
              </w:rPr>
              <w:t>=</w:t>
            </w:r>
            <w:r w:rsidR="00C54898">
              <w:rPr>
                <w:b/>
                <w:bCs/>
                <w:sz w:val="18"/>
                <w:szCs w:val="18"/>
              </w:rPr>
              <w:t> </w:t>
            </w:r>
            <w:r w:rsidRPr="002E01AC">
              <w:rPr>
                <w:b/>
                <w:bCs/>
                <w:sz w:val="18"/>
                <w:szCs w:val="18"/>
              </w:rPr>
              <w:t>19)</w:t>
            </w:r>
            <w:r w:rsidR="00045E2C" w:rsidRPr="002E01AC">
              <w:rPr>
                <w:b/>
                <w:bCs/>
                <w:sz w:val="18"/>
                <w:szCs w:val="18"/>
              </w:rPr>
              <w:fldChar w:fldCharType="begin">
                <w:fldData xml:space="preserve">PEVuZE5vdGU+PENpdGU+PEF1dGhvcj5NdWlsd2lqazwvQXV0aG9yPjxZZWFyPjIwMjA8L1llYXI+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</w:fldData>
              </w:fldChar>
            </w:r>
            <w:ins w:id="1469" w:author="My Luong Vuong" w:date="2023-12-07T11:00:00Z">
              <w:r w:rsidR="00F20F50">
                <w:rPr>
                  <w:b/>
                  <w:bCs/>
                  <w:sz w:val="18"/>
                  <w:szCs w:val="18"/>
                </w:rPr>
                <w:instrText xml:space="preserve"> ADDIN EN.CITE </w:instrText>
              </w:r>
            </w:ins>
            <w:del w:id="1470" w:author="My Luong Vuong" w:date="2023-12-07T10:44:00Z">
              <w:r w:rsidR="00F3479A" w:rsidDel="000E00CD">
                <w:rPr>
                  <w:b/>
                  <w:bCs/>
                  <w:sz w:val="18"/>
                  <w:szCs w:val="18"/>
                </w:rPr>
                <w:delInstrText xml:space="preserve"> ADDIN EN.CITE </w:delInstrText>
              </w:r>
              <w:r w:rsidR="00F3479A" w:rsidDel="000E00CD">
                <w:rPr>
                  <w:b/>
                  <w:bCs/>
                  <w:sz w:val="18"/>
                  <w:szCs w:val="18"/>
                </w:rPr>
                <w:fldChar w:fldCharType="begin">
                  <w:fldData xml:space="preserve">PEVuZE5vdGU+PENpdGU+PEF1dGhvcj5NdWlsd2lqazwvQXV0aG9yPjxZZWFyPjIwMjA8L1llYXI+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</w:fldData>
                </w:fldChar>
              </w:r>
              <w:r w:rsidR="00F3479A" w:rsidDel="000E00CD">
                <w:rPr>
                  <w:b/>
                  <w:bCs/>
                  <w:sz w:val="18"/>
                  <w:szCs w:val="18"/>
                </w:rPr>
                <w:delInstrText xml:space="preserve"> ADDIN EN.CITE.DATA </w:delInstrText>
              </w:r>
              <w:r w:rsidR="00F3479A" w:rsidDel="000E00CD">
                <w:rPr>
                  <w:b/>
                  <w:bCs/>
                  <w:sz w:val="18"/>
                  <w:szCs w:val="18"/>
                </w:rPr>
              </w:r>
              <w:r w:rsidR="00F3479A" w:rsidDel="000E00CD">
                <w:rPr>
                  <w:b/>
                  <w:bCs/>
                  <w:sz w:val="18"/>
                  <w:szCs w:val="18"/>
                </w:rPr>
                <w:fldChar w:fldCharType="end"/>
              </w:r>
              <w:r w:rsidR="00045E2C" w:rsidRPr="00B13875" w:rsidDel="000E00CD">
                <w:rPr>
                  <w:b/>
                  <w:bCs/>
                  <w:sz w:val="18"/>
                  <w:szCs w:val="18"/>
                </w:rPr>
              </w:r>
            </w:del>
            <w:ins w:id="1471" w:author="My Luong Vuong" w:date="2023-12-07T11:00:00Z">
              <w:r w:rsidR="00F20F50">
                <w:rPr>
                  <w:b/>
                  <w:bCs/>
                  <w:sz w:val="18"/>
                  <w:szCs w:val="18"/>
                </w:rPr>
                <w:fldChar w:fldCharType="begin">
                  <w:fldData xml:space="preserve">PEVuZE5vdGU+PENpdGU+PEF1dGhvcj5NdWlsd2lqazwvQXV0aG9yPjxZZWFyPjIwMjA8L1llYXI+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</w:fldData>
                </w:fldChar>
              </w:r>
              <w:r w:rsidR="00F20F50">
                <w:rPr>
                  <w:b/>
                  <w:bCs/>
                  <w:sz w:val="18"/>
                  <w:szCs w:val="18"/>
                </w:rPr>
                <w:instrText xml:space="preserve"> ADDIN EN.CITE.DATA </w:instrText>
              </w:r>
              <w:r w:rsidR="00F20F50">
                <w:rPr>
                  <w:b/>
                  <w:bCs/>
                  <w:sz w:val="18"/>
                  <w:szCs w:val="18"/>
                </w:rPr>
              </w:r>
              <w:r w:rsidR="00F20F50">
                <w:rPr>
                  <w:b/>
                  <w:bCs/>
                  <w:sz w:val="18"/>
                  <w:szCs w:val="18"/>
                </w:rPr>
                <w:fldChar w:fldCharType="end"/>
              </w:r>
            </w:ins>
            <w:r w:rsidR="00045E2C" w:rsidRPr="002E01AC">
              <w:rPr>
                <w:b/>
                <w:bCs/>
                <w:sz w:val="18"/>
                <w:szCs w:val="18"/>
              </w:rPr>
              <w:fldChar w:fldCharType="separate"/>
            </w:r>
            <w:ins w:id="1472" w:author="My Luong Vuong" w:date="2023-12-07T11:00:00Z">
              <w:r w:rsidR="00F20F50">
                <w:rPr>
                  <w:b/>
                  <w:bCs/>
                  <w:noProof/>
                  <w:sz w:val="18"/>
                  <w:szCs w:val="18"/>
                </w:rPr>
                <w:t> [14]</w:t>
              </w:r>
            </w:ins>
            <w:del w:id="1473" w:author="My Luong Vuong" w:date="2023-12-07T10:44:00Z">
              <w:r w:rsidR="00F3479A" w:rsidDel="000E00CD">
                <w:rPr>
                  <w:b/>
                  <w:bCs/>
                  <w:noProof/>
                  <w:sz w:val="18"/>
                  <w:szCs w:val="18"/>
                </w:rPr>
                <w:delText> [14]</w:delText>
              </w:r>
            </w:del>
            <w:r w:rsidR="00045E2C"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44496AC1" w14:textId="50EF3FE9" w:rsidR="00B10629" w:rsidRPr="002E01AC" w:rsidRDefault="00B10629" w:rsidP="002E01AC">
            <w:pPr>
              <w:spacing w:after="0" w:line="240" w:lineRule="auto"/>
              <w:jc w:val="left"/>
              <w:rPr>
                <w:b/>
                <w:bCs/>
                <w:sz w:val="18"/>
                <w:szCs w:val="18"/>
              </w:rPr>
            </w:pPr>
            <w:r w:rsidRPr="002E01AC">
              <w:rPr>
                <w:b/>
                <w:bCs/>
                <w:sz w:val="18"/>
                <w:szCs w:val="18"/>
              </w:rPr>
              <w:t>Bergner et al.</w:t>
            </w:r>
            <w:r w:rsidRPr="002E01AC">
              <w:rPr>
                <w:b/>
                <w:bCs/>
                <w:sz w:val="18"/>
                <w:szCs w:val="18"/>
              </w:rPr>
              <w:br/>
              <w:t>(</w:t>
            </w:r>
            <w:r w:rsidR="00AF2B61" w:rsidRPr="002E01AC">
              <w:rPr>
                <w:b/>
                <w:bCs/>
                <w:sz w:val="18"/>
                <w:szCs w:val="18"/>
              </w:rPr>
              <w:t>n</w:t>
            </w:r>
            <w:r w:rsidR="00C54898">
              <w:rPr>
                <w:b/>
                <w:bCs/>
                <w:sz w:val="18"/>
                <w:szCs w:val="18"/>
              </w:rPr>
              <w:t> </w:t>
            </w:r>
            <w:r w:rsidRPr="002E01AC">
              <w:rPr>
                <w:b/>
                <w:bCs/>
                <w:sz w:val="18"/>
                <w:szCs w:val="18"/>
              </w:rPr>
              <w:t>=</w:t>
            </w:r>
            <w:r w:rsidR="00C54898">
              <w:rPr>
                <w:b/>
                <w:bCs/>
                <w:sz w:val="18"/>
                <w:szCs w:val="18"/>
              </w:rPr>
              <w:t> </w:t>
            </w:r>
            <w:r w:rsidRPr="002E01AC">
              <w:rPr>
                <w:b/>
                <w:bCs/>
                <w:sz w:val="18"/>
                <w:szCs w:val="18"/>
              </w:rPr>
              <w:t>5)</w:t>
            </w:r>
            <w:r w:rsidR="00045E2C" w:rsidRPr="002E01AC">
              <w:rPr>
                <w:b/>
                <w:bCs/>
                <w:sz w:val="18"/>
                <w:szCs w:val="18"/>
              </w:rPr>
              <w:fldChar w:fldCharType="begin"/>
            </w:r>
            <w:ins w:id="1474" w:author="My Luong Vuong" w:date="2023-12-07T11:00:00Z">
              <w:r w:rsidR="00442AA9">
                <w:rPr>
                  <w:b/>
                  <w:bCs/>
                  <w:sz w:val="18"/>
                  <w:szCs w:val="18"/>
                </w:rPr>
                <w:instrText xml:space="preserve"> ADDIN EN.CITE &lt;EndNote&gt;&lt;Cite&gt;&lt;Author&gt;Bergner&lt;/Author&gt;&lt;Year&gt;2006&lt;/Year&gt;&lt;RecNum&gt;21&lt;/RecNum&gt;&lt;DisplayText&gt; [25]&lt;/DisplayText&gt;&lt;record&gt;&lt;rec-number&gt;21&lt;/rec-number&gt;&lt;foreign-keys&gt;&lt;key app="EN" db-id="xred9e5sg009pcetsepxtfs0dwxsa5rzvawx" timestamp="1682667044"&gt;21&lt;/key&gt;&lt;/foreign-keys&gt;&lt;ref-type name="Journal Article"&gt;17&lt;/ref-type&gt;&lt;contributors&gt;&lt;authors&gt;&lt;author&gt;Bergner, R.&lt;/author&gt;&lt;author&gt;Hoffmann, M.&lt;/author&gt;&lt;author&gt;Riedel, K. D.&lt;/author&gt;&lt;author&gt;Mikus, G.&lt;/author&gt;&lt;author&gt;Henrich, D. M.&lt;/author&gt;&lt;author&gt;Haefeli, W. E.&lt;/author&gt;&lt;author&gt;Uppenkamp, M.&lt;/author&gt;&lt;author&gt;Walter-Sack, I.&lt;/author&gt;&lt;/authors&gt;&lt;/contributors&gt;&lt;auth-address&gt;Medical Department A, Klinikum der Stadt Ludwigshafen, 67063 Ludwigshafen, Germany. bergnerr@klilu.de&lt;/auth-address&gt;&lt;titles&gt;&lt;title&gt;Fluconazole dosing in continuous veno-venous haemofiltration (CVVHF): need for a high daily dose of 800 mg&lt;/title&gt;&lt;secondary-title&gt;Nephrol Dial Transplant&lt;/secondary-title&gt;&lt;/titles&gt;&lt;periodical&gt;&lt;full-title&gt;Nephrol Dial Transplant&lt;/full-title&gt;&lt;/periodical&gt;&lt;pages&gt;1019-23&lt;/pages&gt;&lt;volume&gt;21&lt;/volume&gt;&lt;number&gt;4&lt;/number&gt;&lt;edition&gt;20051125&lt;/edition&gt;&lt;keywords&gt;&lt;keyword&gt;Acute Kidney Injury/microbiology/therapy&lt;/keyword&gt;&lt;keyword&gt;Antifungal Agents/*administration &amp;amp; dosage&lt;/keyword&gt;&lt;keyword&gt;Candida glabrata/pathogenicity&lt;/keyword&gt;&lt;keyword&gt;Candidiasis/therapy&lt;/keyword&gt;&lt;keyword&gt;Cross-Sectional Studies&lt;/keyword&gt;&lt;keyword&gt;Fluconazole/*administration &amp;amp; dosage&lt;/keyword&gt;&lt;keyword&gt;*Hemofiltration&lt;/keyword&gt;&lt;keyword&gt;Humans&lt;/keyword&gt;&lt;keyword&gt;Prospective Studies&lt;/keyword&gt;&lt;keyword&gt;*Renal Dialysis&lt;/keyword&gt;&lt;/keywords&gt;&lt;dates&gt;&lt;year&gt;2006&lt;/year&gt;&lt;pub-dates&gt;&lt;date&gt;Apr&lt;/date&gt;&lt;/pub-dates&gt;&lt;/dates&gt;&lt;isbn&gt;0931-0509 (Print)&amp;#xD;0931-0509&lt;/isbn&gt;&lt;accession-num&gt;16311263&lt;/accession-num&gt;&lt;urls&gt;&lt;/urls&gt;&lt;electronic-resource-num&gt;10.1093/ndt/gfi284&lt;/electronic-resource-num&gt;&lt;remote-database-provider&gt;NLM&lt;/remote-database-provider&gt;&lt;language&gt;eng&lt;/language&gt;&lt;/record&gt;&lt;/Cite&gt;&lt;/EndNote&gt;</w:instrText>
              </w:r>
            </w:ins>
            <w:del w:id="1475" w:author="My Luong Vuong" w:date="2023-12-07T10:44:00Z">
              <w:r w:rsidR="00BB1026" w:rsidDel="000E00CD">
                <w:rPr>
                  <w:b/>
                  <w:bCs/>
                  <w:sz w:val="18"/>
                  <w:szCs w:val="18"/>
                </w:rPr>
                <w:delInstrText xml:space="preserve"> ADDIN EN.CITE &lt;EndNote&gt;&lt;Cite&gt;&lt;Author&gt;Bergner&lt;/Author&gt;&lt;Year&gt;2006&lt;/Year&gt;&lt;RecNum&gt;21&lt;/RecNum&gt;&lt;DisplayText&gt; [26]&lt;/DisplayText&gt;&lt;record&gt;&lt;rec-number&gt;21&lt;/rec-number&gt;&lt;foreign-keys&gt;&lt;key app="EN" db-id="xred9e5sg009pcetsepxtfs0dwxsa5rzvawx" timestamp="1682667044"&gt;21&lt;/key&gt;&lt;/foreign-keys&gt;&lt;ref-type name="Journal Article"&gt;17&lt;/ref-type&gt;&lt;contributors&gt;&lt;authors&gt;&lt;author&gt;Bergner, R.&lt;/author&gt;&lt;author&gt;Hoffmann, M.&lt;/author&gt;&lt;author&gt;Riedel, K. D.&lt;/author&gt;&lt;author&gt;Mikus, G.&lt;/author&gt;&lt;author&gt;Henrich, D. M.&lt;/author&gt;&lt;author&gt;Haefeli, W. E.&lt;/author&gt;&lt;author&gt;Uppenkamp, M.&lt;/author&gt;&lt;author&gt;Walter-Sack, I.&lt;/author&gt;&lt;/authors&gt;&lt;/contributors&gt;&lt;auth-address&gt;Medical Department A, Klinikum der Stadt Ludwigshafen, 67063 Ludwigshafen, Germany. bergnerr@klilu.de&lt;/auth-address&gt;&lt;titles&gt;&lt;title&gt;Fluconazole dosing in continuous veno-venous haemofiltration (CVVHF): need for a high daily dose of 800 mg&lt;/title&gt;&lt;secondary-title&gt;Nephrol Dial Transplant&lt;/secondary-title&gt;&lt;/titles&gt;&lt;periodical&gt;&lt;full-title&gt;Nephrol Dial Transplant&lt;/full-title&gt;&lt;/periodical&gt;&lt;pages&gt;1019-23&lt;/pages&gt;&lt;volume&gt;21&lt;/volume&gt;&lt;number&gt;4&lt;/number&gt;&lt;edition&gt;20051125&lt;/edition&gt;&lt;keywords&gt;&lt;keyword&gt;Acute Kidney Injury/microbiology/therapy&lt;/keyword&gt;&lt;keyword&gt;Antifungal Agents/*administration &amp;amp; dosage&lt;/keyword&gt;&lt;keyword&gt;Candida glabrata/pathogenicity&lt;/keyword&gt;&lt;keyword&gt;Candidiasis/therapy&lt;/keyword&gt;&lt;keyword&gt;Cross-Sectional Studies&lt;/keyword&gt;&lt;keyword&gt;Fluconazole/*administration &amp;amp; dosage&lt;/keyword&gt;&lt;keyword&gt;*Hemofiltration&lt;/keyword&gt;&lt;keyword&gt;Humans&lt;/keyword&gt;&lt;keyword&gt;Prospective Studies&lt;/keyword&gt;&lt;keyword&gt;*Renal Dialysis&lt;/keyword&gt;&lt;/keywords&gt;&lt;dates&gt;&lt;year&gt;2006&lt;/year&gt;&lt;pub-dates&gt;&lt;date&gt;Apr&lt;/date&gt;&lt;/pub-dates&gt;&lt;/dates&gt;&lt;isbn&gt;0931-0509 (Print)&amp;#xD;0931-0509&lt;/isbn&gt;&lt;accession-num&gt;16311263&lt;/accession-num&gt;&lt;urls&gt;&lt;/urls&gt;&lt;electronic-resource-num&gt;10.1093/ndt/gfi284&lt;/electronic-resource-num&gt;&lt;remote-database-provider&gt;NLM&lt;/remote-database-provider&gt;&lt;language&gt;eng&lt;/language&gt;&lt;/record&gt;&lt;/Cite&gt;&lt;/EndNote&gt;</w:delInstrText>
              </w:r>
            </w:del>
            <w:r w:rsidR="00045E2C" w:rsidRPr="002E01AC">
              <w:rPr>
                <w:b/>
                <w:bCs/>
                <w:sz w:val="18"/>
                <w:szCs w:val="18"/>
              </w:rPr>
              <w:fldChar w:fldCharType="separate"/>
            </w:r>
            <w:ins w:id="1476" w:author="My Luong Vuong" w:date="2023-12-07T11:00:00Z">
              <w:r w:rsidR="00442AA9">
                <w:rPr>
                  <w:b/>
                  <w:bCs/>
                  <w:noProof/>
                  <w:sz w:val="18"/>
                  <w:szCs w:val="18"/>
                </w:rPr>
                <w:t> [25]</w:t>
              </w:r>
            </w:ins>
            <w:del w:id="1477" w:author="My Luong Vuong" w:date="2023-12-07T10:44:00Z">
              <w:r w:rsidR="00BB1026" w:rsidDel="000E00CD">
                <w:rPr>
                  <w:b/>
                  <w:bCs/>
                  <w:noProof/>
                  <w:sz w:val="18"/>
                  <w:szCs w:val="18"/>
                </w:rPr>
                <w:delText> [26]</w:delText>
              </w:r>
            </w:del>
            <w:r w:rsidR="00045E2C"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4F91360B" w14:textId="4C2ECC8B" w:rsidR="00B10629" w:rsidRPr="002E01AC" w:rsidRDefault="00B10629" w:rsidP="002E01AC">
            <w:pPr>
              <w:spacing w:after="0" w:line="240" w:lineRule="auto"/>
              <w:jc w:val="left"/>
              <w:rPr>
                <w:b/>
                <w:bCs/>
                <w:sz w:val="18"/>
                <w:szCs w:val="18"/>
              </w:rPr>
            </w:pPr>
            <w:proofErr w:type="spellStart"/>
            <w:r w:rsidRPr="002E01AC">
              <w:rPr>
                <w:b/>
                <w:bCs/>
                <w:sz w:val="18"/>
                <w:szCs w:val="18"/>
              </w:rPr>
              <w:t>Buijk</w:t>
            </w:r>
            <w:proofErr w:type="spellEnd"/>
            <w:r w:rsidRPr="002E01AC">
              <w:rPr>
                <w:b/>
                <w:bCs/>
                <w:sz w:val="18"/>
                <w:szCs w:val="18"/>
              </w:rPr>
              <w:t xml:space="preserve"> et al.</w:t>
            </w:r>
            <w:r w:rsidRPr="002E01AC">
              <w:rPr>
                <w:b/>
                <w:bCs/>
                <w:sz w:val="18"/>
                <w:szCs w:val="18"/>
              </w:rPr>
              <w:br/>
              <w:t>(</w:t>
            </w:r>
            <w:r w:rsidR="00AF2B61" w:rsidRPr="002E01AC">
              <w:rPr>
                <w:b/>
                <w:bCs/>
                <w:sz w:val="18"/>
                <w:szCs w:val="18"/>
              </w:rPr>
              <w:t>n</w:t>
            </w:r>
            <w:r w:rsidR="005D704D">
              <w:rPr>
                <w:b/>
                <w:bCs/>
                <w:sz w:val="18"/>
                <w:szCs w:val="18"/>
              </w:rPr>
              <w:t xml:space="preserve"> </w:t>
            </w:r>
            <w:r w:rsidRPr="002E01AC">
              <w:rPr>
                <w:b/>
                <w:bCs/>
                <w:sz w:val="18"/>
                <w:szCs w:val="18"/>
              </w:rPr>
              <w:t>=</w:t>
            </w:r>
            <w:r w:rsidR="005D704D">
              <w:rPr>
                <w:b/>
                <w:bCs/>
                <w:sz w:val="18"/>
                <w:szCs w:val="18"/>
              </w:rPr>
              <w:t xml:space="preserve"> </w:t>
            </w:r>
            <w:r w:rsidRPr="002E01AC">
              <w:rPr>
                <w:b/>
                <w:bCs/>
                <w:sz w:val="18"/>
                <w:szCs w:val="18"/>
              </w:rPr>
              <w:t>5)</w:t>
            </w:r>
            <w:r w:rsidR="00427372" w:rsidRPr="002E01AC">
              <w:rPr>
                <w:b/>
                <w:bCs/>
                <w:sz w:val="18"/>
                <w:szCs w:val="18"/>
              </w:rPr>
              <w:fldChar w:fldCharType="begin">
                <w:fldData xml:space="preserve">PEVuZE5vdGU+PENpdGU+PEF1dGhvcj5CdWlqazwvQXV0aG9yPjxZZWFyPjIwMDE8L1llYXI+PFJl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</w:fldData>
              </w:fldChar>
            </w:r>
            <w:ins w:id="1478" w:author="My Luong Vuong" w:date="2023-12-07T11:00:00Z">
              <w:r w:rsidR="00442AA9">
                <w:rPr>
                  <w:b/>
                  <w:bCs/>
                  <w:sz w:val="18"/>
                  <w:szCs w:val="18"/>
                </w:rPr>
                <w:instrText xml:space="preserve"> ADDIN EN.CITE </w:instrText>
              </w:r>
            </w:ins>
            <w:del w:id="1479" w:author="My Luong Vuong" w:date="2023-12-07T10:44:00Z">
              <w:r w:rsidR="00BB1026" w:rsidDel="000E00CD">
                <w:rPr>
                  <w:b/>
                  <w:bCs/>
                  <w:sz w:val="18"/>
                  <w:szCs w:val="18"/>
                </w:rPr>
                <w:delInstrText xml:space="preserve"> ADDIN EN.CITE </w:delInstrText>
              </w:r>
              <w:r w:rsidR="00BB1026" w:rsidDel="000E00CD">
                <w:rPr>
                  <w:b/>
                  <w:bCs/>
                  <w:sz w:val="18"/>
                  <w:szCs w:val="18"/>
                </w:rPr>
                <w:fldChar w:fldCharType="begin">
                  <w:fldData xml:space="preserve">PEVuZE5vdGU+PENpdGU+PEF1dGhvcj5CdWlqazwvQXV0aG9yPjxZZWFyPjIwMDE8L1llYXI+PFJl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</w:fldData>
                </w:fldChar>
              </w:r>
              <w:r w:rsidR="00BB1026" w:rsidDel="000E00CD">
                <w:rPr>
                  <w:b/>
                  <w:bCs/>
                  <w:sz w:val="18"/>
                  <w:szCs w:val="18"/>
                </w:rPr>
                <w:delInstrText xml:space="preserve"> ADDIN EN.CITE.DATA </w:delInstrText>
              </w:r>
              <w:r w:rsidR="00BB1026" w:rsidDel="000E00CD">
                <w:rPr>
                  <w:b/>
                  <w:bCs/>
                  <w:sz w:val="18"/>
                  <w:szCs w:val="18"/>
                </w:rPr>
              </w:r>
              <w:r w:rsidR="00BB1026" w:rsidDel="000E00CD">
                <w:rPr>
                  <w:b/>
                  <w:bCs/>
                  <w:sz w:val="18"/>
                  <w:szCs w:val="18"/>
                </w:rPr>
                <w:fldChar w:fldCharType="end"/>
              </w:r>
              <w:r w:rsidR="00427372" w:rsidRPr="00B13875" w:rsidDel="000E00CD">
                <w:rPr>
                  <w:b/>
                  <w:bCs/>
                  <w:sz w:val="18"/>
                  <w:szCs w:val="18"/>
                </w:rPr>
              </w:r>
            </w:del>
            <w:ins w:id="1480" w:author="My Luong Vuong" w:date="2023-12-07T11:00:00Z">
              <w:r w:rsidR="00442AA9">
                <w:rPr>
                  <w:b/>
                  <w:bCs/>
                  <w:sz w:val="18"/>
                  <w:szCs w:val="18"/>
                </w:rPr>
                <w:fldChar w:fldCharType="begin">
                  <w:fldData xml:space="preserve">PEVuZE5vdGU+PENpdGU+PEF1dGhvcj5CdWlqazwvQXV0aG9yPjxZZWFyPjIwMDE8L1llYXI+PFJl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</w:fldData>
                </w:fldChar>
              </w:r>
              <w:r w:rsidR="00442AA9">
                <w:rPr>
                  <w:b/>
                  <w:bCs/>
                  <w:sz w:val="18"/>
                  <w:szCs w:val="18"/>
                </w:rPr>
                <w:instrText xml:space="preserve"> ADDIN EN.CITE.DATA </w:instrText>
              </w:r>
              <w:r w:rsidR="00442AA9">
                <w:rPr>
                  <w:b/>
                  <w:bCs/>
                  <w:sz w:val="18"/>
                  <w:szCs w:val="18"/>
                </w:rPr>
              </w:r>
              <w:r w:rsidR="00442AA9">
                <w:rPr>
                  <w:b/>
                  <w:bCs/>
                  <w:sz w:val="18"/>
                  <w:szCs w:val="18"/>
                </w:rPr>
                <w:fldChar w:fldCharType="end"/>
              </w:r>
            </w:ins>
            <w:r w:rsidR="00427372" w:rsidRPr="002E01AC">
              <w:rPr>
                <w:b/>
                <w:bCs/>
                <w:sz w:val="18"/>
                <w:szCs w:val="18"/>
              </w:rPr>
              <w:fldChar w:fldCharType="separate"/>
            </w:r>
            <w:ins w:id="1481" w:author="My Luong Vuong" w:date="2023-12-07T11:00:00Z">
              <w:r w:rsidR="00442AA9">
                <w:rPr>
                  <w:b/>
                  <w:bCs/>
                  <w:noProof/>
                  <w:sz w:val="18"/>
                  <w:szCs w:val="18"/>
                </w:rPr>
                <w:t> [26]</w:t>
              </w:r>
            </w:ins>
            <w:del w:id="1482" w:author="My Luong Vuong" w:date="2023-12-07T10:44:00Z">
              <w:r w:rsidR="00BB1026" w:rsidDel="000E00CD">
                <w:rPr>
                  <w:b/>
                  <w:bCs/>
                  <w:noProof/>
                  <w:sz w:val="18"/>
                  <w:szCs w:val="18"/>
                </w:rPr>
                <w:delText> [27]</w:delText>
              </w:r>
            </w:del>
            <w:r w:rsidR="00427372" w:rsidRPr="002E01AC">
              <w:rPr>
                <w:b/>
                <w:bCs/>
                <w:sz w:val="18"/>
                <w:szCs w:val="18"/>
              </w:rPr>
              <w:fldChar w:fldCharType="end"/>
            </w:r>
          </w:p>
        </w:tc>
        <w:tc>
          <w:tcPr>
            <w:tcW w:w="1243"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10D32C39" w14:textId="1FC7D4C3" w:rsidR="00B10629" w:rsidRPr="002E01AC" w:rsidRDefault="00B10629" w:rsidP="002E01AC">
            <w:pPr>
              <w:spacing w:after="0" w:line="240" w:lineRule="auto"/>
              <w:jc w:val="left"/>
              <w:rPr>
                <w:b/>
                <w:bCs/>
                <w:sz w:val="18"/>
                <w:szCs w:val="18"/>
              </w:rPr>
            </w:pPr>
            <w:proofErr w:type="spellStart"/>
            <w:r w:rsidRPr="002E01AC">
              <w:rPr>
                <w:b/>
                <w:bCs/>
                <w:sz w:val="18"/>
                <w:szCs w:val="18"/>
              </w:rPr>
              <w:t>Sandaradura</w:t>
            </w:r>
            <w:proofErr w:type="spellEnd"/>
            <w:r w:rsidRPr="002E01AC">
              <w:rPr>
                <w:b/>
                <w:bCs/>
                <w:sz w:val="18"/>
                <w:szCs w:val="18"/>
              </w:rPr>
              <w:t xml:space="preserve"> et al.</w:t>
            </w:r>
            <w:r w:rsidRPr="002E01AC">
              <w:rPr>
                <w:b/>
                <w:bCs/>
                <w:sz w:val="18"/>
                <w:szCs w:val="18"/>
              </w:rPr>
              <w:br/>
              <w:t>(</w:t>
            </w:r>
            <w:r w:rsidR="00AF2B61" w:rsidRPr="002E01AC">
              <w:rPr>
                <w:b/>
                <w:bCs/>
                <w:sz w:val="18"/>
                <w:szCs w:val="18"/>
              </w:rPr>
              <w:t>n</w:t>
            </w:r>
            <w:r w:rsidR="00CF6EA8">
              <w:rPr>
                <w:b/>
                <w:bCs/>
                <w:sz w:val="18"/>
                <w:szCs w:val="18"/>
              </w:rPr>
              <w:t xml:space="preserve"> </w:t>
            </w:r>
            <w:r w:rsidRPr="002E01AC">
              <w:rPr>
                <w:b/>
                <w:bCs/>
                <w:sz w:val="18"/>
                <w:szCs w:val="18"/>
              </w:rPr>
              <w:t>=</w:t>
            </w:r>
            <w:r w:rsidR="00CF6EA8">
              <w:rPr>
                <w:b/>
                <w:bCs/>
                <w:sz w:val="18"/>
                <w:szCs w:val="18"/>
              </w:rPr>
              <w:t xml:space="preserve"> </w:t>
            </w:r>
            <w:r w:rsidRPr="002E01AC">
              <w:rPr>
                <w:b/>
                <w:bCs/>
                <w:sz w:val="18"/>
                <w:szCs w:val="18"/>
              </w:rPr>
              <w:t>30)</w:t>
            </w:r>
            <w:r w:rsidR="00344F02" w:rsidRPr="002E01AC">
              <w:rPr>
                <w:b/>
                <w:bCs/>
                <w:sz w:val="18"/>
                <w:szCs w:val="18"/>
              </w:rPr>
              <w:fldChar w:fldCharType="begin">
                <w:fldData xml:space="preserve">PEVuZE5vdGU+PENpdGU+PEF1dGhvcj5TYW5kYXJhZHVyYTwvQXV0aG9yPjxZZWFyPjIwMjE8L1ll
YXI+PFJlY051bT40PC9SZWNOdW0+PERpc3BsYXlUZXh0PsKgWzExXTwvRGlzcGxheVRleHQ+PHJl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ins w:id="1483" w:author="My Luong Vuong" w:date="2023-12-07T11:00:00Z">
              <w:r w:rsidR="00F20F50">
                <w:rPr>
                  <w:b/>
                  <w:bCs/>
                  <w:sz w:val="18"/>
                  <w:szCs w:val="18"/>
                </w:rPr>
                <w:instrText xml:space="preserve"> ADDIN EN.CITE </w:instrText>
              </w:r>
            </w:ins>
            <w:del w:id="1484" w:author="My Luong Vuong" w:date="2023-12-07T10:44:00Z">
              <w:r w:rsidR="00F3479A" w:rsidDel="000E00CD">
                <w:rPr>
                  <w:b/>
                  <w:bCs/>
                  <w:sz w:val="18"/>
                  <w:szCs w:val="18"/>
                </w:rPr>
                <w:delInstrText xml:space="preserve"> ADDIN EN.CITE </w:delInstrText>
              </w:r>
              <w:r w:rsidR="00F3479A" w:rsidDel="000E00CD">
                <w:rPr>
                  <w:b/>
                  <w:bCs/>
                  <w:sz w:val="18"/>
                  <w:szCs w:val="18"/>
                </w:rPr>
                <w:fldChar w:fldCharType="begin">
                  <w:fldData xml:space="preserve">PEVuZE5vdGU+PENpdGU+PEF1dGhvcj5TYW5kYXJhZHVyYTwvQXV0aG9yPjxZZWFyPjIwMjE8L1ll
YXI+PFJlY051bT40PC9SZWNOdW0+PERpc3BsYXlUZXh0PsKgWzExXTwvRGlzcGxheVRleHQ+PHJl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F3479A" w:rsidDel="000E00CD">
                <w:rPr>
                  <w:b/>
                  <w:bCs/>
                  <w:sz w:val="18"/>
                  <w:szCs w:val="18"/>
                </w:rPr>
                <w:delInstrText xml:space="preserve"> ADDIN EN.CITE.DATA </w:delInstrText>
              </w:r>
              <w:r w:rsidR="00F3479A" w:rsidDel="000E00CD">
                <w:rPr>
                  <w:b/>
                  <w:bCs/>
                  <w:sz w:val="18"/>
                  <w:szCs w:val="18"/>
                </w:rPr>
              </w:r>
              <w:r w:rsidR="00F3479A" w:rsidDel="000E00CD">
                <w:rPr>
                  <w:b/>
                  <w:bCs/>
                  <w:sz w:val="18"/>
                  <w:szCs w:val="18"/>
                </w:rPr>
                <w:fldChar w:fldCharType="end"/>
              </w:r>
              <w:r w:rsidR="00344F02" w:rsidRPr="00B13875" w:rsidDel="000E00CD">
                <w:rPr>
                  <w:b/>
                  <w:bCs/>
                  <w:sz w:val="18"/>
                  <w:szCs w:val="18"/>
                </w:rPr>
              </w:r>
            </w:del>
            <w:ins w:id="1485" w:author="My Luong Vuong" w:date="2023-12-07T11:00:00Z">
              <w:r w:rsidR="00F20F50">
                <w:rPr>
                  <w:b/>
                  <w:bCs/>
                  <w:sz w:val="18"/>
                  <w:szCs w:val="18"/>
                </w:rPr>
                <w:fldChar w:fldCharType="begin">
                  <w:fldData xml:space="preserve">PEVuZE5vdGU+PENpdGU+PEF1dGhvcj5TYW5kYXJhZHVyYTwvQXV0aG9yPjxZZWFyPjIwMjE8L1ll
YXI+PFJlY051bT40PC9SZWNOdW0+PERpc3BsYXlUZXh0PsKgWzExXTwvRGlzcGxheVRleHQ+PHJl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F20F50">
                <w:rPr>
                  <w:b/>
                  <w:bCs/>
                  <w:sz w:val="18"/>
                  <w:szCs w:val="18"/>
                </w:rPr>
                <w:instrText xml:space="preserve"> ADDIN EN.CITE.DATA </w:instrText>
              </w:r>
              <w:r w:rsidR="00F20F50">
                <w:rPr>
                  <w:b/>
                  <w:bCs/>
                  <w:sz w:val="18"/>
                  <w:szCs w:val="18"/>
                </w:rPr>
              </w:r>
              <w:r w:rsidR="00F20F50">
                <w:rPr>
                  <w:b/>
                  <w:bCs/>
                  <w:sz w:val="18"/>
                  <w:szCs w:val="18"/>
                </w:rPr>
                <w:fldChar w:fldCharType="end"/>
              </w:r>
            </w:ins>
            <w:r w:rsidR="00344F02" w:rsidRPr="002E01AC">
              <w:rPr>
                <w:b/>
                <w:bCs/>
                <w:sz w:val="18"/>
                <w:szCs w:val="18"/>
              </w:rPr>
              <w:fldChar w:fldCharType="separate"/>
            </w:r>
            <w:ins w:id="1486" w:author="My Luong Vuong" w:date="2023-12-07T11:00:00Z">
              <w:r w:rsidR="00F20F50">
                <w:rPr>
                  <w:b/>
                  <w:bCs/>
                  <w:noProof/>
                  <w:sz w:val="18"/>
                  <w:szCs w:val="18"/>
                </w:rPr>
                <w:t> [11]</w:t>
              </w:r>
            </w:ins>
            <w:del w:id="1487" w:author="My Luong Vuong" w:date="2023-12-07T10:44:00Z">
              <w:r w:rsidR="00F3479A" w:rsidDel="000E00CD">
                <w:rPr>
                  <w:b/>
                  <w:bCs/>
                  <w:noProof/>
                  <w:sz w:val="18"/>
                  <w:szCs w:val="18"/>
                </w:rPr>
                <w:delText> [11]</w:delText>
              </w:r>
            </w:del>
            <w:r w:rsidR="00344F02"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10545396" w14:textId="79A2E2EE" w:rsidR="00B10629" w:rsidRPr="002E01AC" w:rsidRDefault="00B10629" w:rsidP="002E01AC">
            <w:pPr>
              <w:spacing w:after="0" w:line="240" w:lineRule="auto"/>
              <w:jc w:val="left"/>
              <w:rPr>
                <w:b/>
                <w:bCs/>
                <w:sz w:val="18"/>
                <w:szCs w:val="18"/>
              </w:rPr>
            </w:pPr>
            <w:proofErr w:type="spellStart"/>
            <w:r w:rsidRPr="002E01AC">
              <w:rPr>
                <w:b/>
                <w:bCs/>
                <w:sz w:val="18"/>
                <w:szCs w:val="18"/>
              </w:rPr>
              <w:t>Sinnollareddy</w:t>
            </w:r>
            <w:proofErr w:type="spellEnd"/>
            <w:r w:rsidRPr="002E01AC">
              <w:rPr>
                <w:b/>
                <w:bCs/>
                <w:sz w:val="18"/>
                <w:szCs w:val="18"/>
              </w:rPr>
              <w:t xml:space="preserve"> et al.</w:t>
            </w:r>
            <w:r w:rsidRPr="002E01AC">
              <w:rPr>
                <w:b/>
                <w:bCs/>
                <w:sz w:val="18"/>
                <w:szCs w:val="18"/>
              </w:rPr>
              <w:br/>
              <w:t>(</w:t>
            </w:r>
            <w:r w:rsidR="00AF2B61" w:rsidRPr="002E01AC">
              <w:rPr>
                <w:b/>
                <w:bCs/>
                <w:sz w:val="18"/>
                <w:szCs w:val="18"/>
              </w:rPr>
              <w:t>n</w:t>
            </w:r>
            <w:r w:rsidR="00840B30">
              <w:rPr>
                <w:b/>
                <w:bCs/>
                <w:sz w:val="18"/>
                <w:szCs w:val="18"/>
              </w:rPr>
              <w:t xml:space="preserve"> </w:t>
            </w:r>
            <w:r w:rsidRPr="002E01AC">
              <w:rPr>
                <w:b/>
                <w:bCs/>
                <w:sz w:val="18"/>
                <w:szCs w:val="18"/>
              </w:rPr>
              <w:t>=</w:t>
            </w:r>
            <w:r w:rsidR="00840B30">
              <w:rPr>
                <w:b/>
                <w:bCs/>
                <w:sz w:val="18"/>
                <w:szCs w:val="18"/>
              </w:rPr>
              <w:t xml:space="preserve"> </w:t>
            </w:r>
            <w:r w:rsidRPr="002E01AC">
              <w:rPr>
                <w:b/>
                <w:bCs/>
                <w:sz w:val="18"/>
                <w:szCs w:val="18"/>
              </w:rPr>
              <w:t>25)</w:t>
            </w:r>
            <w:r w:rsidR="00EC311D" w:rsidRPr="002E01AC">
              <w:rPr>
                <w:b/>
                <w:bCs/>
                <w:sz w:val="18"/>
                <w:szCs w:val="18"/>
              </w:rPr>
              <w:fldChar w:fldCharType="begin"/>
            </w:r>
            <w:ins w:id="1488" w:author="My Luong Vuong" w:date="2023-12-07T11:00:00Z">
              <w:r w:rsidR="00442AA9">
                <w:rPr>
                  <w:b/>
                  <w:bCs/>
                  <w:sz w:val="18"/>
                  <w:szCs w:val="18"/>
                </w:rPr>
                <w:instrText xml:space="preserve"> ADDIN EN.CITE &lt;EndNote&gt;&lt;Cite&gt;&lt;Author&gt;Sinnollareddy&lt;/Author&gt;&lt;Year&gt;2015&lt;/Year&gt;&lt;RecNum&gt;5&lt;/RecNum&gt;&lt;DisplayText&gt; [27]&lt;/DisplayText&gt;&lt;record&gt;&lt;rec-number&gt;5&lt;/rec-number&gt;&lt;foreign-keys&gt;&lt;key app="EN" db-id="xred9e5sg009pcetsepxtfs0dwxsa5rzvawx" timestamp="1682595361"&gt;5&lt;/key&gt;&lt;/foreign-keys&gt;&lt;ref-type name="Journal Article"&gt;17&lt;/ref-type&gt;&lt;contributors&gt;&lt;authors&gt;&lt;author&gt;Sinnollareddy, Mahipal G.&lt;/author&gt;&lt;author&gt;Roberts, Jason Alexander&lt;/author&gt;&lt;author&gt;Lipman, Jeffrey&lt;/author&gt;&lt;author&gt;Akova, Murat&lt;/author&gt;&lt;author&gt;Bassetti, Matteo&lt;/author&gt;&lt;author&gt;De Waele, Jan J.&lt;/author&gt;&lt;author&gt;Kaukonen, K. M.&lt;/author&gt;&lt;author&gt;Koulenti, Despoina&lt;/author&gt;&lt;author&gt;Martin, Claude D&lt;/author&gt;&lt;author&gt;Montravers, Philippe&lt;/author&gt;&lt;author&gt;Rello, Jordi&lt;/author&gt;&lt;author&gt;Rhodes, Andrew&lt;/author&gt;&lt;author&gt;Starr, Therese&lt;/author&gt;&lt;author&gt;Wallis, Steven C.&lt;/author&gt;&lt;author&gt;Dimopoulos, George&lt;/author&gt;&lt;/authors&gt;&lt;/contributors&gt;&lt;titles&gt;&lt;title&gt;Pharmacokinetic variability and exposures of fluconazole, anidulafungin, and caspofungin in intensive care unit patients: Data from multinational Defining Antibiotic Levels in Intensive care unit (DALI) patients Study&lt;/title&gt;&lt;secondary-title&gt;Critical Care&lt;/secondary-title&gt;&lt;/titles&gt;&lt;periodical&gt;&lt;full-title&gt;Critical Care&lt;/full-title&gt;&lt;/periodical&gt;&lt;volume&gt;19&lt;/volume&gt;&lt;dates&gt;&lt;year&gt;2015&lt;/year&gt;&lt;/dates&gt;&lt;urls&gt;&lt;/urls&gt;&lt;/record&gt;&lt;/Cite&gt;&lt;/EndNote&gt;</w:instrText>
              </w:r>
            </w:ins>
            <w:del w:id="1489" w:author="My Luong Vuong" w:date="2023-12-07T10:44:00Z">
              <w:r w:rsidR="00BB1026" w:rsidDel="000E00CD">
                <w:rPr>
                  <w:b/>
                  <w:bCs/>
                  <w:sz w:val="18"/>
                  <w:szCs w:val="18"/>
                </w:rPr>
                <w:delInstrText xml:space="preserve"> ADDIN EN.CITE &lt;EndNote&gt;&lt;Cite&gt;&lt;Author&gt;Sinnollareddy&lt;/Author&gt;&lt;Year&gt;2015&lt;/Year&gt;&lt;RecNum&gt;5&lt;/RecNum&gt;&lt;DisplayText&gt; [28]&lt;/DisplayText&gt;&lt;record&gt;&lt;rec-number&gt;5&lt;/rec-number&gt;&lt;foreign-keys&gt;&lt;key app="EN" db-id="xred9e5sg009pcetsepxtfs0dwxsa5rzvawx" timestamp="1682595361"&gt;5&lt;/key&gt;&lt;/foreign-keys&gt;&lt;ref-type name="Journal Article"&gt;17&lt;/ref-type&gt;&lt;contributors&gt;&lt;authors&gt;&lt;author&gt;Sinnollareddy, Mahipal G.&lt;/author&gt;&lt;author&gt;Roberts, Jason Alexander&lt;/author&gt;&lt;author&gt;Lipman, Jeffrey&lt;/author&gt;&lt;author&gt;Akova, Murat&lt;/author&gt;&lt;author&gt;Bassetti, Matteo&lt;/author&gt;&lt;author&gt;De Waele, Jan J.&lt;/author&gt;&lt;author&gt;Kaukonen, K. M.&lt;/author&gt;&lt;author&gt;Koulenti, Despoina&lt;/author&gt;&lt;author&gt;Martin, Claude D&lt;/author&gt;&lt;author&gt;Montravers, Philippe&lt;/author&gt;&lt;author&gt;Rello, Jordi&lt;/author&gt;&lt;author&gt;Rhodes, Andrew&lt;/author&gt;&lt;author&gt;Starr, Therese&lt;/author&gt;&lt;author&gt;Wallis, Steven C.&lt;/author&gt;&lt;author&gt;Dimopoulos, George&lt;/author&gt;&lt;/authors&gt;&lt;/contributors&gt;&lt;titles&gt;&lt;title&gt;Pharmacokinetic variability and exposures of fluconazole, anidulafungin, and caspofungin in intensive care unit patients: Data from multinational Defining Antibiotic Levels in Intensive care unit (DALI) patients Study&lt;/title&gt;&lt;secondary-title&gt;Critical Care&lt;/secondary-title&gt;&lt;/titles&gt;&lt;periodical&gt;&lt;full-title&gt;Critical Care&lt;/full-title&gt;&lt;/periodical&gt;&lt;volume&gt;19&lt;/volume&gt;&lt;dates&gt;&lt;year&gt;2015&lt;/year&gt;&lt;/dates&gt;&lt;urls&gt;&lt;/urls&gt;&lt;/record&gt;&lt;/Cite&gt;&lt;/EndNote&gt;</w:delInstrText>
              </w:r>
            </w:del>
            <w:r w:rsidR="00EC311D" w:rsidRPr="002E01AC">
              <w:rPr>
                <w:b/>
                <w:bCs/>
                <w:sz w:val="18"/>
                <w:szCs w:val="18"/>
              </w:rPr>
              <w:fldChar w:fldCharType="separate"/>
            </w:r>
            <w:ins w:id="1490" w:author="My Luong Vuong" w:date="2023-12-07T11:00:00Z">
              <w:r w:rsidR="00442AA9">
                <w:rPr>
                  <w:b/>
                  <w:bCs/>
                  <w:noProof/>
                  <w:sz w:val="18"/>
                  <w:szCs w:val="18"/>
                </w:rPr>
                <w:t> [27]</w:t>
              </w:r>
            </w:ins>
            <w:del w:id="1491" w:author="My Luong Vuong" w:date="2023-12-07T10:44:00Z">
              <w:r w:rsidR="00BB1026" w:rsidDel="000E00CD">
                <w:rPr>
                  <w:b/>
                  <w:bCs/>
                  <w:noProof/>
                  <w:sz w:val="18"/>
                  <w:szCs w:val="18"/>
                </w:rPr>
                <w:delText> [28]</w:delText>
              </w:r>
            </w:del>
            <w:r w:rsidR="00EC311D"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0E1762E8" w14:textId="6DEA313C" w:rsidR="00B10629" w:rsidRPr="002E01AC" w:rsidRDefault="00B10629" w:rsidP="002E01AC">
            <w:pPr>
              <w:spacing w:after="0" w:line="240" w:lineRule="auto"/>
              <w:jc w:val="left"/>
              <w:rPr>
                <w:b/>
                <w:bCs/>
                <w:sz w:val="18"/>
                <w:szCs w:val="18"/>
              </w:rPr>
            </w:pPr>
            <w:proofErr w:type="spellStart"/>
            <w:r w:rsidRPr="002E01AC">
              <w:rPr>
                <w:b/>
                <w:bCs/>
                <w:sz w:val="18"/>
                <w:szCs w:val="18"/>
              </w:rPr>
              <w:t>Alobaid</w:t>
            </w:r>
            <w:proofErr w:type="spellEnd"/>
            <w:r w:rsidRPr="002E01AC">
              <w:rPr>
                <w:b/>
                <w:bCs/>
                <w:sz w:val="18"/>
                <w:szCs w:val="18"/>
              </w:rPr>
              <w:t xml:space="preserve"> et al.</w:t>
            </w:r>
            <w:r w:rsidRPr="002E01AC">
              <w:rPr>
                <w:b/>
                <w:bCs/>
                <w:sz w:val="18"/>
                <w:szCs w:val="18"/>
              </w:rPr>
              <w:br/>
              <w:t>(</w:t>
            </w:r>
            <w:r w:rsidR="00AF2B61" w:rsidRPr="002E01AC">
              <w:rPr>
                <w:b/>
                <w:bCs/>
                <w:sz w:val="18"/>
                <w:szCs w:val="18"/>
              </w:rPr>
              <w:t>n</w:t>
            </w:r>
            <w:r w:rsidR="00181981">
              <w:rPr>
                <w:b/>
                <w:bCs/>
                <w:sz w:val="18"/>
                <w:szCs w:val="18"/>
              </w:rPr>
              <w:t xml:space="preserve"> </w:t>
            </w:r>
            <w:r w:rsidRPr="002E01AC">
              <w:rPr>
                <w:b/>
                <w:bCs/>
                <w:sz w:val="18"/>
                <w:szCs w:val="18"/>
              </w:rPr>
              <w:t>=</w:t>
            </w:r>
            <w:r w:rsidR="00181981">
              <w:rPr>
                <w:b/>
                <w:bCs/>
                <w:sz w:val="18"/>
                <w:szCs w:val="18"/>
              </w:rPr>
              <w:t xml:space="preserve"> </w:t>
            </w:r>
            <w:r w:rsidRPr="002E01AC">
              <w:rPr>
                <w:b/>
                <w:bCs/>
                <w:sz w:val="18"/>
                <w:szCs w:val="18"/>
              </w:rPr>
              <w:t>21)</w:t>
            </w:r>
            <w:r w:rsidR="00EC311D" w:rsidRPr="002E01AC">
              <w:rPr>
                <w:b/>
                <w:bCs/>
                <w:sz w:val="18"/>
                <w:szCs w:val="18"/>
              </w:rPr>
              <w:fldChar w:fldCharType="begin">
                <w:fldData xml:space="preserve">PEVuZE5vdGU+PENpdGU+PEF1dGhvcj5BbG9iYWlkPC9BdXRob3I+PFllYXI+MjAxNjwvWWVhcj48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cm9iIEFnZW50cyBDaGVtb3RoZXI8L2Z1bGwtdGl0bGU+PC9wZXJpb2RpY2FsPjxwYWdlcz42NTUw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</w:fldData>
              </w:fldChar>
            </w:r>
            <w:ins w:id="1492" w:author="My Luong Vuong" w:date="2023-12-07T11:00:00Z">
              <w:r w:rsidR="00F20F50">
                <w:rPr>
                  <w:b/>
                  <w:bCs/>
                  <w:sz w:val="18"/>
                  <w:szCs w:val="18"/>
                </w:rPr>
                <w:instrText xml:space="preserve"> ADDIN EN.CITE </w:instrText>
              </w:r>
            </w:ins>
            <w:del w:id="1493" w:author="My Luong Vuong" w:date="2023-12-07T10:44:00Z">
              <w:r w:rsidR="00F3479A" w:rsidDel="000E00CD">
                <w:rPr>
                  <w:b/>
                  <w:bCs/>
                  <w:sz w:val="18"/>
                  <w:szCs w:val="18"/>
                </w:rPr>
                <w:delInstrText xml:space="preserve"> ADDIN EN.CITE </w:delInstrText>
              </w:r>
              <w:r w:rsidR="00F3479A" w:rsidDel="000E00CD">
                <w:rPr>
                  <w:b/>
                  <w:bCs/>
                  <w:sz w:val="18"/>
                  <w:szCs w:val="18"/>
                </w:rPr>
                <w:fldChar w:fldCharType="begin">
                  <w:fldData xml:space="preserve">PEVuZE5vdGU+PENpdGU+PEF1dGhvcj5BbG9iYWlkPC9BdXRob3I+PFllYXI+MjAxNjwvWWVhcj48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cm9iIEFnZW50cyBDaGVtb3RoZXI8L2Z1bGwtdGl0bGU+PC9wZXJpb2RpY2FsPjxwYWdlcz42NTUw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</w:fldData>
                </w:fldChar>
              </w:r>
              <w:r w:rsidR="00F3479A" w:rsidDel="000E00CD">
                <w:rPr>
                  <w:b/>
                  <w:bCs/>
                  <w:sz w:val="18"/>
                  <w:szCs w:val="18"/>
                </w:rPr>
                <w:delInstrText xml:space="preserve"> ADDIN EN.CITE.DATA </w:delInstrText>
              </w:r>
              <w:r w:rsidR="00F3479A" w:rsidDel="000E00CD">
                <w:rPr>
                  <w:b/>
                  <w:bCs/>
                  <w:sz w:val="18"/>
                  <w:szCs w:val="18"/>
                </w:rPr>
              </w:r>
              <w:r w:rsidR="00F3479A" w:rsidDel="000E00CD">
                <w:rPr>
                  <w:b/>
                  <w:bCs/>
                  <w:sz w:val="18"/>
                  <w:szCs w:val="18"/>
                </w:rPr>
                <w:fldChar w:fldCharType="end"/>
              </w:r>
              <w:r w:rsidR="00EC311D" w:rsidRPr="00B13875" w:rsidDel="000E00CD">
                <w:rPr>
                  <w:b/>
                  <w:bCs/>
                  <w:sz w:val="18"/>
                  <w:szCs w:val="18"/>
                </w:rPr>
              </w:r>
            </w:del>
            <w:ins w:id="1494" w:author="My Luong Vuong" w:date="2023-12-07T11:00:00Z">
              <w:r w:rsidR="00F20F50">
                <w:rPr>
                  <w:b/>
                  <w:bCs/>
                  <w:sz w:val="18"/>
                  <w:szCs w:val="18"/>
                </w:rPr>
                <w:fldChar w:fldCharType="begin">
                  <w:fldData xml:space="preserve">PEVuZE5vdGU+PENpdGU+PEF1dGhvcj5BbG9iYWlkPC9BdXRob3I+PFllYXI+MjAxNjwvWWVhcj48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cm9iIEFnZW50cyBDaGVtb3RoZXI8L2Z1bGwtdGl0bGU+PC9wZXJpb2RpY2FsPjxwYWdlcz42NTUw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</w:fldData>
                </w:fldChar>
              </w:r>
              <w:r w:rsidR="00F20F50">
                <w:rPr>
                  <w:b/>
                  <w:bCs/>
                  <w:sz w:val="18"/>
                  <w:szCs w:val="18"/>
                </w:rPr>
                <w:instrText xml:space="preserve"> ADDIN EN.CITE.DATA </w:instrText>
              </w:r>
              <w:r w:rsidR="00F20F50">
                <w:rPr>
                  <w:b/>
                  <w:bCs/>
                  <w:sz w:val="18"/>
                  <w:szCs w:val="18"/>
                </w:rPr>
              </w:r>
              <w:r w:rsidR="00F20F50">
                <w:rPr>
                  <w:b/>
                  <w:bCs/>
                  <w:sz w:val="18"/>
                  <w:szCs w:val="18"/>
                </w:rPr>
                <w:fldChar w:fldCharType="end"/>
              </w:r>
            </w:ins>
            <w:r w:rsidR="00EC311D" w:rsidRPr="002E01AC">
              <w:rPr>
                <w:b/>
                <w:bCs/>
                <w:sz w:val="18"/>
                <w:szCs w:val="18"/>
              </w:rPr>
              <w:fldChar w:fldCharType="separate"/>
            </w:r>
            <w:ins w:id="1495" w:author="My Luong Vuong" w:date="2023-12-07T11:00:00Z">
              <w:r w:rsidR="00F20F50">
                <w:rPr>
                  <w:b/>
                  <w:bCs/>
                  <w:noProof/>
                  <w:sz w:val="18"/>
                  <w:szCs w:val="18"/>
                </w:rPr>
                <w:t> [12]</w:t>
              </w:r>
            </w:ins>
            <w:del w:id="1496" w:author="My Luong Vuong" w:date="2023-12-07T10:44:00Z">
              <w:r w:rsidR="00F3479A" w:rsidDel="000E00CD">
                <w:rPr>
                  <w:b/>
                  <w:bCs/>
                  <w:noProof/>
                  <w:sz w:val="18"/>
                  <w:szCs w:val="18"/>
                </w:rPr>
                <w:delText> [12]</w:delText>
              </w:r>
            </w:del>
            <w:r w:rsidR="00EC311D"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323A27B6" w14:textId="46CC76C3" w:rsidR="00B10629" w:rsidRPr="002E01AC" w:rsidRDefault="00B10629" w:rsidP="002E01AC">
            <w:pPr>
              <w:spacing w:after="0" w:line="240" w:lineRule="auto"/>
              <w:jc w:val="left"/>
              <w:rPr>
                <w:b/>
                <w:bCs/>
                <w:sz w:val="18"/>
                <w:szCs w:val="18"/>
              </w:rPr>
            </w:pPr>
            <w:proofErr w:type="spellStart"/>
            <w:r w:rsidRPr="002E01AC">
              <w:rPr>
                <w:b/>
                <w:bCs/>
                <w:sz w:val="18"/>
                <w:szCs w:val="18"/>
              </w:rPr>
              <w:t>Boonstra</w:t>
            </w:r>
            <w:proofErr w:type="spellEnd"/>
            <w:r w:rsidRPr="002E01AC">
              <w:rPr>
                <w:b/>
                <w:bCs/>
                <w:sz w:val="18"/>
                <w:szCs w:val="18"/>
              </w:rPr>
              <w:t xml:space="preserve"> et al.</w:t>
            </w:r>
            <w:r w:rsidRPr="002E01AC">
              <w:rPr>
                <w:b/>
                <w:bCs/>
                <w:sz w:val="18"/>
                <w:szCs w:val="18"/>
              </w:rPr>
              <w:br/>
              <w:t>(</w:t>
            </w:r>
            <w:r w:rsidR="00AF2B61" w:rsidRPr="002E01AC">
              <w:rPr>
                <w:b/>
                <w:bCs/>
                <w:sz w:val="18"/>
                <w:szCs w:val="18"/>
              </w:rPr>
              <w:t>n</w:t>
            </w:r>
            <w:r w:rsidR="00056FF0">
              <w:rPr>
                <w:b/>
                <w:bCs/>
                <w:sz w:val="18"/>
                <w:szCs w:val="18"/>
              </w:rPr>
              <w:t xml:space="preserve"> </w:t>
            </w:r>
            <w:r w:rsidRPr="002E01AC">
              <w:rPr>
                <w:b/>
                <w:bCs/>
                <w:sz w:val="18"/>
                <w:szCs w:val="18"/>
              </w:rPr>
              <w:t>=</w:t>
            </w:r>
            <w:r w:rsidR="00056FF0">
              <w:rPr>
                <w:b/>
                <w:bCs/>
                <w:sz w:val="18"/>
                <w:szCs w:val="18"/>
              </w:rPr>
              <w:t xml:space="preserve"> </w:t>
            </w:r>
            <w:r w:rsidRPr="002E01AC">
              <w:rPr>
                <w:b/>
                <w:bCs/>
                <w:sz w:val="18"/>
                <w:szCs w:val="18"/>
              </w:rPr>
              <w:t>33)</w:t>
            </w:r>
            <w:r w:rsidR="00EC311D" w:rsidRPr="002E01AC">
              <w:rPr>
                <w:b/>
                <w:bCs/>
                <w:sz w:val="18"/>
                <w:szCs w:val="18"/>
              </w:rPr>
              <w:fldChar w:fldCharType="begin">
                <w:fldData xml:space="preserve">PEVuZE5vdGU+PENpdGU+PEF1dGhvcj5Cb29uc3RyYTwvQXV0aG9yPjxZZWFyPjIwMjE8L1llYXI+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</w:fldData>
              </w:fldChar>
            </w:r>
            <w:ins w:id="1497" w:author="My Luong Vuong" w:date="2023-12-07T11:00:00Z">
              <w:r w:rsidR="00F20F50">
                <w:rPr>
                  <w:b/>
                  <w:bCs/>
                  <w:sz w:val="18"/>
                  <w:szCs w:val="18"/>
                </w:rPr>
                <w:instrText xml:space="preserve"> ADDIN EN.CITE </w:instrText>
              </w:r>
            </w:ins>
            <w:del w:id="1498" w:author="My Luong Vuong" w:date="2023-12-07T10:44:00Z">
              <w:r w:rsidR="00F3479A" w:rsidDel="000E00CD">
                <w:rPr>
                  <w:b/>
                  <w:bCs/>
                  <w:sz w:val="18"/>
                  <w:szCs w:val="18"/>
                </w:rPr>
                <w:delInstrText xml:space="preserve"> ADDIN EN.CITE </w:delInstrText>
              </w:r>
              <w:r w:rsidR="00F3479A" w:rsidDel="000E00CD">
                <w:rPr>
                  <w:b/>
                  <w:bCs/>
                  <w:sz w:val="18"/>
                  <w:szCs w:val="18"/>
                </w:rPr>
                <w:fldChar w:fldCharType="begin">
                  <w:fldData xml:space="preserve">PEVuZE5vdGU+PENpdGU+PEF1dGhvcj5Cb29uc3RyYTwvQXV0aG9yPjxZZWFyPjIwMjE8L1llYXI+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</w:fldData>
                </w:fldChar>
              </w:r>
              <w:r w:rsidR="00F3479A" w:rsidDel="000E00CD">
                <w:rPr>
                  <w:b/>
                  <w:bCs/>
                  <w:sz w:val="18"/>
                  <w:szCs w:val="18"/>
                </w:rPr>
                <w:delInstrText xml:space="preserve"> ADDIN EN.CITE.DATA </w:delInstrText>
              </w:r>
              <w:r w:rsidR="00F3479A" w:rsidDel="000E00CD">
                <w:rPr>
                  <w:b/>
                  <w:bCs/>
                  <w:sz w:val="18"/>
                  <w:szCs w:val="18"/>
                </w:rPr>
              </w:r>
              <w:r w:rsidR="00F3479A" w:rsidDel="000E00CD">
                <w:rPr>
                  <w:b/>
                  <w:bCs/>
                  <w:sz w:val="18"/>
                  <w:szCs w:val="18"/>
                </w:rPr>
                <w:fldChar w:fldCharType="end"/>
              </w:r>
              <w:r w:rsidR="00EC311D" w:rsidRPr="00B13875" w:rsidDel="000E00CD">
                <w:rPr>
                  <w:b/>
                  <w:bCs/>
                  <w:sz w:val="18"/>
                  <w:szCs w:val="18"/>
                </w:rPr>
              </w:r>
            </w:del>
            <w:ins w:id="1499" w:author="My Luong Vuong" w:date="2023-12-07T11:00:00Z">
              <w:r w:rsidR="00F20F50">
                <w:rPr>
                  <w:b/>
                  <w:bCs/>
                  <w:sz w:val="18"/>
                  <w:szCs w:val="18"/>
                </w:rPr>
                <w:fldChar w:fldCharType="begin">
                  <w:fldData xml:space="preserve">PEVuZE5vdGU+PENpdGU+PEF1dGhvcj5Cb29uc3RyYTwvQXV0aG9yPjxZZWFyPjIwMjE8L1llYXI+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</w:fldData>
                </w:fldChar>
              </w:r>
              <w:r w:rsidR="00F20F50">
                <w:rPr>
                  <w:b/>
                  <w:bCs/>
                  <w:sz w:val="18"/>
                  <w:szCs w:val="18"/>
                </w:rPr>
                <w:instrText xml:space="preserve"> ADDIN EN.CITE.DATA </w:instrText>
              </w:r>
              <w:r w:rsidR="00F20F50">
                <w:rPr>
                  <w:b/>
                  <w:bCs/>
                  <w:sz w:val="18"/>
                  <w:szCs w:val="18"/>
                </w:rPr>
              </w:r>
              <w:r w:rsidR="00F20F50">
                <w:rPr>
                  <w:b/>
                  <w:bCs/>
                  <w:sz w:val="18"/>
                  <w:szCs w:val="18"/>
                </w:rPr>
                <w:fldChar w:fldCharType="end"/>
              </w:r>
            </w:ins>
            <w:r w:rsidR="00EC311D" w:rsidRPr="002E01AC">
              <w:rPr>
                <w:b/>
                <w:bCs/>
                <w:sz w:val="18"/>
                <w:szCs w:val="18"/>
              </w:rPr>
              <w:fldChar w:fldCharType="separate"/>
            </w:r>
            <w:ins w:id="1500" w:author="My Luong Vuong" w:date="2023-12-07T11:00:00Z">
              <w:r w:rsidR="00F20F50">
                <w:rPr>
                  <w:b/>
                  <w:bCs/>
                  <w:noProof/>
                  <w:sz w:val="18"/>
                  <w:szCs w:val="18"/>
                </w:rPr>
                <w:t> [13]</w:t>
              </w:r>
            </w:ins>
            <w:del w:id="1501" w:author="My Luong Vuong" w:date="2023-12-07T10:44:00Z">
              <w:r w:rsidR="00F3479A" w:rsidDel="000E00CD">
                <w:rPr>
                  <w:b/>
                  <w:bCs/>
                  <w:noProof/>
                  <w:sz w:val="18"/>
                  <w:szCs w:val="18"/>
                </w:rPr>
                <w:delText> [13]</w:delText>
              </w:r>
            </w:del>
            <w:r w:rsidR="00EC311D"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7C124B41" w14:textId="0DC2A26E" w:rsidR="00B10629" w:rsidRPr="002E01AC" w:rsidRDefault="00B10629" w:rsidP="002E01AC">
            <w:pPr>
              <w:spacing w:after="0" w:line="240" w:lineRule="auto"/>
              <w:jc w:val="left"/>
              <w:rPr>
                <w:b/>
                <w:bCs/>
                <w:sz w:val="18"/>
                <w:szCs w:val="18"/>
              </w:rPr>
            </w:pPr>
            <w:r w:rsidRPr="002E01AC">
              <w:rPr>
                <w:b/>
                <w:bCs/>
                <w:sz w:val="18"/>
                <w:szCs w:val="18"/>
              </w:rPr>
              <w:t>Overall</w:t>
            </w:r>
            <w:r w:rsidRPr="002E01AC">
              <w:rPr>
                <w:b/>
                <w:bCs/>
                <w:sz w:val="18"/>
                <w:szCs w:val="18"/>
              </w:rPr>
              <w:br/>
              <w:t>(</w:t>
            </w:r>
            <w:r w:rsidR="00AF2B61" w:rsidRPr="002E01AC">
              <w:rPr>
                <w:b/>
                <w:bCs/>
                <w:sz w:val="18"/>
                <w:szCs w:val="18"/>
              </w:rPr>
              <w:t>n</w:t>
            </w:r>
            <w:r w:rsidR="00B04B61">
              <w:rPr>
                <w:b/>
                <w:bCs/>
                <w:sz w:val="18"/>
                <w:szCs w:val="18"/>
              </w:rPr>
              <w:t xml:space="preserve"> </w:t>
            </w:r>
            <w:r w:rsidRPr="002E01AC">
              <w:rPr>
                <w:b/>
                <w:bCs/>
                <w:sz w:val="18"/>
                <w:szCs w:val="18"/>
              </w:rPr>
              <w:t>=</w:t>
            </w:r>
            <w:r w:rsidR="00B04B61">
              <w:rPr>
                <w:b/>
                <w:bCs/>
                <w:sz w:val="18"/>
                <w:szCs w:val="18"/>
              </w:rPr>
              <w:t xml:space="preserve"> </w:t>
            </w:r>
            <w:r w:rsidRPr="002E01AC">
              <w:rPr>
                <w:b/>
                <w:bCs/>
                <w:sz w:val="18"/>
                <w:szCs w:val="18"/>
              </w:rPr>
              <w:t>177)</w:t>
            </w:r>
          </w:p>
        </w:tc>
      </w:tr>
      <w:tr w:rsidR="00CD1B2B" w:rsidRPr="00E03B11" w14:paraId="6E69D75D" w14:textId="77777777" w:rsidTr="002E01AC">
        <w:trPr>
          <w:trHeight w:val="20"/>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hideMark/>
          </w:tcPr>
          <w:p w14:paraId="306CEFF3" w14:textId="4B8A7FF7" w:rsidR="00CD1B2B" w:rsidRPr="002E01AC" w:rsidRDefault="00CD1B2B" w:rsidP="002E01AC">
            <w:pPr>
              <w:spacing w:after="0" w:line="240" w:lineRule="auto"/>
              <w:jc w:val="left"/>
              <w:rPr>
                <w:sz w:val="18"/>
                <w:szCs w:val="18"/>
                <w:lang w:val="es-ES"/>
              </w:rPr>
            </w:pPr>
            <w:r w:rsidRPr="002E01AC">
              <w:rPr>
                <w:sz w:val="18"/>
                <w:szCs w:val="18"/>
                <w:lang w:val="es-ES"/>
              </w:rPr>
              <w:t xml:space="preserve">APACHE II, </w:t>
            </w:r>
            <w:r w:rsidR="00AA2B3D" w:rsidRPr="002E01AC">
              <w:rPr>
                <w:sz w:val="18"/>
                <w:szCs w:val="18"/>
                <w:lang w:val="es-ES"/>
              </w:rPr>
              <w:t>m</w:t>
            </w:r>
            <w:r w:rsidRPr="002E01AC">
              <w:rPr>
                <w:sz w:val="18"/>
                <w:szCs w:val="18"/>
                <w:lang w:val="es-ES"/>
              </w:rPr>
              <w:t>edian [Q1</w:t>
            </w:r>
            <w:r w:rsidR="006F045C">
              <w:rPr>
                <w:sz w:val="18"/>
                <w:szCs w:val="18"/>
                <w:lang w:val="es-ES"/>
              </w:rPr>
              <w:t>–</w:t>
            </w:r>
            <w:r w:rsidRPr="002E01AC">
              <w:rPr>
                <w:sz w:val="18"/>
                <w:szCs w:val="18"/>
                <w:lang w:val="es-ES"/>
              </w:rPr>
              <w:t xml:space="preserve">Q3] </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5E3E1AF0" w14:textId="36AAEEE3" w:rsidR="00CD1B2B" w:rsidRPr="002E01AC" w:rsidRDefault="00CD1B2B" w:rsidP="002E01AC">
            <w:pPr>
              <w:spacing w:after="0" w:line="240" w:lineRule="auto"/>
              <w:jc w:val="left"/>
              <w:rPr>
                <w:b/>
                <w:bCs/>
                <w:color w:val="000000"/>
                <w:sz w:val="18"/>
                <w:szCs w:val="18"/>
              </w:rPr>
            </w:pPr>
            <w:r w:rsidRPr="002E01AC">
              <w:rPr>
                <w:sz w:val="18"/>
                <w:szCs w:val="18"/>
              </w:rPr>
              <w:t>16.0 [14.0</w:t>
            </w:r>
            <w:r w:rsidR="006F045C">
              <w:rPr>
                <w:sz w:val="18"/>
                <w:szCs w:val="18"/>
              </w:rPr>
              <w:t>–</w:t>
            </w:r>
            <w:commentRangeStart w:id="1502"/>
            <w:commentRangeEnd w:id="1502"/>
            <w:r w:rsidR="00FC7BA2">
              <w:rPr>
                <w:rStyle w:val="CommentReference"/>
              </w:rPr>
              <w:commentReference w:id="1502"/>
            </w:r>
            <w:r w:rsidRPr="002E01AC">
              <w:rPr>
                <w:sz w:val="18"/>
                <w:szCs w:val="18"/>
              </w:rPr>
              <w:t>22.0]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0F9C44FA" w14:textId="2154169F" w:rsidR="00CD1B2B" w:rsidRPr="002E01AC" w:rsidRDefault="00CD1B2B" w:rsidP="002E01AC">
            <w:pPr>
              <w:spacing w:after="0" w:line="240" w:lineRule="auto"/>
              <w:jc w:val="left"/>
              <w:rPr>
                <w:sz w:val="18"/>
                <w:szCs w:val="18"/>
              </w:rPr>
            </w:pPr>
            <w:r w:rsidRPr="002E01AC">
              <w:rPr>
                <w:sz w:val="18"/>
                <w:szCs w:val="18"/>
              </w:rPr>
              <w:t>18.0 [15.0</w:t>
            </w:r>
            <w:r w:rsidR="006F045C">
              <w:rPr>
                <w:sz w:val="18"/>
                <w:szCs w:val="18"/>
              </w:rPr>
              <w:t>–</w:t>
            </w:r>
            <w:r w:rsidRPr="002E01AC">
              <w:rPr>
                <w:sz w:val="18"/>
                <w:szCs w:val="18"/>
              </w:rPr>
              <w:t>23.0]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790EF1D9" w14:textId="6F930D57" w:rsidR="00CD1B2B" w:rsidRPr="002E01AC" w:rsidRDefault="00CD1B2B" w:rsidP="002E01AC">
            <w:pPr>
              <w:spacing w:after="0" w:line="240" w:lineRule="auto"/>
              <w:jc w:val="left"/>
              <w:rPr>
                <w:sz w:val="18"/>
                <w:szCs w:val="18"/>
              </w:rPr>
            </w:pPr>
            <w:r w:rsidRPr="002E01AC">
              <w:rPr>
                <w:sz w:val="18"/>
                <w:szCs w:val="18"/>
              </w:rPr>
              <w:t>NA</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4D611987" w14:textId="2F69EC7F" w:rsidR="00CD1B2B" w:rsidRPr="002E01AC" w:rsidRDefault="00CD1B2B" w:rsidP="002E01AC">
            <w:pPr>
              <w:spacing w:after="0" w:line="240" w:lineRule="auto"/>
              <w:jc w:val="left"/>
              <w:rPr>
                <w:sz w:val="18"/>
                <w:szCs w:val="18"/>
              </w:rPr>
            </w:pPr>
            <w:r w:rsidRPr="002E01AC">
              <w:rPr>
                <w:sz w:val="18"/>
                <w:szCs w:val="18"/>
              </w:rPr>
              <w:t>NA</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211D2816" w14:textId="303D6C65" w:rsidR="00CD1B2B" w:rsidRPr="002E01AC" w:rsidRDefault="00CD1B2B" w:rsidP="002E01AC">
            <w:pPr>
              <w:spacing w:after="0" w:line="240" w:lineRule="auto"/>
              <w:jc w:val="left"/>
              <w:rPr>
                <w:sz w:val="18"/>
                <w:szCs w:val="18"/>
              </w:rPr>
            </w:pPr>
            <w:r w:rsidRPr="002E01AC">
              <w:rPr>
                <w:sz w:val="18"/>
                <w:szCs w:val="18"/>
              </w:rPr>
              <w:t>NA</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769797E0" w14:textId="0DD61942" w:rsidR="00CD1B2B" w:rsidRPr="002E01AC" w:rsidRDefault="00CD1B2B" w:rsidP="002E01AC">
            <w:pPr>
              <w:spacing w:after="0" w:line="240" w:lineRule="auto"/>
              <w:jc w:val="left"/>
              <w:rPr>
                <w:sz w:val="18"/>
                <w:szCs w:val="18"/>
              </w:rPr>
            </w:pPr>
            <w:r w:rsidRPr="002E01AC">
              <w:rPr>
                <w:sz w:val="18"/>
                <w:szCs w:val="18"/>
              </w:rPr>
              <w:t>22.0 [12.0</w:t>
            </w:r>
            <w:r w:rsidR="006F045C">
              <w:rPr>
                <w:sz w:val="18"/>
                <w:szCs w:val="18"/>
              </w:rPr>
              <w:t>–</w:t>
            </w:r>
            <w:r w:rsidRPr="002E01AC">
              <w:rPr>
                <w:sz w:val="18"/>
                <w:szCs w:val="18"/>
              </w:rPr>
              <w:t>33.0]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30AA5BF2" w14:textId="5F9F6315" w:rsidR="00CD1B2B" w:rsidRPr="002E01AC" w:rsidRDefault="00CD1B2B" w:rsidP="002E01AC">
            <w:pPr>
              <w:spacing w:after="0" w:line="240" w:lineRule="auto"/>
              <w:jc w:val="left"/>
              <w:rPr>
                <w:sz w:val="18"/>
                <w:szCs w:val="18"/>
              </w:rPr>
            </w:pPr>
            <w:r w:rsidRPr="002E01AC">
              <w:rPr>
                <w:sz w:val="18"/>
                <w:szCs w:val="18"/>
              </w:rPr>
              <w:t>18.0 [17.0</w:t>
            </w:r>
            <w:r w:rsidR="006F045C">
              <w:rPr>
                <w:sz w:val="18"/>
                <w:szCs w:val="18"/>
              </w:rPr>
              <w:t>–</w:t>
            </w:r>
            <w:r w:rsidRPr="002E01AC">
              <w:rPr>
                <w:sz w:val="18"/>
                <w:szCs w:val="18"/>
              </w:rPr>
              <w:t>21.0]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1296183A" w14:textId="6CFB8BA7" w:rsidR="00CD1B2B" w:rsidRPr="002E01AC" w:rsidRDefault="00CD1B2B" w:rsidP="002E01AC">
            <w:pPr>
              <w:spacing w:after="0" w:line="240" w:lineRule="auto"/>
              <w:jc w:val="left"/>
              <w:rPr>
                <w:sz w:val="18"/>
                <w:szCs w:val="18"/>
              </w:rPr>
            </w:pPr>
            <w:r w:rsidRPr="002E01AC">
              <w:rPr>
                <w:sz w:val="18"/>
                <w:szCs w:val="18"/>
              </w:rPr>
              <w:t>19.0 [14.0</w:t>
            </w:r>
            <w:r w:rsidR="006F045C">
              <w:rPr>
                <w:sz w:val="18"/>
                <w:szCs w:val="18"/>
              </w:rPr>
              <w:t>–</w:t>
            </w:r>
            <w:r w:rsidRPr="002E01AC">
              <w:rPr>
                <w:sz w:val="18"/>
                <w:szCs w:val="18"/>
              </w:rPr>
              <w:t>20.0]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232C1D39" w14:textId="150AE6E1" w:rsidR="00CD1B2B" w:rsidRPr="002E01AC" w:rsidRDefault="00CD1B2B" w:rsidP="002E01AC">
            <w:pPr>
              <w:spacing w:after="0" w:line="240" w:lineRule="auto"/>
              <w:jc w:val="left"/>
              <w:rPr>
                <w:sz w:val="18"/>
                <w:szCs w:val="18"/>
              </w:rPr>
            </w:pPr>
            <w:r w:rsidRPr="002E01AC">
              <w:rPr>
                <w:sz w:val="18"/>
                <w:szCs w:val="18"/>
              </w:rPr>
              <w:t>18.0 [15.0</w:t>
            </w:r>
            <w:r w:rsidR="006F045C">
              <w:rPr>
                <w:sz w:val="18"/>
                <w:szCs w:val="18"/>
              </w:rPr>
              <w:t>–</w:t>
            </w:r>
            <w:r w:rsidRPr="002E01AC">
              <w:rPr>
                <w:sz w:val="18"/>
                <w:szCs w:val="18"/>
              </w:rPr>
              <w:t>23.0]</w:t>
            </w:r>
          </w:p>
        </w:tc>
      </w:tr>
      <w:tr w:rsidR="00245C82" w:rsidRPr="00E03B11" w14:paraId="25CF456D"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6D780BCF" w14:textId="1CEF8332" w:rsidR="00245C82" w:rsidRPr="002E01AC" w:rsidRDefault="00245C82" w:rsidP="002E01AC">
            <w:pPr>
              <w:spacing w:after="0" w:line="240" w:lineRule="auto"/>
              <w:jc w:val="left"/>
              <w:rPr>
                <w:sz w:val="18"/>
                <w:szCs w:val="18"/>
              </w:rPr>
            </w:pPr>
            <w:r w:rsidRPr="002E01AC">
              <w:rPr>
                <w:sz w:val="18"/>
                <w:szCs w:val="18"/>
              </w:rPr>
              <w:t xml:space="preserve">Missing, </w:t>
            </w:r>
            <w:r w:rsidRPr="002E01AC">
              <w:rPr>
                <w:i/>
                <w:iCs/>
                <w:sz w:val="18"/>
                <w:szCs w:val="18"/>
              </w:rPr>
              <w:t>n</w:t>
            </w:r>
            <w:r w:rsidRPr="002E01AC">
              <w:rPr>
                <w:sz w:val="18"/>
                <w:szCs w:val="18"/>
              </w:rPr>
              <w:t xml:space="preserve"> (%)</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3169FC4F" w14:textId="06AFF372" w:rsidR="00245C82" w:rsidRPr="002E01AC" w:rsidRDefault="00245C82" w:rsidP="002E01AC">
            <w:pPr>
              <w:spacing w:after="0" w:line="240" w:lineRule="auto"/>
              <w:jc w:val="left"/>
              <w:rPr>
                <w:color w:val="000000"/>
                <w:sz w:val="18"/>
                <w:szCs w:val="18"/>
              </w:rPr>
            </w:pPr>
            <w:r w:rsidRPr="002E01AC">
              <w:rPr>
                <w:sz w:val="18"/>
                <w:szCs w:val="18"/>
              </w:rPr>
              <w:t>2 (5.1)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A014322" w14:textId="69697C6D" w:rsidR="00245C82" w:rsidRPr="002E01AC" w:rsidRDefault="00245C82"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D79406D" w14:textId="4F54B929" w:rsidR="00245C82" w:rsidRPr="002E01AC" w:rsidRDefault="00245C82" w:rsidP="002E01AC">
            <w:pPr>
              <w:spacing w:after="0" w:line="240" w:lineRule="auto"/>
              <w:jc w:val="left"/>
              <w:rPr>
                <w:color w:val="000000"/>
                <w:sz w:val="18"/>
                <w:szCs w:val="18"/>
              </w:rPr>
            </w:pPr>
            <w:r w:rsidRPr="002E01AC">
              <w:rPr>
                <w:sz w:val="18"/>
                <w:szCs w:val="18"/>
              </w:rPr>
              <w:t>5 (100)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FA95D9B" w14:textId="202B372F" w:rsidR="00245C82" w:rsidRPr="002E01AC" w:rsidRDefault="00245C82" w:rsidP="002E01AC">
            <w:pPr>
              <w:spacing w:after="0" w:line="240" w:lineRule="auto"/>
              <w:jc w:val="left"/>
              <w:rPr>
                <w:color w:val="000000"/>
                <w:sz w:val="18"/>
                <w:szCs w:val="18"/>
              </w:rPr>
            </w:pPr>
            <w:r w:rsidRPr="002E01AC">
              <w:rPr>
                <w:sz w:val="18"/>
                <w:szCs w:val="18"/>
              </w:rPr>
              <w:t>5 (100)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3F78CC24" w14:textId="221FA62C" w:rsidR="00245C82" w:rsidRPr="002E01AC" w:rsidRDefault="00245C82" w:rsidP="002E01AC">
            <w:pPr>
              <w:spacing w:after="0" w:line="240" w:lineRule="auto"/>
              <w:jc w:val="left"/>
              <w:rPr>
                <w:color w:val="000000"/>
                <w:sz w:val="18"/>
                <w:szCs w:val="18"/>
              </w:rPr>
            </w:pPr>
            <w:r w:rsidRPr="002E01AC">
              <w:rPr>
                <w:sz w:val="18"/>
                <w:szCs w:val="18"/>
              </w:rPr>
              <w:t>30 (100)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83C49D6" w14:textId="237C7E27" w:rsidR="00245C82" w:rsidRPr="002E01AC" w:rsidRDefault="00245C82"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BE95887" w14:textId="3D7B733E" w:rsidR="00245C82" w:rsidRPr="002E01AC" w:rsidRDefault="00245C82"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1F61F51" w14:textId="1AD0A0E1" w:rsidR="00245C82" w:rsidRPr="002E01AC" w:rsidRDefault="00245C82" w:rsidP="002E01AC">
            <w:pPr>
              <w:spacing w:after="0" w:line="240" w:lineRule="auto"/>
              <w:jc w:val="left"/>
              <w:rPr>
                <w:color w:val="000000"/>
                <w:sz w:val="18"/>
                <w:szCs w:val="18"/>
              </w:rPr>
            </w:pPr>
            <w:r w:rsidRPr="002E01AC">
              <w:rPr>
                <w:sz w:val="18"/>
                <w:szCs w:val="18"/>
              </w:rPr>
              <w:t>6 (18.2)</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A1C2BF5" w14:textId="7200706C" w:rsidR="00245C82" w:rsidRPr="002E01AC" w:rsidRDefault="00245C82" w:rsidP="002E01AC">
            <w:pPr>
              <w:spacing w:after="0" w:line="240" w:lineRule="auto"/>
              <w:jc w:val="left"/>
              <w:rPr>
                <w:color w:val="000000"/>
                <w:sz w:val="18"/>
                <w:szCs w:val="18"/>
              </w:rPr>
            </w:pPr>
            <w:r w:rsidRPr="002E01AC">
              <w:rPr>
                <w:sz w:val="18"/>
                <w:szCs w:val="18"/>
              </w:rPr>
              <w:t>48 (27.1)</w:t>
            </w:r>
          </w:p>
        </w:tc>
      </w:tr>
      <w:tr w:rsidR="007C6F0D" w:rsidRPr="00E03B11" w14:paraId="23B2C6E0"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1BA71DF9" w14:textId="09812C8B" w:rsidR="002D34A3" w:rsidRPr="002E01AC" w:rsidRDefault="002D34A3" w:rsidP="002E01AC">
            <w:pPr>
              <w:spacing w:after="0" w:line="240" w:lineRule="auto"/>
              <w:ind w:left="-227"/>
              <w:jc w:val="left"/>
              <w:rPr>
                <w:sz w:val="18"/>
                <w:szCs w:val="18"/>
              </w:rPr>
            </w:pPr>
            <w:r w:rsidRPr="002E01AC">
              <w:rPr>
                <w:sz w:val="18"/>
                <w:szCs w:val="18"/>
              </w:rPr>
              <w:t>Age, median [Q1</w:t>
            </w:r>
            <w:r w:rsidR="006F045C">
              <w:rPr>
                <w:sz w:val="18"/>
                <w:szCs w:val="18"/>
              </w:rPr>
              <w:t>–</w:t>
            </w:r>
            <w:r w:rsidRPr="002E01AC">
              <w:rPr>
                <w:sz w:val="18"/>
                <w:szCs w:val="18"/>
              </w:rPr>
              <w:t>Q3], years</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753595D9" w14:textId="1B6DF54F" w:rsidR="002D34A3" w:rsidRPr="002E01AC" w:rsidRDefault="002D34A3" w:rsidP="002E01AC">
            <w:pPr>
              <w:spacing w:after="0" w:line="240" w:lineRule="auto"/>
              <w:jc w:val="left"/>
              <w:rPr>
                <w:sz w:val="18"/>
                <w:szCs w:val="18"/>
              </w:rPr>
            </w:pPr>
            <w:r w:rsidRPr="002E01AC">
              <w:rPr>
                <w:sz w:val="18"/>
                <w:szCs w:val="18"/>
              </w:rPr>
              <w:t>65.0 [57.5</w:t>
            </w:r>
            <w:r w:rsidR="006F045C">
              <w:rPr>
                <w:sz w:val="18"/>
                <w:szCs w:val="18"/>
              </w:rPr>
              <w:t>–</w:t>
            </w:r>
            <w:r w:rsidRPr="002E01AC">
              <w:rPr>
                <w:sz w:val="18"/>
                <w:szCs w:val="18"/>
              </w:rPr>
              <w:t>70.0]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3C28F1C" w14:textId="1B061FA2" w:rsidR="002D34A3" w:rsidRPr="002E01AC" w:rsidRDefault="002D34A3" w:rsidP="002E01AC">
            <w:pPr>
              <w:spacing w:after="0" w:line="240" w:lineRule="auto"/>
              <w:jc w:val="left"/>
              <w:rPr>
                <w:sz w:val="18"/>
                <w:szCs w:val="18"/>
              </w:rPr>
            </w:pPr>
            <w:r w:rsidRPr="002E01AC">
              <w:rPr>
                <w:sz w:val="18"/>
                <w:szCs w:val="18"/>
              </w:rPr>
              <w:t>64.0 [52.5</w:t>
            </w:r>
            <w:r w:rsidR="006F045C">
              <w:rPr>
                <w:sz w:val="18"/>
                <w:szCs w:val="18"/>
              </w:rPr>
              <w:t>–</w:t>
            </w:r>
            <w:r w:rsidRPr="002E01AC">
              <w:rPr>
                <w:sz w:val="18"/>
                <w:szCs w:val="18"/>
              </w:rPr>
              <w:t>70.5]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9F8E096" w14:textId="5383639B" w:rsidR="002D34A3" w:rsidRPr="002E01AC" w:rsidRDefault="002D34A3" w:rsidP="002E01AC">
            <w:pPr>
              <w:spacing w:after="0" w:line="240" w:lineRule="auto"/>
              <w:jc w:val="left"/>
              <w:rPr>
                <w:sz w:val="18"/>
                <w:szCs w:val="18"/>
              </w:rPr>
            </w:pPr>
            <w:r w:rsidRPr="002E01AC">
              <w:rPr>
                <w:sz w:val="18"/>
                <w:szCs w:val="18"/>
              </w:rPr>
              <w:t>57.0 [43.0</w:t>
            </w:r>
            <w:r w:rsidR="006F045C">
              <w:rPr>
                <w:sz w:val="18"/>
                <w:szCs w:val="18"/>
              </w:rPr>
              <w:t>–</w:t>
            </w:r>
            <w:r w:rsidRPr="002E01AC">
              <w:rPr>
                <w:sz w:val="18"/>
                <w:szCs w:val="18"/>
              </w:rPr>
              <w:t>67.0]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BCCDC44" w14:textId="4578F388" w:rsidR="002D34A3" w:rsidRPr="002E01AC" w:rsidRDefault="002D34A3" w:rsidP="002E01AC">
            <w:pPr>
              <w:spacing w:after="0" w:line="240" w:lineRule="auto"/>
              <w:jc w:val="left"/>
              <w:rPr>
                <w:sz w:val="18"/>
                <w:szCs w:val="18"/>
              </w:rPr>
            </w:pPr>
            <w:r w:rsidRPr="002E01AC">
              <w:rPr>
                <w:sz w:val="18"/>
                <w:szCs w:val="18"/>
              </w:rPr>
              <w:t>53.0 [48.0</w:t>
            </w:r>
            <w:r w:rsidR="006F045C">
              <w:rPr>
                <w:sz w:val="18"/>
                <w:szCs w:val="18"/>
              </w:rPr>
              <w:t>–</w:t>
            </w:r>
            <w:r w:rsidRPr="002E01AC">
              <w:rPr>
                <w:sz w:val="18"/>
                <w:szCs w:val="18"/>
              </w:rPr>
              <w:t>56.0]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5D2B0D9E" w14:textId="0942BCD2" w:rsidR="002D34A3" w:rsidRPr="002E01AC" w:rsidRDefault="002D34A3" w:rsidP="002E01AC">
            <w:pPr>
              <w:spacing w:after="0" w:line="240" w:lineRule="auto"/>
              <w:jc w:val="left"/>
              <w:rPr>
                <w:sz w:val="18"/>
                <w:szCs w:val="18"/>
              </w:rPr>
            </w:pPr>
            <w:r w:rsidRPr="002E01AC">
              <w:rPr>
                <w:sz w:val="18"/>
                <w:szCs w:val="18"/>
              </w:rPr>
              <w:t>55.0 [44.0</w:t>
            </w:r>
            <w:r w:rsidR="006F045C">
              <w:rPr>
                <w:sz w:val="18"/>
                <w:szCs w:val="18"/>
              </w:rPr>
              <w:t>–</w:t>
            </w:r>
            <w:r w:rsidRPr="002E01AC">
              <w:rPr>
                <w:sz w:val="18"/>
                <w:szCs w:val="18"/>
              </w:rPr>
              <w:t>66.5]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7B65C56" w14:textId="57F45E6D" w:rsidR="002D34A3" w:rsidRPr="002E01AC" w:rsidRDefault="002D34A3" w:rsidP="002E01AC">
            <w:pPr>
              <w:spacing w:after="0" w:line="240" w:lineRule="auto"/>
              <w:jc w:val="left"/>
              <w:rPr>
                <w:sz w:val="18"/>
                <w:szCs w:val="18"/>
              </w:rPr>
            </w:pPr>
            <w:r w:rsidRPr="002E01AC">
              <w:rPr>
                <w:sz w:val="18"/>
                <w:szCs w:val="18"/>
              </w:rPr>
              <w:t>64.0 [53.0</w:t>
            </w:r>
            <w:r w:rsidR="006F045C">
              <w:rPr>
                <w:sz w:val="18"/>
                <w:szCs w:val="18"/>
              </w:rPr>
              <w:t>–</w:t>
            </w:r>
            <w:r w:rsidRPr="002E01AC">
              <w:rPr>
                <w:sz w:val="18"/>
                <w:szCs w:val="18"/>
              </w:rPr>
              <w:t>78.0]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A012557" w14:textId="62E74784" w:rsidR="002D34A3" w:rsidRPr="002E01AC" w:rsidRDefault="002D34A3" w:rsidP="002E01AC">
            <w:pPr>
              <w:spacing w:after="0" w:line="240" w:lineRule="auto"/>
              <w:jc w:val="left"/>
              <w:rPr>
                <w:sz w:val="18"/>
                <w:szCs w:val="18"/>
              </w:rPr>
            </w:pPr>
            <w:r w:rsidRPr="002E01AC">
              <w:rPr>
                <w:sz w:val="18"/>
                <w:szCs w:val="18"/>
              </w:rPr>
              <w:t>52.0 [48.0</w:t>
            </w:r>
            <w:r w:rsidR="006F045C">
              <w:rPr>
                <w:sz w:val="18"/>
                <w:szCs w:val="18"/>
              </w:rPr>
              <w:t>–</w:t>
            </w:r>
            <w:r w:rsidRPr="002E01AC">
              <w:rPr>
                <w:sz w:val="18"/>
                <w:szCs w:val="18"/>
              </w:rPr>
              <w:t>65.0]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90222C4" w14:textId="2E6BF3BB" w:rsidR="002D34A3" w:rsidRPr="002E01AC" w:rsidRDefault="002D34A3" w:rsidP="002E01AC">
            <w:pPr>
              <w:spacing w:after="0" w:line="240" w:lineRule="auto"/>
              <w:jc w:val="left"/>
              <w:rPr>
                <w:sz w:val="18"/>
                <w:szCs w:val="18"/>
              </w:rPr>
            </w:pPr>
            <w:r w:rsidRPr="002E01AC">
              <w:rPr>
                <w:sz w:val="18"/>
                <w:szCs w:val="18"/>
              </w:rPr>
              <w:t>60.0 [54.0</w:t>
            </w:r>
            <w:r w:rsidR="006F045C">
              <w:rPr>
                <w:sz w:val="18"/>
                <w:szCs w:val="18"/>
              </w:rPr>
              <w:t>–</w:t>
            </w:r>
            <w:r w:rsidRPr="002E01AC">
              <w:rPr>
                <w:sz w:val="18"/>
                <w:szCs w:val="18"/>
              </w:rPr>
              <w:t>72.0]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1FCA0D5" w14:textId="7807BC7C" w:rsidR="002D34A3" w:rsidRPr="002E01AC" w:rsidRDefault="002D34A3" w:rsidP="002E01AC">
            <w:pPr>
              <w:spacing w:after="0" w:line="240" w:lineRule="auto"/>
              <w:jc w:val="left"/>
              <w:rPr>
                <w:sz w:val="18"/>
                <w:szCs w:val="18"/>
              </w:rPr>
            </w:pPr>
            <w:r w:rsidRPr="002E01AC">
              <w:rPr>
                <w:sz w:val="18"/>
                <w:szCs w:val="18"/>
              </w:rPr>
              <w:t>62.0 [50.0</w:t>
            </w:r>
            <w:r w:rsidR="006F045C">
              <w:rPr>
                <w:sz w:val="18"/>
                <w:szCs w:val="18"/>
              </w:rPr>
              <w:t>–</w:t>
            </w:r>
            <w:r w:rsidRPr="002E01AC">
              <w:rPr>
                <w:sz w:val="18"/>
                <w:szCs w:val="18"/>
              </w:rPr>
              <w:t>70.0]</w:t>
            </w:r>
          </w:p>
        </w:tc>
      </w:tr>
      <w:tr w:rsidR="007C6F0D" w:rsidRPr="00E03B11" w14:paraId="6F840038" w14:textId="77777777" w:rsidTr="002E01AC">
        <w:trPr>
          <w:trHeight w:val="20"/>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tcPr>
          <w:p w14:paraId="1C843B65" w14:textId="1C536744" w:rsidR="00981138" w:rsidRPr="002E01AC" w:rsidRDefault="00981138" w:rsidP="002E01AC">
            <w:pPr>
              <w:spacing w:after="0" w:line="240" w:lineRule="auto"/>
              <w:jc w:val="left"/>
              <w:rPr>
                <w:sz w:val="18"/>
                <w:szCs w:val="18"/>
              </w:rPr>
            </w:pPr>
            <w:r w:rsidRPr="002E01AC">
              <w:rPr>
                <w:sz w:val="18"/>
                <w:szCs w:val="18"/>
              </w:rPr>
              <w:t xml:space="preserve">Sex, male, </w:t>
            </w:r>
            <w:r w:rsidR="00FB196F" w:rsidRPr="002E01AC">
              <w:rPr>
                <w:i/>
                <w:iCs/>
                <w:sz w:val="18"/>
                <w:szCs w:val="18"/>
              </w:rPr>
              <w:t>n</w:t>
            </w:r>
            <w:r w:rsidR="00FB196F" w:rsidRPr="002E01AC">
              <w:rPr>
                <w:sz w:val="18"/>
                <w:szCs w:val="18"/>
              </w:rPr>
              <w:t xml:space="preserve"> </w:t>
            </w:r>
            <w:r w:rsidRPr="002E01AC">
              <w:rPr>
                <w:sz w:val="18"/>
                <w:szCs w:val="18"/>
              </w:rPr>
              <w:t>(%)</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17E75820" w14:textId="7B977963" w:rsidR="00981138" w:rsidRPr="002E01AC" w:rsidRDefault="00981138" w:rsidP="002E01AC">
            <w:pPr>
              <w:spacing w:after="0" w:line="240" w:lineRule="auto"/>
              <w:jc w:val="left"/>
              <w:rPr>
                <w:b/>
                <w:bCs/>
                <w:sz w:val="18"/>
                <w:szCs w:val="18"/>
              </w:rPr>
            </w:pPr>
            <w:r w:rsidRPr="002E01AC">
              <w:rPr>
                <w:sz w:val="18"/>
                <w:szCs w:val="18"/>
              </w:rPr>
              <w:t>26 (66.7)</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12C9393" w14:textId="2DA2A64C" w:rsidR="00981138" w:rsidRPr="002E01AC" w:rsidRDefault="00981138" w:rsidP="002E01AC">
            <w:pPr>
              <w:spacing w:after="0" w:line="240" w:lineRule="auto"/>
              <w:jc w:val="left"/>
              <w:rPr>
                <w:sz w:val="18"/>
                <w:szCs w:val="18"/>
              </w:rPr>
            </w:pPr>
            <w:r w:rsidRPr="002E01AC">
              <w:rPr>
                <w:sz w:val="18"/>
                <w:szCs w:val="18"/>
              </w:rPr>
              <w:t>11 (57.9)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62640F9" w14:textId="4E6C2FC5" w:rsidR="00981138" w:rsidRPr="002E01AC" w:rsidRDefault="00981138" w:rsidP="002E01AC">
            <w:pPr>
              <w:spacing w:after="0" w:line="240" w:lineRule="auto"/>
              <w:jc w:val="left"/>
              <w:rPr>
                <w:sz w:val="18"/>
                <w:szCs w:val="18"/>
              </w:rPr>
            </w:pPr>
            <w:r w:rsidRPr="002E01AC">
              <w:rPr>
                <w:sz w:val="18"/>
                <w:szCs w:val="18"/>
              </w:rPr>
              <w:t>1</w:t>
            </w:r>
            <w:r w:rsidRPr="002E01AC">
              <w:rPr>
                <w:sz w:val="18"/>
                <w:szCs w:val="18"/>
              </w:rPr>
              <w:br/>
              <w:t>(20.0)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49770BD" w14:textId="7FCD87D8" w:rsidR="00981138" w:rsidRPr="002E01AC" w:rsidRDefault="00981138" w:rsidP="002E01AC">
            <w:pPr>
              <w:spacing w:after="0" w:line="240" w:lineRule="auto"/>
              <w:jc w:val="left"/>
              <w:rPr>
                <w:sz w:val="18"/>
                <w:szCs w:val="18"/>
              </w:rPr>
            </w:pPr>
            <w:r w:rsidRPr="002E01AC">
              <w:rPr>
                <w:sz w:val="18"/>
                <w:szCs w:val="18"/>
              </w:rPr>
              <w:t>3 (60.0)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00CCEC2A" w14:textId="606B475A" w:rsidR="00981138" w:rsidRPr="002E01AC" w:rsidRDefault="00981138" w:rsidP="002E01AC">
            <w:pPr>
              <w:spacing w:after="0" w:line="240" w:lineRule="auto"/>
              <w:jc w:val="left"/>
              <w:rPr>
                <w:sz w:val="18"/>
                <w:szCs w:val="18"/>
              </w:rPr>
            </w:pPr>
            <w:r w:rsidRPr="002E01AC">
              <w:rPr>
                <w:sz w:val="18"/>
                <w:szCs w:val="18"/>
              </w:rPr>
              <w:t>18 (60.0)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08CB124" w14:textId="776487BF" w:rsidR="00981138" w:rsidRPr="002E01AC" w:rsidRDefault="00981138" w:rsidP="002E01AC">
            <w:pPr>
              <w:spacing w:after="0" w:line="240" w:lineRule="auto"/>
              <w:jc w:val="left"/>
              <w:rPr>
                <w:sz w:val="18"/>
                <w:szCs w:val="18"/>
              </w:rPr>
            </w:pPr>
            <w:r w:rsidRPr="002E01AC">
              <w:rPr>
                <w:sz w:val="18"/>
                <w:szCs w:val="18"/>
              </w:rPr>
              <w:t>19 (76.0)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074A086" w14:textId="682C140A" w:rsidR="00981138" w:rsidRPr="002E01AC" w:rsidRDefault="00981138" w:rsidP="002E01AC">
            <w:pPr>
              <w:spacing w:after="0" w:line="240" w:lineRule="auto"/>
              <w:jc w:val="left"/>
              <w:rPr>
                <w:sz w:val="18"/>
                <w:szCs w:val="18"/>
              </w:rPr>
            </w:pPr>
            <w:r w:rsidRPr="002E01AC">
              <w:rPr>
                <w:sz w:val="18"/>
                <w:szCs w:val="18"/>
              </w:rPr>
              <w:t>11 (52.4)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53F0FF1" w14:textId="0BFF3359" w:rsidR="00981138" w:rsidRPr="002E01AC" w:rsidRDefault="00981138" w:rsidP="002E01AC">
            <w:pPr>
              <w:spacing w:after="0" w:line="240" w:lineRule="auto"/>
              <w:jc w:val="left"/>
              <w:rPr>
                <w:sz w:val="18"/>
                <w:szCs w:val="18"/>
              </w:rPr>
            </w:pPr>
            <w:r w:rsidRPr="002E01AC">
              <w:rPr>
                <w:sz w:val="18"/>
                <w:szCs w:val="18"/>
              </w:rPr>
              <w:t>26 (78.8)</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F537387" w14:textId="705CD4DA" w:rsidR="00981138" w:rsidRPr="002E01AC" w:rsidRDefault="00981138" w:rsidP="002E01AC">
            <w:pPr>
              <w:spacing w:after="0" w:line="240" w:lineRule="auto"/>
              <w:jc w:val="left"/>
              <w:rPr>
                <w:sz w:val="18"/>
                <w:szCs w:val="18"/>
              </w:rPr>
            </w:pPr>
            <w:r w:rsidRPr="002E01AC">
              <w:rPr>
                <w:sz w:val="18"/>
                <w:szCs w:val="18"/>
              </w:rPr>
              <w:t>115 (65.0)</w:t>
            </w:r>
          </w:p>
        </w:tc>
      </w:tr>
      <w:tr w:rsidR="007979BD" w:rsidRPr="00E03B11" w14:paraId="282F7546" w14:textId="77777777" w:rsidTr="002E01AC">
        <w:trPr>
          <w:trHeight w:val="20"/>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tcPr>
          <w:p w14:paraId="4AD0D87F" w14:textId="6283D237" w:rsidR="007979BD" w:rsidRPr="002E01AC" w:rsidRDefault="007979BD" w:rsidP="002E01AC">
            <w:pPr>
              <w:spacing w:after="0" w:line="240" w:lineRule="auto"/>
              <w:jc w:val="left"/>
              <w:rPr>
                <w:sz w:val="18"/>
                <w:szCs w:val="18"/>
              </w:rPr>
            </w:pPr>
            <w:r w:rsidRPr="002E01AC">
              <w:rPr>
                <w:sz w:val="18"/>
                <w:szCs w:val="18"/>
              </w:rPr>
              <w:t xml:space="preserve">CRRT, </w:t>
            </w:r>
            <w:r w:rsidR="00FB196F" w:rsidRPr="002E01AC">
              <w:rPr>
                <w:i/>
                <w:iCs/>
                <w:sz w:val="18"/>
                <w:szCs w:val="18"/>
              </w:rPr>
              <w:t>n</w:t>
            </w:r>
            <w:r w:rsidR="00FB196F" w:rsidRPr="002E01AC">
              <w:rPr>
                <w:sz w:val="18"/>
                <w:szCs w:val="18"/>
              </w:rPr>
              <w:t xml:space="preserve"> </w:t>
            </w:r>
            <w:r w:rsidRPr="002E01AC">
              <w:rPr>
                <w:sz w:val="18"/>
                <w:szCs w:val="18"/>
              </w:rPr>
              <w:t>(%)</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490E50C2" w14:textId="34BA2815" w:rsidR="007979BD" w:rsidRPr="002E01AC" w:rsidRDefault="007979BD" w:rsidP="002E01AC">
            <w:pPr>
              <w:spacing w:after="0" w:line="240" w:lineRule="auto"/>
              <w:jc w:val="left"/>
              <w:rPr>
                <w:color w:val="000000"/>
                <w:sz w:val="18"/>
                <w:szCs w:val="18"/>
              </w:rPr>
            </w:pPr>
            <w:r w:rsidRPr="002E01AC">
              <w:rPr>
                <w:sz w:val="18"/>
                <w:szCs w:val="18"/>
              </w:rPr>
              <w:t>8 (20.5)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53D0D66" w14:textId="54B5CACC" w:rsidR="007979BD" w:rsidRPr="002E01AC" w:rsidRDefault="007979BD" w:rsidP="002E01AC">
            <w:pPr>
              <w:spacing w:after="0" w:line="240" w:lineRule="auto"/>
              <w:jc w:val="left"/>
              <w:rPr>
                <w:color w:val="000000"/>
                <w:sz w:val="18"/>
                <w:szCs w:val="18"/>
              </w:rPr>
            </w:pPr>
            <w:r w:rsidRPr="002E01AC">
              <w:rPr>
                <w:sz w:val="18"/>
                <w:szCs w:val="18"/>
              </w:rPr>
              <w:t>6 (31.6)</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237E39C" w14:textId="55888605" w:rsidR="007979BD" w:rsidRPr="002E01AC" w:rsidRDefault="007979BD" w:rsidP="002E01AC">
            <w:pPr>
              <w:spacing w:after="0" w:line="240" w:lineRule="auto"/>
              <w:jc w:val="left"/>
              <w:rPr>
                <w:color w:val="000000"/>
                <w:sz w:val="18"/>
                <w:szCs w:val="18"/>
              </w:rPr>
            </w:pPr>
            <w:r w:rsidRPr="002E01AC">
              <w:rPr>
                <w:sz w:val="18"/>
                <w:szCs w:val="18"/>
              </w:rPr>
              <w:t>5 (100)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523C48B" w14:textId="40DCCEB8" w:rsidR="007979BD" w:rsidRPr="002E01AC" w:rsidRDefault="007979BD" w:rsidP="002E01AC">
            <w:pPr>
              <w:spacing w:after="0" w:line="240" w:lineRule="auto"/>
              <w:jc w:val="left"/>
              <w:rPr>
                <w:color w:val="000000"/>
                <w:sz w:val="18"/>
                <w:szCs w:val="18"/>
              </w:rPr>
            </w:pPr>
            <w:r w:rsidRPr="002E01AC">
              <w:rPr>
                <w:sz w:val="18"/>
                <w:szCs w:val="18"/>
              </w:rPr>
              <w:t>0 (0)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0837DF6B" w14:textId="6CF7C493" w:rsidR="007979BD" w:rsidRPr="002E01AC" w:rsidRDefault="007979BD" w:rsidP="002E01AC">
            <w:pPr>
              <w:spacing w:after="0" w:line="240" w:lineRule="auto"/>
              <w:jc w:val="left"/>
              <w:rPr>
                <w:color w:val="000000"/>
                <w:sz w:val="18"/>
                <w:szCs w:val="18"/>
              </w:rPr>
            </w:pPr>
            <w:r w:rsidRPr="002E01AC">
              <w:rPr>
                <w:sz w:val="18"/>
                <w:szCs w:val="18"/>
              </w:rPr>
              <w:t>10 (33.3)</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282B3F5" w14:textId="047F54C6" w:rsidR="007979BD" w:rsidRPr="002E01AC" w:rsidRDefault="007979BD" w:rsidP="002E01AC">
            <w:pPr>
              <w:spacing w:after="0" w:line="240" w:lineRule="auto"/>
              <w:jc w:val="left"/>
              <w:rPr>
                <w:color w:val="000000"/>
                <w:sz w:val="18"/>
                <w:szCs w:val="18"/>
              </w:rPr>
            </w:pPr>
            <w:r w:rsidRPr="002E01AC">
              <w:rPr>
                <w:sz w:val="18"/>
                <w:szCs w:val="18"/>
              </w:rPr>
              <w:t>3 (12.0)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B3E9EA9" w14:textId="37C3AFD5" w:rsidR="007979BD" w:rsidRPr="002E01AC" w:rsidRDefault="007979BD"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C599F5F" w14:textId="323844B4" w:rsidR="007979BD" w:rsidRPr="002E01AC" w:rsidRDefault="007979BD"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543E184" w14:textId="7E7174E9" w:rsidR="007979BD" w:rsidRPr="002E01AC" w:rsidRDefault="007979BD" w:rsidP="002E01AC">
            <w:pPr>
              <w:spacing w:after="0" w:line="240" w:lineRule="auto"/>
              <w:jc w:val="left"/>
              <w:rPr>
                <w:color w:val="000000"/>
                <w:sz w:val="18"/>
                <w:szCs w:val="18"/>
              </w:rPr>
            </w:pPr>
            <w:r w:rsidRPr="002E01AC">
              <w:rPr>
                <w:sz w:val="18"/>
                <w:szCs w:val="18"/>
              </w:rPr>
              <w:t>32 (18.1)</w:t>
            </w:r>
          </w:p>
        </w:tc>
      </w:tr>
      <w:tr w:rsidR="00724EA0" w:rsidRPr="00E03B11" w14:paraId="6BDD2455" w14:textId="77777777" w:rsidTr="002E01AC">
        <w:trPr>
          <w:trHeight w:val="20"/>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tcPr>
          <w:p w14:paraId="007F32A2" w14:textId="3DADB4FE" w:rsidR="00724EA0" w:rsidRPr="002E01AC" w:rsidRDefault="00724EA0" w:rsidP="002E01AC">
            <w:pPr>
              <w:spacing w:after="0" w:line="240" w:lineRule="auto"/>
              <w:jc w:val="left"/>
              <w:rPr>
                <w:sz w:val="18"/>
                <w:szCs w:val="18"/>
              </w:rPr>
            </w:pPr>
            <w:r w:rsidRPr="002E01AC">
              <w:rPr>
                <w:sz w:val="18"/>
                <w:szCs w:val="18"/>
              </w:rPr>
              <w:t>Total dosing + sampling events</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2AC623F4" w14:textId="2B944E67" w:rsidR="00724EA0" w:rsidRPr="002E01AC" w:rsidRDefault="00555334" w:rsidP="002E01AC">
            <w:pPr>
              <w:spacing w:after="0" w:line="240" w:lineRule="auto"/>
              <w:jc w:val="left"/>
              <w:rPr>
                <w:sz w:val="18"/>
                <w:szCs w:val="18"/>
              </w:rPr>
            </w:pPr>
            <w:r w:rsidRPr="002E01AC">
              <w:rPr>
                <w:sz w:val="18"/>
                <w:szCs w:val="18"/>
              </w:rPr>
              <w:t>709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E5E1CD7" w14:textId="0AA7ECE7" w:rsidR="00724EA0" w:rsidRPr="002E01AC" w:rsidRDefault="007D222E" w:rsidP="002E01AC">
            <w:pPr>
              <w:spacing w:after="0" w:line="240" w:lineRule="auto"/>
              <w:jc w:val="left"/>
              <w:rPr>
                <w:sz w:val="18"/>
                <w:szCs w:val="18"/>
              </w:rPr>
            </w:pPr>
            <w:r w:rsidRPr="002E01AC">
              <w:rPr>
                <w:sz w:val="18"/>
                <w:szCs w:val="18"/>
              </w:rPr>
              <w:t>496</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B8510E0" w14:textId="293CBFBE" w:rsidR="00724EA0" w:rsidRPr="002E01AC" w:rsidRDefault="00264C02" w:rsidP="002E01AC">
            <w:pPr>
              <w:spacing w:after="0" w:line="240" w:lineRule="auto"/>
              <w:jc w:val="left"/>
              <w:rPr>
                <w:sz w:val="18"/>
                <w:szCs w:val="18"/>
              </w:rPr>
            </w:pPr>
            <w:r w:rsidRPr="002E01AC">
              <w:rPr>
                <w:sz w:val="18"/>
                <w:szCs w:val="18"/>
              </w:rPr>
              <w:t>174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AE53C60" w14:textId="323B7C54" w:rsidR="00724EA0" w:rsidRPr="002E01AC" w:rsidRDefault="00264C02" w:rsidP="002E01AC">
            <w:pPr>
              <w:spacing w:after="0" w:line="240" w:lineRule="auto"/>
              <w:jc w:val="left"/>
              <w:rPr>
                <w:sz w:val="18"/>
                <w:szCs w:val="18"/>
              </w:rPr>
            </w:pPr>
            <w:r w:rsidRPr="002E01AC">
              <w:rPr>
                <w:sz w:val="18"/>
                <w:szCs w:val="18"/>
              </w:rPr>
              <w:t>76</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574A0CAF" w14:textId="4536ED67" w:rsidR="00724EA0" w:rsidRPr="002E01AC" w:rsidRDefault="00264C02" w:rsidP="002E01AC">
            <w:pPr>
              <w:spacing w:after="0" w:line="240" w:lineRule="auto"/>
              <w:jc w:val="left"/>
              <w:rPr>
                <w:sz w:val="18"/>
                <w:szCs w:val="18"/>
              </w:rPr>
            </w:pPr>
            <w:r w:rsidRPr="002E01AC">
              <w:rPr>
                <w:sz w:val="18"/>
                <w:szCs w:val="18"/>
              </w:rPr>
              <w:t>451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ED57F4C" w14:textId="12E35FFF" w:rsidR="00724EA0" w:rsidRPr="002E01AC" w:rsidRDefault="00264C02" w:rsidP="002E01AC">
            <w:pPr>
              <w:spacing w:after="0" w:line="240" w:lineRule="auto"/>
              <w:jc w:val="left"/>
              <w:rPr>
                <w:sz w:val="18"/>
                <w:szCs w:val="18"/>
              </w:rPr>
            </w:pPr>
            <w:r w:rsidRPr="002E01AC">
              <w:rPr>
                <w:sz w:val="18"/>
                <w:szCs w:val="18"/>
              </w:rPr>
              <w:t>261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F816BC3" w14:textId="1618E219" w:rsidR="00724EA0" w:rsidRPr="002E01AC" w:rsidRDefault="00264C02" w:rsidP="002E01AC">
            <w:pPr>
              <w:spacing w:after="0" w:line="240" w:lineRule="auto"/>
              <w:jc w:val="left"/>
              <w:rPr>
                <w:sz w:val="18"/>
                <w:szCs w:val="18"/>
              </w:rPr>
            </w:pPr>
            <w:r w:rsidRPr="002E01AC">
              <w:rPr>
                <w:sz w:val="18"/>
                <w:szCs w:val="18"/>
              </w:rPr>
              <w:t>249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30FF9EC" w14:textId="183972EA" w:rsidR="00724EA0" w:rsidRPr="002E01AC" w:rsidRDefault="00264C02" w:rsidP="002E01AC">
            <w:pPr>
              <w:spacing w:after="0" w:line="240" w:lineRule="auto"/>
              <w:jc w:val="left"/>
              <w:rPr>
                <w:sz w:val="18"/>
                <w:szCs w:val="18"/>
              </w:rPr>
            </w:pPr>
            <w:r w:rsidRPr="002E01AC">
              <w:rPr>
                <w:sz w:val="18"/>
                <w:szCs w:val="18"/>
              </w:rPr>
              <w:t>755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6F3A3BC" w14:textId="1EFA94E9" w:rsidR="00724EA0" w:rsidRPr="002E01AC" w:rsidRDefault="00D11E2C" w:rsidP="002E01AC">
            <w:pPr>
              <w:spacing w:after="0" w:line="240" w:lineRule="auto"/>
              <w:jc w:val="left"/>
              <w:rPr>
                <w:sz w:val="18"/>
                <w:szCs w:val="18"/>
              </w:rPr>
            </w:pPr>
            <w:r w:rsidRPr="002E01AC">
              <w:rPr>
                <w:sz w:val="18"/>
                <w:szCs w:val="18"/>
              </w:rPr>
              <w:t>3170</w:t>
            </w:r>
          </w:p>
        </w:tc>
      </w:tr>
      <w:tr w:rsidR="00550CB3" w:rsidRPr="00E03B11" w14:paraId="328233BC"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3609600D" w14:textId="5B3640E5" w:rsidR="00550CB3" w:rsidRPr="002E01AC" w:rsidRDefault="0067351A" w:rsidP="002E01AC">
            <w:pPr>
              <w:spacing w:after="0" w:line="240" w:lineRule="auto"/>
              <w:jc w:val="left"/>
              <w:rPr>
                <w:sz w:val="18"/>
                <w:szCs w:val="18"/>
                <w:lang w:val="es-ES"/>
              </w:rPr>
            </w:pPr>
            <w:proofErr w:type="spellStart"/>
            <w:r w:rsidRPr="002E01AC">
              <w:rPr>
                <w:sz w:val="18"/>
                <w:szCs w:val="18"/>
                <w:lang w:val="es-ES"/>
              </w:rPr>
              <w:t>Fluconazole</w:t>
            </w:r>
            <w:proofErr w:type="spellEnd"/>
            <w:r w:rsidRPr="002E01AC">
              <w:rPr>
                <w:sz w:val="18"/>
                <w:szCs w:val="18"/>
                <w:lang w:val="es-ES"/>
              </w:rPr>
              <w:t xml:space="preserve"> </w:t>
            </w:r>
            <w:proofErr w:type="spellStart"/>
            <w:r w:rsidRPr="002E01AC">
              <w:rPr>
                <w:sz w:val="18"/>
                <w:szCs w:val="18"/>
                <w:lang w:val="es-ES"/>
              </w:rPr>
              <w:t>dose</w:t>
            </w:r>
            <w:proofErr w:type="spellEnd"/>
            <w:r w:rsidR="00550CB3" w:rsidRPr="002E01AC">
              <w:rPr>
                <w:sz w:val="18"/>
                <w:szCs w:val="18"/>
                <w:lang w:val="es-ES"/>
              </w:rPr>
              <w:t xml:space="preserve">, </w:t>
            </w:r>
            <w:r w:rsidR="00E4568D" w:rsidRPr="002E01AC">
              <w:rPr>
                <w:sz w:val="18"/>
                <w:szCs w:val="18"/>
                <w:lang w:val="es-ES"/>
              </w:rPr>
              <w:t>m</w:t>
            </w:r>
            <w:r w:rsidR="00550CB3" w:rsidRPr="002E01AC">
              <w:rPr>
                <w:sz w:val="18"/>
                <w:szCs w:val="18"/>
                <w:lang w:val="es-ES"/>
              </w:rPr>
              <w:t>edian [Q1</w:t>
            </w:r>
            <w:r w:rsidR="006F045C">
              <w:rPr>
                <w:sz w:val="18"/>
                <w:szCs w:val="18"/>
                <w:lang w:val="es-ES"/>
              </w:rPr>
              <w:t>–</w:t>
            </w:r>
            <w:r w:rsidR="00550CB3" w:rsidRPr="002E01AC">
              <w:rPr>
                <w:sz w:val="18"/>
                <w:szCs w:val="18"/>
                <w:lang w:val="es-ES"/>
              </w:rPr>
              <w:t xml:space="preserve">Q3], </w:t>
            </w:r>
            <w:r w:rsidR="00132C36" w:rsidRPr="002E01AC">
              <w:rPr>
                <w:sz w:val="18"/>
                <w:szCs w:val="18"/>
                <w:lang w:val="es-ES"/>
              </w:rPr>
              <w:t>mg</w:t>
            </w:r>
            <w:r w:rsidR="00B51121" w:rsidRPr="002E01AC">
              <w:rPr>
                <w:sz w:val="18"/>
                <w:szCs w:val="18"/>
                <w:lang w:val="es-ES"/>
              </w:rPr>
              <w:t xml:space="preserve">, </w:t>
            </w:r>
            <w:r w:rsidR="00D53CB9" w:rsidRPr="002E01AC">
              <w:rPr>
                <w:i/>
                <w:iCs/>
                <w:sz w:val="18"/>
                <w:szCs w:val="18"/>
                <w:lang w:val="es-ES"/>
              </w:rPr>
              <w:t>N</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20B6A85E" w14:textId="695EE190" w:rsidR="00550CB3" w:rsidRPr="002E01AC" w:rsidRDefault="00550CB3" w:rsidP="002E01AC">
            <w:pPr>
              <w:spacing w:after="0" w:line="240" w:lineRule="auto"/>
              <w:jc w:val="left"/>
              <w:rPr>
                <w:color w:val="000000"/>
                <w:sz w:val="18"/>
                <w:szCs w:val="18"/>
              </w:rPr>
            </w:pPr>
            <w:r w:rsidRPr="002E01AC">
              <w:rPr>
                <w:sz w:val="18"/>
                <w:szCs w:val="18"/>
              </w:rPr>
              <w:t>400</w:t>
            </w:r>
            <w:r w:rsidR="0065635B" w:rsidRPr="002E01AC">
              <w:rPr>
                <w:sz w:val="18"/>
                <w:szCs w:val="18"/>
              </w:rPr>
              <w:t xml:space="preserve"> </w:t>
            </w:r>
            <w:r w:rsidRPr="002E01AC">
              <w:rPr>
                <w:sz w:val="18"/>
                <w:szCs w:val="18"/>
              </w:rPr>
              <w:t>[400</w:t>
            </w:r>
            <w:r w:rsidR="006F045C">
              <w:rPr>
                <w:sz w:val="18"/>
                <w:szCs w:val="18"/>
              </w:rPr>
              <w:t>–</w:t>
            </w:r>
            <w:r w:rsidRPr="002E01AC">
              <w:rPr>
                <w:sz w:val="18"/>
                <w:szCs w:val="18"/>
              </w:rPr>
              <w:t>400]</w:t>
            </w:r>
            <w:r w:rsidR="00AD7127" w:rsidRPr="002E01AC">
              <w:rPr>
                <w:sz w:val="18"/>
                <w:szCs w:val="18"/>
              </w:rPr>
              <w:t>, 453</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A65E93B" w14:textId="3DBFF816" w:rsidR="00550CB3" w:rsidRPr="002E01AC" w:rsidRDefault="00550CB3" w:rsidP="002E01AC">
            <w:pPr>
              <w:spacing w:after="0" w:line="240" w:lineRule="auto"/>
              <w:jc w:val="left"/>
              <w:rPr>
                <w:color w:val="000000"/>
                <w:sz w:val="18"/>
                <w:szCs w:val="18"/>
              </w:rPr>
            </w:pPr>
            <w:r w:rsidRPr="002E01AC">
              <w:rPr>
                <w:sz w:val="18"/>
                <w:szCs w:val="18"/>
              </w:rPr>
              <w:t>400 [200</w:t>
            </w:r>
            <w:r w:rsidR="006F045C">
              <w:rPr>
                <w:sz w:val="18"/>
                <w:szCs w:val="18"/>
              </w:rPr>
              <w:t>–</w:t>
            </w:r>
            <w:r w:rsidRPr="002E01AC">
              <w:rPr>
                <w:sz w:val="18"/>
                <w:szCs w:val="18"/>
              </w:rPr>
              <w:t>400]</w:t>
            </w:r>
            <w:r w:rsidR="00C031FA" w:rsidRPr="002E01AC">
              <w:rPr>
                <w:sz w:val="18"/>
                <w:szCs w:val="18"/>
              </w:rPr>
              <w:t xml:space="preserve">, </w:t>
            </w:r>
            <w:r w:rsidR="004D2EEC" w:rsidRPr="002E01AC">
              <w:rPr>
                <w:sz w:val="18"/>
                <w:szCs w:val="18"/>
              </w:rPr>
              <w:t>182</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2B1300F" w14:textId="106E87AE" w:rsidR="00550CB3" w:rsidRPr="002E01AC" w:rsidRDefault="00550CB3" w:rsidP="002E01AC">
            <w:pPr>
              <w:spacing w:after="0" w:line="240" w:lineRule="auto"/>
              <w:jc w:val="left"/>
              <w:rPr>
                <w:color w:val="000000"/>
                <w:sz w:val="18"/>
                <w:szCs w:val="18"/>
              </w:rPr>
            </w:pPr>
            <w:r w:rsidRPr="002E01AC">
              <w:rPr>
                <w:sz w:val="18"/>
                <w:szCs w:val="18"/>
              </w:rPr>
              <w:t>800 [800</w:t>
            </w:r>
            <w:r w:rsidR="006F045C">
              <w:rPr>
                <w:sz w:val="18"/>
                <w:szCs w:val="18"/>
              </w:rPr>
              <w:t>–</w:t>
            </w:r>
            <w:r w:rsidRPr="002E01AC">
              <w:rPr>
                <w:sz w:val="18"/>
                <w:szCs w:val="18"/>
              </w:rPr>
              <w:t>800]</w:t>
            </w:r>
            <w:r w:rsidR="004D2EEC" w:rsidRPr="002E01AC">
              <w:rPr>
                <w:sz w:val="18"/>
                <w:szCs w:val="18"/>
              </w:rPr>
              <w:t xml:space="preserve">, </w:t>
            </w:r>
            <w:r w:rsidR="003B388E" w:rsidRPr="002E01AC">
              <w:rPr>
                <w:sz w:val="18"/>
                <w:szCs w:val="18"/>
              </w:rPr>
              <w:t>90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28D8F0E" w14:textId="729B640A" w:rsidR="00550CB3" w:rsidRPr="002E01AC" w:rsidRDefault="00550CB3" w:rsidP="002E01AC">
            <w:pPr>
              <w:spacing w:after="0" w:line="240" w:lineRule="auto"/>
              <w:jc w:val="left"/>
              <w:rPr>
                <w:color w:val="000000"/>
                <w:sz w:val="18"/>
                <w:szCs w:val="18"/>
              </w:rPr>
            </w:pPr>
            <w:r w:rsidRPr="002E01AC">
              <w:rPr>
                <w:sz w:val="18"/>
                <w:szCs w:val="18"/>
              </w:rPr>
              <w:t>400 [400</w:t>
            </w:r>
            <w:r w:rsidR="006F045C">
              <w:rPr>
                <w:sz w:val="18"/>
                <w:szCs w:val="18"/>
              </w:rPr>
              <w:t>–</w:t>
            </w:r>
            <w:r w:rsidRPr="002E01AC">
              <w:rPr>
                <w:sz w:val="18"/>
                <w:szCs w:val="18"/>
              </w:rPr>
              <w:t>400]</w:t>
            </w:r>
            <w:r w:rsidR="003B388E" w:rsidRPr="002E01AC">
              <w:rPr>
                <w:sz w:val="18"/>
                <w:szCs w:val="18"/>
              </w:rPr>
              <w:t>, 33</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3BB60399" w14:textId="6440AB98" w:rsidR="00550CB3" w:rsidRPr="002E01AC" w:rsidRDefault="00550CB3" w:rsidP="002E01AC">
            <w:pPr>
              <w:spacing w:after="0" w:line="240" w:lineRule="auto"/>
              <w:jc w:val="left"/>
              <w:rPr>
                <w:color w:val="000000"/>
                <w:sz w:val="18"/>
                <w:szCs w:val="18"/>
              </w:rPr>
            </w:pPr>
            <w:r w:rsidRPr="002E01AC">
              <w:rPr>
                <w:sz w:val="18"/>
                <w:szCs w:val="18"/>
              </w:rPr>
              <w:t>400 [400</w:t>
            </w:r>
            <w:r w:rsidR="006F045C">
              <w:rPr>
                <w:sz w:val="18"/>
                <w:szCs w:val="18"/>
              </w:rPr>
              <w:t>–</w:t>
            </w:r>
            <w:r w:rsidRPr="002E01AC">
              <w:rPr>
                <w:sz w:val="18"/>
                <w:szCs w:val="18"/>
              </w:rPr>
              <w:t>400]</w:t>
            </w:r>
            <w:r w:rsidR="003B388E" w:rsidRPr="002E01AC">
              <w:rPr>
                <w:sz w:val="18"/>
                <w:szCs w:val="18"/>
              </w:rPr>
              <w:t>, 321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0B4D3A1" w14:textId="4EC5C4C3" w:rsidR="00550CB3" w:rsidRPr="002E01AC" w:rsidRDefault="00550CB3" w:rsidP="002E01AC">
            <w:pPr>
              <w:spacing w:after="0" w:line="240" w:lineRule="auto"/>
              <w:jc w:val="left"/>
              <w:rPr>
                <w:color w:val="000000"/>
                <w:sz w:val="18"/>
                <w:szCs w:val="18"/>
              </w:rPr>
            </w:pPr>
            <w:r w:rsidRPr="002E01AC">
              <w:rPr>
                <w:sz w:val="18"/>
                <w:szCs w:val="18"/>
              </w:rPr>
              <w:t>400 [300</w:t>
            </w:r>
            <w:r w:rsidR="006F045C">
              <w:rPr>
                <w:sz w:val="18"/>
                <w:szCs w:val="18"/>
              </w:rPr>
              <w:t>–</w:t>
            </w:r>
            <w:r w:rsidRPr="002E01AC">
              <w:rPr>
                <w:sz w:val="18"/>
                <w:szCs w:val="18"/>
              </w:rPr>
              <w:t>400]</w:t>
            </w:r>
            <w:r w:rsidR="003B388E" w:rsidRPr="002E01AC">
              <w:rPr>
                <w:sz w:val="18"/>
                <w:szCs w:val="18"/>
              </w:rPr>
              <w:t xml:space="preserve">, </w:t>
            </w:r>
            <w:r w:rsidR="00621979" w:rsidRPr="002E01AC">
              <w:rPr>
                <w:sz w:val="18"/>
                <w:szCs w:val="18"/>
              </w:rPr>
              <w:t>192</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427B987" w14:textId="4FE82971" w:rsidR="00550CB3" w:rsidRPr="002E01AC" w:rsidRDefault="00550CB3" w:rsidP="002E01AC">
            <w:pPr>
              <w:spacing w:after="0" w:line="240" w:lineRule="auto"/>
              <w:jc w:val="left"/>
              <w:rPr>
                <w:color w:val="000000"/>
                <w:sz w:val="18"/>
                <w:szCs w:val="18"/>
              </w:rPr>
            </w:pPr>
            <w:r w:rsidRPr="002E01AC">
              <w:rPr>
                <w:sz w:val="18"/>
                <w:szCs w:val="18"/>
              </w:rPr>
              <w:t>400 [400</w:t>
            </w:r>
            <w:r w:rsidR="006F045C">
              <w:rPr>
                <w:sz w:val="18"/>
                <w:szCs w:val="18"/>
              </w:rPr>
              <w:t>–</w:t>
            </w:r>
            <w:r w:rsidRPr="002E01AC">
              <w:rPr>
                <w:sz w:val="18"/>
                <w:szCs w:val="18"/>
              </w:rPr>
              <w:t>400]</w:t>
            </w:r>
            <w:r w:rsidR="00621979" w:rsidRPr="002E01AC">
              <w:rPr>
                <w:sz w:val="18"/>
                <w:szCs w:val="18"/>
              </w:rPr>
              <w:t>, 89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3055B6A" w14:textId="1C156BCE" w:rsidR="00550CB3" w:rsidRPr="002E01AC" w:rsidRDefault="00550CB3" w:rsidP="002E01AC">
            <w:pPr>
              <w:spacing w:after="0" w:line="240" w:lineRule="auto"/>
              <w:jc w:val="left"/>
              <w:rPr>
                <w:color w:val="000000"/>
                <w:sz w:val="18"/>
                <w:szCs w:val="18"/>
              </w:rPr>
            </w:pPr>
            <w:r w:rsidRPr="002E01AC">
              <w:rPr>
                <w:sz w:val="18"/>
                <w:szCs w:val="18"/>
              </w:rPr>
              <w:t>400 [200</w:t>
            </w:r>
            <w:r w:rsidR="006F045C">
              <w:rPr>
                <w:sz w:val="18"/>
                <w:szCs w:val="18"/>
              </w:rPr>
              <w:t>–</w:t>
            </w:r>
            <w:r w:rsidRPr="002E01AC">
              <w:rPr>
                <w:sz w:val="18"/>
                <w:szCs w:val="18"/>
              </w:rPr>
              <w:t>400]</w:t>
            </w:r>
            <w:r w:rsidR="00621979" w:rsidRPr="002E01AC">
              <w:rPr>
                <w:sz w:val="18"/>
                <w:szCs w:val="18"/>
              </w:rPr>
              <w:t>, 194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F90D683" w14:textId="23044043" w:rsidR="00550CB3" w:rsidRPr="002E01AC" w:rsidRDefault="00550CB3" w:rsidP="002E01AC">
            <w:pPr>
              <w:spacing w:after="0" w:line="240" w:lineRule="auto"/>
              <w:jc w:val="left"/>
              <w:rPr>
                <w:color w:val="000000"/>
                <w:sz w:val="18"/>
                <w:szCs w:val="18"/>
              </w:rPr>
            </w:pPr>
            <w:r w:rsidRPr="002E01AC">
              <w:rPr>
                <w:sz w:val="18"/>
                <w:szCs w:val="18"/>
              </w:rPr>
              <w:t>400 [400</w:t>
            </w:r>
            <w:r w:rsidR="006F045C">
              <w:rPr>
                <w:sz w:val="18"/>
                <w:szCs w:val="18"/>
              </w:rPr>
              <w:t>–</w:t>
            </w:r>
            <w:r w:rsidRPr="002E01AC">
              <w:rPr>
                <w:sz w:val="18"/>
                <w:szCs w:val="18"/>
              </w:rPr>
              <w:t>400]</w:t>
            </w:r>
            <w:r w:rsidR="00621979" w:rsidRPr="002E01AC">
              <w:rPr>
                <w:sz w:val="18"/>
                <w:szCs w:val="18"/>
              </w:rPr>
              <w:t>, 1554</w:t>
            </w:r>
          </w:p>
        </w:tc>
      </w:tr>
      <w:tr w:rsidR="009E1FE8" w:rsidRPr="00E03B11" w14:paraId="2DEE4135"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11008FA8" w14:textId="3862DAF0" w:rsidR="009E1FE8" w:rsidRPr="002E01AC" w:rsidRDefault="009E1FE8" w:rsidP="002E01AC">
            <w:pPr>
              <w:spacing w:after="0" w:line="240" w:lineRule="auto"/>
              <w:jc w:val="left"/>
              <w:rPr>
                <w:sz w:val="18"/>
                <w:szCs w:val="18"/>
              </w:rPr>
            </w:pPr>
            <w:r w:rsidRPr="002E01AC">
              <w:rPr>
                <w:sz w:val="18"/>
                <w:szCs w:val="18"/>
              </w:rPr>
              <w:t>Plasma samples available per patient, median [Q1</w:t>
            </w:r>
            <w:r w:rsidR="006F045C">
              <w:rPr>
                <w:sz w:val="18"/>
                <w:szCs w:val="18"/>
              </w:rPr>
              <w:t>–</w:t>
            </w:r>
            <w:r w:rsidRPr="002E01AC">
              <w:rPr>
                <w:sz w:val="18"/>
                <w:szCs w:val="18"/>
              </w:rPr>
              <w:t xml:space="preserve">Q3], </w:t>
            </w:r>
            <w:r w:rsidRPr="002E01AC">
              <w:rPr>
                <w:i/>
                <w:iCs/>
                <w:sz w:val="18"/>
                <w:szCs w:val="18"/>
              </w:rPr>
              <w:t>N</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5D93E856" w14:textId="1FE3864A" w:rsidR="009E1FE8" w:rsidRPr="002E01AC" w:rsidRDefault="00FB4C20" w:rsidP="002E01AC">
            <w:pPr>
              <w:spacing w:after="0" w:line="240" w:lineRule="auto"/>
              <w:jc w:val="left"/>
              <w:rPr>
                <w:sz w:val="18"/>
                <w:szCs w:val="18"/>
              </w:rPr>
            </w:pPr>
            <w:r w:rsidRPr="002E01AC">
              <w:rPr>
                <w:sz w:val="18"/>
                <w:szCs w:val="18"/>
              </w:rPr>
              <w:t>6</w:t>
            </w:r>
            <w:r w:rsidR="009E1FE8" w:rsidRPr="002E01AC">
              <w:rPr>
                <w:sz w:val="18"/>
                <w:szCs w:val="18"/>
              </w:rPr>
              <w:t xml:space="preserve"> [</w:t>
            </w:r>
            <w:r w:rsidRPr="002E01AC">
              <w:rPr>
                <w:sz w:val="18"/>
                <w:szCs w:val="18"/>
              </w:rPr>
              <w:t>3</w:t>
            </w:r>
            <w:r w:rsidR="006F045C">
              <w:rPr>
                <w:sz w:val="18"/>
                <w:szCs w:val="18"/>
              </w:rPr>
              <w:t>–</w:t>
            </w:r>
            <w:r w:rsidR="00B85E56" w:rsidRPr="002E01AC">
              <w:rPr>
                <w:sz w:val="18"/>
                <w:szCs w:val="18"/>
              </w:rPr>
              <w:t>8</w:t>
            </w:r>
            <w:r w:rsidR="009E1FE8" w:rsidRPr="002E01AC">
              <w:rPr>
                <w:sz w:val="18"/>
                <w:szCs w:val="18"/>
              </w:rPr>
              <w:t>], 256</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E450FF3" w14:textId="794467F8" w:rsidR="009E1FE8" w:rsidRPr="002E01AC" w:rsidRDefault="00BD703C" w:rsidP="002E01AC">
            <w:pPr>
              <w:spacing w:after="0" w:line="240" w:lineRule="auto"/>
              <w:jc w:val="left"/>
              <w:rPr>
                <w:sz w:val="18"/>
                <w:szCs w:val="18"/>
              </w:rPr>
            </w:pPr>
            <w:r w:rsidRPr="002E01AC">
              <w:rPr>
                <w:sz w:val="18"/>
                <w:szCs w:val="18"/>
              </w:rPr>
              <w:t>18</w:t>
            </w:r>
            <w:r w:rsidR="009E1FE8" w:rsidRPr="002E01AC">
              <w:rPr>
                <w:sz w:val="18"/>
                <w:szCs w:val="18"/>
              </w:rPr>
              <w:t xml:space="preserve"> [</w:t>
            </w:r>
            <w:r w:rsidRPr="002E01AC">
              <w:rPr>
                <w:sz w:val="18"/>
                <w:szCs w:val="18"/>
              </w:rPr>
              <w:t>12</w:t>
            </w:r>
            <w:r w:rsidR="006F045C">
              <w:rPr>
                <w:sz w:val="18"/>
                <w:szCs w:val="18"/>
              </w:rPr>
              <w:t>–</w:t>
            </w:r>
            <w:r w:rsidR="009E1FE8" w:rsidRPr="002E01AC">
              <w:rPr>
                <w:sz w:val="18"/>
                <w:szCs w:val="18"/>
              </w:rPr>
              <w:t>19], 314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A81958D" w14:textId="7CDD66E8" w:rsidR="009E1FE8" w:rsidRPr="002E01AC" w:rsidRDefault="009E1FE8" w:rsidP="002E01AC">
            <w:pPr>
              <w:spacing w:after="0" w:line="240" w:lineRule="auto"/>
              <w:jc w:val="left"/>
              <w:rPr>
                <w:sz w:val="18"/>
                <w:szCs w:val="18"/>
              </w:rPr>
            </w:pPr>
            <w:r w:rsidRPr="002E01AC">
              <w:rPr>
                <w:sz w:val="18"/>
                <w:szCs w:val="18"/>
              </w:rPr>
              <w:t>1</w:t>
            </w:r>
            <w:r w:rsidR="001257CE" w:rsidRPr="002E01AC">
              <w:rPr>
                <w:sz w:val="18"/>
                <w:szCs w:val="18"/>
              </w:rPr>
              <w:t>8</w:t>
            </w:r>
            <w:r w:rsidRPr="002E01AC">
              <w:rPr>
                <w:sz w:val="18"/>
                <w:szCs w:val="18"/>
              </w:rPr>
              <w:t xml:space="preserve"> [</w:t>
            </w:r>
            <w:r w:rsidR="001257CE" w:rsidRPr="002E01AC">
              <w:rPr>
                <w:sz w:val="18"/>
                <w:szCs w:val="18"/>
              </w:rPr>
              <w:t>8</w:t>
            </w:r>
            <w:r w:rsidR="006F045C">
              <w:rPr>
                <w:sz w:val="18"/>
                <w:szCs w:val="18"/>
              </w:rPr>
              <w:t>–</w:t>
            </w:r>
            <w:r w:rsidRPr="002E01AC">
              <w:rPr>
                <w:sz w:val="18"/>
                <w:szCs w:val="18"/>
              </w:rPr>
              <w:t>2</w:t>
            </w:r>
            <w:r w:rsidR="001257CE" w:rsidRPr="002E01AC">
              <w:rPr>
                <w:sz w:val="18"/>
                <w:szCs w:val="18"/>
              </w:rPr>
              <w:t>5</w:t>
            </w:r>
            <w:r w:rsidRPr="002E01AC">
              <w:rPr>
                <w:sz w:val="18"/>
                <w:szCs w:val="18"/>
              </w:rPr>
              <w:t>], 84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8530583" w14:textId="2A3ED62C" w:rsidR="009E1FE8" w:rsidRPr="002E01AC" w:rsidRDefault="009E1FE8" w:rsidP="002E01AC">
            <w:pPr>
              <w:spacing w:after="0" w:line="240" w:lineRule="auto"/>
              <w:jc w:val="left"/>
              <w:rPr>
                <w:sz w:val="18"/>
                <w:szCs w:val="18"/>
              </w:rPr>
            </w:pPr>
            <w:r w:rsidRPr="002E01AC">
              <w:rPr>
                <w:sz w:val="18"/>
                <w:szCs w:val="18"/>
              </w:rPr>
              <w:t>7 [7</w:t>
            </w:r>
            <w:r w:rsidR="006F045C">
              <w:rPr>
                <w:sz w:val="18"/>
                <w:szCs w:val="18"/>
              </w:rPr>
              <w:t>–</w:t>
            </w:r>
            <w:r w:rsidR="00BA2C87" w:rsidRPr="002E01AC">
              <w:rPr>
                <w:sz w:val="18"/>
                <w:szCs w:val="18"/>
              </w:rPr>
              <w:t>7</w:t>
            </w:r>
            <w:r w:rsidRPr="002E01AC">
              <w:rPr>
                <w:sz w:val="18"/>
                <w:szCs w:val="18"/>
              </w:rPr>
              <w:t>], 42</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14072A6A" w14:textId="0BEF337E" w:rsidR="009E1FE8" w:rsidRPr="002E01AC" w:rsidRDefault="00272E56" w:rsidP="002E01AC">
            <w:pPr>
              <w:spacing w:after="0" w:line="240" w:lineRule="auto"/>
              <w:jc w:val="left"/>
              <w:rPr>
                <w:sz w:val="18"/>
                <w:szCs w:val="18"/>
              </w:rPr>
            </w:pPr>
            <w:r w:rsidRPr="002E01AC">
              <w:rPr>
                <w:sz w:val="18"/>
                <w:szCs w:val="18"/>
              </w:rPr>
              <w:t>3</w:t>
            </w:r>
            <w:r w:rsidR="009E1FE8" w:rsidRPr="002E01AC">
              <w:rPr>
                <w:sz w:val="18"/>
                <w:szCs w:val="18"/>
              </w:rPr>
              <w:t>.</w:t>
            </w:r>
            <w:r w:rsidRPr="002E01AC">
              <w:rPr>
                <w:sz w:val="18"/>
                <w:szCs w:val="18"/>
              </w:rPr>
              <w:t>50</w:t>
            </w:r>
            <w:r w:rsidR="009E1FE8" w:rsidRPr="002E01AC">
              <w:rPr>
                <w:sz w:val="18"/>
                <w:szCs w:val="18"/>
              </w:rPr>
              <w:t xml:space="preserve"> [</w:t>
            </w:r>
            <w:r w:rsidR="00775906" w:rsidRPr="002E01AC">
              <w:rPr>
                <w:sz w:val="18"/>
                <w:szCs w:val="18"/>
              </w:rPr>
              <w:t>3</w:t>
            </w:r>
            <w:r w:rsidR="009E1FE8" w:rsidRPr="002E01AC">
              <w:rPr>
                <w:sz w:val="18"/>
                <w:szCs w:val="18"/>
              </w:rPr>
              <w:t>.</w:t>
            </w:r>
            <w:r w:rsidR="00775906" w:rsidRPr="002E01AC">
              <w:rPr>
                <w:sz w:val="18"/>
                <w:szCs w:val="18"/>
              </w:rPr>
              <w:t>00</w:t>
            </w:r>
            <w:r w:rsidR="006F045C">
              <w:rPr>
                <w:sz w:val="18"/>
                <w:szCs w:val="18"/>
              </w:rPr>
              <w:t>–</w:t>
            </w:r>
            <w:r w:rsidR="00CC5B5F" w:rsidRPr="002E01AC">
              <w:rPr>
                <w:sz w:val="18"/>
                <w:szCs w:val="18"/>
              </w:rPr>
              <w:t>5</w:t>
            </w:r>
            <w:r w:rsidR="009E1FE8" w:rsidRPr="002E01AC">
              <w:rPr>
                <w:sz w:val="18"/>
                <w:szCs w:val="18"/>
              </w:rPr>
              <w:t>.</w:t>
            </w:r>
            <w:r w:rsidR="00CC5B5F" w:rsidRPr="002E01AC">
              <w:rPr>
                <w:sz w:val="18"/>
                <w:szCs w:val="18"/>
              </w:rPr>
              <w:t>75</w:t>
            </w:r>
            <w:r w:rsidR="009E1FE8" w:rsidRPr="002E01AC">
              <w:rPr>
                <w:sz w:val="18"/>
                <w:szCs w:val="18"/>
              </w:rPr>
              <w:t>], 130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1F2E458" w14:textId="2C87D960" w:rsidR="009E1FE8" w:rsidRPr="002E01AC" w:rsidRDefault="00955E43" w:rsidP="002E01AC">
            <w:pPr>
              <w:spacing w:after="0" w:line="240" w:lineRule="auto"/>
              <w:jc w:val="left"/>
              <w:rPr>
                <w:sz w:val="18"/>
                <w:szCs w:val="18"/>
              </w:rPr>
            </w:pPr>
            <w:r w:rsidRPr="002E01AC">
              <w:rPr>
                <w:sz w:val="18"/>
                <w:szCs w:val="18"/>
              </w:rPr>
              <w:t>3</w:t>
            </w:r>
            <w:r w:rsidR="009E1FE8" w:rsidRPr="002E01AC">
              <w:rPr>
                <w:sz w:val="18"/>
                <w:szCs w:val="18"/>
              </w:rPr>
              <w:t xml:space="preserve"> [</w:t>
            </w:r>
            <w:r w:rsidRPr="002E01AC">
              <w:rPr>
                <w:sz w:val="18"/>
                <w:szCs w:val="18"/>
              </w:rPr>
              <w:t>3</w:t>
            </w:r>
            <w:r w:rsidR="006F045C">
              <w:rPr>
                <w:sz w:val="18"/>
                <w:szCs w:val="18"/>
              </w:rPr>
              <w:t>–</w:t>
            </w:r>
            <w:r w:rsidR="009E1FE8" w:rsidRPr="002E01AC">
              <w:rPr>
                <w:sz w:val="18"/>
                <w:szCs w:val="18"/>
              </w:rPr>
              <w:t>3], 69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E2EFAE2" w14:textId="287463E9" w:rsidR="009E1FE8" w:rsidRPr="002E01AC" w:rsidRDefault="00CB08F9" w:rsidP="002E01AC">
            <w:pPr>
              <w:spacing w:after="0" w:line="240" w:lineRule="auto"/>
              <w:jc w:val="left"/>
              <w:rPr>
                <w:sz w:val="18"/>
                <w:szCs w:val="18"/>
              </w:rPr>
            </w:pPr>
            <w:r w:rsidRPr="002E01AC">
              <w:rPr>
                <w:sz w:val="18"/>
                <w:szCs w:val="18"/>
              </w:rPr>
              <w:t>8</w:t>
            </w:r>
            <w:r w:rsidR="009E1FE8" w:rsidRPr="002E01AC">
              <w:rPr>
                <w:sz w:val="18"/>
                <w:szCs w:val="18"/>
              </w:rPr>
              <w:t xml:space="preserve"> [</w:t>
            </w:r>
            <w:r w:rsidRPr="002E01AC">
              <w:rPr>
                <w:sz w:val="18"/>
                <w:szCs w:val="18"/>
              </w:rPr>
              <w:t>7</w:t>
            </w:r>
            <w:r w:rsidR="006F045C">
              <w:rPr>
                <w:sz w:val="18"/>
                <w:szCs w:val="18"/>
              </w:rPr>
              <w:t>–</w:t>
            </w:r>
            <w:r w:rsidRPr="002E01AC">
              <w:rPr>
                <w:sz w:val="18"/>
                <w:szCs w:val="18"/>
              </w:rPr>
              <w:t>8</w:t>
            </w:r>
            <w:r w:rsidR="009E1FE8" w:rsidRPr="002E01AC">
              <w:rPr>
                <w:sz w:val="18"/>
                <w:szCs w:val="18"/>
              </w:rPr>
              <w:t>], 160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B5B6DC5" w14:textId="1FE7D746" w:rsidR="009E1FE8" w:rsidRPr="002E01AC" w:rsidRDefault="009E1FE8" w:rsidP="002E01AC">
            <w:pPr>
              <w:spacing w:after="0" w:line="240" w:lineRule="auto"/>
              <w:jc w:val="left"/>
              <w:rPr>
                <w:sz w:val="18"/>
                <w:szCs w:val="18"/>
              </w:rPr>
            </w:pPr>
            <w:r w:rsidRPr="002E01AC">
              <w:rPr>
                <w:sz w:val="18"/>
                <w:szCs w:val="18"/>
              </w:rPr>
              <w:t>1</w:t>
            </w:r>
            <w:r w:rsidR="00363BCE" w:rsidRPr="002E01AC">
              <w:rPr>
                <w:sz w:val="18"/>
                <w:szCs w:val="18"/>
              </w:rPr>
              <w:t>4</w:t>
            </w:r>
            <w:r w:rsidRPr="002E01AC">
              <w:rPr>
                <w:sz w:val="18"/>
                <w:szCs w:val="18"/>
              </w:rPr>
              <w:t xml:space="preserve"> [</w:t>
            </w:r>
            <w:r w:rsidR="00363BCE" w:rsidRPr="002E01AC">
              <w:rPr>
                <w:sz w:val="18"/>
                <w:szCs w:val="18"/>
              </w:rPr>
              <w:t>7</w:t>
            </w:r>
            <w:r w:rsidR="006F045C">
              <w:rPr>
                <w:sz w:val="18"/>
                <w:szCs w:val="18"/>
              </w:rPr>
              <w:t>–</w:t>
            </w:r>
            <w:r w:rsidRPr="002E01AC">
              <w:rPr>
                <w:sz w:val="18"/>
                <w:szCs w:val="18"/>
              </w:rPr>
              <w:t>2</w:t>
            </w:r>
            <w:r w:rsidR="00363BCE" w:rsidRPr="002E01AC">
              <w:rPr>
                <w:sz w:val="18"/>
                <w:szCs w:val="18"/>
              </w:rPr>
              <w:t>2</w:t>
            </w:r>
            <w:r w:rsidRPr="002E01AC">
              <w:rPr>
                <w:sz w:val="18"/>
                <w:szCs w:val="18"/>
              </w:rPr>
              <w:t>], 561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D8EE4DA" w14:textId="05170298" w:rsidR="009E1FE8" w:rsidRPr="002E01AC" w:rsidRDefault="00E97899" w:rsidP="002E01AC">
            <w:pPr>
              <w:spacing w:after="0" w:line="240" w:lineRule="auto"/>
              <w:jc w:val="left"/>
              <w:rPr>
                <w:sz w:val="18"/>
                <w:szCs w:val="18"/>
              </w:rPr>
            </w:pPr>
            <w:r w:rsidRPr="002E01AC">
              <w:rPr>
                <w:sz w:val="18"/>
                <w:szCs w:val="18"/>
              </w:rPr>
              <w:t>7 [3</w:t>
            </w:r>
            <w:r w:rsidR="006F045C">
              <w:rPr>
                <w:sz w:val="18"/>
                <w:szCs w:val="18"/>
              </w:rPr>
              <w:t>–</w:t>
            </w:r>
            <w:r w:rsidRPr="002E01AC">
              <w:rPr>
                <w:sz w:val="18"/>
                <w:szCs w:val="18"/>
              </w:rPr>
              <w:t>12]</w:t>
            </w:r>
            <w:r w:rsidR="009E1FE8" w:rsidRPr="002E01AC">
              <w:rPr>
                <w:sz w:val="18"/>
                <w:szCs w:val="18"/>
              </w:rPr>
              <w:t>, 1616</w:t>
            </w:r>
          </w:p>
        </w:tc>
      </w:tr>
      <w:tr w:rsidR="003034E2" w:rsidRPr="00E03B11" w14:paraId="6B789183"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0C967E74" w14:textId="777BB77F" w:rsidR="003034E2" w:rsidRPr="002E01AC" w:rsidRDefault="003034E2" w:rsidP="002E01AC">
            <w:pPr>
              <w:spacing w:after="0" w:line="240" w:lineRule="auto"/>
              <w:jc w:val="left"/>
              <w:rPr>
                <w:sz w:val="18"/>
                <w:szCs w:val="18"/>
              </w:rPr>
            </w:pPr>
            <w:r w:rsidRPr="002E01AC">
              <w:rPr>
                <w:sz w:val="18"/>
                <w:szCs w:val="18"/>
              </w:rPr>
              <w:t>Body weight, median [Q1</w:t>
            </w:r>
            <w:r w:rsidR="006F045C">
              <w:rPr>
                <w:sz w:val="18"/>
                <w:szCs w:val="18"/>
              </w:rPr>
              <w:t>–</w:t>
            </w:r>
            <w:r w:rsidRPr="002E01AC">
              <w:rPr>
                <w:sz w:val="18"/>
                <w:szCs w:val="18"/>
              </w:rPr>
              <w:t>Q3], kg</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047DD062" w14:textId="66D6EA97" w:rsidR="003034E2" w:rsidRPr="002E01AC" w:rsidRDefault="003034E2" w:rsidP="002E01AC">
            <w:pPr>
              <w:spacing w:after="0" w:line="240" w:lineRule="auto"/>
              <w:jc w:val="left"/>
              <w:rPr>
                <w:sz w:val="18"/>
                <w:szCs w:val="18"/>
              </w:rPr>
            </w:pPr>
            <w:r w:rsidRPr="002E01AC">
              <w:rPr>
                <w:sz w:val="18"/>
                <w:szCs w:val="18"/>
              </w:rPr>
              <w:t>76.2 [62.0</w:t>
            </w:r>
            <w:r w:rsidR="006F045C">
              <w:rPr>
                <w:sz w:val="18"/>
                <w:szCs w:val="18"/>
              </w:rPr>
              <w:t>–</w:t>
            </w:r>
            <w:r w:rsidRPr="002E01AC">
              <w:rPr>
                <w:sz w:val="18"/>
                <w:szCs w:val="18"/>
              </w:rPr>
              <w:t>86.9]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9AFE178" w14:textId="3ED0FA5B" w:rsidR="003034E2" w:rsidRPr="002E01AC" w:rsidRDefault="003034E2" w:rsidP="002E01AC">
            <w:pPr>
              <w:spacing w:after="0" w:line="240" w:lineRule="auto"/>
              <w:jc w:val="left"/>
              <w:rPr>
                <w:sz w:val="18"/>
                <w:szCs w:val="18"/>
              </w:rPr>
            </w:pPr>
            <w:r w:rsidRPr="002E01AC">
              <w:rPr>
                <w:sz w:val="18"/>
                <w:szCs w:val="18"/>
              </w:rPr>
              <w:t>83.0 [70.5</w:t>
            </w:r>
            <w:r w:rsidR="006F045C">
              <w:rPr>
                <w:sz w:val="18"/>
                <w:szCs w:val="18"/>
              </w:rPr>
              <w:t>–</w:t>
            </w:r>
            <w:r w:rsidRPr="002E01AC">
              <w:rPr>
                <w:sz w:val="18"/>
                <w:szCs w:val="18"/>
              </w:rPr>
              <w:t>103]</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B699655" w14:textId="037E3584" w:rsidR="003034E2" w:rsidRPr="002E01AC" w:rsidRDefault="003034E2" w:rsidP="002E01AC">
            <w:pPr>
              <w:spacing w:after="0" w:line="240" w:lineRule="auto"/>
              <w:jc w:val="left"/>
              <w:rPr>
                <w:sz w:val="18"/>
                <w:szCs w:val="18"/>
              </w:rPr>
            </w:pPr>
            <w:r w:rsidRPr="002E01AC">
              <w:rPr>
                <w:sz w:val="18"/>
                <w:szCs w:val="18"/>
              </w:rPr>
              <w:t>NA</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CB8F746" w14:textId="03A2F64F" w:rsidR="003034E2" w:rsidRPr="002E01AC" w:rsidRDefault="003034E2" w:rsidP="002E01AC">
            <w:pPr>
              <w:spacing w:after="0" w:line="240" w:lineRule="auto"/>
              <w:jc w:val="left"/>
              <w:rPr>
                <w:sz w:val="18"/>
                <w:szCs w:val="18"/>
              </w:rPr>
            </w:pPr>
            <w:r w:rsidRPr="002E01AC">
              <w:rPr>
                <w:sz w:val="18"/>
                <w:szCs w:val="18"/>
              </w:rPr>
              <w:t>72.0 [65.0</w:t>
            </w:r>
            <w:r w:rsidR="006F045C">
              <w:rPr>
                <w:sz w:val="18"/>
                <w:szCs w:val="18"/>
              </w:rPr>
              <w:t>–</w:t>
            </w:r>
            <w:r w:rsidRPr="002E01AC">
              <w:rPr>
                <w:sz w:val="18"/>
                <w:szCs w:val="18"/>
              </w:rPr>
              <w:t>80.0]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1EF2FB58" w14:textId="499DF3F4" w:rsidR="003034E2" w:rsidRPr="002E01AC" w:rsidRDefault="003034E2" w:rsidP="002E01AC">
            <w:pPr>
              <w:spacing w:after="0" w:line="240" w:lineRule="auto"/>
              <w:jc w:val="left"/>
              <w:rPr>
                <w:sz w:val="18"/>
                <w:szCs w:val="18"/>
              </w:rPr>
            </w:pPr>
            <w:r w:rsidRPr="002E01AC">
              <w:rPr>
                <w:sz w:val="18"/>
                <w:szCs w:val="18"/>
              </w:rPr>
              <w:t>90.0 [64.0</w:t>
            </w:r>
            <w:r w:rsidR="006F045C">
              <w:rPr>
                <w:sz w:val="18"/>
                <w:szCs w:val="18"/>
              </w:rPr>
              <w:t>–</w:t>
            </w:r>
            <w:r w:rsidRPr="002E01AC">
              <w:rPr>
                <w:sz w:val="18"/>
                <w:szCs w:val="18"/>
              </w:rPr>
              <w:t>105]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AA11A4F" w14:textId="095340AF" w:rsidR="003034E2" w:rsidRPr="002E01AC" w:rsidRDefault="003034E2" w:rsidP="002E01AC">
            <w:pPr>
              <w:spacing w:after="0" w:line="240" w:lineRule="auto"/>
              <w:jc w:val="left"/>
              <w:rPr>
                <w:sz w:val="18"/>
                <w:szCs w:val="18"/>
              </w:rPr>
            </w:pPr>
            <w:r w:rsidRPr="002E01AC">
              <w:rPr>
                <w:sz w:val="18"/>
                <w:szCs w:val="18"/>
              </w:rPr>
              <w:t>80.0 [71.0</w:t>
            </w:r>
            <w:r w:rsidR="006F045C">
              <w:rPr>
                <w:sz w:val="18"/>
                <w:szCs w:val="18"/>
              </w:rPr>
              <w:t>–</w:t>
            </w:r>
            <w:r w:rsidRPr="002E01AC">
              <w:rPr>
                <w:sz w:val="18"/>
                <w:szCs w:val="18"/>
              </w:rPr>
              <w:t>87.0]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17B4382" w14:textId="4AA47EE0" w:rsidR="003034E2" w:rsidRPr="002E01AC" w:rsidRDefault="003034E2" w:rsidP="002E01AC">
            <w:pPr>
              <w:spacing w:after="0" w:line="240" w:lineRule="auto"/>
              <w:jc w:val="left"/>
              <w:rPr>
                <w:sz w:val="18"/>
                <w:szCs w:val="18"/>
              </w:rPr>
            </w:pPr>
            <w:r w:rsidRPr="002E01AC">
              <w:rPr>
                <w:sz w:val="18"/>
                <w:szCs w:val="18"/>
              </w:rPr>
              <w:t>86.0 [74.0</w:t>
            </w:r>
            <w:r w:rsidR="006F045C">
              <w:rPr>
                <w:sz w:val="18"/>
                <w:szCs w:val="18"/>
              </w:rPr>
              <w:t>–</w:t>
            </w:r>
            <w:r w:rsidRPr="002E01AC">
              <w:rPr>
                <w:sz w:val="18"/>
                <w:szCs w:val="18"/>
              </w:rPr>
              <w:t>103]</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0D9A0E7" w14:textId="6AEA34B4" w:rsidR="003034E2" w:rsidRPr="002E01AC" w:rsidRDefault="003034E2" w:rsidP="002E01AC">
            <w:pPr>
              <w:spacing w:after="0" w:line="240" w:lineRule="auto"/>
              <w:jc w:val="left"/>
              <w:rPr>
                <w:sz w:val="18"/>
                <w:szCs w:val="18"/>
              </w:rPr>
            </w:pPr>
            <w:r w:rsidRPr="002E01AC">
              <w:rPr>
                <w:sz w:val="18"/>
                <w:szCs w:val="18"/>
              </w:rPr>
              <w:t>81.0 [73.0</w:t>
            </w:r>
            <w:r w:rsidR="006F045C">
              <w:rPr>
                <w:sz w:val="18"/>
                <w:szCs w:val="18"/>
              </w:rPr>
              <w:t>–</w:t>
            </w:r>
            <w:r w:rsidRPr="002E01AC">
              <w:rPr>
                <w:sz w:val="18"/>
                <w:szCs w:val="18"/>
              </w:rPr>
              <w:t>104]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7FE8D1E" w14:textId="0DB7E40A" w:rsidR="003034E2" w:rsidRPr="002E01AC" w:rsidRDefault="003034E2" w:rsidP="002E01AC">
            <w:pPr>
              <w:spacing w:after="0" w:line="240" w:lineRule="auto"/>
              <w:jc w:val="left"/>
              <w:rPr>
                <w:sz w:val="18"/>
                <w:szCs w:val="18"/>
              </w:rPr>
            </w:pPr>
            <w:r w:rsidRPr="002E01AC">
              <w:rPr>
                <w:sz w:val="18"/>
                <w:szCs w:val="18"/>
              </w:rPr>
              <w:t>80.0 [70.0</w:t>
            </w:r>
            <w:r w:rsidR="006F045C">
              <w:rPr>
                <w:sz w:val="18"/>
                <w:szCs w:val="18"/>
              </w:rPr>
              <w:t>–</w:t>
            </w:r>
            <w:r w:rsidRPr="002E01AC">
              <w:rPr>
                <w:sz w:val="18"/>
                <w:szCs w:val="18"/>
              </w:rPr>
              <w:t>96.0]</w:t>
            </w:r>
          </w:p>
        </w:tc>
      </w:tr>
      <w:tr w:rsidR="00EB045D" w:rsidRPr="00E03B11" w14:paraId="0D6B9D36"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2FC362FC" w14:textId="5CBCC42B" w:rsidR="00EB045D" w:rsidRPr="002E01AC" w:rsidRDefault="00EB045D" w:rsidP="002E01AC">
            <w:pPr>
              <w:spacing w:after="0" w:line="240" w:lineRule="auto"/>
              <w:jc w:val="left"/>
              <w:rPr>
                <w:sz w:val="18"/>
                <w:szCs w:val="18"/>
              </w:rPr>
            </w:pPr>
            <w:r w:rsidRPr="002E01AC">
              <w:rPr>
                <w:sz w:val="18"/>
                <w:szCs w:val="18"/>
              </w:rPr>
              <w:t xml:space="preserve">Missing, </w:t>
            </w:r>
            <w:r w:rsidR="008B0E2D" w:rsidRPr="002E01AC">
              <w:rPr>
                <w:i/>
                <w:iCs/>
                <w:sz w:val="18"/>
                <w:szCs w:val="18"/>
              </w:rPr>
              <w:t>N</w:t>
            </w:r>
            <w:r w:rsidRPr="002E01AC">
              <w:rPr>
                <w:sz w:val="18"/>
                <w:szCs w:val="18"/>
              </w:rPr>
              <w:t xml:space="preserve"> (%)</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75B917C3" w14:textId="654EA6E9"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8D19936" w14:textId="1FE2741B"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BEF92BE" w14:textId="100A7EC3" w:rsidR="00EB045D" w:rsidRPr="002E01AC" w:rsidRDefault="00EB045D" w:rsidP="002E01AC">
            <w:pPr>
              <w:spacing w:after="0" w:line="240" w:lineRule="auto"/>
              <w:jc w:val="left"/>
              <w:rPr>
                <w:sz w:val="18"/>
                <w:szCs w:val="18"/>
              </w:rPr>
            </w:pPr>
            <w:r w:rsidRPr="002E01AC">
              <w:rPr>
                <w:sz w:val="18"/>
                <w:szCs w:val="18"/>
              </w:rPr>
              <w:t>174 (100)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0DD72F8" w14:textId="5A776C3C" w:rsidR="00EB045D" w:rsidRPr="002E01AC" w:rsidRDefault="00EB045D" w:rsidP="002E01AC">
            <w:pPr>
              <w:spacing w:after="0" w:line="240" w:lineRule="auto"/>
              <w:jc w:val="left"/>
              <w:rPr>
                <w:sz w:val="18"/>
                <w:szCs w:val="18"/>
              </w:rPr>
            </w:pPr>
            <w:r w:rsidRPr="002E01AC">
              <w:rPr>
                <w:sz w:val="18"/>
                <w:szCs w:val="18"/>
              </w:rPr>
              <w:t>0 (0)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3A9055F5" w14:textId="6DEC408A"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E3E64E1" w14:textId="3459665F"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AB0F383" w14:textId="43F9A7B6"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17AD863" w14:textId="46EEA5AA"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0CC01BD" w14:textId="7AE99039" w:rsidR="00EB045D" w:rsidRPr="002E01AC" w:rsidRDefault="00EB045D" w:rsidP="002E01AC">
            <w:pPr>
              <w:spacing w:after="0" w:line="240" w:lineRule="auto"/>
              <w:jc w:val="left"/>
              <w:rPr>
                <w:sz w:val="18"/>
                <w:szCs w:val="18"/>
              </w:rPr>
            </w:pPr>
            <w:r w:rsidRPr="002E01AC">
              <w:rPr>
                <w:sz w:val="18"/>
                <w:szCs w:val="18"/>
              </w:rPr>
              <w:t>174 (5.5)</w:t>
            </w:r>
          </w:p>
        </w:tc>
      </w:tr>
      <w:tr w:rsidR="00A3478D" w:rsidRPr="00E03B11" w:rsidDel="001276B3" w14:paraId="161F2029"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3066C5E1" w14:textId="4DCAF9F2" w:rsidR="00A3478D" w:rsidRPr="002E01AC" w:rsidRDefault="00A3478D" w:rsidP="002E01AC">
            <w:pPr>
              <w:spacing w:after="0" w:line="240" w:lineRule="auto"/>
              <w:jc w:val="left"/>
              <w:rPr>
                <w:sz w:val="18"/>
                <w:szCs w:val="18"/>
              </w:rPr>
            </w:pPr>
            <w:proofErr w:type="spellStart"/>
            <w:r w:rsidRPr="002E01AC">
              <w:rPr>
                <w:sz w:val="18"/>
                <w:szCs w:val="18"/>
              </w:rPr>
              <w:t>eGFR</w:t>
            </w:r>
            <w:r w:rsidRPr="002E01AC">
              <w:rPr>
                <w:sz w:val="18"/>
                <w:szCs w:val="18"/>
                <w:vertAlign w:val="subscript"/>
              </w:rPr>
              <w:t>CKD</w:t>
            </w:r>
            <w:proofErr w:type="spellEnd"/>
            <w:r w:rsidR="006F045C">
              <w:rPr>
                <w:sz w:val="18"/>
                <w:szCs w:val="18"/>
                <w:vertAlign w:val="subscript"/>
              </w:rPr>
              <w:t>-</w:t>
            </w:r>
            <w:r w:rsidRPr="002E01AC">
              <w:rPr>
                <w:sz w:val="18"/>
                <w:szCs w:val="18"/>
                <w:vertAlign w:val="subscript"/>
              </w:rPr>
              <w:t xml:space="preserve">EPI </w:t>
            </w:r>
            <w:r w:rsidRPr="002E01AC">
              <w:rPr>
                <w:sz w:val="18"/>
                <w:szCs w:val="18"/>
              </w:rPr>
              <w:t>, median [Q1</w:t>
            </w:r>
            <w:r w:rsidR="006F045C">
              <w:rPr>
                <w:sz w:val="18"/>
                <w:szCs w:val="18"/>
              </w:rPr>
              <w:t>–</w:t>
            </w:r>
            <w:r w:rsidRPr="002E01AC">
              <w:rPr>
                <w:sz w:val="18"/>
                <w:szCs w:val="18"/>
              </w:rPr>
              <w:t>Q3], mL/min/1.73 m</w:t>
            </w:r>
            <w:r w:rsidRPr="002E01AC">
              <w:rPr>
                <w:sz w:val="18"/>
                <w:szCs w:val="18"/>
                <w:vertAlign w:val="superscript"/>
              </w:rPr>
              <w:t>2</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71C21CCE" w14:textId="45823442" w:rsidR="00A3478D" w:rsidRPr="002E01AC" w:rsidDel="001276B3" w:rsidRDefault="00A3478D" w:rsidP="002E01AC">
            <w:pPr>
              <w:spacing w:after="0" w:line="240" w:lineRule="auto"/>
              <w:jc w:val="left"/>
              <w:rPr>
                <w:color w:val="000000"/>
                <w:sz w:val="18"/>
                <w:szCs w:val="18"/>
              </w:rPr>
            </w:pPr>
            <w:r w:rsidRPr="002E01AC">
              <w:rPr>
                <w:sz w:val="18"/>
                <w:szCs w:val="18"/>
              </w:rPr>
              <w:t>85.2 [46.7</w:t>
            </w:r>
            <w:r w:rsidR="006F045C">
              <w:rPr>
                <w:sz w:val="18"/>
                <w:szCs w:val="18"/>
              </w:rPr>
              <w:t>–</w:t>
            </w:r>
            <w:r w:rsidRPr="002E01AC">
              <w:rPr>
                <w:sz w:val="18"/>
                <w:szCs w:val="18"/>
              </w:rPr>
              <w:t>105]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ED80365" w14:textId="5468E616" w:rsidR="00A3478D" w:rsidRPr="002E01AC" w:rsidDel="001276B3" w:rsidRDefault="00A3478D" w:rsidP="002E01AC">
            <w:pPr>
              <w:spacing w:after="0" w:line="240" w:lineRule="auto"/>
              <w:jc w:val="left"/>
              <w:rPr>
                <w:color w:val="000000"/>
                <w:sz w:val="18"/>
                <w:szCs w:val="18"/>
              </w:rPr>
            </w:pPr>
            <w:r w:rsidRPr="002E01AC">
              <w:rPr>
                <w:sz w:val="18"/>
                <w:szCs w:val="18"/>
              </w:rPr>
              <w:t>88.1 [63.4</w:t>
            </w:r>
            <w:r w:rsidR="006F045C">
              <w:rPr>
                <w:sz w:val="18"/>
                <w:szCs w:val="18"/>
              </w:rPr>
              <w:t>–</w:t>
            </w:r>
            <w:r w:rsidRPr="002E01AC">
              <w:rPr>
                <w:sz w:val="18"/>
                <w:szCs w:val="18"/>
              </w:rPr>
              <w:t>106]</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0071D93" w14:textId="6C7D3EC7" w:rsidR="00A3478D" w:rsidRPr="002E01AC" w:rsidDel="001276B3" w:rsidRDefault="00A3478D" w:rsidP="002E01AC">
            <w:pPr>
              <w:spacing w:after="0" w:line="240" w:lineRule="auto"/>
              <w:jc w:val="left"/>
              <w:rPr>
                <w:color w:val="000000"/>
                <w:sz w:val="18"/>
                <w:szCs w:val="18"/>
              </w:rPr>
            </w:pPr>
            <w:r w:rsidRPr="002E01AC">
              <w:rPr>
                <w:sz w:val="18"/>
                <w:szCs w:val="18"/>
              </w:rPr>
              <w:t>NA</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C0648C0" w14:textId="1BDE3D39" w:rsidR="00A3478D" w:rsidRPr="002E01AC" w:rsidDel="001276B3" w:rsidRDefault="00A3478D" w:rsidP="002E01AC">
            <w:pPr>
              <w:spacing w:after="0" w:line="240" w:lineRule="auto"/>
              <w:jc w:val="left"/>
              <w:rPr>
                <w:color w:val="000000"/>
                <w:sz w:val="18"/>
                <w:szCs w:val="18"/>
              </w:rPr>
            </w:pPr>
            <w:r w:rsidRPr="002E01AC">
              <w:rPr>
                <w:sz w:val="18"/>
                <w:szCs w:val="18"/>
              </w:rPr>
              <w:t>NA</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0821B802" w14:textId="2781E640" w:rsidR="00A3478D" w:rsidRPr="002E01AC" w:rsidDel="001276B3" w:rsidRDefault="00A3478D" w:rsidP="002E01AC">
            <w:pPr>
              <w:spacing w:after="0" w:line="240" w:lineRule="auto"/>
              <w:jc w:val="left"/>
              <w:rPr>
                <w:color w:val="000000"/>
                <w:sz w:val="18"/>
                <w:szCs w:val="18"/>
              </w:rPr>
            </w:pPr>
            <w:r w:rsidRPr="002E01AC">
              <w:rPr>
                <w:sz w:val="18"/>
                <w:szCs w:val="18"/>
              </w:rPr>
              <w:t>67.7 [46.6</w:t>
            </w:r>
            <w:r w:rsidR="006F045C">
              <w:rPr>
                <w:sz w:val="18"/>
                <w:szCs w:val="18"/>
              </w:rPr>
              <w:t>–</w:t>
            </w:r>
            <w:r w:rsidRPr="002E01AC">
              <w:rPr>
                <w:sz w:val="18"/>
                <w:szCs w:val="18"/>
              </w:rPr>
              <w:t>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09CE611" w14:textId="4BB7D350" w:rsidR="00A3478D" w:rsidRPr="002E01AC" w:rsidDel="001276B3" w:rsidRDefault="00A3478D" w:rsidP="002E01AC">
            <w:pPr>
              <w:spacing w:after="0" w:line="240" w:lineRule="auto"/>
              <w:jc w:val="left"/>
              <w:rPr>
                <w:color w:val="000000"/>
                <w:sz w:val="18"/>
                <w:szCs w:val="18"/>
              </w:rPr>
            </w:pPr>
            <w:r w:rsidRPr="002E01AC">
              <w:rPr>
                <w:sz w:val="18"/>
                <w:szCs w:val="18"/>
              </w:rPr>
              <w:t>73.3 [25.5</w:t>
            </w:r>
            <w:r w:rsidR="006F045C">
              <w:rPr>
                <w:sz w:val="18"/>
                <w:szCs w:val="18"/>
              </w:rPr>
              <w:t>–</w:t>
            </w:r>
            <w:r w:rsidRPr="002E01AC">
              <w:rPr>
                <w:sz w:val="18"/>
                <w:szCs w:val="18"/>
              </w:rPr>
              <w:t>110]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E32DCA2" w14:textId="3B316BCA" w:rsidR="00A3478D" w:rsidRPr="002E01AC" w:rsidDel="001276B3" w:rsidRDefault="00A3478D" w:rsidP="002E01AC">
            <w:pPr>
              <w:spacing w:after="0" w:line="240" w:lineRule="auto"/>
              <w:jc w:val="left"/>
              <w:rPr>
                <w:color w:val="000000"/>
                <w:sz w:val="18"/>
                <w:szCs w:val="18"/>
              </w:rPr>
            </w:pPr>
            <w:r w:rsidRPr="002E01AC">
              <w:rPr>
                <w:sz w:val="18"/>
                <w:szCs w:val="18"/>
              </w:rPr>
              <w:t>101 [72.9</w:t>
            </w:r>
            <w:r w:rsidR="006F045C">
              <w:rPr>
                <w:sz w:val="18"/>
                <w:szCs w:val="18"/>
              </w:rPr>
              <w:t>–</w:t>
            </w:r>
            <w:r w:rsidRPr="002E01AC">
              <w:rPr>
                <w:sz w:val="18"/>
                <w:szCs w:val="18"/>
              </w:rPr>
              <w:t>120]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047377A" w14:textId="276E2D30" w:rsidR="00A3478D" w:rsidRPr="002E01AC" w:rsidDel="001276B3" w:rsidRDefault="00A3478D" w:rsidP="002E01AC">
            <w:pPr>
              <w:spacing w:after="0" w:line="240" w:lineRule="auto"/>
              <w:jc w:val="left"/>
              <w:rPr>
                <w:color w:val="000000"/>
                <w:sz w:val="18"/>
                <w:szCs w:val="18"/>
              </w:rPr>
            </w:pPr>
            <w:r w:rsidRPr="002E01AC">
              <w:rPr>
                <w:sz w:val="18"/>
                <w:szCs w:val="18"/>
              </w:rPr>
              <w:t>98.3 [71.9</w:t>
            </w:r>
            <w:r w:rsidR="006F045C">
              <w:rPr>
                <w:sz w:val="18"/>
                <w:szCs w:val="18"/>
              </w:rPr>
              <w:t>–</w:t>
            </w:r>
            <w:r w:rsidRPr="002E01AC">
              <w:rPr>
                <w:sz w:val="18"/>
                <w:szCs w:val="18"/>
              </w:rPr>
              <w:t>111]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7280A47" w14:textId="4820E778" w:rsidR="00A3478D" w:rsidRPr="002E01AC" w:rsidDel="001276B3" w:rsidRDefault="00A3478D" w:rsidP="002E01AC">
            <w:pPr>
              <w:spacing w:after="0" w:line="240" w:lineRule="auto"/>
              <w:jc w:val="left"/>
              <w:rPr>
                <w:color w:val="000000"/>
                <w:sz w:val="18"/>
                <w:szCs w:val="18"/>
              </w:rPr>
            </w:pPr>
            <w:r w:rsidRPr="002E01AC">
              <w:rPr>
                <w:sz w:val="18"/>
                <w:szCs w:val="18"/>
              </w:rPr>
              <w:t>83.4 [49.1</w:t>
            </w:r>
            <w:r w:rsidR="006F045C">
              <w:rPr>
                <w:sz w:val="18"/>
                <w:szCs w:val="18"/>
              </w:rPr>
              <w:t>–</w:t>
            </w:r>
            <w:r w:rsidRPr="002E01AC">
              <w:rPr>
                <w:sz w:val="18"/>
                <w:szCs w:val="18"/>
              </w:rPr>
              <w:t>104]</w:t>
            </w:r>
          </w:p>
        </w:tc>
      </w:tr>
      <w:tr w:rsidR="00E546E6" w:rsidRPr="00E03B11" w:rsidDel="001276B3" w14:paraId="0E638A1D" w14:textId="77777777" w:rsidTr="002E01AC">
        <w:trPr>
          <w:trHeight w:val="20"/>
          <w:jc w:val="center"/>
        </w:trPr>
        <w:tc>
          <w:tcPr>
            <w:tcW w:w="2552" w:type="dxa"/>
            <w:tcBorders>
              <w:top w:val="nil"/>
              <w:left w:val="nil"/>
              <w:right w:val="nil"/>
            </w:tcBorders>
            <w:shd w:val="clear" w:color="auto" w:fill="FFFFFF"/>
            <w:noWrap/>
            <w:tcMar>
              <w:top w:w="60" w:type="dxa"/>
              <w:left w:w="300" w:type="dxa"/>
              <w:bottom w:w="60" w:type="dxa"/>
              <w:right w:w="180" w:type="dxa"/>
            </w:tcMar>
            <w:vAlign w:val="center"/>
          </w:tcPr>
          <w:p w14:paraId="45306D0D" w14:textId="3A2CBC80" w:rsidR="00E546E6" w:rsidRPr="002E01AC" w:rsidRDefault="00E546E6" w:rsidP="002E01AC">
            <w:pPr>
              <w:spacing w:after="0" w:line="240" w:lineRule="auto"/>
              <w:jc w:val="left"/>
              <w:rPr>
                <w:sz w:val="18"/>
                <w:szCs w:val="18"/>
              </w:rPr>
            </w:pPr>
            <w:r w:rsidRPr="002E01AC">
              <w:rPr>
                <w:sz w:val="18"/>
                <w:szCs w:val="18"/>
              </w:rPr>
              <w:t>Missing</w:t>
            </w:r>
            <w:r w:rsidR="00D4360C" w:rsidRPr="002E01AC">
              <w:rPr>
                <w:sz w:val="18"/>
                <w:szCs w:val="18"/>
              </w:rPr>
              <w:t xml:space="preserve"> within dosing interval</w:t>
            </w:r>
            <w:r w:rsidR="00461CC2" w:rsidRPr="002E01AC">
              <w:rPr>
                <w:sz w:val="18"/>
                <w:szCs w:val="18"/>
              </w:rPr>
              <w:t>s</w:t>
            </w:r>
            <w:r w:rsidRPr="002E01AC">
              <w:rPr>
                <w:sz w:val="18"/>
                <w:szCs w:val="18"/>
              </w:rPr>
              <w:t xml:space="preserve">, </w:t>
            </w:r>
            <w:r w:rsidRPr="002E01AC">
              <w:rPr>
                <w:i/>
                <w:iCs/>
                <w:sz w:val="18"/>
                <w:szCs w:val="18"/>
              </w:rPr>
              <w:t>N</w:t>
            </w:r>
            <w:r w:rsidRPr="002E01AC">
              <w:rPr>
                <w:sz w:val="18"/>
                <w:szCs w:val="18"/>
              </w:rPr>
              <w:t xml:space="preserve"> (%)</w:t>
            </w:r>
          </w:p>
        </w:tc>
        <w:tc>
          <w:tcPr>
            <w:tcW w:w="1243" w:type="dxa"/>
            <w:tcBorders>
              <w:top w:val="nil"/>
              <w:left w:val="nil"/>
              <w:right w:val="nil"/>
            </w:tcBorders>
            <w:shd w:val="clear" w:color="auto" w:fill="FFFFFF"/>
            <w:noWrap/>
            <w:tcMar>
              <w:top w:w="60" w:type="dxa"/>
              <w:left w:w="180" w:type="dxa"/>
              <w:bottom w:w="60" w:type="dxa"/>
              <w:right w:w="180" w:type="dxa"/>
            </w:tcMar>
            <w:vAlign w:val="center"/>
          </w:tcPr>
          <w:p w14:paraId="6DD4573F" w14:textId="607FFBF6" w:rsidR="00E546E6" w:rsidRPr="002E01AC" w:rsidDel="001276B3" w:rsidRDefault="00E6161B" w:rsidP="002E01AC">
            <w:pPr>
              <w:spacing w:after="0" w:line="240" w:lineRule="auto"/>
              <w:jc w:val="left"/>
              <w:rPr>
                <w:color w:val="000000"/>
                <w:sz w:val="18"/>
                <w:szCs w:val="18"/>
              </w:rPr>
            </w:pPr>
            <w:r w:rsidRPr="002E01AC">
              <w:rPr>
                <w:sz w:val="18"/>
                <w:szCs w:val="18"/>
              </w:rPr>
              <w:t>38</w:t>
            </w:r>
            <w:r w:rsidR="00A3394B" w:rsidRPr="002E01AC">
              <w:rPr>
                <w:sz w:val="18"/>
                <w:szCs w:val="18"/>
              </w:rPr>
              <w:t xml:space="preserve"> </w:t>
            </w:r>
            <w:r w:rsidR="00E546E6" w:rsidRPr="002E01AC">
              <w:rPr>
                <w:sz w:val="18"/>
                <w:szCs w:val="18"/>
              </w:rPr>
              <w:t>(</w:t>
            </w:r>
            <w:r w:rsidRPr="002E01AC">
              <w:rPr>
                <w:sz w:val="18"/>
                <w:szCs w:val="18"/>
              </w:rPr>
              <w:t>5</w:t>
            </w:r>
            <w:r w:rsidR="00E546E6" w:rsidRPr="002E01AC">
              <w:rPr>
                <w:sz w:val="18"/>
                <w:szCs w:val="18"/>
              </w:rPr>
              <w:t>.</w:t>
            </w:r>
            <w:r w:rsidRPr="002E01AC">
              <w:rPr>
                <w:sz w:val="18"/>
                <w:szCs w:val="18"/>
              </w:rPr>
              <w:t>3</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06240FB0" w14:textId="5C68A1BD" w:rsidR="00E546E6" w:rsidRPr="002E01AC" w:rsidDel="001276B3" w:rsidRDefault="00E87477" w:rsidP="002E01AC">
            <w:pPr>
              <w:spacing w:after="0" w:line="240" w:lineRule="auto"/>
              <w:jc w:val="left"/>
              <w:rPr>
                <w:color w:val="000000"/>
                <w:sz w:val="18"/>
                <w:szCs w:val="18"/>
              </w:rPr>
            </w:pPr>
            <w:r w:rsidRPr="002E01AC">
              <w:rPr>
                <w:sz w:val="18"/>
                <w:szCs w:val="18"/>
              </w:rPr>
              <w:t xml:space="preserve">225 </w:t>
            </w:r>
            <w:r w:rsidR="00E546E6" w:rsidRPr="002E01AC">
              <w:rPr>
                <w:sz w:val="18"/>
                <w:szCs w:val="18"/>
              </w:rPr>
              <w:t>(</w:t>
            </w:r>
            <w:r w:rsidRPr="002E01AC">
              <w:rPr>
                <w:sz w:val="18"/>
                <w:szCs w:val="18"/>
              </w:rPr>
              <w:t>45</w:t>
            </w:r>
            <w:r w:rsidR="00E546E6" w:rsidRPr="002E01AC">
              <w:rPr>
                <w:sz w:val="18"/>
                <w:szCs w:val="18"/>
              </w:rPr>
              <w:t>.</w:t>
            </w:r>
            <w:r w:rsidRPr="002E01AC">
              <w:rPr>
                <w:sz w:val="18"/>
                <w:szCs w:val="18"/>
              </w:rPr>
              <w:t>4</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307A99E5" w14:textId="3511AEE5" w:rsidR="00E546E6" w:rsidRPr="002E01AC" w:rsidDel="001276B3" w:rsidRDefault="007A1808" w:rsidP="002E01AC">
            <w:pPr>
              <w:spacing w:after="0" w:line="240" w:lineRule="auto"/>
              <w:jc w:val="left"/>
              <w:rPr>
                <w:color w:val="000000"/>
                <w:sz w:val="18"/>
                <w:szCs w:val="18"/>
              </w:rPr>
            </w:pPr>
            <w:r w:rsidRPr="002E01AC">
              <w:rPr>
                <w:sz w:val="18"/>
                <w:szCs w:val="18"/>
              </w:rPr>
              <w:t>0</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6A6EC08D" w14:textId="026F5BDD" w:rsidR="00E546E6" w:rsidRPr="002E01AC" w:rsidDel="001276B3" w:rsidRDefault="007A1808" w:rsidP="002E01AC">
            <w:pPr>
              <w:spacing w:after="0" w:line="240" w:lineRule="auto"/>
              <w:jc w:val="left"/>
              <w:rPr>
                <w:color w:val="000000"/>
                <w:sz w:val="18"/>
                <w:szCs w:val="18"/>
              </w:rPr>
            </w:pPr>
            <w:r w:rsidRPr="002E01AC">
              <w:rPr>
                <w:sz w:val="18"/>
                <w:szCs w:val="18"/>
              </w:rPr>
              <w:t>0</w:t>
            </w:r>
          </w:p>
        </w:tc>
        <w:tc>
          <w:tcPr>
            <w:tcW w:w="1243" w:type="dxa"/>
            <w:tcBorders>
              <w:top w:val="nil"/>
              <w:left w:val="nil"/>
              <w:right w:val="nil"/>
            </w:tcBorders>
            <w:shd w:val="clear" w:color="auto" w:fill="FFFFFF"/>
            <w:noWrap/>
            <w:tcMar>
              <w:top w:w="60" w:type="dxa"/>
              <w:left w:w="180" w:type="dxa"/>
              <w:bottom w:w="60" w:type="dxa"/>
              <w:right w:w="180" w:type="dxa"/>
            </w:tcMar>
            <w:vAlign w:val="center"/>
          </w:tcPr>
          <w:p w14:paraId="35DDE3AC" w14:textId="5C2ED9C2" w:rsidR="00E546E6" w:rsidRPr="002E01AC" w:rsidDel="001276B3" w:rsidRDefault="00A7724D" w:rsidP="002E01AC">
            <w:pPr>
              <w:spacing w:after="0" w:line="240" w:lineRule="auto"/>
              <w:jc w:val="left"/>
              <w:rPr>
                <w:color w:val="000000"/>
                <w:sz w:val="18"/>
                <w:szCs w:val="18"/>
              </w:rPr>
            </w:pPr>
            <w:r w:rsidRPr="002E01AC">
              <w:rPr>
                <w:sz w:val="18"/>
                <w:szCs w:val="18"/>
              </w:rPr>
              <w:t>52</w:t>
            </w:r>
            <w:r w:rsidR="003A7ECD" w:rsidRPr="002E01AC">
              <w:rPr>
                <w:sz w:val="18"/>
                <w:szCs w:val="18"/>
              </w:rPr>
              <w:t xml:space="preserve"> </w:t>
            </w:r>
            <w:r w:rsidR="00E546E6" w:rsidRPr="002E01AC">
              <w:rPr>
                <w:sz w:val="18"/>
                <w:szCs w:val="18"/>
              </w:rPr>
              <w:t>(</w:t>
            </w:r>
            <w:r w:rsidRPr="002E01AC">
              <w:rPr>
                <w:sz w:val="18"/>
                <w:szCs w:val="18"/>
              </w:rPr>
              <w:t>11</w:t>
            </w:r>
            <w:r w:rsidR="00E546E6" w:rsidRPr="002E01AC">
              <w:rPr>
                <w:sz w:val="18"/>
                <w:szCs w:val="18"/>
              </w:rPr>
              <w:t>.</w:t>
            </w:r>
            <w:r w:rsidRPr="002E01AC">
              <w:rPr>
                <w:sz w:val="18"/>
                <w:szCs w:val="18"/>
              </w:rPr>
              <w:t>5</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1C742064" w14:textId="7EDA73E1" w:rsidR="00E546E6" w:rsidRPr="002E01AC" w:rsidDel="001276B3" w:rsidRDefault="008A4003" w:rsidP="002E01AC">
            <w:pPr>
              <w:spacing w:after="0" w:line="240" w:lineRule="auto"/>
              <w:jc w:val="left"/>
              <w:rPr>
                <w:color w:val="000000"/>
                <w:sz w:val="18"/>
                <w:szCs w:val="18"/>
              </w:rPr>
            </w:pPr>
            <w:r w:rsidRPr="002E01AC">
              <w:rPr>
                <w:sz w:val="18"/>
                <w:szCs w:val="18"/>
              </w:rPr>
              <w:t xml:space="preserve">15 </w:t>
            </w:r>
            <w:r w:rsidR="00E546E6" w:rsidRPr="002E01AC">
              <w:rPr>
                <w:sz w:val="18"/>
                <w:szCs w:val="18"/>
              </w:rPr>
              <w:t>(</w:t>
            </w:r>
            <w:r w:rsidRPr="002E01AC">
              <w:rPr>
                <w:sz w:val="18"/>
                <w:szCs w:val="18"/>
              </w:rPr>
              <w:t>5</w:t>
            </w:r>
            <w:r w:rsidR="00E546E6" w:rsidRPr="002E01AC">
              <w:rPr>
                <w:sz w:val="18"/>
                <w:szCs w:val="18"/>
              </w:rPr>
              <w:t>.</w:t>
            </w:r>
            <w:r w:rsidRPr="002E01AC">
              <w:rPr>
                <w:sz w:val="18"/>
                <w:szCs w:val="18"/>
              </w:rPr>
              <w:t>7</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2E0B6D2D" w14:textId="5E9696D4" w:rsidR="00E546E6" w:rsidRPr="002E01AC" w:rsidDel="001276B3" w:rsidRDefault="00FF7329" w:rsidP="002E01AC">
            <w:pPr>
              <w:spacing w:after="0" w:line="240" w:lineRule="auto"/>
              <w:jc w:val="left"/>
              <w:rPr>
                <w:color w:val="000000"/>
                <w:sz w:val="18"/>
                <w:szCs w:val="18"/>
              </w:rPr>
            </w:pPr>
            <w:r w:rsidRPr="002E01AC">
              <w:rPr>
                <w:sz w:val="18"/>
                <w:szCs w:val="18"/>
              </w:rPr>
              <w:t xml:space="preserve">6 </w:t>
            </w:r>
            <w:r w:rsidR="00E546E6" w:rsidRPr="002E01AC">
              <w:rPr>
                <w:sz w:val="18"/>
                <w:szCs w:val="18"/>
              </w:rPr>
              <w:t>(</w:t>
            </w:r>
            <w:r w:rsidRPr="002E01AC">
              <w:rPr>
                <w:sz w:val="18"/>
                <w:szCs w:val="18"/>
              </w:rPr>
              <w:t>2</w:t>
            </w:r>
            <w:r w:rsidR="00E546E6" w:rsidRPr="002E01AC">
              <w:rPr>
                <w:sz w:val="18"/>
                <w:szCs w:val="18"/>
              </w:rPr>
              <w:t>.</w:t>
            </w:r>
            <w:r w:rsidRPr="002E01AC">
              <w:rPr>
                <w:sz w:val="18"/>
                <w:szCs w:val="18"/>
              </w:rPr>
              <w:t>4</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076830D1" w14:textId="7B9FF8BB" w:rsidR="00E546E6" w:rsidRPr="002E01AC" w:rsidDel="001276B3" w:rsidRDefault="009978DF" w:rsidP="002E01AC">
            <w:pPr>
              <w:spacing w:after="0" w:line="240" w:lineRule="auto"/>
              <w:jc w:val="left"/>
              <w:rPr>
                <w:color w:val="000000"/>
                <w:sz w:val="18"/>
                <w:szCs w:val="18"/>
              </w:rPr>
            </w:pPr>
            <w:r w:rsidRPr="002E01AC">
              <w:rPr>
                <w:sz w:val="18"/>
                <w:szCs w:val="18"/>
              </w:rPr>
              <w:t xml:space="preserve">104 </w:t>
            </w:r>
            <w:r w:rsidR="00E546E6" w:rsidRPr="002E01AC">
              <w:rPr>
                <w:sz w:val="18"/>
                <w:szCs w:val="18"/>
              </w:rPr>
              <w:t>(</w:t>
            </w:r>
            <w:r w:rsidRPr="002E01AC">
              <w:rPr>
                <w:sz w:val="18"/>
                <w:szCs w:val="18"/>
              </w:rPr>
              <w:t>13</w:t>
            </w:r>
            <w:r w:rsidR="00E546E6" w:rsidRPr="002E01AC">
              <w:rPr>
                <w:sz w:val="18"/>
                <w:szCs w:val="18"/>
              </w:rPr>
              <w:t>.</w:t>
            </w:r>
            <w:r w:rsidRPr="002E01AC">
              <w:rPr>
                <w:sz w:val="18"/>
                <w:szCs w:val="18"/>
              </w:rPr>
              <w:t>7</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432570C2" w14:textId="582BDA9A" w:rsidR="00E546E6" w:rsidRPr="002E01AC" w:rsidDel="001276B3" w:rsidRDefault="00563847" w:rsidP="002E01AC">
            <w:pPr>
              <w:spacing w:after="0" w:line="240" w:lineRule="auto"/>
              <w:jc w:val="left"/>
              <w:rPr>
                <w:color w:val="000000"/>
                <w:sz w:val="18"/>
                <w:szCs w:val="18"/>
              </w:rPr>
            </w:pPr>
            <w:r w:rsidRPr="002E01AC">
              <w:rPr>
                <w:sz w:val="18"/>
                <w:szCs w:val="18"/>
              </w:rPr>
              <w:t>4</w:t>
            </w:r>
            <w:r w:rsidR="00C3431E" w:rsidRPr="002E01AC">
              <w:rPr>
                <w:sz w:val="18"/>
                <w:szCs w:val="18"/>
              </w:rPr>
              <w:t>40</w:t>
            </w:r>
            <w:r w:rsidR="00591B93" w:rsidRPr="002E01AC">
              <w:rPr>
                <w:sz w:val="18"/>
                <w:szCs w:val="18"/>
              </w:rPr>
              <w:t xml:space="preserve"> </w:t>
            </w:r>
            <w:r w:rsidR="00E546E6" w:rsidRPr="002E01AC">
              <w:rPr>
                <w:sz w:val="18"/>
                <w:szCs w:val="18"/>
              </w:rPr>
              <w:t>(</w:t>
            </w:r>
            <w:r w:rsidR="0057364E" w:rsidRPr="002E01AC">
              <w:rPr>
                <w:sz w:val="18"/>
                <w:szCs w:val="18"/>
              </w:rPr>
              <w:t>13</w:t>
            </w:r>
            <w:r w:rsidR="00E546E6" w:rsidRPr="002E01AC">
              <w:rPr>
                <w:sz w:val="18"/>
                <w:szCs w:val="18"/>
              </w:rPr>
              <w:t>.</w:t>
            </w:r>
            <w:r w:rsidR="0057364E" w:rsidRPr="002E01AC">
              <w:rPr>
                <w:sz w:val="18"/>
                <w:szCs w:val="18"/>
              </w:rPr>
              <w:t>9</w:t>
            </w:r>
            <w:r w:rsidR="00E546E6" w:rsidRPr="002E01AC">
              <w:rPr>
                <w:sz w:val="18"/>
                <w:szCs w:val="18"/>
              </w:rPr>
              <w:t>)</w:t>
            </w:r>
          </w:p>
        </w:tc>
      </w:tr>
      <w:tr w:rsidR="0038100E" w:rsidRPr="00E03B11" w:rsidDel="001276B3" w14:paraId="12CD8EDD" w14:textId="77777777" w:rsidTr="002E01AC">
        <w:trPr>
          <w:trHeight w:val="20"/>
          <w:jc w:val="center"/>
        </w:trPr>
        <w:tc>
          <w:tcPr>
            <w:tcW w:w="2552" w:type="dxa"/>
            <w:tcBorders>
              <w:left w:val="nil"/>
              <w:bottom w:val="single" w:sz="4" w:space="0" w:color="auto"/>
              <w:right w:val="nil"/>
            </w:tcBorders>
            <w:shd w:val="clear" w:color="auto" w:fill="FFFFFF"/>
            <w:noWrap/>
            <w:tcMar>
              <w:top w:w="60" w:type="dxa"/>
              <w:left w:w="300" w:type="dxa"/>
              <w:bottom w:w="60" w:type="dxa"/>
              <w:right w:w="180" w:type="dxa"/>
            </w:tcMar>
            <w:vAlign w:val="center"/>
          </w:tcPr>
          <w:p w14:paraId="465F9B3F" w14:textId="570B92DB" w:rsidR="0038100E" w:rsidRPr="002E01AC" w:rsidRDefault="0038100E" w:rsidP="002E01AC">
            <w:pPr>
              <w:spacing w:after="0" w:line="240" w:lineRule="auto"/>
              <w:jc w:val="left"/>
              <w:rPr>
                <w:sz w:val="18"/>
                <w:szCs w:val="18"/>
              </w:rPr>
            </w:pPr>
            <w:r w:rsidRPr="002E01AC">
              <w:rPr>
                <w:sz w:val="18"/>
                <w:szCs w:val="18"/>
              </w:rPr>
              <w:t>Missing between dosing intervals, N (%)</w:t>
            </w:r>
          </w:p>
        </w:tc>
        <w:tc>
          <w:tcPr>
            <w:tcW w:w="1243"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5CD3A9D5" w14:textId="4711FCF7" w:rsidR="0038100E" w:rsidRPr="002E01AC" w:rsidRDefault="00BD7D0B" w:rsidP="002E01AC">
            <w:pPr>
              <w:spacing w:after="0" w:line="240" w:lineRule="auto"/>
              <w:jc w:val="left"/>
              <w:rPr>
                <w:sz w:val="18"/>
                <w:szCs w:val="18"/>
              </w:rPr>
            </w:pPr>
            <w:r w:rsidRPr="002E01AC">
              <w:rPr>
                <w:sz w:val="18"/>
                <w:szCs w:val="18"/>
              </w:rPr>
              <w:t>199</w:t>
            </w:r>
            <w:r w:rsidR="0038100E" w:rsidRPr="002E01AC">
              <w:rPr>
                <w:sz w:val="18"/>
                <w:szCs w:val="18"/>
              </w:rPr>
              <w:t xml:space="preserve"> (</w:t>
            </w:r>
            <w:r w:rsidR="00175313" w:rsidRPr="002E01AC">
              <w:rPr>
                <w:sz w:val="18"/>
                <w:szCs w:val="18"/>
              </w:rPr>
              <w:t>28</w:t>
            </w:r>
            <w:r w:rsidR="0038100E" w:rsidRPr="002E01AC">
              <w:rPr>
                <w:sz w:val="18"/>
                <w:szCs w:val="18"/>
              </w:rPr>
              <w:t>.</w:t>
            </w:r>
            <w:r w:rsidR="00175313" w:rsidRPr="002E01AC">
              <w:rPr>
                <w:sz w:val="18"/>
                <w:szCs w:val="18"/>
              </w:rPr>
              <w:t>1</w:t>
            </w:r>
            <w:r w:rsidR="0038100E"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3F274A70" w14:textId="6F9756E7" w:rsidR="0038100E" w:rsidRPr="002E01AC" w:rsidRDefault="002A4F7F" w:rsidP="002E01AC">
            <w:pPr>
              <w:spacing w:after="0" w:line="240" w:lineRule="auto"/>
              <w:jc w:val="left"/>
              <w:rPr>
                <w:sz w:val="18"/>
                <w:szCs w:val="18"/>
              </w:rPr>
            </w:pPr>
            <w:r w:rsidRPr="002E01AC">
              <w:rPr>
                <w:sz w:val="18"/>
                <w:szCs w:val="18"/>
              </w:rPr>
              <w:t>215</w:t>
            </w:r>
            <w:r w:rsidR="0038100E" w:rsidRPr="002E01AC">
              <w:rPr>
                <w:sz w:val="18"/>
                <w:szCs w:val="18"/>
              </w:rPr>
              <w:t xml:space="preserve"> (</w:t>
            </w:r>
            <w:r w:rsidRPr="002E01AC">
              <w:rPr>
                <w:sz w:val="18"/>
                <w:szCs w:val="18"/>
              </w:rPr>
              <w:t>43</w:t>
            </w:r>
            <w:r w:rsidR="0038100E" w:rsidRPr="002E01AC">
              <w:rPr>
                <w:sz w:val="18"/>
                <w:szCs w:val="18"/>
              </w:rPr>
              <w:t>.</w:t>
            </w:r>
            <w:r w:rsidRPr="002E01AC">
              <w:rPr>
                <w:sz w:val="18"/>
                <w:szCs w:val="18"/>
              </w:rPr>
              <w:t>3</w:t>
            </w:r>
            <w:r w:rsidR="0038100E"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615F8067" w14:textId="308E7B87" w:rsidR="0038100E" w:rsidRPr="002E01AC" w:rsidRDefault="0038100E" w:rsidP="002E01AC">
            <w:pPr>
              <w:spacing w:after="0" w:line="240" w:lineRule="auto"/>
              <w:jc w:val="left"/>
              <w:rPr>
                <w:sz w:val="18"/>
                <w:szCs w:val="18"/>
              </w:rPr>
            </w:pPr>
            <w:r w:rsidRPr="002E01AC">
              <w:rPr>
                <w:sz w:val="18"/>
                <w:szCs w:val="18"/>
              </w:rPr>
              <w:t>174 (100)</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27CDE7D4" w14:textId="6525A6A8" w:rsidR="0038100E" w:rsidRPr="002E01AC" w:rsidRDefault="0038100E" w:rsidP="002E01AC">
            <w:pPr>
              <w:spacing w:after="0" w:line="240" w:lineRule="auto"/>
              <w:jc w:val="left"/>
              <w:rPr>
                <w:sz w:val="18"/>
                <w:szCs w:val="18"/>
              </w:rPr>
            </w:pPr>
            <w:r w:rsidRPr="002E01AC">
              <w:rPr>
                <w:sz w:val="18"/>
                <w:szCs w:val="18"/>
              </w:rPr>
              <w:t>75 (100)</w:t>
            </w:r>
          </w:p>
        </w:tc>
        <w:tc>
          <w:tcPr>
            <w:tcW w:w="1243"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214385E3" w14:textId="6B168DBA" w:rsidR="0038100E" w:rsidRPr="002E01AC" w:rsidRDefault="00C50FDB" w:rsidP="002E01AC">
            <w:pPr>
              <w:spacing w:after="0" w:line="240" w:lineRule="auto"/>
              <w:jc w:val="left"/>
              <w:rPr>
                <w:sz w:val="18"/>
                <w:szCs w:val="18"/>
              </w:rPr>
            </w:pPr>
            <w:r w:rsidRPr="002E01AC">
              <w:rPr>
                <w:sz w:val="18"/>
                <w:szCs w:val="18"/>
              </w:rPr>
              <w:t>156</w:t>
            </w:r>
            <w:r w:rsidR="0038100E" w:rsidRPr="002E01AC">
              <w:rPr>
                <w:sz w:val="18"/>
                <w:szCs w:val="18"/>
              </w:rPr>
              <w:t xml:space="preserve"> (</w:t>
            </w:r>
            <w:r w:rsidR="003004A4" w:rsidRPr="002E01AC">
              <w:rPr>
                <w:sz w:val="18"/>
                <w:szCs w:val="18"/>
              </w:rPr>
              <w:t>34</w:t>
            </w:r>
            <w:r w:rsidR="0038100E" w:rsidRPr="002E01AC">
              <w:rPr>
                <w:sz w:val="18"/>
                <w:szCs w:val="18"/>
              </w:rPr>
              <w:t>.</w:t>
            </w:r>
            <w:r w:rsidR="003004A4" w:rsidRPr="002E01AC">
              <w:rPr>
                <w:sz w:val="18"/>
                <w:szCs w:val="18"/>
              </w:rPr>
              <w:t>6</w:t>
            </w:r>
            <w:r w:rsidR="0038100E"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36740F16" w14:textId="044F22EB" w:rsidR="0038100E" w:rsidRPr="002E01AC" w:rsidRDefault="0038100E" w:rsidP="002E01AC">
            <w:pPr>
              <w:spacing w:after="0" w:line="240" w:lineRule="auto"/>
              <w:jc w:val="left"/>
              <w:rPr>
                <w:sz w:val="18"/>
                <w:szCs w:val="18"/>
              </w:rPr>
            </w:pPr>
            <w:r w:rsidRPr="002E01AC">
              <w:rPr>
                <w:sz w:val="18"/>
                <w:szCs w:val="18"/>
              </w:rPr>
              <w:t>2</w:t>
            </w:r>
            <w:r w:rsidR="003176AF" w:rsidRPr="002E01AC">
              <w:rPr>
                <w:sz w:val="18"/>
                <w:szCs w:val="18"/>
              </w:rPr>
              <w:t>21</w:t>
            </w:r>
            <w:r w:rsidRPr="002E01AC">
              <w:rPr>
                <w:sz w:val="18"/>
                <w:szCs w:val="18"/>
              </w:rPr>
              <w:t xml:space="preserve"> (</w:t>
            </w:r>
            <w:r w:rsidR="003176AF" w:rsidRPr="002E01AC">
              <w:rPr>
                <w:sz w:val="18"/>
                <w:szCs w:val="18"/>
              </w:rPr>
              <w:t>84</w:t>
            </w:r>
            <w:r w:rsidRPr="002E01AC">
              <w:rPr>
                <w:sz w:val="18"/>
                <w:szCs w:val="18"/>
              </w:rPr>
              <w:t>.</w:t>
            </w:r>
            <w:r w:rsidR="003176AF" w:rsidRPr="002E01AC">
              <w:rPr>
                <w:sz w:val="18"/>
                <w:szCs w:val="18"/>
              </w:rPr>
              <w:t>7</w:t>
            </w:r>
            <w:r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1D738C9F" w14:textId="4DBED0B8" w:rsidR="0038100E" w:rsidRPr="002E01AC" w:rsidRDefault="0038100E" w:rsidP="002E01AC">
            <w:pPr>
              <w:spacing w:after="0" w:line="240" w:lineRule="auto"/>
              <w:jc w:val="left"/>
              <w:rPr>
                <w:sz w:val="18"/>
                <w:szCs w:val="18"/>
              </w:rPr>
            </w:pPr>
            <w:r w:rsidRPr="002E01AC">
              <w:rPr>
                <w:sz w:val="18"/>
                <w:szCs w:val="18"/>
              </w:rPr>
              <w:t>22</w:t>
            </w:r>
            <w:r w:rsidR="00C60824" w:rsidRPr="002E01AC">
              <w:rPr>
                <w:sz w:val="18"/>
                <w:szCs w:val="18"/>
              </w:rPr>
              <w:t>2</w:t>
            </w:r>
            <w:r w:rsidRPr="002E01AC">
              <w:rPr>
                <w:sz w:val="18"/>
                <w:szCs w:val="18"/>
              </w:rPr>
              <w:t xml:space="preserve"> (</w:t>
            </w:r>
            <w:r w:rsidR="00C60824" w:rsidRPr="002E01AC">
              <w:rPr>
                <w:sz w:val="18"/>
                <w:szCs w:val="18"/>
              </w:rPr>
              <w:t>89</w:t>
            </w:r>
            <w:r w:rsidRPr="002E01AC">
              <w:rPr>
                <w:sz w:val="18"/>
                <w:szCs w:val="18"/>
              </w:rPr>
              <w:t>.</w:t>
            </w:r>
            <w:r w:rsidR="00C60824" w:rsidRPr="002E01AC">
              <w:rPr>
                <w:sz w:val="18"/>
                <w:szCs w:val="18"/>
              </w:rPr>
              <w:t>2</w:t>
            </w:r>
            <w:r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74E66A21" w14:textId="3473AB72" w:rsidR="0038100E" w:rsidRPr="002E01AC" w:rsidRDefault="00FC3327" w:rsidP="002E01AC">
            <w:pPr>
              <w:spacing w:after="0" w:line="240" w:lineRule="auto"/>
              <w:jc w:val="left"/>
              <w:rPr>
                <w:sz w:val="18"/>
                <w:szCs w:val="18"/>
              </w:rPr>
            </w:pPr>
            <w:r w:rsidRPr="002E01AC">
              <w:rPr>
                <w:sz w:val="18"/>
                <w:szCs w:val="18"/>
              </w:rPr>
              <w:t>618</w:t>
            </w:r>
            <w:r w:rsidR="0038100E" w:rsidRPr="002E01AC">
              <w:rPr>
                <w:sz w:val="18"/>
                <w:szCs w:val="18"/>
              </w:rPr>
              <w:t xml:space="preserve"> (</w:t>
            </w:r>
            <w:r w:rsidR="00B2204B" w:rsidRPr="002E01AC">
              <w:rPr>
                <w:sz w:val="18"/>
                <w:szCs w:val="18"/>
              </w:rPr>
              <w:t>81</w:t>
            </w:r>
            <w:r w:rsidR="0038100E" w:rsidRPr="002E01AC">
              <w:rPr>
                <w:sz w:val="18"/>
                <w:szCs w:val="18"/>
              </w:rPr>
              <w:t>.</w:t>
            </w:r>
            <w:r w:rsidR="006320D4" w:rsidRPr="002E01AC">
              <w:rPr>
                <w:sz w:val="18"/>
                <w:szCs w:val="18"/>
              </w:rPr>
              <w:t>9</w:t>
            </w:r>
            <w:r w:rsidR="0038100E"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468260EF" w14:textId="61F61517" w:rsidR="0038100E" w:rsidRPr="002E01AC" w:rsidRDefault="00333ACB" w:rsidP="002E01AC">
            <w:pPr>
              <w:spacing w:after="0" w:line="240" w:lineRule="auto"/>
              <w:jc w:val="left"/>
              <w:rPr>
                <w:sz w:val="18"/>
                <w:szCs w:val="18"/>
              </w:rPr>
            </w:pPr>
            <w:r w:rsidRPr="002E01AC">
              <w:rPr>
                <w:sz w:val="18"/>
                <w:szCs w:val="18"/>
              </w:rPr>
              <w:t>1880</w:t>
            </w:r>
            <w:r w:rsidR="0038100E" w:rsidRPr="002E01AC">
              <w:rPr>
                <w:sz w:val="18"/>
                <w:szCs w:val="18"/>
              </w:rPr>
              <w:t xml:space="preserve"> (</w:t>
            </w:r>
            <w:r w:rsidRPr="002E01AC">
              <w:rPr>
                <w:sz w:val="18"/>
                <w:szCs w:val="18"/>
              </w:rPr>
              <w:t>59</w:t>
            </w:r>
            <w:r w:rsidR="0038100E" w:rsidRPr="002E01AC">
              <w:rPr>
                <w:sz w:val="18"/>
                <w:szCs w:val="18"/>
              </w:rPr>
              <w:t>.</w:t>
            </w:r>
            <w:r w:rsidRPr="002E01AC">
              <w:rPr>
                <w:sz w:val="18"/>
                <w:szCs w:val="18"/>
              </w:rPr>
              <w:t>3</w:t>
            </w:r>
            <w:r w:rsidR="0038100E" w:rsidRPr="002E01AC">
              <w:rPr>
                <w:sz w:val="18"/>
                <w:szCs w:val="18"/>
              </w:rPr>
              <w:t>)</w:t>
            </w:r>
          </w:p>
        </w:tc>
      </w:tr>
      <w:tr w:rsidR="00D46083" w:rsidRPr="00E03B11" w:rsidDel="001276B3" w14:paraId="2428D501" w14:textId="77777777" w:rsidTr="002E01AC">
        <w:trPr>
          <w:trHeight w:val="20"/>
          <w:jc w:val="center"/>
        </w:trPr>
        <w:tc>
          <w:tcPr>
            <w:tcW w:w="13746" w:type="dxa"/>
            <w:gridSpan w:val="10"/>
            <w:tcBorders>
              <w:top w:val="nil"/>
              <w:left w:val="nil"/>
              <w:bottom w:val="nil"/>
              <w:right w:val="nil"/>
            </w:tcBorders>
            <w:shd w:val="clear" w:color="auto" w:fill="FFFFFF"/>
            <w:noWrap/>
            <w:tcMar>
              <w:top w:w="60" w:type="dxa"/>
              <w:left w:w="300" w:type="dxa"/>
              <w:bottom w:w="60" w:type="dxa"/>
              <w:right w:w="180" w:type="dxa"/>
            </w:tcMar>
            <w:vAlign w:val="center"/>
          </w:tcPr>
          <w:p w14:paraId="78D1D016" w14:textId="51F83644" w:rsidR="00D46083" w:rsidRPr="00C54898" w:rsidRDefault="00D46083" w:rsidP="002E01AC">
            <w:pPr>
              <w:spacing w:after="0" w:line="240" w:lineRule="auto"/>
              <w:rPr>
                <w:sz w:val="18"/>
                <w:szCs w:val="18"/>
              </w:rPr>
            </w:pPr>
            <w:r w:rsidRPr="002E01AC">
              <w:rPr>
                <w:sz w:val="18"/>
                <w:szCs w:val="18"/>
              </w:rPr>
              <w:lastRenderedPageBreak/>
              <w:t xml:space="preserve">APACHE II, Acute Physiology and Chronic Health Evaluation II; C: plasma concentration; </w:t>
            </w:r>
            <w:r w:rsidRPr="002E01AC">
              <w:rPr>
                <w:color w:val="000000"/>
                <w:sz w:val="18"/>
                <w:szCs w:val="18"/>
              </w:rPr>
              <w:t>CRRT:</w:t>
            </w:r>
            <w:r w:rsidRPr="002E01AC">
              <w:rPr>
                <w:b/>
                <w:bCs/>
                <w:color w:val="000000"/>
                <w:sz w:val="18"/>
                <w:szCs w:val="18"/>
              </w:rPr>
              <w:t xml:space="preserve"> </w:t>
            </w:r>
            <w:r w:rsidRPr="002E01AC">
              <w:rPr>
                <w:color w:val="000000"/>
                <w:sz w:val="18"/>
                <w:szCs w:val="18"/>
              </w:rPr>
              <w:t>continuous renal replacement therapy;</w:t>
            </w:r>
            <w:r w:rsidRPr="002E01AC">
              <w:rPr>
                <w:sz w:val="18"/>
                <w:szCs w:val="18"/>
              </w:rPr>
              <w:t xml:space="preserve"> </w:t>
            </w:r>
            <w:proofErr w:type="spellStart"/>
            <w:r w:rsidRPr="002E01AC">
              <w:rPr>
                <w:sz w:val="18"/>
                <w:szCs w:val="18"/>
              </w:rPr>
              <w:t>C</w:t>
            </w:r>
            <w:r w:rsidRPr="002E01AC">
              <w:rPr>
                <w:sz w:val="18"/>
                <w:szCs w:val="18"/>
                <w:vertAlign w:val="subscript"/>
              </w:rPr>
              <w:t>min</w:t>
            </w:r>
            <w:proofErr w:type="spellEnd"/>
            <w:r w:rsidRPr="002E01AC">
              <w:rPr>
                <w:sz w:val="18"/>
                <w:szCs w:val="18"/>
              </w:rPr>
              <w:t xml:space="preserve">: fluconazole trough concentration; </w:t>
            </w:r>
            <w:proofErr w:type="spellStart"/>
            <w:r w:rsidRPr="002E01AC">
              <w:rPr>
                <w:color w:val="000000"/>
                <w:sz w:val="18"/>
                <w:szCs w:val="18"/>
              </w:rPr>
              <w:t>eGFR</w:t>
            </w:r>
            <w:r w:rsidRPr="002E01AC">
              <w:rPr>
                <w:color w:val="000000"/>
                <w:sz w:val="18"/>
                <w:szCs w:val="18"/>
                <w:vertAlign w:val="subscript"/>
              </w:rPr>
              <w:t>CKD</w:t>
            </w:r>
            <w:proofErr w:type="spellEnd"/>
            <w:r w:rsidR="00E46977" w:rsidRPr="002E01AC">
              <w:rPr>
                <w:color w:val="000000"/>
                <w:sz w:val="18"/>
                <w:szCs w:val="18"/>
                <w:vertAlign w:val="subscript"/>
              </w:rPr>
              <w:t>-</w:t>
            </w:r>
            <w:r w:rsidRPr="002E01AC">
              <w:rPr>
                <w:color w:val="000000"/>
                <w:sz w:val="18"/>
                <w:szCs w:val="18"/>
                <w:vertAlign w:val="subscript"/>
              </w:rPr>
              <w:t>EPI</w:t>
            </w:r>
            <w:r w:rsidRPr="002E01AC">
              <w:rPr>
                <w:color w:val="000000"/>
                <w:sz w:val="18"/>
                <w:szCs w:val="18"/>
              </w:rPr>
              <w:t>:</w:t>
            </w:r>
            <w:r w:rsidRPr="002E01AC">
              <w:rPr>
                <w:b/>
                <w:bCs/>
                <w:color w:val="000000"/>
                <w:sz w:val="18"/>
                <w:szCs w:val="18"/>
              </w:rPr>
              <w:t xml:space="preserve"> </w:t>
            </w:r>
            <w:r w:rsidRPr="002E01AC">
              <w:rPr>
                <w:color w:val="000000"/>
                <w:sz w:val="18"/>
                <w:szCs w:val="18"/>
              </w:rPr>
              <w:t xml:space="preserve">estimated glomerular filtration rate calculated using the Chronic Kidney Disease Epidemiology Collaboration equation without a race variable </w:t>
            </w:r>
            <w:r w:rsidRPr="002E01AC">
              <w:rPr>
                <w:sz w:val="18"/>
                <w:szCs w:val="18"/>
              </w:rPr>
              <w:t>; IHD: intermittent haemodialysis; n, number of patients; N, number of events (either dosing or sampling or both); NA, not available</w:t>
            </w:r>
            <w:r w:rsidRPr="002E01AC">
              <w:rPr>
                <w:color w:val="000000"/>
                <w:sz w:val="18"/>
                <w:szCs w:val="18"/>
              </w:rPr>
              <w:t xml:space="preserve"> </w:t>
            </w:r>
            <w:r w:rsidRPr="002E01AC">
              <w:rPr>
                <w:sz w:val="18"/>
                <w:szCs w:val="18"/>
              </w:rPr>
              <w:t>; Q1, 1</w:t>
            </w:r>
            <w:r w:rsidRPr="002E01AC">
              <w:rPr>
                <w:sz w:val="18"/>
                <w:szCs w:val="18"/>
                <w:vertAlign w:val="superscript"/>
              </w:rPr>
              <w:t>st</w:t>
            </w:r>
            <w:r w:rsidRPr="002E01AC">
              <w:rPr>
                <w:sz w:val="18"/>
                <w:szCs w:val="18"/>
              </w:rPr>
              <w:t xml:space="preserve"> quartile; Q3, 3</w:t>
            </w:r>
            <w:r w:rsidRPr="002E01AC">
              <w:rPr>
                <w:sz w:val="18"/>
                <w:szCs w:val="18"/>
                <w:vertAlign w:val="superscript"/>
              </w:rPr>
              <w:t>rd</w:t>
            </w:r>
            <w:r w:rsidRPr="002E01AC">
              <w:rPr>
                <w:sz w:val="18"/>
                <w:szCs w:val="18"/>
              </w:rPr>
              <w:t xml:space="preserve"> quartile.</w:t>
            </w:r>
          </w:p>
        </w:tc>
      </w:tr>
    </w:tbl>
    <w:p w14:paraId="517D9807" w14:textId="77777777" w:rsidR="00040181" w:rsidRPr="00A72BCD" w:rsidRDefault="00040181" w:rsidP="00593CAA">
      <w:pPr>
        <w:sectPr w:rsidR="00040181" w:rsidRPr="00A72BCD" w:rsidSect="00CA5A80">
          <w:pgSz w:w="16838" w:h="11906" w:orient="landscape" w:code="9"/>
          <w:pgMar w:top="1440" w:right="1440" w:bottom="1440" w:left="1440" w:header="720" w:footer="720" w:gutter="0"/>
          <w:cols w:space="720"/>
          <w:docGrid w:linePitch="360"/>
        </w:sectPr>
      </w:pPr>
    </w:p>
    <w:p w14:paraId="7B414DE9" w14:textId="1D0B98EE" w:rsidR="00F73945" w:rsidRPr="00E03B11" w:rsidRDefault="00B901B3" w:rsidP="00593CAA">
      <w:commentRangeStart w:id="1503"/>
      <w:r w:rsidRPr="00E03B11">
        <w:rPr>
          <w:b/>
          <w:bCs/>
        </w:rPr>
        <w:t>Table 2</w:t>
      </w:r>
      <w:r w:rsidRPr="00E03B11">
        <w:t xml:space="preserve">. </w:t>
      </w:r>
      <w:r w:rsidR="00D92590">
        <w:t>Model p</w:t>
      </w:r>
      <w:r w:rsidRPr="00E03B11">
        <w:t>arameter estimates</w:t>
      </w:r>
      <w:commentRangeEnd w:id="1503"/>
      <w:r w:rsidR="00FB74CC">
        <w:rPr>
          <w:rStyle w:val="CommentReference"/>
        </w:rPr>
        <w:commentReference w:id="1503"/>
      </w:r>
    </w:p>
    <w:tbl>
      <w:tblPr>
        <w:tblW w:w="5000" w:type="pct"/>
        <w:tblInd w:w="-60" w:type="dxa"/>
        <w:shd w:val="clear" w:color="auto" w:fill="FFFFFF"/>
        <w:tblCellMar>
          <w:left w:w="0" w:type="dxa"/>
          <w:right w:w="0" w:type="dxa"/>
        </w:tblCellMar>
        <w:tblLook w:val="04A0" w:firstRow="1" w:lastRow="0" w:firstColumn="1" w:lastColumn="0" w:noHBand="0" w:noVBand="1"/>
      </w:tblPr>
      <w:tblGrid>
        <w:gridCol w:w="3743"/>
        <w:gridCol w:w="3406"/>
        <w:gridCol w:w="3406"/>
        <w:gridCol w:w="3403"/>
      </w:tblGrid>
      <w:tr w:rsidR="002B0CBD" w:rsidRPr="00EF0378" w14:paraId="2DDC9274" w14:textId="77777777" w:rsidTr="00B6006D">
        <w:trPr>
          <w:tblHeader/>
        </w:trPr>
        <w:tc>
          <w:tcPr>
            <w:tcW w:w="1341" w:type="pct"/>
            <w:tcBorders>
              <w:top w:val="single" w:sz="18" w:space="0" w:color="000000"/>
              <w:left w:val="nil"/>
              <w:bottom w:val="single" w:sz="8" w:space="0" w:color="000000"/>
              <w:right w:val="nil"/>
            </w:tcBorders>
            <w:shd w:val="clear" w:color="auto" w:fill="FFFFFF"/>
            <w:tcMar>
              <w:top w:w="60" w:type="dxa"/>
              <w:left w:w="60" w:type="dxa"/>
              <w:bottom w:w="60" w:type="dxa"/>
              <w:right w:w="180" w:type="dxa"/>
            </w:tcMar>
            <w:vAlign w:val="center"/>
            <w:hideMark/>
          </w:tcPr>
          <w:p w14:paraId="75F1E501" w14:textId="77777777" w:rsidR="002B0CBD" w:rsidRPr="009F0560" w:rsidRDefault="002B0CBD">
            <w:pPr>
              <w:spacing w:after="0" w:line="240" w:lineRule="auto"/>
              <w:contextualSpacing/>
              <w:rPr>
                <w:b/>
                <w:bCs/>
                <w:sz w:val="18"/>
                <w:szCs w:val="18"/>
              </w:rPr>
            </w:pPr>
            <w:commentRangeStart w:id="1504"/>
            <w:r w:rsidRPr="002E01AC">
              <w:rPr>
                <w:b/>
                <w:bCs/>
                <w:sz w:val="18"/>
                <w:szCs w:val="18"/>
              </w:rPr>
              <w:t>Parameter</w:t>
            </w:r>
            <w:commentRangeEnd w:id="1504"/>
            <w:r>
              <w:rPr>
                <w:rStyle w:val="CommentReference"/>
              </w:rPr>
              <w:commentReference w:id="1504"/>
            </w:r>
          </w:p>
        </w:tc>
        <w:tc>
          <w:tcPr>
            <w:tcW w:w="1220" w:type="pct"/>
            <w:tcBorders>
              <w:top w:val="single" w:sz="18" w:space="0" w:color="000000"/>
              <w:left w:val="nil"/>
              <w:bottom w:val="single" w:sz="8" w:space="0" w:color="000000"/>
              <w:right w:val="nil"/>
            </w:tcBorders>
            <w:shd w:val="clear" w:color="auto" w:fill="FFFFFF"/>
            <w:vAlign w:val="center"/>
          </w:tcPr>
          <w:p w14:paraId="08CAA11E" w14:textId="31736B9E" w:rsidR="002B0CBD" w:rsidRPr="002E01AC" w:rsidRDefault="008E0FFF" w:rsidP="002E01AC">
            <w:pPr>
              <w:spacing w:after="0" w:line="240" w:lineRule="auto"/>
              <w:ind w:left="170"/>
              <w:contextualSpacing/>
              <w:rPr>
                <w:b/>
                <w:bCs/>
                <w:sz w:val="18"/>
                <w:szCs w:val="18"/>
              </w:rPr>
            </w:pPr>
            <w:r>
              <w:rPr>
                <w:b/>
                <w:bCs/>
                <w:sz w:val="18"/>
                <w:szCs w:val="18"/>
              </w:rPr>
              <w:t>Base model</w:t>
            </w:r>
            <w:r w:rsidR="0067647F">
              <w:rPr>
                <w:b/>
                <w:bCs/>
                <w:sz w:val="18"/>
                <w:szCs w:val="18"/>
              </w:rPr>
              <w:t xml:space="preserve"> estimate</w:t>
            </w:r>
            <w:r>
              <w:rPr>
                <w:b/>
                <w:bCs/>
                <w:sz w:val="18"/>
                <w:szCs w:val="18"/>
              </w:rPr>
              <w:t xml:space="preserve"> </w:t>
            </w:r>
            <w:r w:rsidR="00C9166C">
              <w:rPr>
                <w:b/>
                <w:bCs/>
                <w:sz w:val="18"/>
                <w:szCs w:val="18"/>
              </w:rPr>
              <w:t>(</w:t>
            </w:r>
            <w:r w:rsidR="00FF63CE">
              <w:rPr>
                <w:b/>
                <w:bCs/>
                <w:sz w:val="18"/>
                <w:szCs w:val="18"/>
              </w:rPr>
              <w:t xml:space="preserve">% </w:t>
            </w:r>
            <w:r w:rsidR="00C9166C">
              <w:rPr>
                <w:b/>
                <w:bCs/>
                <w:sz w:val="18"/>
                <w:szCs w:val="18"/>
              </w:rPr>
              <w:t>RSE)</w:t>
            </w:r>
          </w:p>
        </w:tc>
        <w:tc>
          <w:tcPr>
            <w:tcW w:w="1220" w:type="pct"/>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6093AE8C" w14:textId="06B4B657" w:rsidR="002B0CBD" w:rsidRPr="002E01AC" w:rsidRDefault="008B5AC4" w:rsidP="002E01AC">
            <w:pPr>
              <w:spacing w:after="0" w:line="240" w:lineRule="auto"/>
              <w:contextualSpacing/>
              <w:rPr>
                <w:b/>
                <w:bCs/>
                <w:sz w:val="18"/>
                <w:szCs w:val="18"/>
                <w:lang w:val="es-ES"/>
              </w:rPr>
            </w:pPr>
            <w:r w:rsidRPr="00B4099D">
              <w:rPr>
                <w:b/>
                <w:bCs/>
                <w:sz w:val="18"/>
                <w:szCs w:val="18"/>
                <w:lang w:val="es-ES"/>
              </w:rPr>
              <w:t xml:space="preserve">Final </w:t>
            </w:r>
            <w:proofErr w:type="spellStart"/>
            <w:r w:rsidRPr="00B4099D">
              <w:rPr>
                <w:b/>
                <w:bCs/>
                <w:sz w:val="18"/>
                <w:szCs w:val="18"/>
                <w:lang w:val="es-ES"/>
              </w:rPr>
              <w:t>model</w:t>
            </w:r>
            <w:proofErr w:type="spellEnd"/>
            <w:r w:rsidRPr="00B4099D">
              <w:rPr>
                <w:b/>
                <w:bCs/>
                <w:sz w:val="18"/>
                <w:szCs w:val="18"/>
                <w:lang w:val="es-ES"/>
              </w:rPr>
              <w:t xml:space="preserve"> </w:t>
            </w:r>
            <w:proofErr w:type="spellStart"/>
            <w:r w:rsidR="00B4099D">
              <w:rPr>
                <w:b/>
                <w:bCs/>
                <w:sz w:val="18"/>
                <w:szCs w:val="18"/>
                <w:lang w:val="es-ES"/>
              </w:rPr>
              <w:t>p</w:t>
            </w:r>
            <w:r w:rsidR="002B0CBD" w:rsidRPr="002E01AC">
              <w:rPr>
                <w:b/>
                <w:bCs/>
                <w:sz w:val="18"/>
                <w:szCs w:val="18"/>
                <w:lang w:val="es-ES"/>
              </w:rPr>
              <w:t>ooled</w:t>
            </w:r>
            <w:proofErr w:type="spellEnd"/>
            <w:r w:rsidR="002B0CBD" w:rsidRPr="002E01AC">
              <w:rPr>
                <w:b/>
                <w:bCs/>
                <w:sz w:val="18"/>
                <w:szCs w:val="18"/>
                <w:lang w:val="es-ES"/>
              </w:rPr>
              <w:t xml:space="preserve"> </w:t>
            </w:r>
            <w:proofErr w:type="spellStart"/>
            <w:r w:rsidR="002B0CBD" w:rsidRPr="002E01AC">
              <w:rPr>
                <w:b/>
                <w:bCs/>
                <w:sz w:val="18"/>
                <w:szCs w:val="18"/>
                <w:lang w:val="es-ES"/>
              </w:rPr>
              <w:t>estimate</w:t>
            </w:r>
            <w:proofErr w:type="spellEnd"/>
            <w:r w:rsidR="002B0CBD" w:rsidRPr="002E01AC">
              <w:rPr>
                <w:b/>
                <w:bCs/>
                <w:sz w:val="18"/>
                <w:szCs w:val="18"/>
                <w:lang w:val="es-ES"/>
              </w:rPr>
              <w:t xml:space="preserve"> (95% CI)</w:t>
            </w:r>
          </w:p>
        </w:tc>
        <w:tc>
          <w:tcPr>
            <w:tcW w:w="1219" w:type="pct"/>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1C9C28F9" w14:textId="2BADEBC6" w:rsidR="002B0CBD" w:rsidRPr="002E01AC" w:rsidRDefault="002B0CBD" w:rsidP="002E01AC">
            <w:pPr>
              <w:spacing w:after="0" w:line="240" w:lineRule="auto"/>
              <w:contextualSpacing/>
              <w:rPr>
                <w:b/>
                <w:bCs/>
                <w:sz w:val="18"/>
                <w:szCs w:val="18"/>
                <w:lang w:val="es-ES"/>
              </w:rPr>
            </w:pPr>
            <w:r w:rsidRPr="002E01AC">
              <w:rPr>
                <w:b/>
                <w:bCs/>
                <w:sz w:val="18"/>
                <w:szCs w:val="18"/>
                <w:lang w:val="es-ES"/>
              </w:rPr>
              <w:t>Bootstrap median</w:t>
            </w:r>
            <w:r w:rsidR="00ED5C39" w:rsidRPr="008B5AC4">
              <w:rPr>
                <w:b/>
                <w:bCs/>
                <w:sz w:val="18"/>
                <w:szCs w:val="18"/>
                <w:lang w:val="es-ES"/>
              </w:rPr>
              <w:t xml:space="preserve"> final </w:t>
            </w:r>
            <w:proofErr w:type="spellStart"/>
            <w:r w:rsidR="00ED5C39" w:rsidRPr="008B5AC4">
              <w:rPr>
                <w:b/>
                <w:bCs/>
                <w:sz w:val="18"/>
                <w:szCs w:val="18"/>
                <w:lang w:val="es-ES"/>
              </w:rPr>
              <w:t>model</w:t>
            </w:r>
            <w:proofErr w:type="spellEnd"/>
            <w:r w:rsidRPr="002E01AC">
              <w:rPr>
                <w:b/>
                <w:bCs/>
                <w:sz w:val="18"/>
                <w:szCs w:val="18"/>
                <w:lang w:val="es-ES"/>
              </w:rPr>
              <w:t xml:space="preserve"> (95% CI)*</w:t>
            </w:r>
          </w:p>
        </w:tc>
      </w:tr>
      <w:tr w:rsidR="002B0CBD" w:rsidRPr="00E03B11" w14:paraId="6BB8FDEC" w14:textId="77777777" w:rsidTr="00B6006D">
        <w:tc>
          <w:tcPr>
            <w:tcW w:w="1341" w:type="pct"/>
            <w:tcBorders>
              <w:top w:val="nil"/>
              <w:left w:val="nil"/>
              <w:bottom w:val="nil"/>
              <w:right w:val="nil"/>
            </w:tcBorders>
            <w:shd w:val="clear" w:color="auto" w:fill="FFFFFF"/>
            <w:noWrap/>
            <w:tcMar>
              <w:top w:w="60" w:type="dxa"/>
              <w:left w:w="60" w:type="dxa"/>
              <w:bottom w:w="60" w:type="dxa"/>
              <w:right w:w="180" w:type="dxa"/>
            </w:tcMar>
            <w:vAlign w:val="center"/>
            <w:hideMark/>
          </w:tcPr>
          <w:p w14:paraId="27941FBB" w14:textId="2071A3AA" w:rsidR="002B0CBD" w:rsidRPr="009F0560" w:rsidRDefault="002B0CBD" w:rsidP="00B32CB8">
            <w:pPr>
              <w:spacing w:after="0" w:line="240" w:lineRule="auto"/>
              <w:contextualSpacing/>
              <w:rPr>
                <w:i/>
                <w:iCs/>
                <w:sz w:val="18"/>
                <w:szCs w:val="18"/>
              </w:rPr>
            </w:pPr>
            <w:r>
              <w:rPr>
                <w:i/>
                <w:iCs/>
                <w:sz w:val="18"/>
                <w:szCs w:val="18"/>
              </w:rPr>
              <w:t>Structural parameters</w:t>
            </w:r>
          </w:p>
        </w:tc>
        <w:tc>
          <w:tcPr>
            <w:tcW w:w="1220" w:type="pct"/>
            <w:tcBorders>
              <w:top w:val="nil"/>
              <w:left w:val="nil"/>
              <w:bottom w:val="nil"/>
              <w:right w:val="nil"/>
            </w:tcBorders>
            <w:shd w:val="clear" w:color="auto" w:fill="FFFFFF"/>
            <w:vAlign w:val="center"/>
          </w:tcPr>
          <w:p w14:paraId="01EB3640" w14:textId="24F64CAA" w:rsidR="002B0CBD" w:rsidRPr="002E01AC" w:rsidRDefault="002B0CBD" w:rsidP="002E01AC">
            <w:pPr>
              <w:spacing w:after="0" w:line="240" w:lineRule="auto"/>
              <w:ind w:left="170"/>
              <w:contextualSpacing/>
              <w:rPr>
                <w:i/>
                <w:iCs/>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hideMark/>
          </w:tcPr>
          <w:p w14:paraId="378CDB04" w14:textId="77777777" w:rsidR="002B0CBD" w:rsidRPr="002E01AC" w:rsidRDefault="002B0CBD" w:rsidP="002E01AC">
            <w:pPr>
              <w:spacing w:after="0" w:line="240" w:lineRule="auto"/>
              <w:contextualSpacing/>
              <w:rPr>
                <w:sz w:val="18"/>
                <w:szCs w:val="18"/>
              </w:rPr>
            </w:pP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31BAF0EA" w14:textId="77777777" w:rsidR="002B0CBD" w:rsidRPr="002E01AC" w:rsidRDefault="002B0CBD" w:rsidP="002E01AC">
            <w:pPr>
              <w:spacing w:after="0" w:line="240" w:lineRule="auto"/>
              <w:contextualSpacing/>
              <w:rPr>
                <w:sz w:val="18"/>
                <w:szCs w:val="18"/>
              </w:rPr>
            </w:pPr>
          </w:p>
        </w:tc>
      </w:tr>
      <w:tr w:rsidR="00E05082" w:rsidRPr="00E03B11" w14:paraId="2D5BCC6D"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25376D8B" w14:textId="73820A34" w:rsidR="00E05082" w:rsidRPr="009F0560" w:rsidRDefault="00E05082" w:rsidP="00E05082">
            <w:pPr>
              <w:spacing w:after="0" w:line="240" w:lineRule="auto"/>
              <w:contextualSpacing/>
              <w:rPr>
                <w:sz w:val="18"/>
                <w:szCs w:val="18"/>
              </w:rPr>
            </w:pPr>
            <w:r w:rsidRPr="002E01AC">
              <w:rPr>
                <w:sz w:val="18"/>
                <w:szCs w:val="18"/>
              </w:rPr>
              <w:t>C</w:t>
            </w:r>
            <w:r w:rsidR="00601028" w:rsidRPr="002E01AC">
              <w:rPr>
                <w:sz w:val="18"/>
                <w:szCs w:val="18"/>
              </w:rPr>
              <w:t>l</w:t>
            </w:r>
            <w:ins w:id="1505" w:author="My Luong Vuong" w:date="2023-12-07T11:41:00Z">
              <w:r w:rsidR="00601028" w:rsidRPr="002D61EE">
                <w:rPr>
                  <w:sz w:val="18"/>
                  <w:szCs w:val="18"/>
                  <w:vertAlign w:val="subscript"/>
                  <w:rPrChange w:id="1506" w:author="My Luong Vuong" w:date="2023-12-07T11:41:00Z">
                    <w:rPr>
                      <w:sz w:val="18"/>
                      <w:szCs w:val="18"/>
                    </w:rPr>
                  </w:rPrChange>
                </w:rPr>
                <w:t>on</w:t>
              </w:r>
            </w:ins>
            <w:ins w:id="1507" w:author="My Luong Vuong" w:date="2023-12-07T11:51:00Z">
              <w:r w:rsidR="0065700E">
                <w:rPr>
                  <w:sz w:val="18"/>
                  <w:szCs w:val="18"/>
                  <w:vertAlign w:val="subscript"/>
                  <w:lang w:val="fr-FR"/>
                </w:rPr>
                <w:t>-</w:t>
              </w:r>
            </w:ins>
            <w:r w:rsidRPr="002E01AC">
              <w:rPr>
                <w:sz w:val="18"/>
                <w:szCs w:val="18"/>
                <w:vertAlign w:val="subscript"/>
              </w:rPr>
              <w:t>CRRT</w:t>
            </w:r>
            <w:r w:rsidRPr="002E01AC">
              <w:rPr>
                <w:sz w:val="18"/>
                <w:szCs w:val="18"/>
              </w:rPr>
              <w:t xml:space="preserve"> (L/h)</w:t>
            </w:r>
          </w:p>
        </w:tc>
        <w:tc>
          <w:tcPr>
            <w:tcW w:w="1220" w:type="pct"/>
            <w:tcBorders>
              <w:top w:val="nil"/>
              <w:left w:val="nil"/>
              <w:bottom w:val="nil"/>
              <w:right w:val="nil"/>
            </w:tcBorders>
            <w:shd w:val="clear" w:color="auto" w:fill="FFFFFF"/>
          </w:tcPr>
          <w:p w14:paraId="32F23A6D" w14:textId="78AE8BA0" w:rsidR="00E05082" w:rsidRPr="002E01AC" w:rsidRDefault="00E05082" w:rsidP="002E01AC">
            <w:pPr>
              <w:spacing w:after="0" w:line="240" w:lineRule="auto"/>
              <w:ind w:left="170"/>
              <w:contextualSpacing/>
              <w:rPr>
                <w:sz w:val="18"/>
                <w:szCs w:val="18"/>
              </w:rPr>
            </w:pPr>
            <w:r w:rsidRPr="00BE0814">
              <w:rPr>
                <w:sz w:val="18"/>
                <w:szCs w:val="18"/>
              </w:rPr>
              <w:t>1.7</w:t>
            </w:r>
            <w:r w:rsidR="00DB491F">
              <w:rPr>
                <w:sz w:val="18"/>
                <w:szCs w:val="18"/>
              </w:rPr>
              <w:t xml:space="preserve"> (8.2)</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11B82C76" w14:textId="77777777" w:rsidR="00E05082" w:rsidRPr="002E01AC" w:rsidRDefault="00E05082" w:rsidP="002E01AC">
            <w:pPr>
              <w:spacing w:after="0" w:line="240" w:lineRule="auto"/>
              <w:contextualSpacing/>
              <w:rPr>
                <w:color w:val="000000"/>
                <w:sz w:val="18"/>
                <w:szCs w:val="18"/>
              </w:rPr>
            </w:pPr>
            <w:r w:rsidRPr="002E01AC">
              <w:rPr>
                <w:sz w:val="18"/>
                <w:szCs w:val="18"/>
              </w:rPr>
              <w:t>1.69 (1.43–1.96)</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618E5B92" w14:textId="77777777" w:rsidR="00E05082" w:rsidRPr="002E01AC" w:rsidRDefault="00E05082" w:rsidP="002E01AC">
            <w:pPr>
              <w:spacing w:after="0" w:line="240" w:lineRule="auto"/>
              <w:contextualSpacing/>
              <w:rPr>
                <w:color w:val="000000"/>
                <w:sz w:val="18"/>
                <w:szCs w:val="18"/>
              </w:rPr>
            </w:pPr>
            <w:r w:rsidRPr="002E01AC">
              <w:rPr>
                <w:sz w:val="18"/>
                <w:szCs w:val="18"/>
              </w:rPr>
              <w:t>1.70 (1.42–1.97)</w:t>
            </w:r>
          </w:p>
        </w:tc>
      </w:tr>
      <w:tr w:rsidR="00E05082" w:rsidRPr="00E03B11" w14:paraId="3C7A40F0"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28776A2E" w14:textId="5B149FED" w:rsidR="00E05082" w:rsidRPr="009F0560" w:rsidRDefault="00E05082" w:rsidP="00E05082">
            <w:pPr>
              <w:spacing w:after="0" w:line="240" w:lineRule="auto"/>
              <w:contextualSpacing/>
              <w:rPr>
                <w:sz w:val="18"/>
                <w:szCs w:val="18"/>
              </w:rPr>
            </w:pPr>
            <w:del w:id="1508" w:author="My Luong Vuong" w:date="2023-12-07T11:41:00Z">
              <w:r w:rsidRPr="002E01AC" w:rsidDel="00904C30">
                <w:rPr>
                  <w:sz w:val="18"/>
                  <w:szCs w:val="18"/>
                </w:rPr>
                <w:delText>CL</w:delText>
              </w:r>
              <w:r w:rsidRPr="002E01AC" w:rsidDel="00904C30">
                <w:rPr>
                  <w:sz w:val="18"/>
                  <w:szCs w:val="18"/>
                  <w:vertAlign w:val="subscript"/>
                </w:rPr>
                <w:delText>non</w:delText>
              </w:r>
            </w:del>
            <w:proofErr w:type="spellStart"/>
            <w:ins w:id="1509" w:author="My Luong Vuong" w:date="2023-12-07T11:41:00Z">
              <w:r w:rsidR="00904C30" w:rsidRPr="002E01AC">
                <w:rPr>
                  <w:sz w:val="18"/>
                  <w:szCs w:val="18"/>
                </w:rPr>
                <w:t>CL</w:t>
              </w:r>
              <w:r w:rsidR="00904C30">
                <w:rPr>
                  <w:sz w:val="18"/>
                  <w:szCs w:val="18"/>
                  <w:vertAlign w:val="subscript"/>
                </w:rPr>
                <w:t>off</w:t>
              </w:r>
            </w:ins>
            <w:proofErr w:type="spellEnd"/>
            <w:ins w:id="1510" w:author="My Luong Vuong" w:date="2023-12-07T11:51:00Z">
              <w:r w:rsidR="0065700E">
                <w:rPr>
                  <w:sz w:val="18"/>
                  <w:szCs w:val="18"/>
                  <w:vertAlign w:val="subscript"/>
                  <w:lang w:val="fr-FR"/>
                </w:rPr>
                <w:t>-</w:t>
              </w:r>
            </w:ins>
            <w:del w:id="1511" w:author="My Luong Vuong" w:date="2023-12-07T11:50:00Z">
              <w:r w:rsidRPr="002E01AC" w:rsidDel="0028153A">
                <w:rPr>
                  <w:sz w:val="18"/>
                  <w:szCs w:val="18"/>
                  <w:vertAlign w:val="subscript"/>
                </w:rPr>
                <w:delText>-</w:delText>
              </w:r>
            </w:del>
            <w:r w:rsidRPr="002E01AC">
              <w:rPr>
                <w:sz w:val="18"/>
                <w:szCs w:val="18"/>
                <w:vertAlign w:val="subscript"/>
              </w:rPr>
              <w:t xml:space="preserve">CRRT </w:t>
            </w:r>
            <w:r w:rsidRPr="002E01AC">
              <w:rPr>
                <w:sz w:val="18"/>
                <w:szCs w:val="18"/>
              </w:rPr>
              <w:t>(L/h)</w:t>
            </w:r>
          </w:p>
        </w:tc>
        <w:tc>
          <w:tcPr>
            <w:tcW w:w="1220" w:type="pct"/>
            <w:tcBorders>
              <w:top w:val="nil"/>
              <w:left w:val="nil"/>
              <w:bottom w:val="nil"/>
              <w:right w:val="nil"/>
            </w:tcBorders>
            <w:shd w:val="clear" w:color="auto" w:fill="FFFFFF"/>
          </w:tcPr>
          <w:p w14:paraId="35BE4A04" w14:textId="2203F2B5" w:rsidR="00E05082" w:rsidRPr="002E01AC" w:rsidRDefault="00E05082" w:rsidP="002E01AC">
            <w:pPr>
              <w:spacing w:after="0" w:line="240" w:lineRule="auto"/>
              <w:ind w:left="170"/>
              <w:contextualSpacing/>
              <w:rPr>
                <w:sz w:val="18"/>
                <w:szCs w:val="18"/>
              </w:rPr>
            </w:pPr>
            <w:r w:rsidRPr="00BE0814">
              <w:rPr>
                <w:sz w:val="18"/>
                <w:szCs w:val="18"/>
              </w:rPr>
              <w:t xml:space="preserve">0.638 </w:t>
            </w:r>
            <w:r w:rsidR="008F2DC8">
              <w:rPr>
                <w:sz w:val="18"/>
                <w:szCs w:val="18"/>
              </w:rPr>
              <w:t>(5.</w:t>
            </w:r>
            <w:r w:rsidR="009C1E4A">
              <w:rPr>
                <w:sz w:val="18"/>
                <w:szCs w:val="18"/>
              </w:rPr>
              <w:t>3</w:t>
            </w:r>
            <w:r w:rsidR="008F2DC8">
              <w:rPr>
                <w:sz w:val="18"/>
                <w:szCs w:val="18"/>
              </w:rPr>
              <w:t>)</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602A3BD1" w14:textId="77777777" w:rsidR="00E05082" w:rsidRPr="002E01AC" w:rsidRDefault="00E05082" w:rsidP="002E01AC">
            <w:pPr>
              <w:spacing w:after="0" w:line="240" w:lineRule="auto"/>
              <w:contextualSpacing/>
              <w:rPr>
                <w:sz w:val="18"/>
                <w:szCs w:val="18"/>
              </w:rPr>
            </w:pPr>
            <w:r w:rsidRPr="002E01AC">
              <w:rPr>
                <w:sz w:val="18"/>
                <w:szCs w:val="18"/>
              </w:rPr>
              <w:t>0.634 (0.564–0.689)</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4F459BE3" w14:textId="77777777" w:rsidR="00E05082" w:rsidRPr="002E01AC" w:rsidRDefault="00E05082" w:rsidP="002E01AC">
            <w:pPr>
              <w:spacing w:after="0" w:line="240" w:lineRule="auto"/>
              <w:contextualSpacing/>
              <w:rPr>
                <w:sz w:val="18"/>
                <w:szCs w:val="18"/>
              </w:rPr>
            </w:pPr>
            <w:r w:rsidRPr="002E01AC">
              <w:rPr>
                <w:sz w:val="18"/>
                <w:szCs w:val="18"/>
              </w:rPr>
              <w:t>0.621 (0.559–0.700)</w:t>
            </w:r>
          </w:p>
        </w:tc>
      </w:tr>
      <w:tr w:rsidR="00E05082" w:rsidRPr="00E03B11" w14:paraId="11AA180F"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3CDB09EC" w14:textId="0B523AFC" w:rsidR="00E05082" w:rsidRPr="009F0560" w:rsidRDefault="00E05082" w:rsidP="00E05082">
            <w:pPr>
              <w:spacing w:after="0" w:line="240" w:lineRule="auto"/>
              <w:ind w:left="267"/>
              <w:contextualSpacing/>
              <w:rPr>
                <w:sz w:val="18"/>
                <w:szCs w:val="18"/>
              </w:rPr>
            </w:pPr>
            <w:proofErr w:type="spellStart"/>
            <w:r w:rsidRPr="002E01AC">
              <w:rPr>
                <w:sz w:val="18"/>
                <w:szCs w:val="18"/>
              </w:rPr>
              <w:t>eGFR</w:t>
            </w:r>
            <w:r w:rsidRPr="002E01AC">
              <w:rPr>
                <w:sz w:val="18"/>
                <w:szCs w:val="18"/>
                <w:vertAlign w:val="subscript"/>
              </w:rPr>
              <w:t>CKD</w:t>
            </w:r>
            <w:proofErr w:type="spellEnd"/>
            <w:r w:rsidRPr="002E01AC">
              <w:rPr>
                <w:sz w:val="18"/>
                <w:szCs w:val="18"/>
                <w:vertAlign w:val="subscript"/>
              </w:rPr>
              <w:t>-EPI</w:t>
            </w:r>
            <w:r w:rsidRPr="002E01AC">
              <w:rPr>
                <w:sz w:val="18"/>
                <w:szCs w:val="18"/>
              </w:rPr>
              <w:t xml:space="preserve"> on </w:t>
            </w:r>
            <w:del w:id="1512" w:author="My Luong Vuong" w:date="2023-12-07T11:41:00Z">
              <w:r w:rsidRPr="002E01AC" w:rsidDel="00AF0391">
                <w:rPr>
                  <w:sz w:val="18"/>
                  <w:szCs w:val="18"/>
                </w:rPr>
                <w:delText>CL</w:delText>
              </w:r>
              <w:r w:rsidRPr="002E01AC" w:rsidDel="00AF0391">
                <w:rPr>
                  <w:sz w:val="18"/>
                  <w:szCs w:val="18"/>
                  <w:vertAlign w:val="subscript"/>
                </w:rPr>
                <w:delText>non</w:delText>
              </w:r>
            </w:del>
            <w:proofErr w:type="spellStart"/>
            <w:ins w:id="1513" w:author="My Luong Vuong" w:date="2023-12-07T11:41:00Z">
              <w:r w:rsidR="00AF0391" w:rsidRPr="002E01AC">
                <w:rPr>
                  <w:sz w:val="18"/>
                  <w:szCs w:val="18"/>
                </w:rPr>
                <w:t>CL</w:t>
              </w:r>
              <w:r w:rsidR="00AF0391">
                <w:rPr>
                  <w:sz w:val="18"/>
                  <w:szCs w:val="18"/>
                  <w:vertAlign w:val="subscript"/>
                </w:rPr>
                <w:t>off</w:t>
              </w:r>
            </w:ins>
            <w:proofErr w:type="spellEnd"/>
            <w:r w:rsidRPr="002E01AC">
              <w:rPr>
                <w:sz w:val="18"/>
                <w:szCs w:val="18"/>
                <w:vertAlign w:val="subscript"/>
              </w:rPr>
              <w:t>-CRRT</w:t>
            </w:r>
          </w:p>
        </w:tc>
        <w:tc>
          <w:tcPr>
            <w:tcW w:w="1220" w:type="pct"/>
            <w:tcBorders>
              <w:top w:val="nil"/>
              <w:left w:val="nil"/>
              <w:bottom w:val="nil"/>
              <w:right w:val="nil"/>
            </w:tcBorders>
            <w:shd w:val="clear" w:color="auto" w:fill="FFFFFF"/>
          </w:tcPr>
          <w:p w14:paraId="3919F920" w14:textId="6DE53945" w:rsidR="00E05082" w:rsidRPr="002E01AC" w:rsidRDefault="00E05082" w:rsidP="002E01AC">
            <w:pPr>
              <w:spacing w:after="0" w:line="240" w:lineRule="auto"/>
              <w:ind w:left="170"/>
              <w:contextualSpacing/>
              <w:rPr>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34771479" w14:textId="77777777" w:rsidR="00E05082" w:rsidRPr="002E01AC" w:rsidRDefault="00E05082" w:rsidP="002E01AC">
            <w:pPr>
              <w:spacing w:after="0" w:line="240" w:lineRule="auto"/>
              <w:contextualSpacing/>
              <w:rPr>
                <w:sz w:val="18"/>
                <w:szCs w:val="18"/>
              </w:rPr>
            </w:pPr>
            <w:r w:rsidRPr="002E01AC">
              <w:rPr>
                <w:sz w:val="18"/>
                <w:szCs w:val="18"/>
              </w:rPr>
              <w:t>0.48 (0.11–0.85)</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5759233F" w14:textId="77777777" w:rsidR="00E05082" w:rsidRPr="002E01AC" w:rsidRDefault="00E05082" w:rsidP="002E01AC">
            <w:pPr>
              <w:spacing w:after="0" w:line="240" w:lineRule="auto"/>
              <w:contextualSpacing/>
              <w:rPr>
                <w:sz w:val="18"/>
                <w:szCs w:val="18"/>
              </w:rPr>
            </w:pPr>
            <w:r w:rsidRPr="002E01AC">
              <w:rPr>
                <w:sz w:val="18"/>
                <w:szCs w:val="18"/>
              </w:rPr>
              <w:t>0.49 (0.21–0.82)</w:t>
            </w:r>
          </w:p>
        </w:tc>
      </w:tr>
      <w:tr w:rsidR="00E1478F" w:rsidRPr="00E03B11" w14:paraId="2E4C4183"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05A2D0C7" w14:textId="42A06E33" w:rsidR="00E1478F" w:rsidRPr="009F0560" w:rsidRDefault="00E1478F" w:rsidP="00E1478F">
            <w:pPr>
              <w:spacing w:after="0" w:line="240" w:lineRule="auto"/>
              <w:contextualSpacing/>
              <w:rPr>
                <w:sz w:val="18"/>
                <w:szCs w:val="18"/>
              </w:rPr>
            </w:pPr>
            <w:commentRangeStart w:id="1514"/>
            <w:proofErr w:type="spellStart"/>
            <w:r w:rsidRPr="002E01AC">
              <w:rPr>
                <w:sz w:val="18"/>
                <w:szCs w:val="18"/>
              </w:rPr>
              <w:t>V</w:t>
            </w:r>
            <w:r>
              <w:rPr>
                <w:sz w:val="18"/>
                <w:szCs w:val="18"/>
              </w:rPr>
              <w:t>c</w:t>
            </w:r>
            <w:commentRangeEnd w:id="1514"/>
            <w:proofErr w:type="spellEnd"/>
            <w:r>
              <w:rPr>
                <w:rStyle w:val="CommentReference"/>
              </w:rPr>
              <w:commentReference w:id="1514"/>
            </w:r>
            <w:r w:rsidRPr="002E01AC">
              <w:rPr>
                <w:sz w:val="18"/>
                <w:szCs w:val="18"/>
              </w:rPr>
              <w:t xml:space="preserve"> (L)</w:t>
            </w:r>
          </w:p>
        </w:tc>
        <w:tc>
          <w:tcPr>
            <w:tcW w:w="1220" w:type="pct"/>
            <w:tcBorders>
              <w:top w:val="nil"/>
              <w:left w:val="nil"/>
              <w:bottom w:val="nil"/>
              <w:right w:val="nil"/>
            </w:tcBorders>
            <w:shd w:val="clear" w:color="auto" w:fill="FFFFFF"/>
          </w:tcPr>
          <w:p w14:paraId="4569A7B4" w14:textId="6919C1F6" w:rsidR="00E1478F" w:rsidRPr="002E01AC" w:rsidRDefault="00E1478F" w:rsidP="002E01AC">
            <w:pPr>
              <w:spacing w:after="0" w:line="240" w:lineRule="auto"/>
              <w:ind w:left="170"/>
              <w:contextualSpacing/>
              <w:rPr>
                <w:sz w:val="18"/>
                <w:szCs w:val="18"/>
              </w:rPr>
            </w:pPr>
            <w:r w:rsidRPr="00BE0814">
              <w:rPr>
                <w:sz w:val="18"/>
                <w:szCs w:val="18"/>
              </w:rPr>
              <w:t>38.2</w:t>
            </w:r>
            <w:r w:rsidR="0096184E">
              <w:rPr>
                <w:sz w:val="18"/>
                <w:szCs w:val="18"/>
              </w:rPr>
              <w:t xml:space="preserve"> (</w:t>
            </w:r>
            <w:r w:rsidR="0096184E" w:rsidRPr="0096184E">
              <w:rPr>
                <w:sz w:val="18"/>
                <w:szCs w:val="18"/>
              </w:rPr>
              <w:t>9.4</w:t>
            </w:r>
            <w:r w:rsidR="0096184E">
              <w:rPr>
                <w:sz w:val="18"/>
                <w:szCs w:val="18"/>
              </w:rPr>
              <w:t>)</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01537D56" w14:textId="77777777" w:rsidR="00E1478F" w:rsidRPr="002E01AC" w:rsidRDefault="00E1478F" w:rsidP="002E01AC">
            <w:pPr>
              <w:spacing w:after="0" w:line="240" w:lineRule="auto"/>
              <w:contextualSpacing/>
              <w:rPr>
                <w:sz w:val="18"/>
                <w:szCs w:val="18"/>
              </w:rPr>
            </w:pPr>
            <w:r w:rsidRPr="002E01AC">
              <w:rPr>
                <w:sz w:val="18"/>
                <w:szCs w:val="18"/>
              </w:rPr>
              <w:t>38.5 (31.9–45.2)</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7AFBF0A7" w14:textId="77777777" w:rsidR="00E1478F" w:rsidRPr="002E01AC" w:rsidRDefault="00E1478F" w:rsidP="002E01AC">
            <w:pPr>
              <w:spacing w:after="0" w:line="240" w:lineRule="auto"/>
              <w:contextualSpacing/>
              <w:rPr>
                <w:sz w:val="18"/>
                <w:szCs w:val="18"/>
              </w:rPr>
            </w:pPr>
            <w:r w:rsidRPr="002E01AC">
              <w:rPr>
                <w:sz w:val="18"/>
                <w:szCs w:val="18"/>
              </w:rPr>
              <w:t>38.4 (31.4–45.7)</w:t>
            </w:r>
          </w:p>
        </w:tc>
      </w:tr>
      <w:tr w:rsidR="00E1478F" w:rsidRPr="00E03B11" w14:paraId="766CD9A8"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051E456C" w14:textId="77777777" w:rsidR="00E1478F" w:rsidRPr="009F0560" w:rsidRDefault="00E1478F" w:rsidP="00E1478F">
            <w:pPr>
              <w:spacing w:after="0" w:line="240" w:lineRule="auto"/>
              <w:ind w:left="267"/>
              <w:contextualSpacing/>
              <w:rPr>
                <w:sz w:val="18"/>
                <w:szCs w:val="18"/>
              </w:rPr>
            </w:pPr>
            <w:r w:rsidRPr="002E01AC">
              <w:rPr>
                <w:sz w:val="18"/>
                <w:szCs w:val="18"/>
              </w:rPr>
              <w:t xml:space="preserve">BW on </w:t>
            </w:r>
            <w:proofErr w:type="spellStart"/>
            <w:r w:rsidRPr="002E01AC">
              <w:rPr>
                <w:sz w:val="18"/>
                <w:szCs w:val="18"/>
              </w:rPr>
              <w:t>Vc</w:t>
            </w:r>
            <w:proofErr w:type="spellEnd"/>
          </w:p>
        </w:tc>
        <w:tc>
          <w:tcPr>
            <w:tcW w:w="1220" w:type="pct"/>
            <w:tcBorders>
              <w:top w:val="nil"/>
              <w:left w:val="nil"/>
              <w:bottom w:val="nil"/>
              <w:right w:val="nil"/>
            </w:tcBorders>
            <w:shd w:val="clear" w:color="auto" w:fill="FFFFFF"/>
          </w:tcPr>
          <w:p w14:paraId="3E7A13EF" w14:textId="30BB742F" w:rsidR="00E1478F" w:rsidRPr="002E01AC" w:rsidRDefault="00E1478F" w:rsidP="002E01AC">
            <w:pPr>
              <w:spacing w:after="0" w:line="240" w:lineRule="auto"/>
              <w:ind w:left="170"/>
              <w:contextualSpacing/>
              <w:rPr>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6C5B8D64" w14:textId="77777777" w:rsidR="00E1478F" w:rsidRPr="002E01AC" w:rsidRDefault="00E1478F" w:rsidP="002E01AC">
            <w:pPr>
              <w:spacing w:after="0" w:line="240" w:lineRule="auto"/>
              <w:contextualSpacing/>
              <w:rPr>
                <w:sz w:val="18"/>
                <w:szCs w:val="18"/>
              </w:rPr>
            </w:pPr>
            <w:r w:rsidRPr="002E01AC">
              <w:rPr>
                <w:sz w:val="18"/>
                <w:szCs w:val="18"/>
              </w:rPr>
              <w:t>1.03 (0.66–1.41)</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0F4C1FCE" w14:textId="77777777" w:rsidR="00E1478F" w:rsidRPr="002E01AC" w:rsidRDefault="00E1478F" w:rsidP="002E01AC">
            <w:pPr>
              <w:spacing w:after="0" w:line="240" w:lineRule="auto"/>
              <w:contextualSpacing/>
              <w:rPr>
                <w:sz w:val="18"/>
                <w:szCs w:val="18"/>
              </w:rPr>
            </w:pPr>
            <w:r w:rsidRPr="002E01AC">
              <w:rPr>
                <w:sz w:val="18"/>
                <w:szCs w:val="18"/>
              </w:rPr>
              <w:t>1.04 (0.67–1.45)</w:t>
            </w:r>
          </w:p>
        </w:tc>
      </w:tr>
      <w:tr w:rsidR="00E1478F" w:rsidRPr="00E03B11" w14:paraId="6B727069"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1D154155" w14:textId="77777777" w:rsidR="00E1478F" w:rsidRPr="009F0560" w:rsidRDefault="00E1478F" w:rsidP="00E1478F">
            <w:pPr>
              <w:spacing w:after="0" w:line="240" w:lineRule="auto"/>
              <w:contextualSpacing/>
              <w:rPr>
                <w:sz w:val="18"/>
                <w:szCs w:val="18"/>
              </w:rPr>
            </w:pPr>
            <w:r w:rsidRPr="002E01AC">
              <w:rPr>
                <w:sz w:val="18"/>
                <w:szCs w:val="18"/>
              </w:rPr>
              <w:t>Q (L/h)</w:t>
            </w:r>
          </w:p>
        </w:tc>
        <w:tc>
          <w:tcPr>
            <w:tcW w:w="1220" w:type="pct"/>
            <w:tcBorders>
              <w:top w:val="nil"/>
              <w:left w:val="nil"/>
              <w:bottom w:val="nil"/>
              <w:right w:val="nil"/>
            </w:tcBorders>
            <w:shd w:val="clear" w:color="auto" w:fill="FFFFFF"/>
          </w:tcPr>
          <w:p w14:paraId="48E6E83C" w14:textId="313FE064" w:rsidR="00E1478F" w:rsidRPr="002E01AC" w:rsidRDefault="00E1478F" w:rsidP="002E01AC">
            <w:pPr>
              <w:spacing w:after="0" w:line="240" w:lineRule="auto"/>
              <w:ind w:left="170"/>
              <w:contextualSpacing/>
              <w:rPr>
                <w:sz w:val="18"/>
                <w:szCs w:val="18"/>
              </w:rPr>
            </w:pPr>
            <w:r w:rsidRPr="00BE0814">
              <w:rPr>
                <w:sz w:val="18"/>
                <w:szCs w:val="18"/>
              </w:rPr>
              <w:t>13.7</w:t>
            </w:r>
            <w:r w:rsidR="00EC632A">
              <w:rPr>
                <w:sz w:val="18"/>
                <w:szCs w:val="18"/>
              </w:rPr>
              <w:t xml:space="preserve"> (40)</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5D681658" w14:textId="77777777" w:rsidR="00E1478F" w:rsidRPr="002E01AC" w:rsidRDefault="00E1478F" w:rsidP="002E01AC">
            <w:pPr>
              <w:spacing w:after="0" w:line="240" w:lineRule="auto"/>
              <w:contextualSpacing/>
              <w:rPr>
                <w:sz w:val="18"/>
                <w:szCs w:val="18"/>
              </w:rPr>
            </w:pPr>
            <w:r w:rsidRPr="002E01AC">
              <w:rPr>
                <w:sz w:val="18"/>
                <w:szCs w:val="18"/>
              </w:rPr>
              <w:t>12.3 (2.7–22.0)</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7D2E11EB" w14:textId="77777777" w:rsidR="00E1478F" w:rsidRPr="002E01AC" w:rsidRDefault="00E1478F" w:rsidP="002E01AC">
            <w:pPr>
              <w:spacing w:after="0" w:line="240" w:lineRule="auto"/>
              <w:contextualSpacing/>
              <w:rPr>
                <w:sz w:val="18"/>
                <w:szCs w:val="18"/>
              </w:rPr>
            </w:pPr>
            <w:r w:rsidRPr="002E01AC">
              <w:rPr>
                <w:sz w:val="18"/>
                <w:szCs w:val="18"/>
              </w:rPr>
              <w:t>12.0 (4.0–28.9)</w:t>
            </w:r>
          </w:p>
        </w:tc>
      </w:tr>
      <w:tr w:rsidR="00E1478F" w:rsidRPr="00E03B11" w14:paraId="0BE7361C"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23E99572" w14:textId="77777777" w:rsidR="00E1478F" w:rsidRPr="009F0560" w:rsidRDefault="00E1478F" w:rsidP="00E1478F">
            <w:pPr>
              <w:spacing w:after="0" w:line="240" w:lineRule="auto"/>
              <w:contextualSpacing/>
              <w:rPr>
                <w:sz w:val="18"/>
                <w:szCs w:val="18"/>
              </w:rPr>
            </w:pPr>
            <w:proofErr w:type="spellStart"/>
            <w:r w:rsidRPr="002E01AC">
              <w:rPr>
                <w:sz w:val="18"/>
                <w:szCs w:val="18"/>
              </w:rPr>
              <w:t>V</w:t>
            </w:r>
            <w:r w:rsidRPr="002E01AC">
              <w:rPr>
                <w:sz w:val="18"/>
                <w:szCs w:val="18"/>
                <w:vertAlign w:val="subscript"/>
              </w:rPr>
              <w:t>p</w:t>
            </w:r>
            <w:proofErr w:type="spellEnd"/>
            <w:r w:rsidRPr="002E01AC">
              <w:rPr>
                <w:sz w:val="18"/>
                <w:szCs w:val="18"/>
              </w:rPr>
              <w:t xml:space="preserve"> (L)</w:t>
            </w:r>
          </w:p>
        </w:tc>
        <w:tc>
          <w:tcPr>
            <w:tcW w:w="1220" w:type="pct"/>
            <w:tcBorders>
              <w:top w:val="nil"/>
              <w:left w:val="nil"/>
              <w:bottom w:val="nil"/>
              <w:right w:val="nil"/>
            </w:tcBorders>
            <w:shd w:val="clear" w:color="auto" w:fill="FFFFFF"/>
          </w:tcPr>
          <w:p w14:paraId="204F58B8" w14:textId="0FE05DE9" w:rsidR="00E1478F" w:rsidRPr="002E01AC" w:rsidRDefault="00E1478F" w:rsidP="002E01AC">
            <w:pPr>
              <w:spacing w:after="0" w:line="240" w:lineRule="auto"/>
              <w:ind w:left="170"/>
              <w:contextualSpacing/>
              <w:rPr>
                <w:sz w:val="18"/>
                <w:szCs w:val="18"/>
              </w:rPr>
            </w:pPr>
            <w:r w:rsidRPr="00BE0814">
              <w:rPr>
                <w:sz w:val="18"/>
                <w:szCs w:val="18"/>
              </w:rPr>
              <w:t>8.85</w:t>
            </w:r>
            <w:r w:rsidR="003B18FE">
              <w:rPr>
                <w:sz w:val="18"/>
                <w:szCs w:val="18"/>
              </w:rPr>
              <w:t xml:space="preserve"> (37.9)</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1F0B45F7" w14:textId="77777777" w:rsidR="00E1478F" w:rsidRPr="002E01AC" w:rsidRDefault="00E1478F" w:rsidP="002E01AC">
            <w:pPr>
              <w:spacing w:after="0" w:line="240" w:lineRule="auto"/>
              <w:contextualSpacing/>
              <w:rPr>
                <w:sz w:val="18"/>
                <w:szCs w:val="18"/>
              </w:rPr>
            </w:pPr>
            <w:r w:rsidRPr="002E01AC">
              <w:rPr>
                <w:sz w:val="18"/>
                <w:szCs w:val="18"/>
              </w:rPr>
              <w:t>8.71 (2.50–14.92)</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0E87D446" w14:textId="77777777" w:rsidR="00E1478F" w:rsidRPr="002E01AC" w:rsidRDefault="00E1478F" w:rsidP="002E01AC">
            <w:pPr>
              <w:spacing w:after="0" w:line="240" w:lineRule="auto"/>
              <w:contextualSpacing/>
              <w:rPr>
                <w:sz w:val="18"/>
                <w:szCs w:val="18"/>
              </w:rPr>
            </w:pPr>
            <w:r w:rsidRPr="002E01AC">
              <w:rPr>
                <w:sz w:val="18"/>
                <w:szCs w:val="18"/>
              </w:rPr>
              <w:t>9.03 (2.75–15.65)</w:t>
            </w:r>
          </w:p>
        </w:tc>
      </w:tr>
      <w:tr w:rsidR="00E1478F" w:rsidRPr="00E03B11" w14:paraId="196D4E03"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483F0110" w14:textId="4F1C8F71" w:rsidR="00E1478F" w:rsidRPr="009F0560" w:rsidRDefault="00E1478F" w:rsidP="00E1478F">
            <w:pPr>
              <w:spacing w:after="0" w:line="240" w:lineRule="auto"/>
              <w:ind w:left="-227"/>
              <w:contextualSpacing/>
              <w:rPr>
                <w:i/>
                <w:iCs/>
                <w:sz w:val="18"/>
                <w:szCs w:val="18"/>
              </w:rPr>
            </w:pPr>
            <w:commentRangeStart w:id="1515"/>
            <w:r>
              <w:rPr>
                <w:i/>
                <w:iCs/>
                <w:sz w:val="18"/>
                <w:szCs w:val="18"/>
              </w:rPr>
              <w:t>Variability parameters</w:t>
            </w:r>
            <w:commentRangeEnd w:id="1515"/>
            <w:r>
              <w:rPr>
                <w:rStyle w:val="CommentReference"/>
              </w:rPr>
              <w:commentReference w:id="1515"/>
            </w:r>
          </w:p>
        </w:tc>
        <w:tc>
          <w:tcPr>
            <w:tcW w:w="1220" w:type="pct"/>
            <w:tcBorders>
              <w:top w:val="nil"/>
              <w:left w:val="nil"/>
              <w:bottom w:val="nil"/>
              <w:right w:val="nil"/>
            </w:tcBorders>
            <w:shd w:val="clear" w:color="auto" w:fill="FFFFFF"/>
            <w:vAlign w:val="center"/>
          </w:tcPr>
          <w:p w14:paraId="401377E2" w14:textId="174ABF3F" w:rsidR="00E1478F" w:rsidRPr="002E01AC" w:rsidRDefault="00E1478F" w:rsidP="002E01AC">
            <w:pPr>
              <w:spacing w:after="0" w:line="240" w:lineRule="auto"/>
              <w:ind w:left="170"/>
              <w:contextualSpacing/>
              <w:rPr>
                <w:i/>
                <w:iCs/>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vAlign w:val="center"/>
          </w:tcPr>
          <w:p w14:paraId="45EAFD48" w14:textId="77777777" w:rsidR="00E1478F" w:rsidRPr="002E01AC" w:rsidRDefault="00E1478F" w:rsidP="002E01AC">
            <w:pPr>
              <w:spacing w:after="0" w:line="240" w:lineRule="auto"/>
              <w:contextualSpacing/>
              <w:rPr>
                <w:sz w:val="18"/>
                <w:szCs w:val="18"/>
              </w:rPr>
            </w:pPr>
          </w:p>
        </w:tc>
        <w:tc>
          <w:tcPr>
            <w:tcW w:w="1219" w:type="pct"/>
            <w:tcBorders>
              <w:top w:val="nil"/>
              <w:left w:val="nil"/>
              <w:bottom w:val="nil"/>
              <w:right w:val="nil"/>
            </w:tcBorders>
            <w:shd w:val="clear" w:color="auto" w:fill="FFFFFF"/>
            <w:noWrap/>
            <w:tcMar>
              <w:top w:w="60" w:type="dxa"/>
              <w:left w:w="180" w:type="dxa"/>
              <w:bottom w:w="60" w:type="dxa"/>
              <w:right w:w="180" w:type="dxa"/>
            </w:tcMar>
            <w:vAlign w:val="center"/>
          </w:tcPr>
          <w:p w14:paraId="63038760" w14:textId="77777777" w:rsidR="00E1478F" w:rsidRPr="002E01AC" w:rsidRDefault="00E1478F" w:rsidP="002E01AC">
            <w:pPr>
              <w:spacing w:after="0" w:line="240" w:lineRule="auto"/>
              <w:contextualSpacing/>
              <w:rPr>
                <w:sz w:val="18"/>
                <w:szCs w:val="18"/>
              </w:rPr>
            </w:pPr>
          </w:p>
        </w:tc>
      </w:tr>
      <w:tr w:rsidR="00E1478F" w:rsidRPr="00E03B11" w14:paraId="018D271A" w14:textId="77777777" w:rsidTr="00B6006D">
        <w:tc>
          <w:tcPr>
            <w:tcW w:w="1341" w:type="pct"/>
            <w:tcBorders>
              <w:top w:val="nil"/>
              <w:left w:val="nil"/>
              <w:bottom w:val="nil"/>
              <w:right w:val="nil"/>
            </w:tcBorders>
            <w:shd w:val="clear" w:color="auto" w:fill="FFFFFF"/>
            <w:noWrap/>
            <w:tcMar>
              <w:top w:w="60" w:type="dxa"/>
              <w:left w:w="60" w:type="dxa"/>
              <w:bottom w:w="60" w:type="dxa"/>
              <w:right w:w="180" w:type="dxa"/>
            </w:tcMar>
            <w:vAlign w:val="center"/>
          </w:tcPr>
          <w:p w14:paraId="52DED01D" w14:textId="68A69F02" w:rsidR="00E1478F" w:rsidRPr="00F841C2" w:rsidRDefault="00E1478F" w:rsidP="00E1478F">
            <w:pPr>
              <w:spacing w:after="0" w:line="240" w:lineRule="auto"/>
              <w:ind w:left="224"/>
              <w:contextualSpacing/>
              <w:rPr>
                <w:sz w:val="18"/>
                <w:szCs w:val="18"/>
                <w:lang w:val="fr-FR"/>
                <w:rPrChange w:id="1516" w:author="My Luong Vuong" w:date="2023-12-07T11:49:00Z">
                  <w:rPr>
                    <w:sz w:val="18"/>
                    <w:szCs w:val="18"/>
                  </w:rPr>
                </w:rPrChange>
              </w:rPr>
            </w:pPr>
            <w:r w:rsidRPr="00F841C2">
              <w:rPr>
                <w:sz w:val="18"/>
                <w:szCs w:val="18"/>
                <w:lang w:val="fr-FR"/>
                <w:rPrChange w:id="1517" w:author="My Luong Vuong" w:date="2023-12-07T11:49:00Z">
                  <w:rPr>
                    <w:sz w:val="18"/>
                    <w:szCs w:val="18"/>
                  </w:rPr>
                </w:rPrChange>
              </w:rPr>
              <w:t xml:space="preserve">IIV on </w:t>
            </w:r>
            <w:proofErr w:type="spellStart"/>
            <w:r w:rsidRPr="00F841C2">
              <w:rPr>
                <w:sz w:val="18"/>
                <w:szCs w:val="18"/>
                <w:lang w:val="fr-FR"/>
                <w:rPrChange w:id="1518" w:author="My Luong Vuong" w:date="2023-12-07T11:49:00Z">
                  <w:rPr>
                    <w:sz w:val="18"/>
                    <w:szCs w:val="18"/>
                  </w:rPr>
                </w:rPrChange>
              </w:rPr>
              <w:t>CL</w:t>
            </w:r>
            <w:ins w:id="1519" w:author="My Luong Vuong" w:date="2023-12-07T11:49:00Z">
              <w:r w:rsidR="004F7803" w:rsidRPr="00F841C2">
                <w:rPr>
                  <w:sz w:val="18"/>
                  <w:szCs w:val="18"/>
                  <w:vertAlign w:val="subscript"/>
                  <w:lang w:val="fr-FR"/>
                  <w:rPrChange w:id="1520" w:author="My Luong Vuong" w:date="2023-12-07T11:49:00Z">
                    <w:rPr>
                      <w:sz w:val="18"/>
                      <w:szCs w:val="18"/>
                    </w:rPr>
                  </w:rPrChange>
                </w:rPr>
                <w:t>on</w:t>
              </w:r>
            </w:ins>
            <w:proofErr w:type="spellEnd"/>
            <w:ins w:id="1521" w:author="My Luong Vuong" w:date="2023-12-07T11:51:00Z">
              <w:r w:rsidR="00E36609">
                <w:rPr>
                  <w:sz w:val="18"/>
                  <w:szCs w:val="18"/>
                  <w:vertAlign w:val="subscript"/>
                  <w:lang w:val="fr-FR"/>
                </w:rPr>
                <w:t>-</w:t>
              </w:r>
            </w:ins>
            <w:r w:rsidRPr="00F841C2">
              <w:rPr>
                <w:sz w:val="18"/>
                <w:szCs w:val="18"/>
                <w:vertAlign w:val="subscript"/>
                <w:lang w:val="fr-FR"/>
                <w:rPrChange w:id="1522" w:author="My Luong Vuong" w:date="2023-12-07T11:49:00Z">
                  <w:rPr>
                    <w:sz w:val="18"/>
                    <w:szCs w:val="18"/>
                    <w:vertAlign w:val="subscript"/>
                  </w:rPr>
                </w:rPrChange>
              </w:rPr>
              <w:t>CRRT</w:t>
            </w:r>
            <w:r w:rsidRPr="00F841C2">
              <w:rPr>
                <w:sz w:val="18"/>
                <w:szCs w:val="18"/>
                <w:lang w:val="fr-FR"/>
                <w:rPrChange w:id="1523" w:author="My Luong Vuong" w:date="2023-12-07T11:49:00Z">
                  <w:rPr>
                    <w:sz w:val="18"/>
                    <w:szCs w:val="18"/>
                  </w:rPr>
                </w:rPrChange>
              </w:rPr>
              <w:t xml:space="preserve"> (%CV)</w:t>
            </w:r>
          </w:p>
        </w:tc>
        <w:tc>
          <w:tcPr>
            <w:tcW w:w="1220" w:type="pct"/>
            <w:tcBorders>
              <w:top w:val="nil"/>
              <w:left w:val="nil"/>
              <w:bottom w:val="nil"/>
              <w:right w:val="nil"/>
            </w:tcBorders>
            <w:shd w:val="clear" w:color="auto" w:fill="FFFFFF"/>
            <w:vAlign w:val="center"/>
          </w:tcPr>
          <w:p w14:paraId="11567E4B" w14:textId="09338130" w:rsidR="00E1478F" w:rsidRPr="002E01AC" w:rsidRDefault="00E1478F" w:rsidP="002E01AC">
            <w:pPr>
              <w:spacing w:after="0" w:line="240" w:lineRule="auto"/>
              <w:ind w:left="170"/>
              <w:contextualSpacing/>
              <w:rPr>
                <w:sz w:val="18"/>
                <w:szCs w:val="18"/>
              </w:rPr>
            </w:pPr>
            <w:r w:rsidRPr="00BE0814">
              <w:rPr>
                <w:color w:val="000000"/>
                <w:sz w:val="18"/>
                <w:szCs w:val="18"/>
              </w:rPr>
              <w:t>45.7</w:t>
            </w:r>
            <w:r w:rsidR="004C2ECE">
              <w:rPr>
                <w:color w:val="000000"/>
                <w:sz w:val="18"/>
                <w:szCs w:val="18"/>
              </w:rPr>
              <w:t xml:space="preserve"> (18.3)</w:t>
            </w:r>
          </w:p>
        </w:tc>
        <w:tc>
          <w:tcPr>
            <w:tcW w:w="1220" w:type="pct"/>
            <w:tcBorders>
              <w:top w:val="nil"/>
              <w:left w:val="nil"/>
              <w:bottom w:val="nil"/>
              <w:right w:val="nil"/>
            </w:tcBorders>
            <w:shd w:val="clear" w:color="auto" w:fill="FFFFFF"/>
            <w:noWrap/>
            <w:tcMar>
              <w:top w:w="60" w:type="dxa"/>
              <w:left w:w="180" w:type="dxa"/>
              <w:bottom w:w="60" w:type="dxa"/>
              <w:right w:w="180" w:type="dxa"/>
            </w:tcMar>
            <w:vAlign w:val="center"/>
          </w:tcPr>
          <w:p w14:paraId="3E37B560" w14:textId="77777777" w:rsidR="00E1478F" w:rsidRPr="002E01AC" w:rsidRDefault="00E1478F" w:rsidP="002E01AC">
            <w:pPr>
              <w:spacing w:after="0" w:line="240" w:lineRule="auto"/>
              <w:contextualSpacing/>
              <w:rPr>
                <w:b/>
                <w:bCs/>
                <w:sz w:val="18"/>
                <w:szCs w:val="18"/>
              </w:rPr>
            </w:pPr>
            <w:r w:rsidRPr="002E01AC">
              <w:rPr>
                <w:sz w:val="18"/>
                <w:szCs w:val="18"/>
              </w:rPr>
              <w:t>44.3 (29.7–67.8)</w:t>
            </w:r>
          </w:p>
        </w:tc>
        <w:tc>
          <w:tcPr>
            <w:tcW w:w="1219" w:type="pct"/>
            <w:tcBorders>
              <w:top w:val="nil"/>
              <w:left w:val="nil"/>
              <w:bottom w:val="nil"/>
              <w:right w:val="nil"/>
            </w:tcBorders>
            <w:shd w:val="clear" w:color="auto" w:fill="FFFFFF"/>
            <w:noWrap/>
            <w:tcMar>
              <w:top w:w="60" w:type="dxa"/>
              <w:left w:w="180" w:type="dxa"/>
              <w:bottom w:w="60" w:type="dxa"/>
              <w:right w:w="180" w:type="dxa"/>
            </w:tcMar>
            <w:vAlign w:val="center"/>
          </w:tcPr>
          <w:p w14:paraId="7A35EB34" w14:textId="77777777" w:rsidR="00E1478F" w:rsidRPr="002E01AC" w:rsidRDefault="00E1478F" w:rsidP="002E01AC">
            <w:pPr>
              <w:spacing w:after="0" w:line="240" w:lineRule="auto"/>
              <w:contextualSpacing/>
              <w:rPr>
                <w:sz w:val="18"/>
                <w:szCs w:val="18"/>
              </w:rPr>
            </w:pPr>
            <w:r w:rsidRPr="002E01AC">
              <w:rPr>
                <w:sz w:val="18"/>
                <w:szCs w:val="18"/>
              </w:rPr>
              <w:t>42.3 (26.2–65.0)</w:t>
            </w:r>
          </w:p>
        </w:tc>
      </w:tr>
      <w:tr w:rsidR="00E1478F" w:rsidRPr="00E03B11" w14:paraId="3B6739EC" w14:textId="77777777" w:rsidTr="00B6006D">
        <w:tc>
          <w:tcPr>
            <w:tcW w:w="1341" w:type="pct"/>
            <w:tcBorders>
              <w:top w:val="nil"/>
              <w:left w:val="nil"/>
              <w:bottom w:val="nil"/>
              <w:right w:val="nil"/>
            </w:tcBorders>
            <w:shd w:val="clear" w:color="auto" w:fill="FFFFFF"/>
            <w:noWrap/>
            <w:tcMar>
              <w:top w:w="60" w:type="dxa"/>
              <w:left w:w="60" w:type="dxa"/>
              <w:bottom w:w="60" w:type="dxa"/>
              <w:right w:w="180" w:type="dxa"/>
            </w:tcMar>
            <w:vAlign w:val="center"/>
          </w:tcPr>
          <w:p w14:paraId="46B5D1A1" w14:textId="42959B64" w:rsidR="00E1478F" w:rsidRPr="009F0560" w:rsidRDefault="00E1478F" w:rsidP="00E1478F">
            <w:pPr>
              <w:spacing w:after="0" w:line="240" w:lineRule="auto"/>
              <w:ind w:left="224"/>
              <w:contextualSpacing/>
              <w:rPr>
                <w:sz w:val="18"/>
                <w:szCs w:val="18"/>
              </w:rPr>
            </w:pPr>
            <w:r w:rsidRPr="002E01AC">
              <w:rPr>
                <w:sz w:val="18"/>
                <w:szCs w:val="18"/>
              </w:rPr>
              <w:t xml:space="preserve">IIV on </w:t>
            </w:r>
            <w:del w:id="1524" w:author="My Luong Vuong" w:date="2023-12-07T11:50:00Z">
              <w:r w:rsidRPr="002E01AC" w:rsidDel="00F841C2">
                <w:rPr>
                  <w:sz w:val="18"/>
                  <w:szCs w:val="18"/>
                </w:rPr>
                <w:delText>CL</w:delText>
              </w:r>
              <w:r w:rsidRPr="002E01AC" w:rsidDel="00F841C2">
                <w:rPr>
                  <w:sz w:val="18"/>
                  <w:szCs w:val="18"/>
                  <w:vertAlign w:val="subscript"/>
                </w:rPr>
                <w:delText>non</w:delText>
              </w:r>
            </w:del>
            <w:proofErr w:type="spellStart"/>
            <w:ins w:id="1525" w:author="My Luong Vuong" w:date="2023-12-07T11:50:00Z">
              <w:r w:rsidR="00F841C2" w:rsidRPr="002E01AC">
                <w:rPr>
                  <w:sz w:val="18"/>
                  <w:szCs w:val="18"/>
                </w:rPr>
                <w:t>CL</w:t>
              </w:r>
              <w:r w:rsidR="00F841C2">
                <w:rPr>
                  <w:sz w:val="18"/>
                  <w:szCs w:val="18"/>
                  <w:vertAlign w:val="subscript"/>
                </w:rPr>
                <w:t>off</w:t>
              </w:r>
            </w:ins>
            <w:proofErr w:type="spellEnd"/>
            <w:ins w:id="1526" w:author="My Luong Vuong" w:date="2023-12-07T11:51:00Z">
              <w:r w:rsidR="003434C0">
                <w:rPr>
                  <w:sz w:val="18"/>
                  <w:szCs w:val="18"/>
                  <w:vertAlign w:val="subscript"/>
                </w:rPr>
                <w:t>-</w:t>
              </w:r>
            </w:ins>
            <w:del w:id="1527" w:author="My Luong Vuong" w:date="2023-12-07T11:49:00Z">
              <w:r w:rsidRPr="002E01AC" w:rsidDel="00F841C2">
                <w:rPr>
                  <w:sz w:val="18"/>
                  <w:szCs w:val="18"/>
                  <w:vertAlign w:val="subscript"/>
                </w:rPr>
                <w:delText>-</w:delText>
              </w:r>
            </w:del>
            <w:r w:rsidRPr="002E01AC">
              <w:rPr>
                <w:sz w:val="18"/>
                <w:szCs w:val="18"/>
                <w:vertAlign w:val="subscript"/>
              </w:rPr>
              <w:t>CRRT</w:t>
            </w:r>
            <w:r w:rsidRPr="002E01AC">
              <w:rPr>
                <w:sz w:val="18"/>
                <w:szCs w:val="18"/>
              </w:rPr>
              <w:t xml:space="preserve"> (%CV)</w:t>
            </w:r>
          </w:p>
        </w:tc>
        <w:tc>
          <w:tcPr>
            <w:tcW w:w="1220" w:type="pct"/>
            <w:tcBorders>
              <w:top w:val="nil"/>
              <w:left w:val="nil"/>
              <w:bottom w:val="nil"/>
              <w:right w:val="nil"/>
            </w:tcBorders>
            <w:shd w:val="clear" w:color="auto" w:fill="FFFFFF"/>
          </w:tcPr>
          <w:p w14:paraId="1F21B1A4" w14:textId="2DB2762A" w:rsidR="00E1478F" w:rsidRPr="002E01AC" w:rsidRDefault="00E1478F" w:rsidP="002E01AC">
            <w:pPr>
              <w:spacing w:after="0" w:line="240" w:lineRule="auto"/>
              <w:ind w:left="170"/>
              <w:contextualSpacing/>
              <w:rPr>
                <w:sz w:val="18"/>
                <w:szCs w:val="18"/>
              </w:rPr>
            </w:pPr>
            <w:r w:rsidRPr="00BE0814">
              <w:rPr>
                <w:sz w:val="18"/>
                <w:szCs w:val="18"/>
              </w:rPr>
              <w:t>57.5</w:t>
            </w:r>
            <w:r w:rsidR="00A056AE">
              <w:rPr>
                <w:sz w:val="18"/>
                <w:szCs w:val="18"/>
              </w:rPr>
              <w:t xml:space="preserve"> (8.2)</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6AA8A5F6" w14:textId="77777777" w:rsidR="00E1478F" w:rsidRPr="002E01AC" w:rsidRDefault="00E1478F" w:rsidP="002E01AC">
            <w:pPr>
              <w:spacing w:after="0" w:line="240" w:lineRule="auto"/>
              <w:contextualSpacing/>
              <w:rPr>
                <w:color w:val="000000"/>
                <w:sz w:val="18"/>
                <w:szCs w:val="18"/>
              </w:rPr>
            </w:pPr>
            <w:r w:rsidRPr="002E01AC">
              <w:rPr>
                <w:sz w:val="18"/>
                <w:szCs w:val="18"/>
              </w:rPr>
              <w:t>49.7 (40.2–62.1)</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62F3BB59" w14:textId="77777777" w:rsidR="00E1478F" w:rsidRPr="002E01AC" w:rsidRDefault="00E1478F" w:rsidP="002E01AC">
            <w:pPr>
              <w:spacing w:after="0" w:line="240" w:lineRule="auto"/>
              <w:contextualSpacing/>
              <w:rPr>
                <w:sz w:val="18"/>
                <w:szCs w:val="18"/>
              </w:rPr>
            </w:pPr>
            <w:r w:rsidRPr="002E01AC">
              <w:rPr>
                <w:sz w:val="18"/>
                <w:szCs w:val="18"/>
              </w:rPr>
              <w:t>50.0 (40.2–61.7)</w:t>
            </w:r>
          </w:p>
        </w:tc>
      </w:tr>
      <w:tr w:rsidR="00E1478F" w:rsidRPr="00E03B11" w14:paraId="76DBE359"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47437507" w14:textId="77777777" w:rsidR="00E1478F" w:rsidRPr="009F0560" w:rsidRDefault="00E1478F" w:rsidP="00E1478F">
            <w:pPr>
              <w:spacing w:after="0" w:line="240" w:lineRule="auto"/>
              <w:contextualSpacing/>
              <w:rPr>
                <w:sz w:val="18"/>
                <w:szCs w:val="18"/>
              </w:rPr>
            </w:pPr>
            <w:r w:rsidRPr="002E01AC">
              <w:rPr>
                <w:sz w:val="18"/>
                <w:szCs w:val="18"/>
              </w:rPr>
              <w:t xml:space="preserve">IIV on </w:t>
            </w:r>
            <w:proofErr w:type="spellStart"/>
            <w:r w:rsidRPr="002E01AC">
              <w:rPr>
                <w:sz w:val="18"/>
                <w:szCs w:val="18"/>
              </w:rPr>
              <w:t>Vc</w:t>
            </w:r>
            <w:proofErr w:type="spellEnd"/>
            <w:r w:rsidRPr="002E01AC">
              <w:rPr>
                <w:sz w:val="18"/>
                <w:szCs w:val="18"/>
              </w:rPr>
              <w:t xml:space="preserve"> (%CV)</w:t>
            </w:r>
          </w:p>
        </w:tc>
        <w:tc>
          <w:tcPr>
            <w:tcW w:w="1220" w:type="pct"/>
            <w:tcBorders>
              <w:top w:val="nil"/>
              <w:left w:val="nil"/>
              <w:bottom w:val="nil"/>
              <w:right w:val="nil"/>
            </w:tcBorders>
            <w:shd w:val="clear" w:color="auto" w:fill="FFFFFF"/>
          </w:tcPr>
          <w:p w14:paraId="0225DE7E" w14:textId="07BEC8A9" w:rsidR="00E1478F" w:rsidRPr="002E01AC" w:rsidRDefault="00E1478F" w:rsidP="002E01AC">
            <w:pPr>
              <w:spacing w:after="0" w:line="240" w:lineRule="auto"/>
              <w:ind w:left="170"/>
              <w:contextualSpacing/>
              <w:rPr>
                <w:sz w:val="18"/>
                <w:szCs w:val="18"/>
              </w:rPr>
            </w:pPr>
            <w:r w:rsidRPr="00BE0814">
              <w:rPr>
                <w:sz w:val="18"/>
                <w:szCs w:val="18"/>
              </w:rPr>
              <w:t>66.6</w:t>
            </w:r>
            <w:r w:rsidR="001E6922">
              <w:rPr>
                <w:sz w:val="18"/>
                <w:szCs w:val="18"/>
              </w:rPr>
              <w:t xml:space="preserve"> (10.7)</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01D52D64" w14:textId="77777777" w:rsidR="00E1478F" w:rsidRPr="002E01AC" w:rsidRDefault="00E1478F" w:rsidP="002E01AC">
            <w:pPr>
              <w:spacing w:after="0" w:line="240" w:lineRule="auto"/>
              <w:contextualSpacing/>
              <w:rPr>
                <w:color w:val="000000"/>
                <w:sz w:val="18"/>
                <w:szCs w:val="18"/>
              </w:rPr>
            </w:pPr>
            <w:r w:rsidRPr="002E01AC">
              <w:rPr>
                <w:sz w:val="18"/>
                <w:szCs w:val="18"/>
              </w:rPr>
              <w:t>57.9 (45.7–74.4)</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6A3B0FD9" w14:textId="77777777" w:rsidR="00E1478F" w:rsidRPr="002E01AC" w:rsidRDefault="00E1478F" w:rsidP="002E01AC">
            <w:pPr>
              <w:spacing w:after="0" w:line="240" w:lineRule="auto"/>
              <w:contextualSpacing/>
              <w:rPr>
                <w:sz w:val="18"/>
                <w:szCs w:val="18"/>
              </w:rPr>
            </w:pPr>
            <w:r w:rsidRPr="002E01AC">
              <w:rPr>
                <w:sz w:val="18"/>
                <w:szCs w:val="18"/>
              </w:rPr>
              <w:t>57.3 (44.4–73.1)</w:t>
            </w:r>
          </w:p>
        </w:tc>
      </w:tr>
      <w:tr w:rsidR="00E1478F" w:rsidRPr="00E03B11" w14:paraId="79E7BE92"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66166FA1" w14:textId="64C727BD" w:rsidR="00E1478F" w:rsidRPr="009F0560" w:rsidRDefault="00E1478F" w:rsidP="00E1478F">
            <w:pPr>
              <w:spacing w:after="0" w:line="240" w:lineRule="auto"/>
              <w:ind w:left="-16"/>
              <w:contextualSpacing/>
              <w:rPr>
                <w:sz w:val="18"/>
                <w:szCs w:val="18"/>
              </w:rPr>
            </w:pPr>
            <w:proofErr w:type="spellStart"/>
            <w:r w:rsidRPr="002E01AC">
              <w:rPr>
                <w:i/>
                <w:iCs/>
                <w:sz w:val="18"/>
                <w:szCs w:val="18"/>
              </w:rPr>
              <w:t>Cov</w:t>
            </w:r>
            <w:proofErr w:type="spellEnd"/>
            <w:r w:rsidRPr="002E01AC">
              <w:rPr>
                <w:sz w:val="18"/>
                <w:szCs w:val="18"/>
              </w:rPr>
              <w:t xml:space="preserve">(IIV on </w:t>
            </w:r>
            <w:del w:id="1528" w:author="My Luong Vuong" w:date="2023-12-07T11:52:00Z">
              <w:r w:rsidRPr="002E01AC" w:rsidDel="005C216D">
                <w:rPr>
                  <w:sz w:val="18"/>
                  <w:szCs w:val="18"/>
                </w:rPr>
                <w:delText>CL</w:delText>
              </w:r>
              <w:r w:rsidRPr="002E01AC" w:rsidDel="005C216D">
                <w:rPr>
                  <w:sz w:val="18"/>
                  <w:szCs w:val="18"/>
                  <w:vertAlign w:val="subscript"/>
                </w:rPr>
                <w:delText>non</w:delText>
              </w:r>
            </w:del>
            <w:proofErr w:type="spellStart"/>
            <w:ins w:id="1529" w:author="My Luong Vuong" w:date="2023-12-07T11:52:00Z">
              <w:r w:rsidR="005C216D" w:rsidRPr="002E01AC">
                <w:rPr>
                  <w:sz w:val="18"/>
                  <w:szCs w:val="18"/>
                </w:rPr>
                <w:t>CL</w:t>
              </w:r>
              <w:r w:rsidR="005C216D">
                <w:rPr>
                  <w:sz w:val="18"/>
                  <w:szCs w:val="18"/>
                  <w:vertAlign w:val="subscript"/>
                </w:rPr>
                <w:t>off</w:t>
              </w:r>
            </w:ins>
            <w:proofErr w:type="spellEnd"/>
            <w:r w:rsidRPr="002E01AC">
              <w:rPr>
                <w:sz w:val="18"/>
                <w:szCs w:val="18"/>
                <w:vertAlign w:val="subscript"/>
              </w:rPr>
              <w:t>-CRRT</w:t>
            </w:r>
            <w:r w:rsidRPr="002E01AC">
              <w:rPr>
                <w:sz w:val="18"/>
                <w:szCs w:val="18"/>
              </w:rPr>
              <w:t>-</w:t>
            </w:r>
            <w:proofErr w:type="spellStart"/>
            <w:r w:rsidRPr="002E01AC">
              <w:rPr>
                <w:sz w:val="18"/>
                <w:szCs w:val="18"/>
              </w:rPr>
              <w:t>Vc</w:t>
            </w:r>
            <w:proofErr w:type="spellEnd"/>
            <w:r w:rsidRPr="002E01AC">
              <w:rPr>
                <w:sz w:val="18"/>
                <w:szCs w:val="18"/>
              </w:rPr>
              <w:t>) (%CV)</w:t>
            </w:r>
          </w:p>
        </w:tc>
        <w:tc>
          <w:tcPr>
            <w:tcW w:w="1220" w:type="pct"/>
            <w:tcBorders>
              <w:top w:val="nil"/>
              <w:left w:val="nil"/>
              <w:bottom w:val="nil"/>
              <w:right w:val="nil"/>
            </w:tcBorders>
            <w:shd w:val="clear" w:color="auto" w:fill="FFFFFF"/>
          </w:tcPr>
          <w:p w14:paraId="6CADB8A0" w14:textId="49F613C8" w:rsidR="00E1478F" w:rsidRPr="002E01AC" w:rsidRDefault="00E1478F" w:rsidP="002E01AC">
            <w:pPr>
              <w:spacing w:after="0" w:line="240" w:lineRule="auto"/>
              <w:ind w:left="170"/>
              <w:contextualSpacing/>
              <w:rPr>
                <w:sz w:val="18"/>
                <w:szCs w:val="18"/>
              </w:rPr>
            </w:pPr>
            <w:r w:rsidRPr="00BE0814">
              <w:rPr>
                <w:sz w:val="18"/>
                <w:szCs w:val="18"/>
              </w:rPr>
              <w:t>37.7</w:t>
            </w:r>
            <w:r w:rsidR="00C56DB7">
              <w:rPr>
                <w:sz w:val="18"/>
                <w:szCs w:val="18"/>
              </w:rPr>
              <w:t xml:space="preserve"> (19.8)</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5F90D686" w14:textId="77777777" w:rsidR="00E1478F" w:rsidRPr="002E01AC" w:rsidRDefault="00E1478F" w:rsidP="002E01AC">
            <w:pPr>
              <w:spacing w:after="0" w:line="240" w:lineRule="auto"/>
              <w:contextualSpacing/>
              <w:rPr>
                <w:sz w:val="18"/>
                <w:szCs w:val="18"/>
              </w:rPr>
            </w:pPr>
            <w:r w:rsidRPr="002E01AC">
              <w:rPr>
                <w:sz w:val="18"/>
                <w:szCs w:val="18"/>
              </w:rPr>
              <w:t>28.6 (4.6–40.9)</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5282AB05" w14:textId="77777777" w:rsidR="00E1478F" w:rsidRPr="002E01AC" w:rsidRDefault="00E1478F" w:rsidP="002E01AC">
            <w:pPr>
              <w:spacing w:after="0" w:line="240" w:lineRule="auto"/>
              <w:contextualSpacing/>
              <w:rPr>
                <w:sz w:val="18"/>
                <w:szCs w:val="18"/>
              </w:rPr>
            </w:pPr>
            <w:r w:rsidRPr="002E01AC">
              <w:rPr>
                <w:sz w:val="18"/>
                <w:szCs w:val="18"/>
              </w:rPr>
              <w:t>28.5 (12.5–44.2)</w:t>
            </w:r>
          </w:p>
        </w:tc>
      </w:tr>
      <w:tr w:rsidR="00E1478F" w:rsidRPr="00E03B11" w14:paraId="04B687E6" w14:textId="77777777" w:rsidTr="00B6006D">
        <w:tc>
          <w:tcPr>
            <w:tcW w:w="1341" w:type="pct"/>
            <w:tcBorders>
              <w:top w:val="nil"/>
              <w:left w:val="nil"/>
              <w:bottom w:val="nil"/>
              <w:right w:val="nil"/>
            </w:tcBorders>
            <w:shd w:val="clear" w:color="auto" w:fill="FFFFFF"/>
            <w:noWrap/>
            <w:tcMar>
              <w:top w:w="60" w:type="dxa"/>
              <w:left w:w="60" w:type="dxa"/>
              <w:bottom w:w="60" w:type="dxa"/>
              <w:right w:w="180" w:type="dxa"/>
            </w:tcMar>
            <w:vAlign w:val="center"/>
          </w:tcPr>
          <w:p w14:paraId="67141442" w14:textId="77777777" w:rsidR="00E1478F" w:rsidRPr="009F0560" w:rsidRDefault="00E1478F" w:rsidP="00E1478F">
            <w:pPr>
              <w:spacing w:after="0" w:line="240" w:lineRule="auto"/>
              <w:contextualSpacing/>
              <w:rPr>
                <w:i/>
                <w:iCs/>
                <w:sz w:val="18"/>
                <w:szCs w:val="18"/>
              </w:rPr>
            </w:pPr>
            <w:r w:rsidRPr="002E01AC">
              <w:rPr>
                <w:i/>
                <w:iCs/>
                <w:sz w:val="18"/>
                <w:szCs w:val="18"/>
              </w:rPr>
              <w:t>Residual variability</w:t>
            </w:r>
          </w:p>
        </w:tc>
        <w:tc>
          <w:tcPr>
            <w:tcW w:w="1220" w:type="pct"/>
            <w:tcBorders>
              <w:top w:val="nil"/>
              <w:left w:val="nil"/>
              <w:bottom w:val="nil"/>
              <w:right w:val="nil"/>
            </w:tcBorders>
            <w:shd w:val="clear" w:color="auto" w:fill="FFFFFF"/>
          </w:tcPr>
          <w:p w14:paraId="4A86EC7C" w14:textId="68F97F83" w:rsidR="00E1478F" w:rsidRPr="002E01AC" w:rsidRDefault="00E1478F" w:rsidP="002E01AC">
            <w:pPr>
              <w:spacing w:after="0" w:line="240" w:lineRule="auto"/>
              <w:ind w:left="170"/>
              <w:contextualSpacing/>
              <w:rPr>
                <w:i/>
                <w:iCs/>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352B3E38" w14:textId="77777777" w:rsidR="00E1478F" w:rsidRPr="002E01AC" w:rsidRDefault="00E1478F" w:rsidP="002E01AC">
            <w:pPr>
              <w:spacing w:after="0" w:line="240" w:lineRule="auto"/>
              <w:contextualSpacing/>
              <w:rPr>
                <w:sz w:val="18"/>
                <w:szCs w:val="18"/>
              </w:rPr>
            </w:pP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56FEB6C5" w14:textId="77777777" w:rsidR="00E1478F" w:rsidRPr="002E01AC" w:rsidRDefault="00E1478F" w:rsidP="002E01AC">
            <w:pPr>
              <w:spacing w:after="0" w:line="240" w:lineRule="auto"/>
              <w:contextualSpacing/>
              <w:rPr>
                <w:sz w:val="18"/>
                <w:szCs w:val="18"/>
              </w:rPr>
            </w:pPr>
          </w:p>
        </w:tc>
      </w:tr>
      <w:tr w:rsidR="00E1478F" w:rsidRPr="00E03B11" w14:paraId="26BB5044" w14:textId="77777777" w:rsidTr="00B6006D">
        <w:tc>
          <w:tcPr>
            <w:tcW w:w="1341" w:type="pct"/>
            <w:tcBorders>
              <w:top w:val="nil"/>
              <w:left w:val="nil"/>
              <w:bottom w:val="single" w:sz="4" w:space="0" w:color="auto"/>
              <w:right w:val="nil"/>
            </w:tcBorders>
            <w:shd w:val="clear" w:color="auto" w:fill="FFFFFF"/>
            <w:noWrap/>
            <w:tcMar>
              <w:top w:w="60" w:type="dxa"/>
              <w:left w:w="300" w:type="dxa"/>
              <w:bottom w:w="60" w:type="dxa"/>
              <w:right w:w="180" w:type="dxa"/>
            </w:tcMar>
            <w:hideMark/>
          </w:tcPr>
          <w:p w14:paraId="55B8EB97" w14:textId="77777777" w:rsidR="00E1478F" w:rsidRPr="009F0560" w:rsidRDefault="00E1478F" w:rsidP="00E1478F">
            <w:pPr>
              <w:spacing w:after="0" w:line="240" w:lineRule="auto"/>
              <w:contextualSpacing/>
              <w:rPr>
                <w:sz w:val="18"/>
                <w:szCs w:val="18"/>
              </w:rPr>
            </w:pPr>
            <w:r w:rsidRPr="002E01AC">
              <w:rPr>
                <w:sz w:val="18"/>
                <w:szCs w:val="18"/>
              </w:rPr>
              <w:t>Proportional error(%CV)</w:t>
            </w:r>
          </w:p>
        </w:tc>
        <w:tc>
          <w:tcPr>
            <w:tcW w:w="1220" w:type="pct"/>
            <w:tcBorders>
              <w:top w:val="nil"/>
              <w:left w:val="nil"/>
              <w:bottom w:val="single" w:sz="4" w:space="0" w:color="auto"/>
              <w:right w:val="nil"/>
            </w:tcBorders>
            <w:shd w:val="clear" w:color="auto" w:fill="FFFFFF"/>
          </w:tcPr>
          <w:p w14:paraId="69883E58" w14:textId="1E1529B2" w:rsidR="00E1478F" w:rsidRPr="002E01AC" w:rsidRDefault="00E1478F" w:rsidP="002E01AC">
            <w:pPr>
              <w:spacing w:after="0" w:line="240" w:lineRule="auto"/>
              <w:ind w:left="170"/>
              <w:contextualSpacing/>
              <w:rPr>
                <w:sz w:val="18"/>
                <w:szCs w:val="18"/>
              </w:rPr>
            </w:pPr>
            <w:r w:rsidRPr="00BE0814">
              <w:rPr>
                <w:color w:val="000000"/>
                <w:sz w:val="18"/>
                <w:szCs w:val="18"/>
              </w:rPr>
              <w:t>16.8</w:t>
            </w:r>
            <w:r w:rsidR="00EA2450">
              <w:rPr>
                <w:color w:val="000000"/>
                <w:sz w:val="18"/>
                <w:szCs w:val="18"/>
              </w:rPr>
              <w:t xml:space="preserve"> (6.5)</w:t>
            </w:r>
          </w:p>
        </w:tc>
        <w:tc>
          <w:tcPr>
            <w:tcW w:w="1220" w:type="pct"/>
            <w:tcBorders>
              <w:top w:val="nil"/>
              <w:left w:val="nil"/>
              <w:bottom w:val="single" w:sz="4" w:space="0" w:color="auto"/>
              <w:right w:val="nil"/>
            </w:tcBorders>
            <w:shd w:val="clear" w:color="auto" w:fill="FFFFFF"/>
            <w:noWrap/>
            <w:tcMar>
              <w:top w:w="60" w:type="dxa"/>
              <w:left w:w="180" w:type="dxa"/>
              <w:bottom w:w="60" w:type="dxa"/>
              <w:right w:w="180" w:type="dxa"/>
            </w:tcMar>
          </w:tcPr>
          <w:p w14:paraId="2ACCB439" w14:textId="77777777" w:rsidR="00E1478F" w:rsidRPr="002E01AC" w:rsidRDefault="00E1478F" w:rsidP="002E01AC">
            <w:pPr>
              <w:spacing w:after="0" w:line="240" w:lineRule="auto"/>
              <w:contextualSpacing/>
              <w:rPr>
                <w:sz w:val="18"/>
                <w:szCs w:val="18"/>
              </w:rPr>
            </w:pPr>
            <w:r w:rsidRPr="002E01AC">
              <w:rPr>
                <w:sz w:val="18"/>
                <w:szCs w:val="18"/>
              </w:rPr>
              <w:t>16.7 (14.6–19.1)</w:t>
            </w:r>
          </w:p>
        </w:tc>
        <w:tc>
          <w:tcPr>
            <w:tcW w:w="1219" w:type="pct"/>
            <w:tcBorders>
              <w:top w:val="nil"/>
              <w:left w:val="nil"/>
              <w:bottom w:val="single" w:sz="4" w:space="0" w:color="auto"/>
              <w:right w:val="nil"/>
            </w:tcBorders>
            <w:shd w:val="clear" w:color="auto" w:fill="FFFFFF"/>
            <w:noWrap/>
            <w:tcMar>
              <w:top w:w="60" w:type="dxa"/>
              <w:left w:w="180" w:type="dxa"/>
              <w:bottom w:w="60" w:type="dxa"/>
              <w:right w:w="180" w:type="dxa"/>
            </w:tcMar>
          </w:tcPr>
          <w:p w14:paraId="0A2ACB06" w14:textId="77777777" w:rsidR="00E1478F" w:rsidRPr="002E01AC" w:rsidRDefault="00E1478F" w:rsidP="002E01AC">
            <w:pPr>
              <w:spacing w:after="0" w:line="240" w:lineRule="auto"/>
              <w:contextualSpacing/>
              <w:rPr>
                <w:sz w:val="18"/>
                <w:szCs w:val="18"/>
              </w:rPr>
            </w:pPr>
            <w:r w:rsidRPr="002E01AC">
              <w:rPr>
                <w:sz w:val="18"/>
                <w:szCs w:val="18"/>
              </w:rPr>
              <w:t>16.5 (14.4–18.8)</w:t>
            </w:r>
          </w:p>
        </w:tc>
      </w:tr>
    </w:tbl>
    <w:p w14:paraId="613DE60C" w14:textId="11C5B27D" w:rsidR="005B7E8A" w:rsidRPr="00DC46F5" w:rsidRDefault="005B7E8A" w:rsidP="005B7E8A">
      <w:pPr>
        <w:spacing w:after="0" w:line="240" w:lineRule="auto"/>
        <w:contextualSpacing/>
        <w:rPr>
          <w:sz w:val="18"/>
          <w:szCs w:val="18"/>
        </w:rPr>
      </w:pPr>
      <w:r w:rsidRPr="00DC46F5">
        <w:rPr>
          <w:sz w:val="18"/>
          <w:szCs w:val="18"/>
        </w:rPr>
        <w:lastRenderedPageBreak/>
        <w:t>BW, body weight; CI, confidence interval; CRRT, continuous renal replacement therapy; C</w:t>
      </w:r>
      <w:r w:rsidR="00C95EDC" w:rsidRPr="00DC46F5">
        <w:rPr>
          <w:sz w:val="18"/>
          <w:szCs w:val="18"/>
        </w:rPr>
        <w:t>l</w:t>
      </w:r>
      <w:ins w:id="1530" w:author="My Luong Vuong" w:date="2023-12-07T11:51:00Z">
        <w:r w:rsidR="00C95EDC" w:rsidRPr="00C95EDC">
          <w:rPr>
            <w:sz w:val="18"/>
            <w:szCs w:val="18"/>
            <w:vertAlign w:val="subscript"/>
            <w:rPrChange w:id="1531" w:author="My Luong Vuong" w:date="2023-12-07T11:51:00Z">
              <w:rPr>
                <w:sz w:val="18"/>
                <w:szCs w:val="18"/>
              </w:rPr>
            </w:rPrChange>
          </w:rPr>
          <w:t>on-</w:t>
        </w:r>
      </w:ins>
      <w:r w:rsidRPr="00DC46F5">
        <w:rPr>
          <w:sz w:val="18"/>
          <w:szCs w:val="18"/>
          <w:vertAlign w:val="subscript"/>
        </w:rPr>
        <w:t>CRRT</w:t>
      </w:r>
      <w:r w:rsidRPr="00DC46F5">
        <w:rPr>
          <w:sz w:val="18"/>
          <w:szCs w:val="18"/>
        </w:rPr>
        <w:t xml:space="preserve">, clearance when patients were on CRRT; </w:t>
      </w:r>
      <w:del w:id="1532" w:author="My Luong Vuong" w:date="2023-12-07T11:41:00Z">
        <w:r w:rsidRPr="00DC46F5" w:rsidDel="00CF7E36">
          <w:rPr>
            <w:sz w:val="18"/>
            <w:szCs w:val="18"/>
          </w:rPr>
          <w:delText>CL</w:delText>
        </w:r>
        <w:r w:rsidRPr="00DC46F5" w:rsidDel="00CF7E36">
          <w:rPr>
            <w:sz w:val="18"/>
            <w:szCs w:val="18"/>
            <w:vertAlign w:val="subscript"/>
          </w:rPr>
          <w:delText>non</w:delText>
        </w:r>
      </w:del>
      <w:proofErr w:type="spellStart"/>
      <w:ins w:id="1533" w:author="My Luong Vuong" w:date="2023-12-07T11:41:00Z">
        <w:r w:rsidR="00CF7E36" w:rsidRPr="00DC46F5">
          <w:rPr>
            <w:sz w:val="18"/>
            <w:szCs w:val="18"/>
          </w:rPr>
          <w:t>CL</w:t>
        </w:r>
        <w:r w:rsidR="00CF7E36">
          <w:rPr>
            <w:sz w:val="18"/>
            <w:szCs w:val="18"/>
            <w:vertAlign w:val="subscript"/>
          </w:rPr>
          <w:t>off</w:t>
        </w:r>
      </w:ins>
      <w:proofErr w:type="spellEnd"/>
      <w:r w:rsidRPr="00DC46F5">
        <w:rPr>
          <w:sz w:val="18"/>
          <w:szCs w:val="18"/>
          <w:vertAlign w:val="subscript"/>
        </w:rPr>
        <w:t>-CRRT</w:t>
      </w:r>
      <w:r w:rsidRPr="00DC46F5">
        <w:rPr>
          <w:sz w:val="18"/>
          <w:szCs w:val="18"/>
        </w:rPr>
        <w:t xml:space="preserve">, clearance when patients were not on CRRT; </w:t>
      </w:r>
      <w:proofErr w:type="spellStart"/>
      <w:r w:rsidRPr="00DC46F5">
        <w:rPr>
          <w:sz w:val="18"/>
          <w:szCs w:val="18"/>
        </w:rPr>
        <w:t>Cov</w:t>
      </w:r>
      <w:proofErr w:type="spellEnd"/>
      <w:r w:rsidRPr="00DC46F5">
        <w:rPr>
          <w:sz w:val="18"/>
          <w:szCs w:val="18"/>
        </w:rPr>
        <w:t xml:space="preserve">, covariance; CV, coefficient of variation expressed as % CV = </w:t>
      </w:r>
      <m:oMath>
        <m:rad>
          <m:radPr>
            <m:degHide m:val="1"/>
            <m:ctrlPr>
              <w:rPr>
                <w:rFonts w:ascii="Cambria Math" w:hAnsi="Cambria Math"/>
                <w:sz w:val="18"/>
                <w:szCs w:val="18"/>
              </w:rPr>
            </m:ctrlPr>
          </m:radPr>
          <m:deg/>
          <m:e>
            <m:sSup>
              <m:sSupPr>
                <m:ctrlPr>
                  <w:rPr>
                    <w:rFonts w:ascii="Cambria Math" w:hAnsi="Cambria Math"/>
                    <w:i/>
                    <w:sz w:val="18"/>
                    <w:szCs w:val="18"/>
                  </w:rPr>
                </m:ctrlPr>
              </m:sSupPr>
              <m:e>
                <m:r>
                  <m:rPr>
                    <m:nor/>
                  </m:rPr>
                  <w:rPr>
                    <w:sz w:val="18"/>
                    <w:szCs w:val="18"/>
                  </w:rPr>
                  <m:t>e</m:t>
                </m:r>
              </m:e>
              <m:sup>
                <m:sSup>
                  <m:sSupPr>
                    <m:ctrlPr>
                      <w:rPr>
                        <w:rFonts w:ascii="Cambria Math" w:hAnsi="Cambria Math"/>
                        <w:i/>
                        <w:sz w:val="18"/>
                        <w:szCs w:val="18"/>
                      </w:rPr>
                    </m:ctrlPr>
                  </m:sSupPr>
                  <m:e>
                    <m:r>
                      <m:rPr>
                        <m:nor/>
                      </m:rPr>
                      <w:rPr>
                        <w:sz w:val="18"/>
                        <w:szCs w:val="18"/>
                      </w:rPr>
                      <m:t>ω</m:t>
                    </m:r>
                  </m:e>
                  <m:sup>
                    <m:r>
                      <m:rPr>
                        <m:nor/>
                      </m:rPr>
                      <w:rPr>
                        <w:sz w:val="18"/>
                        <w:szCs w:val="18"/>
                      </w:rPr>
                      <m:t>2</m:t>
                    </m:r>
                  </m:sup>
                </m:sSup>
              </m:sup>
            </m:sSup>
            <m:r>
              <m:rPr>
                <m:nor/>
              </m:rPr>
              <w:rPr>
                <w:sz w:val="18"/>
                <w:szCs w:val="18"/>
              </w:rPr>
              <m:t>-1</m:t>
            </m:r>
          </m:e>
        </m:rad>
      </m:oMath>
      <w:r w:rsidRPr="00DC46F5">
        <w:rPr>
          <w:sz w:val="18"/>
          <w:szCs w:val="18"/>
        </w:rPr>
        <w:t>×100%</w:t>
      </w:r>
      <w:commentRangeStart w:id="1534"/>
      <w:r w:rsidRPr="00DC46F5">
        <w:rPr>
          <w:sz w:val="18"/>
          <w:szCs w:val="18"/>
        </w:rPr>
        <w:t>;</w:t>
      </w:r>
      <w:r w:rsidRPr="00DC46F5">
        <w:rPr>
          <w:color w:val="000000"/>
          <w:sz w:val="18"/>
          <w:szCs w:val="18"/>
        </w:rPr>
        <w:t xml:space="preserve"> </w:t>
      </w:r>
      <w:commentRangeEnd w:id="1534"/>
      <w:r w:rsidR="00E430BB">
        <w:rPr>
          <w:rStyle w:val="CommentReference"/>
        </w:rPr>
        <w:commentReference w:id="1534"/>
      </w:r>
      <w:proofErr w:type="spellStart"/>
      <w:r w:rsidRPr="00DC46F5">
        <w:rPr>
          <w:color w:val="000000"/>
          <w:sz w:val="18"/>
          <w:szCs w:val="18"/>
        </w:rPr>
        <w:t>eGFR</w:t>
      </w:r>
      <w:r w:rsidRPr="00DC46F5">
        <w:rPr>
          <w:color w:val="000000"/>
          <w:sz w:val="18"/>
          <w:szCs w:val="18"/>
          <w:vertAlign w:val="subscript"/>
        </w:rPr>
        <w:t>CKD</w:t>
      </w:r>
      <w:proofErr w:type="spellEnd"/>
      <w:r w:rsidRPr="00DC46F5">
        <w:rPr>
          <w:color w:val="000000"/>
          <w:sz w:val="18"/>
          <w:szCs w:val="18"/>
          <w:vertAlign w:val="subscript"/>
        </w:rPr>
        <w:t>-EPI</w:t>
      </w:r>
      <w:r w:rsidRPr="00DC46F5">
        <w:rPr>
          <w:color w:val="000000"/>
          <w:sz w:val="18"/>
          <w:szCs w:val="18"/>
        </w:rPr>
        <w:t>,</w:t>
      </w:r>
      <w:r w:rsidRPr="00DC46F5">
        <w:rPr>
          <w:color w:val="000000"/>
          <w:sz w:val="18"/>
          <w:szCs w:val="18"/>
          <w:vertAlign w:val="subscript"/>
        </w:rPr>
        <w:t xml:space="preserve"> </w:t>
      </w:r>
      <w:r w:rsidRPr="00DC46F5">
        <w:rPr>
          <w:sz w:val="18"/>
          <w:szCs w:val="18"/>
        </w:rPr>
        <w:t>estimated glomerular filtration rate (calculated using the Chronic Kidney Disease Epidemiology Collaboration equation)</w:t>
      </w:r>
      <w:r w:rsidRPr="00DC46F5">
        <w:rPr>
          <w:color w:val="000000"/>
          <w:sz w:val="18"/>
          <w:szCs w:val="18"/>
        </w:rPr>
        <w:t>;</w:t>
      </w:r>
      <w:r w:rsidRPr="00DC46F5">
        <w:rPr>
          <w:sz w:val="18"/>
          <w:szCs w:val="18"/>
        </w:rPr>
        <w:t xml:space="preserve"> IIV, inter-individual variability; Q, inter-compartmental clearance;</w:t>
      </w:r>
      <w:r w:rsidR="00DE7A2C">
        <w:rPr>
          <w:sz w:val="18"/>
          <w:szCs w:val="18"/>
        </w:rPr>
        <w:t xml:space="preserve"> RSE</w:t>
      </w:r>
      <w:r w:rsidR="00DE7A2C" w:rsidRPr="00DC46F5">
        <w:rPr>
          <w:sz w:val="18"/>
          <w:szCs w:val="18"/>
        </w:rPr>
        <w:t xml:space="preserve">, </w:t>
      </w:r>
      <w:r w:rsidR="00DE7A2C">
        <w:rPr>
          <w:sz w:val="18"/>
          <w:szCs w:val="18"/>
        </w:rPr>
        <w:t>relative standard erro</w:t>
      </w:r>
      <w:r w:rsidR="000509CC">
        <w:rPr>
          <w:sz w:val="18"/>
          <w:szCs w:val="18"/>
        </w:rPr>
        <w:t>r</w:t>
      </w:r>
      <w:r w:rsidR="00DE7A2C">
        <w:rPr>
          <w:sz w:val="18"/>
          <w:szCs w:val="18"/>
        </w:rPr>
        <w:t>;</w:t>
      </w:r>
      <w:r w:rsidRPr="00DC46F5">
        <w:rPr>
          <w:sz w:val="18"/>
          <w:szCs w:val="18"/>
        </w:rPr>
        <w:t xml:space="preserve"> </w:t>
      </w:r>
      <w:proofErr w:type="spellStart"/>
      <w:r w:rsidRPr="00DC46F5">
        <w:rPr>
          <w:sz w:val="18"/>
          <w:szCs w:val="18"/>
        </w:rPr>
        <w:t>V</w:t>
      </w:r>
      <w:r w:rsidR="003522FA" w:rsidRPr="003522FA">
        <w:rPr>
          <w:sz w:val="18"/>
          <w:szCs w:val="18"/>
        </w:rPr>
        <w:t>c</w:t>
      </w:r>
      <w:proofErr w:type="spellEnd"/>
      <w:r w:rsidRPr="00DC46F5">
        <w:rPr>
          <w:sz w:val="18"/>
          <w:szCs w:val="18"/>
        </w:rPr>
        <w:t xml:space="preserve">, volume of distribution in the central compartment; </w:t>
      </w:r>
      <w:proofErr w:type="spellStart"/>
      <w:r w:rsidRPr="00DC46F5">
        <w:rPr>
          <w:sz w:val="18"/>
          <w:szCs w:val="18"/>
        </w:rPr>
        <w:t>V</w:t>
      </w:r>
      <w:r w:rsidRPr="00DC46F5">
        <w:rPr>
          <w:sz w:val="18"/>
          <w:szCs w:val="18"/>
          <w:vertAlign w:val="subscript"/>
        </w:rPr>
        <w:t>p</w:t>
      </w:r>
      <w:proofErr w:type="spellEnd"/>
      <w:r w:rsidRPr="00DC46F5">
        <w:rPr>
          <w:sz w:val="18"/>
          <w:szCs w:val="18"/>
        </w:rPr>
        <w:t>, volume of distribution in the peripheral compartment.</w:t>
      </w:r>
    </w:p>
    <w:p w14:paraId="4F8A2DE3" w14:textId="6C9E658A" w:rsidR="007C5719" w:rsidRDefault="005B7E8A" w:rsidP="002E01AC">
      <w:pPr>
        <w:spacing w:after="0" w:line="240" w:lineRule="auto"/>
        <w:contextualSpacing/>
        <w:jc w:val="left"/>
        <w:rPr>
          <w:b/>
          <w:bCs/>
        </w:rPr>
      </w:pPr>
      <w:r w:rsidRPr="00DC46F5">
        <w:rPr>
          <w:sz w:val="18"/>
          <w:szCs w:val="18"/>
        </w:rPr>
        <w:t>*Data are represented as the median of the 2000 bootstrap runs (200 bootstrap runs × 10 multiple imputed datasets). The median successful minimization rate for the 2000 bootstrap runs was 96.5%.</w:t>
      </w:r>
      <w:r w:rsidR="007C5719">
        <w:rPr>
          <w:b/>
          <w:bCs/>
        </w:rPr>
        <w:br w:type="page"/>
      </w:r>
    </w:p>
    <w:p w14:paraId="225A0CBE" w14:textId="1D9A9D1D" w:rsidR="001B111A" w:rsidRDefault="001B111A" w:rsidP="00593CAA">
      <w:commentRangeStart w:id="1535"/>
      <w:commentRangeStart w:id="1536"/>
      <w:r w:rsidRPr="00E03B11">
        <w:rPr>
          <w:b/>
          <w:bCs/>
        </w:rPr>
        <w:lastRenderedPageBreak/>
        <w:t>Table 3</w:t>
      </w:r>
      <w:r w:rsidRPr="00E03B11">
        <w:t xml:space="preserve">. </w:t>
      </w:r>
      <w:r w:rsidR="00125C5F" w:rsidRPr="00125C5F">
        <w:t>Fluconazole dosing strategy with minimally 90% probability of target attainment in ICU patients.</w:t>
      </w:r>
      <w:commentRangeEnd w:id="1535"/>
      <w:r w:rsidR="00B97C45">
        <w:rPr>
          <w:rStyle w:val="CommentReference"/>
        </w:rPr>
        <w:commentReference w:id="1535"/>
      </w:r>
      <w:commentRangeEnd w:id="1536"/>
      <w:r w:rsidR="002E01AC">
        <w:rPr>
          <w:rStyle w:val="CommentReference"/>
        </w:rPr>
        <w:commentReference w:id="1536"/>
      </w:r>
    </w:p>
    <w:tbl>
      <w:tblPr>
        <w:tblStyle w:val="TableGrid"/>
        <w:tblW w:w="0" w:type="auto"/>
        <w:tblLook w:val="04A0" w:firstRow="1" w:lastRow="0" w:firstColumn="1" w:lastColumn="0" w:noHBand="0" w:noVBand="1"/>
      </w:tblPr>
      <w:tblGrid>
        <w:gridCol w:w="2263"/>
        <w:gridCol w:w="2671"/>
        <w:gridCol w:w="2672"/>
        <w:gridCol w:w="2672"/>
        <w:gridCol w:w="2672"/>
      </w:tblGrid>
      <w:tr w:rsidR="00B257DD" w14:paraId="3FDFFF5B" w14:textId="77777777" w:rsidTr="00BA7DD3">
        <w:tc>
          <w:tcPr>
            <w:tcW w:w="2263" w:type="dxa"/>
            <w:vMerge w:val="restart"/>
            <w:vAlign w:val="center"/>
          </w:tcPr>
          <w:p w14:paraId="24FC66C3" w14:textId="77777777" w:rsidR="00B257DD" w:rsidRPr="00E13681" w:rsidRDefault="00B257DD" w:rsidP="007911FE">
            <w:pPr>
              <w:spacing w:after="0"/>
              <w:ind w:left="170"/>
              <w:rPr>
                <w:sz w:val="18"/>
                <w:szCs w:val="18"/>
              </w:rPr>
            </w:pPr>
            <w:r w:rsidRPr="00E13681">
              <w:rPr>
                <w:sz w:val="18"/>
                <w:szCs w:val="18"/>
              </w:rPr>
              <w:t xml:space="preserve">Body weight </w:t>
            </w:r>
          </w:p>
        </w:tc>
        <w:tc>
          <w:tcPr>
            <w:tcW w:w="5343" w:type="dxa"/>
            <w:gridSpan w:val="2"/>
            <w:vAlign w:val="center"/>
          </w:tcPr>
          <w:p w14:paraId="01FF081B" w14:textId="77777777" w:rsidR="00B257DD" w:rsidRPr="00E13681" w:rsidRDefault="00B257DD" w:rsidP="007911FE">
            <w:pPr>
              <w:spacing w:after="0"/>
              <w:ind w:left="170"/>
              <w:rPr>
                <w:sz w:val="18"/>
                <w:szCs w:val="18"/>
              </w:rPr>
            </w:pPr>
            <w:r w:rsidRPr="00E13681">
              <w:rPr>
                <w:sz w:val="18"/>
                <w:szCs w:val="18"/>
              </w:rPr>
              <w:t>No CRRT</w:t>
            </w:r>
          </w:p>
        </w:tc>
        <w:tc>
          <w:tcPr>
            <w:tcW w:w="5344" w:type="dxa"/>
            <w:gridSpan w:val="2"/>
            <w:vAlign w:val="center"/>
          </w:tcPr>
          <w:p w14:paraId="2FE6AF4E" w14:textId="77777777" w:rsidR="00B257DD" w:rsidRPr="00E13681" w:rsidRDefault="00B257DD" w:rsidP="007911FE">
            <w:pPr>
              <w:spacing w:after="0"/>
              <w:ind w:left="170"/>
              <w:rPr>
                <w:sz w:val="18"/>
                <w:szCs w:val="18"/>
              </w:rPr>
            </w:pPr>
            <w:r w:rsidRPr="00E13681">
              <w:rPr>
                <w:sz w:val="18"/>
                <w:szCs w:val="18"/>
              </w:rPr>
              <w:t>CRRT</w:t>
            </w:r>
          </w:p>
        </w:tc>
      </w:tr>
      <w:tr w:rsidR="00B257DD" w14:paraId="460418A3" w14:textId="77777777" w:rsidTr="00BA7DD3">
        <w:tc>
          <w:tcPr>
            <w:tcW w:w="2263" w:type="dxa"/>
            <w:vMerge/>
          </w:tcPr>
          <w:p w14:paraId="0F54237F" w14:textId="77777777" w:rsidR="00B257DD" w:rsidRPr="00E13681" w:rsidRDefault="00B257DD" w:rsidP="00F13F82">
            <w:pPr>
              <w:spacing w:after="0"/>
              <w:ind w:left="170"/>
              <w:rPr>
                <w:sz w:val="18"/>
                <w:szCs w:val="18"/>
              </w:rPr>
            </w:pPr>
          </w:p>
        </w:tc>
        <w:tc>
          <w:tcPr>
            <w:tcW w:w="2671" w:type="dxa"/>
            <w:vAlign w:val="center"/>
          </w:tcPr>
          <w:p w14:paraId="29E28605" w14:textId="77777777" w:rsidR="00B257DD" w:rsidRPr="00E13681" w:rsidRDefault="00B257DD" w:rsidP="007911FE">
            <w:pPr>
              <w:spacing w:after="0"/>
              <w:ind w:left="170"/>
              <w:rPr>
                <w:sz w:val="18"/>
                <w:szCs w:val="18"/>
              </w:rPr>
            </w:pPr>
            <w:r w:rsidRPr="00E13681">
              <w:rPr>
                <w:sz w:val="18"/>
                <w:szCs w:val="18"/>
              </w:rPr>
              <w:t>Loading dose</w:t>
            </w:r>
          </w:p>
          <w:p w14:paraId="723C4135" w14:textId="77777777" w:rsidR="00B257DD" w:rsidRPr="00E13681" w:rsidRDefault="00B257DD" w:rsidP="007911FE">
            <w:pPr>
              <w:spacing w:after="0"/>
              <w:ind w:left="170"/>
              <w:rPr>
                <w:sz w:val="18"/>
                <w:szCs w:val="18"/>
              </w:rPr>
            </w:pPr>
            <w:r w:rsidRPr="00E13681">
              <w:rPr>
                <w:sz w:val="18"/>
                <w:szCs w:val="18"/>
              </w:rPr>
              <w:t>(day 1)</w:t>
            </w:r>
          </w:p>
        </w:tc>
        <w:tc>
          <w:tcPr>
            <w:tcW w:w="2672" w:type="dxa"/>
            <w:vAlign w:val="center"/>
          </w:tcPr>
          <w:p w14:paraId="0C9E94D4" w14:textId="77777777" w:rsidR="00B257DD" w:rsidRPr="00E13681" w:rsidRDefault="00B257DD" w:rsidP="007911FE">
            <w:pPr>
              <w:spacing w:after="0"/>
              <w:ind w:left="170"/>
              <w:rPr>
                <w:sz w:val="18"/>
                <w:szCs w:val="18"/>
              </w:rPr>
            </w:pPr>
            <w:r w:rsidRPr="00E13681">
              <w:rPr>
                <w:sz w:val="18"/>
                <w:szCs w:val="18"/>
              </w:rPr>
              <w:t>Maintenance dose</w:t>
            </w:r>
          </w:p>
          <w:p w14:paraId="3AC0452F" w14:textId="77777777" w:rsidR="00B257DD" w:rsidRPr="00E13681" w:rsidRDefault="00B257DD" w:rsidP="007911FE">
            <w:pPr>
              <w:spacing w:after="0"/>
              <w:ind w:left="170"/>
              <w:rPr>
                <w:sz w:val="18"/>
                <w:szCs w:val="18"/>
              </w:rPr>
            </w:pPr>
            <w:r w:rsidRPr="00E13681">
              <w:rPr>
                <w:sz w:val="18"/>
                <w:szCs w:val="18"/>
              </w:rPr>
              <w:t>(from day 2)</w:t>
            </w:r>
          </w:p>
        </w:tc>
        <w:tc>
          <w:tcPr>
            <w:tcW w:w="2672" w:type="dxa"/>
            <w:vAlign w:val="center"/>
          </w:tcPr>
          <w:p w14:paraId="7D2AF071" w14:textId="77777777" w:rsidR="00B257DD" w:rsidRPr="00E13681" w:rsidRDefault="00B257DD" w:rsidP="007911FE">
            <w:pPr>
              <w:spacing w:after="0"/>
              <w:ind w:left="170"/>
              <w:rPr>
                <w:sz w:val="18"/>
                <w:szCs w:val="18"/>
              </w:rPr>
            </w:pPr>
            <w:r w:rsidRPr="00E13681">
              <w:rPr>
                <w:sz w:val="18"/>
                <w:szCs w:val="18"/>
              </w:rPr>
              <w:t>Loading dose</w:t>
            </w:r>
          </w:p>
          <w:p w14:paraId="73570D1E" w14:textId="77777777" w:rsidR="00B257DD" w:rsidRPr="00E13681" w:rsidRDefault="00B257DD" w:rsidP="007911FE">
            <w:pPr>
              <w:spacing w:after="0"/>
              <w:ind w:left="170"/>
              <w:rPr>
                <w:sz w:val="18"/>
                <w:szCs w:val="18"/>
              </w:rPr>
            </w:pPr>
            <w:r w:rsidRPr="00E13681">
              <w:rPr>
                <w:sz w:val="18"/>
                <w:szCs w:val="18"/>
              </w:rPr>
              <w:t>(day 1)</w:t>
            </w:r>
          </w:p>
        </w:tc>
        <w:tc>
          <w:tcPr>
            <w:tcW w:w="2672" w:type="dxa"/>
            <w:vAlign w:val="center"/>
          </w:tcPr>
          <w:p w14:paraId="6D9F31A8" w14:textId="77777777" w:rsidR="00B257DD" w:rsidRPr="00E13681" w:rsidRDefault="00B257DD" w:rsidP="007911FE">
            <w:pPr>
              <w:spacing w:after="0"/>
              <w:ind w:left="170"/>
              <w:rPr>
                <w:sz w:val="18"/>
                <w:szCs w:val="18"/>
              </w:rPr>
            </w:pPr>
            <w:r w:rsidRPr="00E13681">
              <w:rPr>
                <w:sz w:val="18"/>
                <w:szCs w:val="18"/>
              </w:rPr>
              <w:t>Maintenance dose</w:t>
            </w:r>
          </w:p>
          <w:p w14:paraId="0F40DA51" w14:textId="77777777" w:rsidR="00B257DD" w:rsidRPr="00E13681" w:rsidRDefault="00B257DD" w:rsidP="007911FE">
            <w:pPr>
              <w:spacing w:after="0"/>
              <w:ind w:left="170"/>
              <w:rPr>
                <w:sz w:val="18"/>
                <w:szCs w:val="18"/>
              </w:rPr>
            </w:pPr>
            <w:r w:rsidRPr="00E13681">
              <w:rPr>
                <w:sz w:val="18"/>
                <w:szCs w:val="18"/>
              </w:rPr>
              <w:t>(from day 2)</w:t>
            </w:r>
          </w:p>
        </w:tc>
      </w:tr>
      <w:tr w:rsidR="00B257DD" w14:paraId="747C373D" w14:textId="77777777" w:rsidTr="00BA7DD3">
        <w:tc>
          <w:tcPr>
            <w:tcW w:w="2263" w:type="dxa"/>
            <w:vAlign w:val="center"/>
          </w:tcPr>
          <w:p w14:paraId="2631FC6F" w14:textId="56F65CDD" w:rsidR="00B257DD" w:rsidRPr="00E13681" w:rsidRDefault="00B257DD" w:rsidP="007911FE">
            <w:pPr>
              <w:spacing w:after="0"/>
              <w:ind w:left="170"/>
              <w:rPr>
                <w:sz w:val="18"/>
                <w:szCs w:val="18"/>
              </w:rPr>
            </w:pPr>
            <w:r w:rsidRPr="00E13681">
              <w:rPr>
                <w:sz w:val="18"/>
                <w:szCs w:val="18"/>
              </w:rPr>
              <w:t xml:space="preserve">30 kg - </w:t>
            </w:r>
            <w:r w:rsidR="001363B3" w:rsidRPr="00E13681">
              <w:rPr>
                <w:sz w:val="18"/>
                <w:szCs w:val="18"/>
              </w:rPr>
              <w:t>60</w:t>
            </w:r>
            <w:r w:rsidRPr="00E13681">
              <w:rPr>
                <w:sz w:val="18"/>
                <w:szCs w:val="18"/>
              </w:rPr>
              <w:t xml:space="preserve"> kg</w:t>
            </w:r>
          </w:p>
        </w:tc>
        <w:tc>
          <w:tcPr>
            <w:tcW w:w="2671" w:type="dxa"/>
            <w:vAlign w:val="center"/>
          </w:tcPr>
          <w:p w14:paraId="66ADF248" w14:textId="77777777" w:rsidR="00B257DD" w:rsidRPr="00E13681" w:rsidRDefault="00B257DD" w:rsidP="007911FE">
            <w:pPr>
              <w:spacing w:after="0"/>
              <w:ind w:left="170"/>
              <w:rPr>
                <w:sz w:val="18"/>
                <w:szCs w:val="18"/>
              </w:rPr>
            </w:pPr>
            <w:r w:rsidRPr="00E13681">
              <w:rPr>
                <w:sz w:val="18"/>
                <w:szCs w:val="18"/>
              </w:rPr>
              <w:t>800 mg q24h</w:t>
            </w:r>
          </w:p>
        </w:tc>
        <w:tc>
          <w:tcPr>
            <w:tcW w:w="2672" w:type="dxa"/>
            <w:vMerge w:val="restart"/>
            <w:vAlign w:val="center"/>
          </w:tcPr>
          <w:p w14:paraId="3A34AAB2" w14:textId="77777777" w:rsidR="00B257DD" w:rsidRPr="00E13681" w:rsidRDefault="00B257DD" w:rsidP="007911FE">
            <w:pPr>
              <w:spacing w:after="0"/>
              <w:ind w:left="170"/>
              <w:rPr>
                <w:sz w:val="18"/>
                <w:szCs w:val="18"/>
              </w:rPr>
            </w:pPr>
            <w:r w:rsidRPr="00E13681">
              <w:rPr>
                <w:sz w:val="18"/>
                <w:szCs w:val="18"/>
              </w:rPr>
              <w:t>400 mg q24h</w:t>
            </w:r>
          </w:p>
        </w:tc>
        <w:tc>
          <w:tcPr>
            <w:tcW w:w="2672" w:type="dxa"/>
            <w:vAlign w:val="center"/>
          </w:tcPr>
          <w:p w14:paraId="11852FC8" w14:textId="77777777" w:rsidR="00B257DD" w:rsidRPr="00E13681" w:rsidRDefault="00B257DD" w:rsidP="007911FE">
            <w:pPr>
              <w:spacing w:after="0"/>
              <w:ind w:left="170"/>
              <w:rPr>
                <w:sz w:val="18"/>
                <w:szCs w:val="18"/>
              </w:rPr>
            </w:pPr>
            <w:r w:rsidRPr="00E13681">
              <w:rPr>
                <w:sz w:val="18"/>
                <w:szCs w:val="18"/>
              </w:rPr>
              <w:t>1000 mg q24h</w:t>
            </w:r>
          </w:p>
        </w:tc>
        <w:tc>
          <w:tcPr>
            <w:tcW w:w="2672" w:type="dxa"/>
            <w:vMerge w:val="restart"/>
            <w:vAlign w:val="center"/>
          </w:tcPr>
          <w:p w14:paraId="3D86B937" w14:textId="77777777" w:rsidR="00B257DD" w:rsidRPr="00E13681" w:rsidRDefault="00B257DD" w:rsidP="007911FE">
            <w:pPr>
              <w:spacing w:after="0"/>
              <w:ind w:left="170"/>
              <w:rPr>
                <w:sz w:val="18"/>
                <w:szCs w:val="18"/>
              </w:rPr>
            </w:pPr>
            <w:r w:rsidRPr="00E13681">
              <w:rPr>
                <w:sz w:val="18"/>
                <w:szCs w:val="18"/>
              </w:rPr>
              <w:t>800 mg q24h</w:t>
            </w:r>
          </w:p>
        </w:tc>
      </w:tr>
      <w:tr w:rsidR="00B257DD" w14:paraId="3DF17ECA" w14:textId="77777777" w:rsidTr="00BA7DD3">
        <w:tc>
          <w:tcPr>
            <w:tcW w:w="2263" w:type="dxa"/>
            <w:vAlign w:val="center"/>
          </w:tcPr>
          <w:p w14:paraId="5C600B35" w14:textId="253F7BC7" w:rsidR="00B257DD" w:rsidRPr="00E13681" w:rsidRDefault="00B257DD" w:rsidP="007911FE">
            <w:pPr>
              <w:spacing w:after="0"/>
              <w:ind w:left="170"/>
              <w:rPr>
                <w:sz w:val="18"/>
                <w:szCs w:val="18"/>
              </w:rPr>
            </w:pPr>
            <w:r w:rsidRPr="00E13681">
              <w:rPr>
                <w:sz w:val="18"/>
                <w:szCs w:val="18"/>
              </w:rPr>
              <w:t>6</w:t>
            </w:r>
            <w:r w:rsidR="00CA0E24" w:rsidRPr="00E13681">
              <w:rPr>
                <w:sz w:val="18"/>
                <w:szCs w:val="18"/>
              </w:rPr>
              <w:t>1</w:t>
            </w:r>
            <w:r w:rsidRPr="00E13681">
              <w:rPr>
                <w:sz w:val="18"/>
                <w:szCs w:val="18"/>
              </w:rPr>
              <w:t xml:space="preserve"> kg – </w:t>
            </w:r>
            <w:r w:rsidR="00CA0E24" w:rsidRPr="00E13681">
              <w:rPr>
                <w:sz w:val="18"/>
                <w:szCs w:val="18"/>
              </w:rPr>
              <w:t>80</w:t>
            </w:r>
            <w:r w:rsidRPr="00E13681">
              <w:rPr>
                <w:sz w:val="18"/>
                <w:szCs w:val="18"/>
              </w:rPr>
              <w:t xml:space="preserve"> kg</w:t>
            </w:r>
          </w:p>
        </w:tc>
        <w:tc>
          <w:tcPr>
            <w:tcW w:w="2671" w:type="dxa"/>
            <w:vAlign w:val="center"/>
          </w:tcPr>
          <w:p w14:paraId="6B9AC765" w14:textId="77777777" w:rsidR="00B257DD" w:rsidRPr="00E13681" w:rsidRDefault="00B257DD" w:rsidP="007911FE">
            <w:pPr>
              <w:spacing w:after="0"/>
              <w:ind w:left="170"/>
              <w:rPr>
                <w:sz w:val="18"/>
                <w:szCs w:val="18"/>
              </w:rPr>
            </w:pPr>
            <w:r w:rsidRPr="00E13681">
              <w:rPr>
                <w:sz w:val="18"/>
                <w:szCs w:val="18"/>
              </w:rPr>
              <w:t>1000 mg q24h</w:t>
            </w:r>
          </w:p>
        </w:tc>
        <w:tc>
          <w:tcPr>
            <w:tcW w:w="2672" w:type="dxa"/>
            <w:vMerge/>
          </w:tcPr>
          <w:p w14:paraId="2BE0510C" w14:textId="77777777" w:rsidR="00B257DD" w:rsidRPr="00E13681" w:rsidRDefault="00B257DD" w:rsidP="00F13F82">
            <w:pPr>
              <w:spacing w:after="0"/>
              <w:ind w:left="170"/>
              <w:rPr>
                <w:sz w:val="18"/>
                <w:szCs w:val="18"/>
              </w:rPr>
            </w:pPr>
          </w:p>
        </w:tc>
        <w:tc>
          <w:tcPr>
            <w:tcW w:w="2672" w:type="dxa"/>
            <w:vAlign w:val="center"/>
          </w:tcPr>
          <w:p w14:paraId="57920DCD" w14:textId="77777777" w:rsidR="00B257DD" w:rsidRPr="00E13681" w:rsidRDefault="00B257DD" w:rsidP="007911FE">
            <w:pPr>
              <w:spacing w:after="0"/>
              <w:ind w:left="170"/>
              <w:rPr>
                <w:sz w:val="18"/>
                <w:szCs w:val="18"/>
              </w:rPr>
            </w:pPr>
            <w:r w:rsidRPr="00E13681">
              <w:rPr>
                <w:sz w:val="18"/>
                <w:szCs w:val="18"/>
              </w:rPr>
              <w:t>1200 mg q24h</w:t>
            </w:r>
          </w:p>
        </w:tc>
        <w:tc>
          <w:tcPr>
            <w:tcW w:w="2672" w:type="dxa"/>
            <w:vMerge/>
          </w:tcPr>
          <w:p w14:paraId="19286683" w14:textId="77777777" w:rsidR="00B257DD" w:rsidRPr="00E13681" w:rsidRDefault="00B257DD" w:rsidP="00F13F82">
            <w:pPr>
              <w:spacing w:after="0"/>
              <w:ind w:left="170"/>
              <w:rPr>
                <w:sz w:val="18"/>
                <w:szCs w:val="18"/>
              </w:rPr>
            </w:pPr>
          </w:p>
        </w:tc>
      </w:tr>
      <w:tr w:rsidR="00B257DD" w14:paraId="44028E42" w14:textId="77777777" w:rsidTr="00BA7DD3">
        <w:tc>
          <w:tcPr>
            <w:tcW w:w="2263" w:type="dxa"/>
            <w:vAlign w:val="center"/>
          </w:tcPr>
          <w:p w14:paraId="7499E4FF" w14:textId="235477B9" w:rsidR="00B257DD" w:rsidRPr="00E13681" w:rsidRDefault="005D5ED7" w:rsidP="007911FE">
            <w:pPr>
              <w:spacing w:after="0"/>
              <w:ind w:left="170"/>
              <w:rPr>
                <w:sz w:val="18"/>
                <w:szCs w:val="18"/>
              </w:rPr>
            </w:pPr>
            <w:r w:rsidRPr="00E13681">
              <w:rPr>
                <w:sz w:val="18"/>
                <w:szCs w:val="18"/>
              </w:rPr>
              <w:t>81</w:t>
            </w:r>
            <w:r w:rsidR="00B257DD" w:rsidRPr="00E13681">
              <w:rPr>
                <w:sz w:val="18"/>
                <w:szCs w:val="18"/>
              </w:rPr>
              <w:t xml:space="preserve"> kg – </w:t>
            </w:r>
            <w:r w:rsidRPr="00E13681">
              <w:rPr>
                <w:sz w:val="18"/>
                <w:szCs w:val="18"/>
              </w:rPr>
              <w:t>100</w:t>
            </w:r>
            <w:r w:rsidR="00B257DD" w:rsidRPr="00E13681">
              <w:rPr>
                <w:sz w:val="18"/>
                <w:szCs w:val="18"/>
              </w:rPr>
              <w:t xml:space="preserve"> kg</w:t>
            </w:r>
          </w:p>
        </w:tc>
        <w:tc>
          <w:tcPr>
            <w:tcW w:w="2671" w:type="dxa"/>
            <w:vAlign w:val="center"/>
          </w:tcPr>
          <w:p w14:paraId="4EF2EDC4" w14:textId="77777777" w:rsidR="00B257DD" w:rsidRPr="00E13681" w:rsidRDefault="00B257DD" w:rsidP="007911FE">
            <w:pPr>
              <w:spacing w:after="0"/>
              <w:ind w:left="170"/>
              <w:rPr>
                <w:sz w:val="18"/>
                <w:szCs w:val="18"/>
              </w:rPr>
            </w:pPr>
            <w:r w:rsidRPr="00E13681">
              <w:rPr>
                <w:sz w:val="18"/>
                <w:szCs w:val="18"/>
              </w:rPr>
              <w:t>1200 mg q24h</w:t>
            </w:r>
          </w:p>
        </w:tc>
        <w:tc>
          <w:tcPr>
            <w:tcW w:w="2672" w:type="dxa"/>
            <w:vMerge/>
          </w:tcPr>
          <w:p w14:paraId="58985E08" w14:textId="77777777" w:rsidR="00B257DD" w:rsidRPr="00E13681" w:rsidRDefault="00B257DD" w:rsidP="00F13F82">
            <w:pPr>
              <w:spacing w:after="0"/>
              <w:ind w:left="170"/>
              <w:rPr>
                <w:sz w:val="18"/>
                <w:szCs w:val="18"/>
              </w:rPr>
            </w:pPr>
          </w:p>
        </w:tc>
        <w:tc>
          <w:tcPr>
            <w:tcW w:w="2672" w:type="dxa"/>
            <w:vAlign w:val="center"/>
          </w:tcPr>
          <w:p w14:paraId="685C2CF9" w14:textId="77777777" w:rsidR="00B257DD" w:rsidRPr="00E13681" w:rsidRDefault="00B257DD" w:rsidP="007911FE">
            <w:pPr>
              <w:spacing w:after="0"/>
              <w:ind w:left="170"/>
              <w:rPr>
                <w:sz w:val="18"/>
                <w:szCs w:val="18"/>
              </w:rPr>
            </w:pPr>
            <w:r w:rsidRPr="00E13681">
              <w:rPr>
                <w:sz w:val="18"/>
                <w:szCs w:val="18"/>
              </w:rPr>
              <w:t>1400 mg q24h</w:t>
            </w:r>
          </w:p>
        </w:tc>
        <w:tc>
          <w:tcPr>
            <w:tcW w:w="2672" w:type="dxa"/>
            <w:vMerge/>
          </w:tcPr>
          <w:p w14:paraId="33364505" w14:textId="77777777" w:rsidR="00B257DD" w:rsidRPr="00E13681" w:rsidRDefault="00B257DD" w:rsidP="00F13F82">
            <w:pPr>
              <w:spacing w:after="0"/>
              <w:ind w:left="170"/>
              <w:rPr>
                <w:sz w:val="18"/>
                <w:szCs w:val="18"/>
              </w:rPr>
            </w:pPr>
          </w:p>
        </w:tc>
      </w:tr>
      <w:tr w:rsidR="00B257DD" w14:paraId="4C4DB81D" w14:textId="77777777" w:rsidTr="00BA7DD3">
        <w:tc>
          <w:tcPr>
            <w:tcW w:w="2263" w:type="dxa"/>
            <w:vAlign w:val="center"/>
          </w:tcPr>
          <w:p w14:paraId="311851B8" w14:textId="3A7926CE" w:rsidR="00B257DD" w:rsidRPr="00E13681" w:rsidRDefault="00B257DD" w:rsidP="007911FE">
            <w:pPr>
              <w:spacing w:after="0"/>
              <w:ind w:left="170"/>
              <w:rPr>
                <w:sz w:val="18"/>
                <w:szCs w:val="18"/>
              </w:rPr>
            </w:pPr>
            <w:r w:rsidRPr="00E13681">
              <w:rPr>
                <w:sz w:val="18"/>
                <w:szCs w:val="18"/>
              </w:rPr>
              <w:t>10</w:t>
            </w:r>
            <w:r w:rsidR="00AD7FAB" w:rsidRPr="00E13681">
              <w:rPr>
                <w:sz w:val="18"/>
                <w:szCs w:val="18"/>
              </w:rPr>
              <w:t>1</w:t>
            </w:r>
            <w:r w:rsidRPr="00E13681">
              <w:rPr>
                <w:sz w:val="18"/>
                <w:szCs w:val="18"/>
              </w:rPr>
              <w:t xml:space="preserve"> kg – 1</w:t>
            </w:r>
            <w:r w:rsidR="00AD7FAB" w:rsidRPr="00E13681">
              <w:rPr>
                <w:sz w:val="18"/>
                <w:szCs w:val="18"/>
              </w:rPr>
              <w:t>20</w:t>
            </w:r>
            <w:r w:rsidRPr="00E13681">
              <w:rPr>
                <w:sz w:val="18"/>
                <w:szCs w:val="18"/>
              </w:rPr>
              <w:t xml:space="preserve"> kg</w:t>
            </w:r>
          </w:p>
        </w:tc>
        <w:tc>
          <w:tcPr>
            <w:tcW w:w="2671" w:type="dxa"/>
            <w:vAlign w:val="center"/>
          </w:tcPr>
          <w:p w14:paraId="0D03CE39" w14:textId="77777777" w:rsidR="00B257DD" w:rsidRPr="00E13681" w:rsidRDefault="00B257DD" w:rsidP="007911FE">
            <w:pPr>
              <w:spacing w:after="0"/>
              <w:ind w:left="170"/>
              <w:rPr>
                <w:sz w:val="18"/>
                <w:szCs w:val="18"/>
              </w:rPr>
            </w:pPr>
            <w:r w:rsidRPr="00E13681">
              <w:rPr>
                <w:sz w:val="18"/>
                <w:szCs w:val="18"/>
              </w:rPr>
              <w:t>1400 mg q24h</w:t>
            </w:r>
          </w:p>
        </w:tc>
        <w:tc>
          <w:tcPr>
            <w:tcW w:w="2672" w:type="dxa"/>
            <w:vMerge/>
          </w:tcPr>
          <w:p w14:paraId="660B1408" w14:textId="77777777" w:rsidR="00B257DD" w:rsidRPr="00E13681" w:rsidRDefault="00B257DD" w:rsidP="00F13F82">
            <w:pPr>
              <w:spacing w:after="0"/>
              <w:ind w:left="170"/>
              <w:rPr>
                <w:sz w:val="18"/>
                <w:szCs w:val="18"/>
              </w:rPr>
            </w:pPr>
          </w:p>
        </w:tc>
        <w:tc>
          <w:tcPr>
            <w:tcW w:w="2672" w:type="dxa"/>
            <w:vAlign w:val="center"/>
          </w:tcPr>
          <w:p w14:paraId="520C6101" w14:textId="77777777" w:rsidR="00B257DD" w:rsidRPr="00E13681" w:rsidRDefault="00B257DD" w:rsidP="007911FE">
            <w:pPr>
              <w:spacing w:after="0"/>
              <w:ind w:left="170"/>
              <w:rPr>
                <w:sz w:val="18"/>
                <w:szCs w:val="18"/>
              </w:rPr>
            </w:pPr>
            <w:r w:rsidRPr="00E13681">
              <w:rPr>
                <w:sz w:val="18"/>
                <w:szCs w:val="18"/>
              </w:rPr>
              <w:t>1600 mg q24h</w:t>
            </w:r>
          </w:p>
        </w:tc>
        <w:tc>
          <w:tcPr>
            <w:tcW w:w="2672" w:type="dxa"/>
            <w:vMerge/>
          </w:tcPr>
          <w:p w14:paraId="3FF244FF" w14:textId="77777777" w:rsidR="00B257DD" w:rsidRPr="00E13681" w:rsidRDefault="00B257DD" w:rsidP="00F13F82">
            <w:pPr>
              <w:spacing w:after="0"/>
              <w:ind w:left="170"/>
              <w:rPr>
                <w:sz w:val="18"/>
                <w:szCs w:val="18"/>
              </w:rPr>
            </w:pPr>
          </w:p>
        </w:tc>
      </w:tr>
      <w:tr w:rsidR="00B257DD" w14:paraId="46107EAD" w14:textId="77777777" w:rsidTr="00BA7DD3">
        <w:tc>
          <w:tcPr>
            <w:tcW w:w="2263" w:type="dxa"/>
            <w:vAlign w:val="center"/>
          </w:tcPr>
          <w:p w14:paraId="5C9D0354" w14:textId="35F53318" w:rsidR="00B257DD" w:rsidRPr="00E13681" w:rsidRDefault="00B257DD" w:rsidP="007911FE">
            <w:pPr>
              <w:spacing w:after="0"/>
              <w:ind w:left="170"/>
              <w:rPr>
                <w:sz w:val="18"/>
                <w:szCs w:val="18"/>
              </w:rPr>
            </w:pPr>
            <w:r w:rsidRPr="00E13681">
              <w:rPr>
                <w:sz w:val="18"/>
                <w:szCs w:val="18"/>
              </w:rPr>
              <w:t>12</w:t>
            </w:r>
            <w:r w:rsidR="000F75F3" w:rsidRPr="00E13681">
              <w:rPr>
                <w:sz w:val="18"/>
                <w:szCs w:val="18"/>
              </w:rPr>
              <w:t>1</w:t>
            </w:r>
            <w:r w:rsidRPr="00E13681">
              <w:rPr>
                <w:sz w:val="18"/>
                <w:szCs w:val="18"/>
              </w:rPr>
              <w:t xml:space="preserve"> kg – 1</w:t>
            </w:r>
            <w:r w:rsidR="000F75F3" w:rsidRPr="00E13681">
              <w:rPr>
                <w:sz w:val="18"/>
                <w:szCs w:val="18"/>
              </w:rPr>
              <w:t>40</w:t>
            </w:r>
            <w:r w:rsidRPr="00E13681">
              <w:rPr>
                <w:sz w:val="18"/>
                <w:szCs w:val="18"/>
              </w:rPr>
              <w:t xml:space="preserve"> kg</w:t>
            </w:r>
          </w:p>
        </w:tc>
        <w:tc>
          <w:tcPr>
            <w:tcW w:w="2671" w:type="dxa"/>
            <w:vAlign w:val="center"/>
          </w:tcPr>
          <w:p w14:paraId="0E95A2B5" w14:textId="77777777" w:rsidR="00B257DD" w:rsidRPr="00E13681" w:rsidRDefault="00B257DD" w:rsidP="007911FE">
            <w:pPr>
              <w:spacing w:after="0"/>
              <w:ind w:left="170"/>
              <w:rPr>
                <w:sz w:val="18"/>
                <w:szCs w:val="18"/>
              </w:rPr>
            </w:pPr>
            <w:r w:rsidRPr="00E13681">
              <w:rPr>
                <w:sz w:val="18"/>
                <w:szCs w:val="18"/>
              </w:rPr>
              <w:t>1600 mg q24h</w:t>
            </w:r>
          </w:p>
        </w:tc>
        <w:tc>
          <w:tcPr>
            <w:tcW w:w="2672" w:type="dxa"/>
            <w:vMerge/>
          </w:tcPr>
          <w:p w14:paraId="1D8FB087" w14:textId="77777777" w:rsidR="00B257DD" w:rsidRPr="00E13681" w:rsidRDefault="00B257DD" w:rsidP="00F13F82">
            <w:pPr>
              <w:spacing w:after="0"/>
              <w:ind w:left="170"/>
              <w:rPr>
                <w:sz w:val="18"/>
                <w:szCs w:val="18"/>
              </w:rPr>
            </w:pPr>
          </w:p>
        </w:tc>
        <w:tc>
          <w:tcPr>
            <w:tcW w:w="2672" w:type="dxa"/>
            <w:vMerge w:val="restart"/>
            <w:vAlign w:val="center"/>
          </w:tcPr>
          <w:p w14:paraId="2C73FC6B" w14:textId="77777777" w:rsidR="00B257DD" w:rsidRPr="00E13681" w:rsidRDefault="00B257DD" w:rsidP="007911FE">
            <w:pPr>
              <w:spacing w:after="0"/>
              <w:ind w:left="170"/>
              <w:rPr>
                <w:sz w:val="18"/>
                <w:szCs w:val="18"/>
              </w:rPr>
            </w:pPr>
            <w:r w:rsidRPr="00E13681">
              <w:rPr>
                <w:sz w:val="18"/>
                <w:szCs w:val="18"/>
              </w:rPr>
              <w:t>1800 mg q24h</w:t>
            </w:r>
          </w:p>
        </w:tc>
        <w:tc>
          <w:tcPr>
            <w:tcW w:w="2672" w:type="dxa"/>
            <w:vMerge/>
          </w:tcPr>
          <w:p w14:paraId="78A75262" w14:textId="77777777" w:rsidR="00B257DD" w:rsidRPr="00E13681" w:rsidRDefault="00B257DD" w:rsidP="00F13F82">
            <w:pPr>
              <w:spacing w:after="0"/>
              <w:ind w:left="170"/>
              <w:rPr>
                <w:sz w:val="18"/>
                <w:szCs w:val="18"/>
              </w:rPr>
            </w:pPr>
          </w:p>
        </w:tc>
      </w:tr>
      <w:tr w:rsidR="00B257DD" w14:paraId="5524F3B5" w14:textId="77777777" w:rsidTr="00BA7DD3">
        <w:tc>
          <w:tcPr>
            <w:tcW w:w="2263" w:type="dxa"/>
            <w:vAlign w:val="center"/>
          </w:tcPr>
          <w:p w14:paraId="01D87D1B" w14:textId="1FF5955B" w:rsidR="00B257DD" w:rsidRPr="00E13681" w:rsidRDefault="00B257DD" w:rsidP="007911FE">
            <w:pPr>
              <w:spacing w:after="0"/>
              <w:ind w:left="170"/>
              <w:rPr>
                <w:sz w:val="18"/>
                <w:szCs w:val="18"/>
              </w:rPr>
            </w:pPr>
            <w:r w:rsidRPr="00E13681">
              <w:rPr>
                <w:sz w:val="18"/>
                <w:szCs w:val="18"/>
              </w:rPr>
              <w:t>14</w:t>
            </w:r>
            <w:r w:rsidR="00863EF9" w:rsidRPr="00E13681">
              <w:rPr>
                <w:sz w:val="18"/>
                <w:szCs w:val="18"/>
              </w:rPr>
              <w:t>1</w:t>
            </w:r>
            <w:r w:rsidRPr="00E13681">
              <w:rPr>
                <w:sz w:val="18"/>
                <w:szCs w:val="18"/>
              </w:rPr>
              <w:t xml:space="preserve"> kg – 150 kg</w:t>
            </w:r>
          </w:p>
        </w:tc>
        <w:tc>
          <w:tcPr>
            <w:tcW w:w="2671" w:type="dxa"/>
            <w:vAlign w:val="center"/>
          </w:tcPr>
          <w:p w14:paraId="69442882" w14:textId="77777777" w:rsidR="00B257DD" w:rsidRPr="00E13681" w:rsidRDefault="00B257DD" w:rsidP="007911FE">
            <w:pPr>
              <w:spacing w:after="0"/>
              <w:ind w:left="170"/>
              <w:rPr>
                <w:sz w:val="18"/>
                <w:szCs w:val="18"/>
              </w:rPr>
            </w:pPr>
            <w:r w:rsidRPr="00E13681">
              <w:rPr>
                <w:sz w:val="18"/>
                <w:szCs w:val="18"/>
              </w:rPr>
              <w:t>1800 mg q24h</w:t>
            </w:r>
          </w:p>
        </w:tc>
        <w:tc>
          <w:tcPr>
            <w:tcW w:w="2672" w:type="dxa"/>
            <w:vMerge/>
          </w:tcPr>
          <w:p w14:paraId="76D2E9CD" w14:textId="77777777" w:rsidR="00B257DD" w:rsidRPr="00E13681" w:rsidRDefault="00B257DD" w:rsidP="00F13F82">
            <w:pPr>
              <w:spacing w:after="0"/>
              <w:ind w:left="170"/>
              <w:rPr>
                <w:sz w:val="18"/>
                <w:szCs w:val="18"/>
              </w:rPr>
            </w:pPr>
          </w:p>
        </w:tc>
        <w:tc>
          <w:tcPr>
            <w:tcW w:w="2672" w:type="dxa"/>
            <w:vMerge/>
            <w:vAlign w:val="center"/>
          </w:tcPr>
          <w:p w14:paraId="146067DE" w14:textId="77777777" w:rsidR="00B257DD" w:rsidRPr="00E13681" w:rsidRDefault="00B257DD" w:rsidP="007911FE">
            <w:pPr>
              <w:spacing w:after="0"/>
              <w:ind w:left="170"/>
              <w:rPr>
                <w:sz w:val="18"/>
                <w:szCs w:val="18"/>
              </w:rPr>
            </w:pPr>
          </w:p>
        </w:tc>
        <w:tc>
          <w:tcPr>
            <w:tcW w:w="2672" w:type="dxa"/>
            <w:vMerge/>
          </w:tcPr>
          <w:p w14:paraId="517D7601" w14:textId="77777777" w:rsidR="00B257DD" w:rsidRPr="00E13681" w:rsidRDefault="00B257DD" w:rsidP="00F13F82">
            <w:pPr>
              <w:spacing w:after="0"/>
              <w:ind w:left="170"/>
              <w:rPr>
                <w:sz w:val="18"/>
                <w:szCs w:val="18"/>
              </w:rPr>
            </w:pPr>
          </w:p>
        </w:tc>
      </w:tr>
      <w:tr w:rsidR="00B257DD" w14:paraId="55901E52" w14:textId="77777777" w:rsidTr="00BA7DD3">
        <w:tc>
          <w:tcPr>
            <w:tcW w:w="12950" w:type="dxa"/>
            <w:gridSpan w:val="5"/>
            <w:vAlign w:val="center"/>
          </w:tcPr>
          <w:p w14:paraId="05A63D73" w14:textId="77777777" w:rsidR="00B257DD" w:rsidRPr="00E13681" w:rsidRDefault="00B257DD" w:rsidP="00F13F82">
            <w:pPr>
              <w:spacing w:after="0"/>
              <w:ind w:left="170"/>
              <w:rPr>
                <w:sz w:val="18"/>
                <w:szCs w:val="18"/>
              </w:rPr>
            </w:pPr>
            <w:r w:rsidRPr="00E13681">
              <w:rPr>
                <w:sz w:val="18"/>
                <w:szCs w:val="18"/>
              </w:rPr>
              <w:t>CRRT: continuous renal replacement therapy; q24h: every 24 hours.</w:t>
            </w:r>
          </w:p>
        </w:tc>
      </w:tr>
    </w:tbl>
    <w:p w14:paraId="31E32954" w14:textId="3935499B" w:rsidR="00B901B3" w:rsidRPr="00E03B11" w:rsidRDefault="00B901B3" w:rsidP="00593CAA"/>
    <w:p w14:paraId="426DEEAB" w14:textId="1DD804EC" w:rsidR="00301051" w:rsidRDefault="0023474D" w:rsidP="00593CAA">
      <w:r>
        <w:rPr>
          <w:noProof/>
        </w:rPr>
        <w:lastRenderedPageBreak/>
        <w:drawing>
          <wp:inline distT="0" distB="0" distL="0" distR="0" wp14:anchorId="0341879D" wp14:editId="390777C4">
            <wp:extent cx="8862663" cy="45808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862663" cy="4580889"/>
                    </a:xfrm>
                    <a:prstGeom prst="rect">
                      <a:avLst/>
                    </a:prstGeom>
                  </pic:spPr>
                </pic:pic>
              </a:graphicData>
            </a:graphic>
          </wp:inline>
        </w:drawing>
      </w:r>
    </w:p>
    <w:p w14:paraId="11C87ACD" w14:textId="750DC62A" w:rsidR="00301051" w:rsidRDefault="001B3939" w:rsidP="00593CAA">
      <w:r w:rsidRPr="00A72BCD">
        <w:rPr>
          <w:b/>
          <w:bCs/>
        </w:rPr>
        <w:t xml:space="preserve">Fig. </w:t>
      </w:r>
      <w:r w:rsidR="00E411F7">
        <w:rPr>
          <w:b/>
          <w:bCs/>
        </w:rPr>
        <w:t>1</w:t>
      </w:r>
      <w:r w:rsidRPr="001B3939">
        <w:t xml:space="preserve">. Probability of target attainment of </w:t>
      </w:r>
      <w:r w:rsidRPr="00A72BCD">
        <w:rPr>
          <w:i/>
          <w:iCs/>
        </w:rPr>
        <w:t>f</w:t>
      </w:r>
      <w:r w:rsidRPr="001B3939">
        <w:t>AUC</w:t>
      </w:r>
      <w:r w:rsidRPr="00A72BCD">
        <w:rPr>
          <w:vertAlign w:val="subscript"/>
        </w:rPr>
        <w:t>0-24</w:t>
      </w:r>
      <w:r w:rsidRPr="001B3939">
        <w:t xml:space="preserve"> 200</w:t>
      </w:r>
      <w:ins w:id="1537" w:author="Erwin Dreesen" w:date="2023-11-30T13:28:00Z">
        <w:r w:rsidR="00B97C45">
          <w:t> </w:t>
        </w:r>
      </w:ins>
      <w:proofErr w:type="spellStart"/>
      <w:del w:id="1538" w:author="Erwin Dreesen" w:date="2023-11-30T13:28:00Z">
        <w:r w:rsidRPr="001B3939" w:rsidDel="00B97C45">
          <w:delText xml:space="preserve"> </w:delText>
        </w:r>
      </w:del>
      <w:r w:rsidRPr="001B3939">
        <w:t>mg</w:t>
      </w:r>
      <w:r w:rsidR="007725C1">
        <w:t>×</w:t>
      </w:r>
      <w:r w:rsidRPr="001B3939">
        <w:t>h</w:t>
      </w:r>
      <w:proofErr w:type="spellEnd"/>
      <w:r w:rsidRPr="001B3939">
        <w:t>/L</w:t>
      </w:r>
      <w:r w:rsidR="00350452">
        <w:t xml:space="preserve"> vs </w:t>
      </w:r>
      <w:proofErr w:type="spellStart"/>
      <w:ins w:id="1539" w:author="My Luong Vuong" w:date="2023-12-07T11:40:00Z">
        <w:r w:rsidR="00F92D91">
          <w:t>eGFR</w:t>
        </w:r>
        <w:r w:rsidR="00F92D91" w:rsidRPr="008D08CE">
          <w:rPr>
            <w:vertAlign w:val="subscript"/>
          </w:rPr>
          <w:t>CKD</w:t>
        </w:r>
        <w:proofErr w:type="spellEnd"/>
        <w:r w:rsidR="00F92D91" w:rsidRPr="008D08CE">
          <w:rPr>
            <w:vertAlign w:val="subscript"/>
          </w:rPr>
          <w:t>-EPI</w:t>
        </w:r>
        <w:r w:rsidR="00F92D91" w:rsidDel="00F92D91">
          <w:t xml:space="preserve"> </w:t>
        </w:r>
      </w:ins>
      <w:del w:id="1540" w:author="My Luong Vuong" w:date="2023-12-07T11:40:00Z">
        <w:r w:rsidR="00350452" w:rsidDel="00F92D91">
          <w:delText>CKDEPI</w:delText>
        </w:r>
        <w:r w:rsidRPr="001B3939" w:rsidDel="00F92D91">
          <w:delText xml:space="preserve"> </w:delText>
        </w:r>
      </w:del>
      <w:r w:rsidRPr="001B3939">
        <w:t>over time</w:t>
      </w:r>
      <w:r w:rsidR="002F092A">
        <w:t xml:space="preserve"> </w:t>
      </w:r>
      <w:r w:rsidR="000D4B6A">
        <w:t>when not on CRRT</w:t>
      </w:r>
      <w:r w:rsidRPr="001B3939">
        <w:t xml:space="preserve">. </w:t>
      </w:r>
      <w:proofErr w:type="spellStart"/>
      <w:ins w:id="1541" w:author="My Luong Vuong" w:date="2023-12-07T10:31:00Z">
        <w:r w:rsidR="00943B79">
          <w:t>eGFR</w:t>
        </w:r>
      </w:ins>
      <w:r w:rsidR="00D2785B" w:rsidRPr="00943B79">
        <w:rPr>
          <w:vertAlign w:val="subscript"/>
          <w:rPrChange w:id="1542" w:author="My Luong Vuong" w:date="2023-12-07T10:31:00Z">
            <w:rPr/>
          </w:rPrChange>
        </w:rPr>
        <w:t>CKD</w:t>
      </w:r>
      <w:proofErr w:type="spellEnd"/>
      <w:ins w:id="1543" w:author="Erwin Dreesen" w:date="2023-11-30T10:46:00Z">
        <w:r w:rsidR="00E46977" w:rsidRPr="00943B79">
          <w:rPr>
            <w:vertAlign w:val="subscript"/>
            <w:rPrChange w:id="1544" w:author="My Luong Vuong" w:date="2023-12-07T10:31:00Z">
              <w:rPr/>
            </w:rPrChange>
          </w:rPr>
          <w:t>-</w:t>
        </w:r>
      </w:ins>
      <w:r w:rsidR="00D2785B" w:rsidRPr="00943B79">
        <w:rPr>
          <w:vertAlign w:val="subscript"/>
          <w:rPrChange w:id="1545" w:author="My Luong Vuong" w:date="2023-12-07T10:31:00Z">
            <w:rPr/>
          </w:rPrChange>
        </w:rPr>
        <w:t>EPI</w:t>
      </w:r>
      <w:r w:rsidRPr="001B3939">
        <w:t xml:space="preserve">: </w:t>
      </w:r>
      <w:r w:rsidR="009224E3" w:rsidRPr="009224E3">
        <w:t>estimated glomerular filtration rate (calculated using the Chronic Kidney Disease Epidemiology Collaboration equation</w:t>
      </w:r>
      <w:r w:rsidR="006B1229">
        <w:t>)</w:t>
      </w:r>
      <w:r w:rsidRPr="001B3939">
        <w:t>.</w:t>
      </w:r>
      <w:r w:rsidR="0042308B">
        <w:t xml:space="preserve"> </w:t>
      </w:r>
      <w:r w:rsidR="008D40A5" w:rsidRPr="00C40B2F">
        <w:t>CRRT: continuous renal replacement therapy</w:t>
      </w:r>
      <w:r w:rsidR="008D40A5">
        <w:t xml:space="preserve">; </w:t>
      </w:r>
      <w:r w:rsidR="008D40A5" w:rsidRPr="00CE1DF2">
        <w:rPr>
          <w:i/>
          <w:iCs/>
        </w:rPr>
        <w:t>f</w:t>
      </w:r>
      <w:r w:rsidR="008D40A5" w:rsidRPr="0042308B">
        <w:t>AUC</w:t>
      </w:r>
      <w:r w:rsidR="008D40A5" w:rsidRPr="00CE1DF2">
        <w:rPr>
          <w:vertAlign w:val="subscript"/>
        </w:rPr>
        <w:t>0-24</w:t>
      </w:r>
      <w:r w:rsidR="008D40A5">
        <w:t xml:space="preserve">: </w:t>
      </w:r>
      <w:r w:rsidR="008D40A5" w:rsidRPr="00461004">
        <w:t>area under the unbound concentration–time curve for 24 hours</w:t>
      </w:r>
      <w:r w:rsidR="008D40A5">
        <w:t>; LD: loading dose; MD: maintenance dose.</w:t>
      </w:r>
      <w:r w:rsidR="00301051">
        <w:br w:type="page"/>
      </w:r>
    </w:p>
    <w:p w14:paraId="3ACBCF1D" w14:textId="0E69F429" w:rsidR="00C40B2F" w:rsidRDefault="00642C91" w:rsidP="00593CAA">
      <w:r w:rsidRPr="00E03B11">
        <w:rPr>
          <w:noProof/>
        </w:rPr>
        <w:lastRenderedPageBreak/>
        <w:drawing>
          <wp:inline distT="0" distB="0" distL="0" distR="0" wp14:anchorId="6D084236" wp14:editId="31125135">
            <wp:extent cx="8863329" cy="45812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863329" cy="4581233"/>
                    </a:xfrm>
                    <a:prstGeom prst="rect">
                      <a:avLst/>
                    </a:prstGeom>
                  </pic:spPr>
                </pic:pic>
              </a:graphicData>
            </a:graphic>
          </wp:inline>
        </w:drawing>
      </w:r>
    </w:p>
    <w:p w14:paraId="6199936D" w14:textId="0DCDED6C" w:rsidR="00C40B2F" w:rsidRDefault="00C40B2F" w:rsidP="00593CAA">
      <w:commentRangeStart w:id="1546"/>
      <w:commentRangeStart w:id="1547"/>
      <w:r w:rsidRPr="00A72BCD">
        <w:rPr>
          <w:b/>
          <w:bCs/>
        </w:rPr>
        <w:t>Fig</w:t>
      </w:r>
      <w:commentRangeEnd w:id="1546"/>
      <w:r w:rsidR="005E3DB9">
        <w:rPr>
          <w:rStyle w:val="CommentReference"/>
        </w:rPr>
        <w:commentReference w:id="1546"/>
      </w:r>
      <w:commentRangeEnd w:id="1547"/>
      <w:r w:rsidR="00A07694">
        <w:rPr>
          <w:rStyle w:val="CommentReference"/>
        </w:rPr>
        <w:commentReference w:id="1547"/>
      </w:r>
      <w:del w:id="1548" w:author="Erwin Dreesen" w:date="2023-11-30T13:29:00Z">
        <w:r w:rsidR="008C7C18" w:rsidRPr="00A72BCD" w:rsidDel="005E3DB9">
          <w:rPr>
            <w:b/>
            <w:bCs/>
          </w:rPr>
          <w:delText>.</w:delText>
        </w:r>
      </w:del>
      <w:r w:rsidRPr="00A72BCD">
        <w:rPr>
          <w:b/>
          <w:bCs/>
        </w:rPr>
        <w:t xml:space="preserve"> </w:t>
      </w:r>
      <w:r w:rsidR="00A45485">
        <w:rPr>
          <w:b/>
          <w:bCs/>
        </w:rPr>
        <w:t>2</w:t>
      </w:r>
      <w:r w:rsidRPr="00C40B2F">
        <w:t xml:space="preserve">. </w:t>
      </w:r>
      <w:r w:rsidR="005518E1" w:rsidRPr="001B3939">
        <w:t xml:space="preserve">Probability of target attainment of </w:t>
      </w:r>
      <w:r w:rsidR="005518E1" w:rsidRPr="00A72BCD">
        <w:rPr>
          <w:i/>
          <w:iCs/>
        </w:rPr>
        <w:t>f</w:t>
      </w:r>
      <w:r w:rsidR="005518E1" w:rsidRPr="001B3939">
        <w:t>AUC</w:t>
      </w:r>
      <w:r w:rsidR="005518E1" w:rsidRPr="00A72BCD">
        <w:rPr>
          <w:vertAlign w:val="subscript"/>
        </w:rPr>
        <w:t>0-24</w:t>
      </w:r>
      <w:r w:rsidR="005518E1" w:rsidRPr="001B3939">
        <w:t xml:space="preserve"> 200</w:t>
      </w:r>
      <w:ins w:id="1549" w:author="Erwin Dreesen" w:date="2023-11-30T13:28:00Z">
        <w:r w:rsidR="005518E1">
          <w:t> </w:t>
        </w:r>
      </w:ins>
      <w:proofErr w:type="spellStart"/>
      <w:del w:id="1550" w:author="Erwin Dreesen" w:date="2023-11-30T13:28:00Z">
        <w:r w:rsidR="005518E1" w:rsidRPr="001B3939" w:rsidDel="00B97C45">
          <w:delText xml:space="preserve"> </w:delText>
        </w:r>
      </w:del>
      <w:r w:rsidR="005518E1" w:rsidRPr="001B3939">
        <w:t>mg</w:t>
      </w:r>
      <w:r w:rsidR="005518E1">
        <w:t>×</w:t>
      </w:r>
      <w:r w:rsidR="005518E1" w:rsidRPr="001B3939">
        <w:t>h</w:t>
      </w:r>
      <w:proofErr w:type="spellEnd"/>
      <w:r w:rsidR="005518E1" w:rsidRPr="001B3939">
        <w:t>/L</w:t>
      </w:r>
      <w:r w:rsidR="005518E1">
        <w:t xml:space="preserve"> vs </w:t>
      </w:r>
      <w:r w:rsidR="008E1904">
        <w:t>body weight</w:t>
      </w:r>
      <w:r w:rsidR="005518E1" w:rsidRPr="001B3939">
        <w:t xml:space="preserve"> over time</w:t>
      </w:r>
      <w:r w:rsidR="005518E1">
        <w:t xml:space="preserve"> when not on CRRT</w:t>
      </w:r>
      <w:r w:rsidRPr="00C40B2F">
        <w:t>. CRRT: continuous renal replacement therapy</w:t>
      </w:r>
      <w:r w:rsidR="00AF1B68">
        <w:t>;</w:t>
      </w:r>
      <w:r w:rsidR="006E4092">
        <w:t xml:space="preserve"> </w:t>
      </w:r>
      <w:r w:rsidR="006E4092" w:rsidRPr="00CE1DF2">
        <w:rPr>
          <w:i/>
          <w:iCs/>
        </w:rPr>
        <w:t>f</w:t>
      </w:r>
      <w:r w:rsidR="006E4092" w:rsidRPr="0042308B">
        <w:t>AUC</w:t>
      </w:r>
      <w:r w:rsidR="006E4092" w:rsidRPr="00CE1DF2">
        <w:rPr>
          <w:vertAlign w:val="subscript"/>
        </w:rPr>
        <w:t>0-24</w:t>
      </w:r>
      <w:r w:rsidR="006E4092">
        <w:t xml:space="preserve">: </w:t>
      </w:r>
      <w:r w:rsidR="006E4092" w:rsidRPr="00461004">
        <w:t>area under the unbound concentration–time curve for 24 hours</w:t>
      </w:r>
      <w:r w:rsidR="000C7670">
        <w:t>;</w:t>
      </w:r>
      <w:r w:rsidR="00A35D6D">
        <w:t xml:space="preserve"> LD: loading dose</w:t>
      </w:r>
      <w:r w:rsidR="00E43C68">
        <w:t>;</w:t>
      </w:r>
      <w:r w:rsidR="00A35D6D">
        <w:t xml:space="preserve"> MD: maintenance dose.</w:t>
      </w:r>
    </w:p>
    <w:p w14:paraId="4838DBE5" w14:textId="28F78591" w:rsidR="006662BF" w:rsidRPr="00E03B11" w:rsidRDefault="006662BF" w:rsidP="00593CAA">
      <w:r w:rsidRPr="00E03B11">
        <w:rPr>
          <w:noProof/>
        </w:rPr>
        <w:lastRenderedPageBreak/>
        <w:drawing>
          <wp:inline distT="0" distB="0" distL="0" distR="0" wp14:anchorId="715D9BE3" wp14:editId="4D580795">
            <wp:extent cx="8863329" cy="45812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863329" cy="4581233"/>
                    </a:xfrm>
                    <a:prstGeom prst="rect">
                      <a:avLst/>
                    </a:prstGeom>
                  </pic:spPr>
                </pic:pic>
              </a:graphicData>
            </a:graphic>
          </wp:inline>
        </w:drawing>
      </w:r>
    </w:p>
    <w:p w14:paraId="33467031" w14:textId="1469D38E" w:rsidR="00216F6C" w:rsidRDefault="000C6D32" w:rsidP="00593CAA">
      <w:r w:rsidRPr="00BA7DD3">
        <w:rPr>
          <w:b/>
          <w:bCs/>
        </w:rPr>
        <w:t xml:space="preserve">Fig. </w:t>
      </w:r>
      <w:r w:rsidR="00D42623">
        <w:rPr>
          <w:b/>
          <w:bCs/>
        </w:rPr>
        <w:t>3</w:t>
      </w:r>
      <w:r w:rsidRPr="00C40B2F">
        <w:t xml:space="preserve">. </w:t>
      </w:r>
      <w:r w:rsidR="00A37D58" w:rsidRPr="001B3939">
        <w:t xml:space="preserve">Probability of target attainment of </w:t>
      </w:r>
      <w:r w:rsidR="00A37D58" w:rsidRPr="00A72BCD">
        <w:rPr>
          <w:i/>
          <w:iCs/>
        </w:rPr>
        <w:t>f</w:t>
      </w:r>
      <w:r w:rsidR="00A37D58" w:rsidRPr="001B3939">
        <w:t>AUC</w:t>
      </w:r>
      <w:r w:rsidR="00A37D58" w:rsidRPr="00A72BCD">
        <w:rPr>
          <w:vertAlign w:val="subscript"/>
        </w:rPr>
        <w:t>0-24</w:t>
      </w:r>
      <w:r w:rsidR="00A37D58" w:rsidRPr="001B3939">
        <w:t xml:space="preserve"> 200</w:t>
      </w:r>
      <w:ins w:id="1551" w:author="Erwin Dreesen" w:date="2023-11-30T13:28:00Z">
        <w:r w:rsidR="00A37D58">
          <w:t> </w:t>
        </w:r>
      </w:ins>
      <w:proofErr w:type="spellStart"/>
      <w:del w:id="1552" w:author="Erwin Dreesen" w:date="2023-11-30T13:28:00Z">
        <w:r w:rsidR="00A37D58" w:rsidRPr="001B3939" w:rsidDel="00B97C45">
          <w:delText xml:space="preserve"> </w:delText>
        </w:r>
      </w:del>
      <w:r w:rsidR="00A37D58" w:rsidRPr="001B3939">
        <w:t>mg</w:t>
      </w:r>
      <w:r w:rsidR="00A37D58">
        <w:t>×</w:t>
      </w:r>
      <w:r w:rsidR="00A37D58" w:rsidRPr="001B3939">
        <w:t>h</w:t>
      </w:r>
      <w:proofErr w:type="spellEnd"/>
      <w:r w:rsidR="00A37D58" w:rsidRPr="001B3939">
        <w:t>/L</w:t>
      </w:r>
      <w:r w:rsidR="00A37D58">
        <w:t xml:space="preserve"> vs body weight</w:t>
      </w:r>
      <w:r w:rsidR="00A37D58" w:rsidRPr="001B3939">
        <w:t xml:space="preserve"> over time</w:t>
      </w:r>
      <w:r w:rsidR="00A37D58">
        <w:t xml:space="preserve"> when on CRRT</w:t>
      </w:r>
      <w:r w:rsidRPr="00C40B2F">
        <w:t xml:space="preserve">. </w:t>
      </w:r>
      <w:r w:rsidR="001E2FD9" w:rsidRPr="00C40B2F">
        <w:t>CRRT: continuous renal replacement therapy</w:t>
      </w:r>
      <w:r w:rsidR="001E2FD9">
        <w:t xml:space="preserve">; </w:t>
      </w:r>
      <w:r w:rsidR="001E2FD9" w:rsidRPr="00CE1DF2">
        <w:rPr>
          <w:i/>
          <w:iCs/>
        </w:rPr>
        <w:t>f</w:t>
      </w:r>
      <w:r w:rsidR="001E2FD9" w:rsidRPr="0042308B">
        <w:t>AUC</w:t>
      </w:r>
      <w:r w:rsidR="001E2FD9" w:rsidRPr="00CE1DF2">
        <w:rPr>
          <w:vertAlign w:val="subscript"/>
        </w:rPr>
        <w:t>0-24</w:t>
      </w:r>
      <w:r w:rsidR="001E2FD9">
        <w:t xml:space="preserve">: </w:t>
      </w:r>
      <w:r w:rsidR="001E2FD9" w:rsidRPr="00461004">
        <w:t>area under the unbound concentration–time curve for 24 hours</w:t>
      </w:r>
      <w:r w:rsidR="001E2FD9">
        <w:t>; LD: loading dose; MD: maintenance dose.</w:t>
      </w:r>
      <w:r w:rsidR="00216F6C">
        <w:br w:type="page"/>
      </w:r>
    </w:p>
    <w:p w14:paraId="49ED9A08" w14:textId="1FCA643A" w:rsidR="00FD233F" w:rsidRDefault="007435B4" w:rsidP="00A32FA2">
      <w:pPr>
        <w:sectPr w:rsidR="00FD233F" w:rsidSect="00FF47EE">
          <w:type w:val="continuous"/>
          <w:pgSz w:w="16838" w:h="11906" w:orient="landscape" w:code="9"/>
          <w:pgMar w:top="1440" w:right="1440" w:bottom="1440" w:left="1440" w:header="720" w:footer="720" w:gutter="0"/>
          <w:cols w:space="720"/>
          <w:docGrid w:linePitch="360"/>
        </w:sectPr>
      </w:pPr>
      <w:commentRangeStart w:id="1553"/>
      <w:commentRangeEnd w:id="1553"/>
      <w:r>
        <w:rPr>
          <w:rStyle w:val="CommentReference"/>
        </w:rPr>
        <w:lastRenderedPageBreak/>
        <w:commentReference w:id="1553"/>
      </w:r>
      <w:commentRangeStart w:id="1554"/>
      <w:commentRangeEnd w:id="1554"/>
      <w:r w:rsidR="005E3DB9">
        <w:rPr>
          <w:rStyle w:val="CommentReference"/>
        </w:rPr>
        <w:commentReference w:id="1554"/>
      </w:r>
      <w:r w:rsidR="00632A7E">
        <w:rPr>
          <w:noProof/>
        </w:rPr>
        <w:drawing>
          <wp:inline distT="0" distB="0" distL="0" distR="0" wp14:anchorId="1083E491" wp14:editId="2411DCCA">
            <wp:extent cx="8863148" cy="5170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863148" cy="5170170"/>
                    </a:xfrm>
                    <a:prstGeom prst="rect">
                      <a:avLst/>
                    </a:prstGeom>
                  </pic:spPr>
                </pic:pic>
              </a:graphicData>
            </a:graphic>
          </wp:inline>
        </w:drawing>
      </w:r>
      <w:r w:rsidR="00A32FA2" w:rsidRPr="0070785F">
        <w:rPr>
          <w:b/>
          <w:bCs/>
        </w:rPr>
        <w:t xml:space="preserve">Fig. </w:t>
      </w:r>
      <w:r w:rsidR="0070785F" w:rsidRPr="0070785F">
        <w:rPr>
          <w:b/>
          <w:bCs/>
        </w:rPr>
        <w:t>4</w:t>
      </w:r>
      <w:r w:rsidR="00A32FA2" w:rsidRPr="0070785F">
        <w:rPr>
          <w:b/>
          <w:bCs/>
        </w:rPr>
        <w:t>.</w:t>
      </w:r>
      <w:r w:rsidR="00A32FA2" w:rsidRPr="00A32FA2">
        <w:t xml:space="preserve"> </w:t>
      </w:r>
      <w:r w:rsidR="00FB6B5C">
        <w:t xml:space="preserve">Fluconazole total concentration over time </w:t>
      </w:r>
      <w:r w:rsidR="002D4DF0">
        <w:t xml:space="preserve">at the population level </w:t>
      </w:r>
      <w:del w:id="1555" w:author="My Luong Vuong" w:date="2023-12-07T10:39:00Z">
        <w:r w:rsidR="004700E5" w:rsidDel="007936AA">
          <w:delText xml:space="preserve"> </w:delText>
        </w:r>
      </w:del>
      <w:r w:rsidR="00745486">
        <w:t>between</w:t>
      </w:r>
      <w:r w:rsidR="004700E5">
        <w:t xml:space="preserve"> standard and optimised dosing regimens. </w:t>
      </w:r>
      <w:r w:rsidR="00142CAE" w:rsidRPr="00142CAE">
        <w:t xml:space="preserve">Concentration is represented by the median line and a ribbon showing the 90% percentile range of the population. </w:t>
      </w:r>
    </w:p>
    <w:p w14:paraId="5F56027B" w14:textId="3B0A9489" w:rsidR="00F76D85" w:rsidRPr="00E03B11" w:rsidRDefault="00F76D85" w:rsidP="007723C0"/>
    <w:sectPr w:rsidR="00F76D85" w:rsidRPr="00E03B11" w:rsidSect="00FD233F">
      <w:pgSz w:w="11906" w:h="16838"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7" w:author="Erwin Dreesen" w:date="2023-11-29T19:30:00Z" w:initials="ED">
    <w:p w14:paraId="00D85DF1" w14:textId="77777777" w:rsidR="004551F6" w:rsidRDefault="004551F6" w:rsidP="00593CAA">
      <w:pPr>
        <w:pStyle w:val="CommentText"/>
      </w:pPr>
      <w:r>
        <w:rPr>
          <w:rStyle w:val="CommentReference"/>
        </w:rPr>
        <w:annotationRef/>
      </w:r>
      <w:r>
        <w:t>I removed the Antwerp affiliation because this work was performed within KU Leuven even if partly performed as part of your master thesis. FWO would also not allow this.</w:t>
      </w:r>
    </w:p>
  </w:comment>
  <w:comment w:id="63" w:author="Erwin Dreesen" w:date="2023-11-29T19:25:00Z" w:initials="ED">
    <w:p w14:paraId="6907FDF8" w14:textId="7131AE81" w:rsidR="005D33F2" w:rsidRDefault="00DB0594" w:rsidP="00593CAA">
      <w:pPr>
        <w:pStyle w:val="CommentText"/>
      </w:pPr>
      <w:r>
        <w:rPr>
          <w:rStyle w:val="CommentReference"/>
        </w:rPr>
        <w:annotationRef/>
      </w:r>
      <w:hyperlink r:id="rId1" w:history="1">
        <w:r w:rsidR="005D33F2" w:rsidRPr="00B223C5">
          <w:rPr>
            <w:rStyle w:val="Hyperlink"/>
          </w:rPr>
          <w:t>Guide for authors - International Journal of Antimicrobial Agents - ISSN 0924-8579 | ScienceDirect.com by Elsevier</w:t>
        </w:r>
      </w:hyperlink>
      <w:r w:rsidR="005D33F2">
        <w:t xml:space="preserve"> </w:t>
      </w:r>
    </w:p>
    <w:p w14:paraId="72A704C2" w14:textId="77777777" w:rsidR="005D33F2" w:rsidRDefault="005D33F2" w:rsidP="00593CAA">
      <w:pPr>
        <w:pStyle w:val="CommentText"/>
      </w:pPr>
      <w:r>
        <w:t>where the actual work was done</w:t>
      </w:r>
    </w:p>
    <w:p w14:paraId="0C6E7560" w14:textId="77777777" w:rsidR="005D33F2" w:rsidRDefault="005D33F2" w:rsidP="00593CAA">
      <w:pPr>
        <w:pStyle w:val="CommentText"/>
      </w:pPr>
    </w:p>
    <w:p w14:paraId="049990C3" w14:textId="77777777" w:rsidR="005D33F2" w:rsidRDefault="005D33F2" w:rsidP="00593CAA">
      <w:pPr>
        <w:pStyle w:val="CommentText"/>
      </w:pPr>
      <w:r>
        <w:t>&gt;&gt; OK, but keep in mind we cannot add Gilead here even if Ruth asks for it.</w:t>
      </w:r>
    </w:p>
    <w:p w14:paraId="125334C0" w14:textId="77777777" w:rsidR="005D33F2" w:rsidRDefault="005D33F2" w:rsidP="00593CAA">
      <w:pPr>
        <w:pStyle w:val="CommentText"/>
      </w:pPr>
    </w:p>
    <w:p w14:paraId="38A7EEFD" w14:textId="77777777" w:rsidR="005D33F2" w:rsidRDefault="005D33F2" w:rsidP="00593CAA">
      <w:pPr>
        <w:pStyle w:val="CommentText"/>
      </w:pPr>
      <w:r>
        <w:t xml:space="preserve">What you need to do: </w:t>
      </w:r>
      <w:r>
        <w:rPr>
          <w:b/>
          <w:bCs/>
          <w:i/>
          <w:iCs/>
        </w:rPr>
        <w:t>Present/permanent address.</w:t>
      </w:r>
      <w:r>
        <w:t xml:space="preserve"> If an author has moved since the work described in the article was done, or was visiting at the time, a 'Present address' (or 'Permanent address') may be indicated as a </w:t>
      </w:r>
      <w:r>
        <w:rPr>
          <w:u w:val="single"/>
        </w:rPr>
        <w:t>footnote to that author's name</w:t>
      </w:r>
      <w:r>
        <w:t xml:space="preserve">. The address at which the author actually did the work must be retained as the main, affiliation address. Superscript Arabic numerals are used for such footnotes. </w:t>
      </w:r>
    </w:p>
  </w:comment>
  <w:comment w:id="64" w:author="My Luong Vuong" w:date="2023-12-01T16:39:00Z" w:initials="MLV">
    <w:p w14:paraId="5F58010F" w14:textId="77777777" w:rsidR="002340EC" w:rsidRDefault="002340EC" w:rsidP="009F3B5D">
      <w:pPr>
        <w:pStyle w:val="CommentText"/>
        <w:jc w:val="left"/>
      </w:pPr>
      <w:r>
        <w:rPr>
          <w:rStyle w:val="CommentReference"/>
        </w:rPr>
        <w:annotationRef/>
      </w:r>
      <w:r>
        <w:rPr>
          <w:color w:val="000000"/>
        </w:rPr>
        <w:t>I added Amsterdam the Netherlands below. Or can I add gilead as well?</w:t>
      </w:r>
    </w:p>
  </w:comment>
  <w:comment w:id="105" w:author="Erwin Dreesen" w:date="2023-11-30T08:40:00Z" w:initials="ED">
    <w:p w14:paraId="064A5451" w14:textId="52E0241C" w:rsidR="004E58AA" w:rsidRDefault="004E58AA">
      <w:pPr>
        <w:pStyle w:val="CommentText"/>
        <w:jc w:val="left"/>
      </w:pPr>
      <w:r>
        <w:rPr>
          <w:rStyle w:val="CommentReference"/>
        </w:rPr>
        <w:annotationRef/>
      </w:r>
      <w:r>
        <w:t>Remove these spaces.</w:t>
      </w:r>
    </w:p>
    <w:p w14:paraId="34D1D23F" w14:textId="77777777" w:rsidR="004E58AA" w:rsidRDefault="004E58AA" w:rsidP="00FD6320">
      <w:pPr>
        <w:pStyle w:val="CommentText"/>
        <w:jc w:val="left"/>
      </w:pPr>
      <w:r>
        <w:t xml:space="preserve">Make sure to strictly follow the guidelines for authors. If you are not sure about sth, then look into published papers to see how it was done there, for example </w:t>
      </w:r>
      <w:hyperlink r:id="rId2" w:history="1">
        <w:r w:rsidRPr="00FD6320">
          <w:rPr>
            <w:rStyle w:val="Hyperlink"/>
          </w:rPr>
          <w:t>Characterization and outcomes of difficult-to-treat patients starting modern first-line ART regimens: Data from the ICONA cohort (sciencedirectassets.com)</w:t>
        </w:r>
      </w:hyperlink>
      <w:r>
        <w:t xml:space="preserve"> </w:t>
      </w:r>
    </w:p>
  </w:comment>
  <w:comment w:id="272" w:author="Erwin Dreesen" w:date="2023-11-29T19:23:00Z" w:initials="ED">
    <w:p w14:paraId="6C166FBC" w14:textId="203F173F" w:rsidR="00D41461" w:rsidRDefault="001A0DF5" w:rsidP="00593CAA">
      <w:pPr>
        <w:pStyle w:val="CommentText"/>
      </w:pPr>
      <w:r>
        <w:rPr>
          <w:rStyle w:val="CommentReference"/>
        </w:rPr>
        <w:annotationRef/>
      </w:r>
      <w:hyperlink r:id="rId3" w:history="1">
        <w:r w:rsidR="00D41461" w:rsidRPr="00493B23">
          <w:rPr>
            <w:rStyle w:val="Hyperlink"/>
          </w:rPr>
          <w:t>Guide for authors - International Journal of Antimicrobial Agents - ISSN 0924-8579 | ScienceDirect.com by Elsevier</w:t>
        </w:r>
      </w:hyperlink>
    </w:p>
    <w:p w14:paraId="33C96EDE" w14:textId="77777777" w:rsidR="00D41461" w:rsidRDefault="00D41461" w:rsidP="00593CAA">
      <w:pPr>
        <w:pStyle w:val="CommentText"/>
      </w:pPr>
      <w:r>
        <w:t xml:space="preserve">Provide the </w:t>
      </w:r>
      <w:r>
        <w:rPr>
          <w:b/>
          <w:bCs/>
        </w:rPr>
        <w:t xml:space="preserve">full postal address </w:t>
      </w:r>
      <w:r>
        <w:t>of each affiliation, including the country name</w:t>
      </w:r>
    </w:p>
    <w:p w14:paraId="349DF6DC" w14:textId="77777777" w:rsidR="00D41461" w:rsidRDefault="00D41461" w:rsidP="00593CAA">
      <w:pPr>
        <w:pStyle w:val="CommentText"/>
      </w:pPr>
      <w:r>
        <w:t>&gt;&gt; Do for all coauthors.</w:t>
      </w:r>
    </w:p>
  </w:comment>
  <w:comment w:id="273" w:author="My Luong Vuong" w:date="2023-12-01T15:52:00Z" w:initials="MLV">
    <w:p w14:paraId="07902285" w14:textId="77777777" w:rsidR="004E4B98" w:rsidRDefault="00F84A81" w:rsidP="00D90698">
      <w:pPr>
        <w:pStyle w:val="CommentText"/>
        <w:jc w:val="left"/>
      </w:pPr>
      <w:r>
        <w:rPr>
          <w:rStyle w:val="CommentReference"/>
        </w:rPr>
        <w:annotationRef/>
      </w:r>
      <w:r w:rsidR="004E4B98">
        <w:rPr>
          <w:color w:val="000000"/>
        </w:rPr>
        <w:t xml:space="preserve">I don't postal code and box number is necessary (Cf. your example paper </w:t>
      </w:r>
      <w:hyperlink r:id="rId4" w:history="1">
        <w:r w:rsidR="004E4B98" w:rsidRPr="00D90698">
          <w:rPr>
            <w:rStyle w:val="Hyperlink"/>
          </w:rPr>
          <w:t>Characterization and outcomes of difficult-to-treat patients starting modern first-line ART regimens: Data from the ICONA cohort (sciencedirectassets.com)</w:t>
        </w:r>
      </w:hyperlink>
      <w:r w:rsidR="004E4B98">
        <w:rPr>
          <w:color w:val="000000"/>
        </w:rPr>
        <w:t>)</w:t>
      </w:r>
    </w:p>
  </w:comment>
  <w:comment w:id="274" w:author="My Luong Vuong" w:date="2023-12-01T16:25:00Z" w:initials="MLV">
    <w:p w14:paraId="0C706EA7" w14:textId="77777777" w:rsidR="00CF7EE6" w:rsidRDefault="00CF7EE6" w:rsidP="003876EB">
      <w:pPr>
        <w:pStyle w:val="CommentText"/>
        <w:jc w:val="left"/>
      </w:pPr>
      <w:r>
        <w:rPr>
          <w:rStyle w:val="CommentReference"/>
        </w:rPr>
        <w:annotationRef/>
      </w:r>
      <w:r>
        <w:rPr>
          <w:lang w:val="en-US"/>
        </w:rPr>
        <w:t>I have updated all affiliations as "institution + city + country"</w:t>
      </w:r>
    </w:p>
  </w:comment>
  <w:comment w:id="631" w:author="Erwin Dreesen" w:date="2023-11-30T08:07:00Z" w:initials="ED">
    <w:p w14:paraId="76F1B567" w14:textId="5124E3BC" w:rsidR="008A6657" w:rsidRDefault="00892F1B" w:rsidP="00593CAA">
      <w:pPr>
        <w:pStyle w:val="CommentText"/>
      </w:pPr>
      <w:r>
        <w:rPr>
          <w:rStyle w:val="CommentReference"/>
        </w:rPr>
        <w:annotationRef/>
      </w:r>
      <w:hyperlink r:id="rId5" w:history="1">
        <w:r w:rsidR="008A6657" w:rsidRPr="00490BCC">
          <w:rPr>
            <w:rStyle w:val="Hyperlink"/>
          </w:rPr>
          <w:t>Guide for authors - International Journal of Antimicrobial Agents - ISSN 0924-8579 | ScienceDirect.com by Elsevier</w:t>
        </w:r>
      </w:hyperlink>
      <w:r w:rsidR="008A6657">
        <w:t xml:space="preserve"> </w:t>
      </w:r>
    </w:p>
    <w:p w14:paraId="31C93AA9" w14:textId="77777777" w:rsidR="008A6657" w:rsidRDefault="008A6657" w:rsidP="00593CAA">
      <w:pPr>
        <w:pStyle w:val="CommentText"/>
      </w:pPr>
      <w:r>
        <w:t>One author has been designated as the corresponding author with contact details:</w:t>
      </w:r>
      <w:r>
        <w:br/>
        <w:t>• E-mail address</w:t>
      </w:r>
      <w:r>
        <w:br/>
      </w:r>
      <w:r>
        <w:rPr>
          <w:highlight w:val="yellow"/>
        </w:rPr>
        <w:t xml:space="preserve">• Full postal address </w:t>
      </w:r>
    </w:p>
    <w:p w14:paraId="0FDC442F" w14:textId="77777777" w:rsidR="008A6657" w:rsidRDefault="008A6657" w:rsidP="00593CAA">
      <w:pPr>
        <w:pStyle w:val="CommentText"/>
      </w:pPr>
    </w:p>
    <w:p w14:paraId="103069F0" w14:textId="77777777" w:rsidR="008A6657" w:rsidRDefault="008A6657" w:rsidP="00593CAA">
      <w:pPr>
        <w:pStyle w:val="CommentText"/>
      </w:pPr>
      <w:r>
        <w:t xml:space="preserve">One author designated as corresponding author: l Their E-mail address l Full postal address l </w:t>
      </w:r>
      <w:r>
        <w:rPr>
          <w:highlight w:val="yellow"/>
        </w:rPr>
        <w:t xml:space="preserve">Telephone </w:t>
      </w:r>
      <w:r>
        <w:t xml:space="preserve">and fax numbers l  </w:t>
      </w:r>
    </w:p>
    <w:p w14:paraId="2C5CCBC5" w14:textId="77777777" w:rsidR="008A6657" w:rsidRDefault="008A6657" w:rsidP="00593CAA">
      <w:pPr>
        <w:pStyle w:val="CommentText"/>
      </w:pPr>
    </w:p>
    <w:p w14:paraId="6362A0CC" w14:textId="77777777" w:rsidR="008A6657" w:rsidRDefault="008A6657" w:rsidP="00593CAA">
      <w:pPr>
        <w:pStyle w:val="CommentText"/>
      </w:pPr>
      <w:r>
        <w:t>&gt;&gt; please complete (fax NA)</w:t>
      </w:r>
    </w:p>
  </w:comment>
  <w:comment w:id="640" w:author="Erwin Dreesen" w:date="2023-11-30T08:26:00Z" w:initials="ED">
    <w:p w14:paraId="2E9FD412" w14:textId="77777777" w:rsidR="006A322E" w:rsidRDefault="00EF0111" w:rsidP="00593CAA">
      <w:pPr>
        <w:pStyle w:val="CommentText"/>
      </w:pPr>
      <w:r>
        <w:rPr>
          <w:rStyle w:val="CommentReference"/>
        </w:rPr>
        <w:annotationRef/>
      </w:r>
      <w:r w:rsidR="006A322E">
        <w:t>The abstract needs a serious update.</w:t>
      </w:r>
    </w:p>
    <w:p w14:paraId="09B5B151" w14:textId="77777777" w:rsidR="006A322E" w:rsidRDefault="006A322E" w:rsidP="00593CAA">
      <w:pPr>
        <w:pStyle w:val="CommentText"/>
      </w:pPr>
      <w:r>
        <w:t>It is important to bring a logical and understandable story. You can only do this when you try not to say as much as possible. Consider the abstract as a pitch of your work.</w:t>
      </w:r>
    </w:p>
  </w:comment>
  <w:comment w:id="641" w:author="Erwin Dreesen" w:date="2023-11-30T08:18:00Z" w:initials="ED">
    <w:p w14:paraId="03E92317" w14:textId="0196D870" w:rsidR="00BD150E" w:rsidRDefault="00BD150E" w:rsidP="00593CAA">
      <w:pPr>
        <w:pStyle w:val="CommentText"/>
      </w:pPr>
      <w:r>
        <w:rPr>
          <w:rStyle w:val="CommentReference"/>
        </w:rPr>
        <w:annotationRef/>
      </w:r>
      <w:r>
        <w:t>The background is pretty long while the methods section lacks information on PKPD target. &gt;&gt;&gt; Make background just one or max. 2 sentences and provide more information in Patients and Methods.</w:t>
      </w:r>
    </w:p>
  </w:comment>
  <w:comment w:id="646" w:author="Erwin Dreesen" w:date="2023-11-29T20:12:00Z" w:initials="ED">
    <w:p w14:paraId="5B4F2D5B" w14:textId="24BE0C32" w:rsidR="00DD24E8" w:rsidRDefault="00DD24E8" w:rsidP="00593CAA">
      <w:pPr>
        <w:pStyle w:val="CommentText"/>
      </w:pPr>
      <w:r>
        <w:rPr>
          <w:rStyle w:val="CommentReference"/>
        </w:rPr>
        <w:annotationRef/>
      </w:r>
      <w:r>
        <w:t>Note to self: British spelling</w:t>
      </w:r>
    </w:p>
  </w:comment>
  <w:comment w:id="647" w:author="Erwin Dreesen" w:date="2023-11-29T20:12:00Z" w:initials="ED">
    <w:p w14:paraId="2D1CE497" w14:textId="7D1AFAE0" w:rsidR="002C0533" w:rsidRDefault="002C0533" w:rsidP="00593CAA">
      <w:pPr>
        <w:pStyle w:val="CommentText"/>
      </w:pPr>
      <w:r>
        <w:rPr>
          <w:rStyle w:val="CommentReference"/>
        </w:rPr>
        <w:annotationRef/>
      </w:r>
      <w:r>
        <w:t xml:space="preserve">Significant is vague + maybe not the best choice in a statistics-heavy paper </w:t>
      </w:r>
      <w:r>
        <w:rPr>
          <w:rFonts w:ascii="Segoe UI Emoji" w:hAnsi="Segoe UI Emoji" w:cs="Segoe UI Emoji"/>
        </w:rPr>
        <w:t>☺️</w:t>
      </w:r>
    </w:p>
  </w:comment>
  <w:comment w:id="663" w:author="Erwin Dreesen" w:date="2023-11-30T08:28:00Z" w:initials="ED">
    <w:p w14:paraId="46E80232" w14:textId="77777777" w:rsidR="00F42A84" w:rsidRDefault="00F42A84" w:rsidP="00593CAA">
      <w:pPr>
        <w:pStyle w:val="CommentText"/>
      </w:pPr>
      <w:r>
        <w:rPr>
          <w:rStyle w:val="CommentReference"/>
        </w:rPr>
        <w:annotationRef/>
      </w:r>
      <w:r>
        <w:t xml:space="preserve">Non-standard or uncommon abbreviations should be avoided in the abstract </w:t>
      </w:r>
    </w:p>
  </w:comment>
  <w:comment w:id="716" w:author="Erwin Dreesen" w:date="2023-11-30T08:19:00Z" w:initials="ED">
    <w:p w14:paraId="6D4639AF" w14:textId="77DD5632" w:rsidR="007C1B11" w:rsidRDefault="007C1B11" w:rsidP="00593CAA">
      <w:pPr>
        <w:pStyle w:val="CommentText"/>
      </w:pPr>
      <w:r>
        <w:rPr>
          <w:rStyle w:val="CommentReference"/>
        </w:rPr>
        <w:annotationRef/>
      </w:r>
      <w:r>
        <w:t>Unnecessary word</w:t>
      </w:r>
    </w:p>
  </w:comment>
  <w:comment w:id="721" w:author="Erwin Dreesen" w:date="2023-11-30T08:21:00Z" w:initials="ED">
    <w:p w14:paraId="6C1B4EB2" w14:textId="77777777" w:rsidR="007C1B11" w:rsidRDefault="007C1B11" w:rsidP="00593CAA">
      <w:pPr>
        <w:pStyle w:val="CommentText"/>
      </w:pPr>
      <w:r>
        <w:rPr>
          <w:rStyle w:val="CommentReference"/>
        </w:rPr>
        <w:annotationRef/>
      </w:r>
      <w:r>
        <w:t>This is Methods so does not belong in Results. + Is confusing because in Methods you mention simulations for evaluation dosing regimens, and here you say you use simulations for assessing clinical relevance of covariates. Of course I know you are right, but for the reader this is only confusing.</w:t>
      </w:r>
    </w:p>
  </w:comment>
  <w:comment w:id="739" w:author="Erwin Dreesen" w:date="2023-11-30T08:23:00Z" w:initials="ED">
    <w:p w14:paraId="77E49015" w14:textId="77777777" w:rsidR="00AE1B10" w:rsidRDefault="00AE1B10" w:rsidP="00593CAA">
      <w:pPr>
        <w:pStyle w:val="CommentText"/>
      </w:pPr>
      <w:r>
        <w:rPr>
          <w:rStyle w:val="CommentReference"/>
        </w:rPr>
        <w:annotationRef/>
      </w:r>
      <w:r>
        <w:t>"clinically relevant" has not been defined so the reader will not know what it means. Make sure to explain thing very precisely to avoid confusion</w:t>
      </w:r>
    </w:p>
  </w:comment>
  <w:comment w:id="745" w:author="Erwin Dreesen" w:date="2023-11-30T08:25:00Z" w:initials="ED">
    <w:p w14:paraId="7713A1DC" w14:textId="77777777" w:rsidR="00062123" w:rsidRDefault="00062123" w:rsidP="00593CAA">
      <w:pPr>
        <w:pStyle w:val="CommentText"/>
      </w:pPr>
      <w:r>
        <w:rPr>
          <w:rStyle w:val="CommentReference"/>
        </w:rPr>
        <w:annotationRef/>
      </w:r>
      <w:r>
        <w:t>Very strong statement and a disconnect from what you wrote in the results section above, where nothing is mentioned about how the dosing regimen looks.</w:t>
      </w:r>
    </w:p>
  </w:comment>
  <w:comment w:id="746" w:author="Erwin Dreesen" w:date="2023-11-30T08:25:00Z" w:initials="ED">
    <w:p w14:paraId="625C240B" w14:textId="77777777" w:rsidR="002F139B" w:rsidRDefault="002F139B" w:rsidP="00593CAA">
      <w:pPr>
        <w:pStyle w:val="CommentText"/>
      </w:pPr>
      <w:r>
        <w:rPr>
          <w:rStyle w:val="CommentReference"/>
        </w:rPr>
        <w:annotationRef/>
      </w:r>
      <w:r>
        <w:t>Why?</w:t>
      </w:r>
    </w:p>
    <w:p w14:paraId="03DF92F1" w14:textId="77777777" w:rsidR="002F139B" w:rsidRDefault="002F139B" w:rsidP="00593CAA">
      <w:pPr>
        <w:pStyle w:val="CommentText"/>
      </w:pPr>
    </w:p>
    <w:p w14:paraId="63EBEBCC" w14:textId="77777777" w:rsidR="002F139B" w:rsidRDefault="002F139B" w:rsidP="00593CAA">
      <w:pPr>
        <w:pStyle w:val="CommentText"/>
      </w:pPr>
      <w:r>
        <w:t>I know why, but for the reader of the abstract this comes out of nowhere.</w:t>
      </w:r>
    </w:p>
  </w:comment>
  <w:comment w:id="755" w:author="Erwin Dreesen" w:date="2023-11-30T08:31:00Z" w:initials="ED">
    <w:p w14:paraId="312CB465" w14:textId="77777777" w:rsidR="00080F35" w:rsidRDefault="00080F35" w:rsidP="00593CAA">
      <w:pPr>
        <w:pStyle w:val="CommentText"/>
      </w:pPr>
      <w:r>
        <w:rPr>
          <w:rStyle w:val="CommentReference"/>
        </w:rPr>
        <w:annotationRef/>
      </w:r>
      <w:r>
        <w:rPr>
          <w:b/>
          <w:bCs/>
        </w:rPr>
        <w:t>Keywords</w:t>
      </w:r>
      <w:r>
        <w:br/>
      </w:r>
      <w:r>
        <w:br/>
        <w:t xml:space="preserve">Immediately after the abstract, provide a maximum of 3-6 keywords, using British spelling and avoiding general and plural terms and multiple concepts (avoid, for example, 'and', 'of'). Be sparing with abbreviations: only abbreviations firmly established in the field may be eligible. These keywords will be used for indexing purposes. </w:t>
      </w:r>
    </w:p>
  </w:comment>
  <w:comment w:id="787" w:author="Erwin Dreesen" w:date="2023-11-30T08:29:00Z" w:initials="ED">
    <w:p w14:paraId="6D81ABED" w14:textId="117BDD39" w:rsidR="0064343D" w:rsidRDefault="0064343D" w:rsidP="00593CAA">
      <w:pPr>
        <w:pStyle w:val="CommentText"/>
      </w:pPr>
      <w:r>
        <w:rPr>
          <w:rStyle w:val="CommentReference"/>
        </w:rPr>
        <w:annotationRef/>
      </w:r>
      <w:r>
        <w:rPr>
          <w:b/>
          <w:bCs/>
        </w:rPr>
        <w:t>Highlights</w:t>
      </w:r>
      <w:r>
        <w:br/>
      </w:r>
      <w:r>
        <w:br/>
        <w:t>Highlights are mandatory for this journal as they help increase the discoverability of your article via search engines. They consist of a short collection of bullet points that capture the novel results of your research as well as new methods that were used during the study (if any). Please have a look at the </w:t>
      </w:r>
      <w:hyperlink r:id="rId6" w:history="1">
        <w:r w:rsidRPr="0082212A">
          <w:rPr>
            <w:rStyle w:val="Hyperlink"/>
          </w:rPr>
          <w:t>example Highlights</w:t>
        </w:r>
      </w:hyperlink>
      <w:r>
        <w:t>.</w:t>
      </w:r>
    </w:p>
    <w:p w14:paraId="22AD828F" w14:textId="77777777" w:rsidR="0064343D" w:rsidRDefault="0064343D" w:rsidP="00593CAA">
      <w:pPr>
        <w:pStyle w:val="CommentText"/>
      </w:pPr>
    </w:p>
    <w:p w14:paraId="268484E4" w14:textId="77777777" w:rsidR="0064343D" w:rsidRDefault="0064343D" w:rsidP="00593CAA">
      <w:pPr>
        <w:pStyle w:val="CommentText"/>
      </w:pPr>
      <w:r>
        <w:t>Highlights should be submitted in a separate editable file in the online submission system. Please use 'Highlights' in the file name and include 3 to 5 bullet points (maximum 85 characters, including spaces, per bullet point).</w:t>
      </w:r>
    </w:p>
  </w:comment>
  <w:comment w:id="788" w:author="My Luong Vuong" w:date="2023-12-07T11:39:00Z" w:initials="MLV">
    <w:p w14:paraId="1BB38C92" w14:textId="77777777" w:rsidR="009179F5" w:rsidRDefault="009179F5" w:rsidP="000F5EBE">
      <w:pPr>
        <w:pStyle w:val="CommentText"/>
        <w:jc w:val="left"/>
      </w:pPr>
      <w:r>
        <w:rPr>
          <w:rStyle w:val="CommentReference"/>
        </w:rPr>
        <w:annotationRef/>
      </w:r>
      <w:r>
        <w:rPr>
          <w:lang w:val="en-US"/>
        </w:rPr>
        <w:t>Created a separate file!</w:t>
      </w:r>
    </w:p>
  </w:comment>
  <w:comment w:id="798" w:author="Erwin Dreesen" w:date="2023-11-30T09:03:00Z" w:initials="ED">
    <w:p w14:paraId="373A8A78" w14:textId="13B15BDF" w:rsidR="00CB36BE" w:rsidRDefault="00C76402" w:rsidP="00EA3633">
      <w:pPr>
        <w:pStyle w:val="CommentText"/>
        <w:jc w:val="left"/>
      </w:pPr>
      <w:r>
        <w:rPr>
          <w:rStyle w:val="CommentReference"/>
        </w:rPr>
        <w:annotationRef/>
      </w:r>
      <w:r w:rsidR="00CB36BE">
        <w:rPr>
          <w:color w:val="000000"/>
        </w:rPr>
        <w:t>Very well written!! Only minor updates needed.</w:t>
      </w:r>
    </w:p>
  </w:comment>
  <w:comment w:id="816" w:author="Erwin Dreesen" w:date="2023-11-30T08:43:00Z" w:initials="ED">
    <w:p w14:paraId="0C194C8A" w14:textId="1227C892" w:rsidR="00AA7611" w:rsidRDefault="00AA7611" w:rsidP="00F86DCB">
      <w:pPr>
        <w:pStyle w:val="CommentText"/>
        <w:jc w:val="left"/>
      </w:pPr>
      <w:r>
        <w:rPr>
          <w:rStyle w:val="CommentReference"/>
        </w:rPr>
        <w:annotationRef/>
      </w:r>
      <w:r>
        <w:t>Are you sure this is standard terminology here? "Targeted therapies" are a thing in oncology, and with those in mind, I am not sure if fluconazole can be considered a targeted therapy.</w:t>
      </w:r>
    </w:p>
  </w:comment>
  <w:comment w:id="817" w:author="My Luong Vuong" w:date="2023-12-04T15:07:00Z" w:initials="MLV">
    <w:p w14:paraId="5A212312" w14:textId="77777777" w:rsidR="007559CA" w:rsidRDefault="007559CA" w:rsidP="004F5560">
      <w:pPr>
        <w:pStyle w:val="CommentText"/>
        <w:jc w:val="left"/>
      </w:pPr>
      <w:r>
        <w:rPr>
          <w:rStyle w:val="CommentReference"/>
        </w:rPr>
        <w:annotationRef/>
      </w:r>
      <w:r>
        <w:rPr>
          <w:lang w:val="en-US"/>
        </w:rPr>
        <w:t>I have edited it</w:t>
      </w:r>
    </w:p>
  </w:comment>
  <w:comment w:id="844" w:author="Erwin Dreesen" w:date="2023-11-30T08:54:00Z" w:initials="ED">
    <w:p w14:paraId="367D09F1" w14:textId="77777777" w:rsidR="00066E5F" w:rsidRDefault="00960FB0">
      <w:pPr>
        <w:pStyle w:val="CommentText"/>
        <w:jc w:val="left"/>
      </w:pPr>
      <w:r>
        <w:rPr>
          <w:rStyle w:val="CommentReference"/>
        </w:rPr>
        <w:annotationRef/>
      </w:r>
      <w:r w:rsidR="00066E5F">
        <w:rPr>
          <w:color w:val="000000"/>
        </w:rPr>
        <w:t>Unexplained abbreviation</w:t>
      </w:r>
    </w:p>
    <w:p w14:paraId="75F33A37" w14:textId="77777777" w:rsidR="00066E5F" w:rsidRDefault="00066E5F">
      <w:pPr>
        <w:pStyle w:val="CommentText"/>
        <w:jc w:val="left"/>
      </w:pPr>
    </w:p>
    <w:p w14:paraId="0F3D9CB8" w14:textId="77777777" w:rsidR="00066E5F" w:rsidRDefault="00066E5F" w:rsidP="008E5702">
      <w:pPr>
        <w:pStyle w:val="CommentText"/>
        <w:jc w:val="left"/>
      </w:pPr>
      <w:r>
        <w:rPr>
          <w:color w:val="000000"/>
        </w:rPr>
        <w:t>Also, I  think you mean Ctrough instead of Cmin?</w:t>
      </w:r>
    </w:p>
  </w:comment>
  <w:comment w:id="862" w:author="Erwin Dreesen" w:date="2023-11-30T09:02:00Z" w:initials="ED">
    <w:p w14:paraId="032B39B4" w14:textId="77777777" w:rsidR="00F03002" w:rsidRDefault="00F03002" w:rsidP="004B7AFE">
      <w:pPr>
        <w:pStyle w:val="CommentText"/>
        <w:jc w:val="left"/>
      </w:pPr>
      <w:r>
        <w:rPr>
          <w:rStyle w:val="CommentReference"/>
        </w:rPr>
        <w:annotationRef/>
      </w:r>
      <w:r>
        <w:t>Can we say that?</w:t>
      </w:r>
    </w:p>
  </w:comment>
  <w:comment w:id="863" w:author="My Luong Vuong" w:date="2023-12-04T16:02:00Z" w:initials="MLV">
    <w:p w14:paraId="5AE5110A" w14:textId="77777777" w:rsidR="00F47C81" w:rsidRDefault="00F47C81" w:rsidP="00AA29AC">
      <w:pPr>
        <w:pStyle w:val="CommentText"/>
        <w:jc w:val="left"/>
      </w:pPr>
      <w:r>
        <w:rPr>
          <w:rStyle w:val="CommentReference"/>
        </w:rPr>
        <w:annotationRef/>
      </w:r>
      <w:r>
        <w:rPr>
          <w:lang w:val="en-US"/>
        </w:rPr>
        <w:t>I don't think so. Except for Boonstra's study where no covariates were found, the remaining studies all agree on higher dose for obese patients and CRRT patients. Maybe inconsistent is a better word.</w:t>
      </w:r>
    </w:p>
  </w:comment>
  <w:comment w:id="868" w:author="Erwin Dreesen" w:date="2023-11-30T09:56:00Z" w:initials="ED">
    <w:p w14:paraId="5F78B25D" w14:textId="4029D203" w:rsidR="00CB36BE" w:rsidRDefault="00CB36BE" w:rsidP="007E6BFD">
      <w:pPr>
        <w:pStyle w:val="CommentText"/>
        <w:jc w:val="left"/>
      </w:pPr>
      <w:r>
        <w:rPr>
          <w:rStyle w:val="CommentReference"/>
        </w:rPr>
        <w:annotationRef/>
      </w:r>
      <w:r>
        <w:rPr>
          <w:color w:val="000000"/>
        </w:rPr>
        <w:t>Very well written! It is maybe a bit long, but should be okay.</w:t>
      </w:r>
    </w:p>
  </w:comment>
  <w:comment w:id="870" w:author="Erwin Dreesen" w:date="2023-11-30T09:05:00Z" w:initials="ED">
    <w:p w14:paraId="4093E2B7" w14:textId="36A220D3" w:rsidR="006A005D" w:rsidRDefault="006A005D">
      <w:pPr>
        <w:pStyle w:val="CommentText"/>
        <w:jc w:val="left"/>
      </w:pPr>
      <w:r>
        <w:rPr>
          <w:rStyle w:val="CommentReference"/>
        </w:rPr>
        <w:annotationRef/>
      </w:r>
      <w:r>
        <w:t xml:space="preserve">You already introduced this abbreviation in the Introduction. </w:t>
      </w:r>
    </w:p>
    <w:p w14:paraId="046D50F7" w14:textId="77777777" w:rsidR="006A005D" w:rsidRDefault="006A005D">
      <w:pPr>
        <w:pStyle w:val="CommentText"/>
        <w:jc w:val="left"/>
      </w:pPr>
    </w:p>
    <w:p w14:paraId="18563EEF" w14:textId="77777777" w:rsidR="006A005D" w:rsidRDefault="00B61B73" w:rsidP="002450BC">
      <w:pPr>
        <w:pStyle w:val="CommentText"/>
        <w:jc w:val="left"/>
      </w:pPr>
      <w:hyperlink r:id="rId7" w:history="1">
        <w:r w:rsidR="006A005D" w:rsidRPr="002450BC">
          <w:rPr>
            <w:rStyle w:val="Hyperlink"/>
          </w:rPr>
          <w:t>Guide for authors - International Journal of Antimicrobial Agents - ISSN 0924-8579 | ScienceDirect.com by Elsevier</w:t>
        </w:r>
      </w:hyperlink>
      <w:r w:rsidR="006A005D">
        <w:t xml:space="preserve"> </w:t>
      </w:r>
      <w:r w:rsidR="006A005D">
        <w:rPr>
          <w:color w:val="1F1F1F"/>
        </w:rPr>
        <w:t>Ensure consistency of abbreviations throughout the article.</w:t>
      </w:r>
      <w:r w:rsidR="006A005D">
        <w:t xml:space="preserve"> </w:t>
      </w:r>
    </w:p>
  </w:comment>
  <w:comment w:id="871" w:author="My Luong Vuong" w:date="2023-12-04T16:07:00Z" w:initials="MLV">
    <w:p w14:paraId="67843485" w14:textId="77777777" w:rsidR="00EE597D" w:rsidRDefault="00EE597D" w:rsidP="00D57595">
      <w:pPr>
        <w:pStyle w:val="CommentText"/>
        <w:jc w:val="left"/>
      </w:pPr>
      <w:r>
        <w:rPr>
          <w:rStyle w:val="CommentReference"/>
        </w:rPr>
        <w:annotationRef/>
      </w:r>
      <w:r>
        <w:rPr>
          <w:lang w:val="en-US"/>
        </w:rPr>
        <w:t>I deliberately repeated some abbreviations in each section throughout the manuscript so that people who are not in the field can find it easier to follow. It can be that the abbrevation was introduced in the introduction section and mentioned again in the discussion, which is quite far away! (My Uantwerp Professor's comment)</w:t>
      </w:r>
    </w:p>
  </w:comment>
  <w:comment w:id="872" w:author="Erwin Dreesen" w:date="2023-11-30T09:10:00Z" w:initials="ED">
    <w:p w14:paraId="3157286C" w14:textId="7E4ED914" w:rsidR="00822B45" w:rsidRDefault="00822B45" w:rsidP="00867732">
      <w:pPr>
        <w:pStyle w:val="CommentText"/>
        <w:jc w:val="left"/>
      </w:pPr>
      <w:r>
        <w:rPr>
          <w:rStyle w:val="CommentReference"/>
        </w:rPr>
        <w:annotationRef/>
      </w:r>
      <w:r>
        <w:t>Note to self: data considered singular. Check consistency throughout</w:t>
      </w:r>
    </w:p>
  </w:comment>
  <w:comment w:id="873" w:author="My Luong Vuong" w:date="2023-12-04T16:11:00Z" w:initials="MLV">
    <w:p w14:paraId="74875777" w14:textId="77777777" w:rsidR="006E37F2" w:rsidRDefault="006E37F2" w:rsidP="00902951">
      <w:pPr>
        <w:pStyle w:val="CommentText"/>
        <w:jc w:val="left"/>
      </w:pPr>
      <w:r>
        <w:rPr>
          <w:rStyle w:val="CommentReference"/>
        </w:rPr>
        <w:annotationRef/>
      </w:r>
      <w:r>
        <w:rPr>
          <w:lang w:val="en-US"/>
        </w:rPr>
        <w:t>done</w:t>
      </w:r>
    </w:p>
  </w:comment>
  <w:comment w:id="875" w:author="Erwin Dreesen" w:date="2023-11-30T09:14:00Z" w:initials="ED">
    <w:p w14:paraId="1BD00E25" w14:textId="6E376B04" w:rsidR="00AF68EC" w:rsidRDefault="00AF68EC" w:rsidP="00000D03">
      <w:pPr>
        <w:pStyle w:val="CommentText"/>
        <w:jc w:val="left"/>
      </w:pPr>
      <w:r>
        <w:rPr>
          <w:rStyle w:val="CommentReference"/>
        </w:rPr>
        <w:annotationRef/>
      </w:r>
      <w:r>
        <w:t>And nonlinear? Any indication in literature?</w:t>
      </w:r>
    </w:p>
  </w:comment>
  <w:comment w:id="876" w:author="My Luong Vuong" w:date="2023-12-04T16:12:00Z" w:initials="MLV">
    <w:p w14:paraId="46061D6F" w14:textId="77777777" w:rsidR="006E37F2" w:rsidRDefault="006E37F2" w:rsidP="00C87CBD">
      <w:pPr>
        <w:pStyle w:val="CommentText"/>
        <w:jc w:val="left"/>
      </w:pPr>
      <w:r>
        <w:rPr>
          <w:rStyle w:val="CommentReference"/>
        </w:rPr>
        <w:annotationRef/>
      </w:r>
      <w:r>
        <w:rPr>
          <w:lang w:val="en-US"/>
        </w:rPr>
        <w:t>Not that I am aware of</w:t>
      </w:r>
    </w:p>
  </w:comment>
  <w:comment w:id="877" w:author="Erwin Dreesen" w:date="2023-11-30T09:16:00Z" w:initials="ED">
    <w:p w14:paraId="40850BF8" w14:textId="0EA69213" w:rsidR="00CD4754" w:rsidRDefault="00CD4754">
      <w:pPr>
        <w:pStyle w:val="CommentText"/>
        <w:jc w:val="left"/>
      </w:pPr>
      <w:r>
        <w:rPr>
          <w:rStyle w:val="CommentReference"/>
        </w:rPr>
        <w:annotationRef/>
      </w:r>
      <w:r>
        <w:t>This is important</w:t>
      </w:r>
    </w:p>
    <w:p w14:paraId="4B28F3A6" w14:textId="77777777" w:rsidR="00CD4754" w:rsidRDefault="00CD4754">
      <w:pPr>
        <w:pStyle w:val="CommentText"/>
        <w:jc w:val="left"/>
      </w:pPr>
    </w:p>
    <w:p w14:paraId="7D17F6E0" w14:textId="77777777" w:rsidR="00CD4754" w:rsidRDefault="00CD4754">
      <w:pPr>
        <w:pStyle w:val="CommentText"/>
        <w:jc w:val="left"/>
      </w:pPr>
      <w:r>
        <w:t>[OBS - PRED] = IIV+RUV</w:t>
      </w:r>
    </w:p>
    <w:p w14:paraId="1B66EBD5" w14:textId="77777777" w:rsidR="00CD4754" w:rsidRDefault="00CD4754">
      <w:pPr>
        <w:pStyle w:val="CommentText"/>
        <w:jc w:val="left"/>
      </w:pPr>
      <w:r>
        <w:t>[OBS - IPRED] = RUV</w:t>
      </w:r>
    </w:p>
    <w:p w14:paraId="2E6172B9" w14:textId="77777777" w:rsidR="00CD4754" w:rsidRDefault="00CD4754" w:rsidP="00236ABB">
      <w:pPr>
        <w:pStyle w:val="CommentText"/>
        <w:jc w:val="left"/>
      </w:pPr>
      <w:r>
        <w:t>[PRED - IPRED] = IIV</w:t>
      </w:r>
    </w:p>
  </w:comment>
  <w:comment w:id="878" w:author="Erwin Dreesen" w:date="2023-11-30T11:00:00Z" w:initials="ED">
    <w:p w14:paraId="1F187333" w14:textId="77777777" w:rsidR="001A2DCE" w:rsidRDefault="001A2DCE" w:rsidP="00C27D93">
      <w:pPr>
        <w:pStyle w:val="CommentText"/>
        <w:jc w:val="left"/>
      </w:pPr>
      <w:r>
        <w:rPr>
          <w:rStyle w:val="CommentReference"/>
        </w:rPr>
        <w:annotationRef/>
      </w:r>
      <w:r>
        <w:t>You barely use it in the text and it is an uncommon abbreviation for clinicians (cf target audience), so better not abbreviate. Same for IIV.</w:t>
      </w:r>
    </w:p>
  </w:comment>
  <w:comment w:id="879" w:author="Erwin Dreesen" w:date="2023-11-30T09:21:00Z" w:initials="ED">
    <w:p w14:paraId="53955E90" w14:textId="24FF94C1" w:rsidR="00BE66F1" w:rsidRDefault="00BE66F1" w:rsidP="006B5D3A">
      <w:pPr>
        <w:pStyle w:val="CommentText"/>
        <w:jc w:val="left"/>
      </w:pPr>
      <w:r>
        <w:rPr>
          <w:rStyle w:val="CommentReference"/>
        </w:rPr>
        <w:annotationRef/>
      </w:r>
      <w:r>
        <w:t>With IIV nested within it using the $LEVEL functionality in NONMEM, correct?</w:t>
      </w:r>
    </w:p>
  </w:comment>
  <w:comment w:id="880" w:author="My Luong Vuong" w:date="2023-12-04T16:14:00Z" w:initials="MLV">
    <w:p w14:paraId="7CD05151" w14:textId="77777777" w:rsidR="004F02FE" w:rsidRDefault="004F02FE" w:rsidP="00CF720F">
      <w:pPr>
        <w:pStyle w:val="CommentText"/>
        <w:jc w:val="left"/>
      </w:pPr>
      <w:r>
        <w:rPr>
          <w:rStyle w:val="CommentReference"/>
        </w:rPr>
        <w:annotationRef/>
      </w:r>
      <w:r>
        <w:rPr>
          <w:lang w:val="en-US"/>
        </w:rPr>
        <w:t>I tested in the same manner as testing IOV actually (cf. Omar)</w:t>
      </w:r>
    </w:p>
  </w:comment>
  <w:comment w:id="881" w:author="My Luong Vuong" w:date="2023-12-04T16:21:00Z" w:initials="MLV">
    <w:p w14:paraId="5869A4C0" w14:textId="77777777" w:rsidR="00480B18" w:rsidRDefault="00480B18" w:rsidP="00DA0079">
      <w:pPr>
        <w:pStyle w:val="CommentText"/>
        <w:jc w:val="left"/>
      </w:pPr>
      <w:r>
        <w:rPr>
          <w:rStyle w:val="CommentReference"/>
        </w:rPr>
        <w:annotationRef/>
      </w:r>
      <w:r>
        <w:rPr>
          <w:lang w:val="en-US"/>
        </w:rPr>
        <w:t>To response to Roger's comment</w:t>
      </w:r>
    </w:p>
  </w:comment>
  <w:comment w:id="886" w:author="Erwin Dreesen" w:date="2023-11-30T09:28:00Z" w:initials="ED">
    <w:p w14:paraId="036CAE97" w14:textId="3533D764" w:rsidR="008D03C5" w:rsidRDefault="008D03C5" w:rsidP="008D03C5">
      <w:pPr>
        <w:pStyle w:val="CommentText"/>
        <w:jc w:val="left"/>
      </w:pPr>
      <w:r>
        <w:rPr>
          <w:rStyle w:val="CommentReference"/>
        </w:rPr>
        <w:annotationRef/>
      </w:r>
      <w:r>
        <w:t>Do not abbreviate in text (ok in equations, but not in text).</w:t>
      </w:r>
    </w:p>
  </w:comment>
  <w:comment w:id="899" w:author="Erwin Dreesen" w:date="2023-11-30T11:16:00Z" w:initials="ED">
    <w:p w14:paraId="55C514D2" w14:textId="77777777" w:rsidR="003B162D" w:rsidRDefault="003B162D" w:rsidP="00A86C28">
      <w:pPr>
        <w:pStyle w:val="CommentText"/>
        <w:jc w:val="left"/>
      </w:pPr>
      <w:r>
        <w:rPr>
          <w:rStyle w:val="CommentReference"/>
        </w:rPr>
        <w:annotationRef/>
      </w:r>
      <w:r>
        <w:t>Make sure the entire equation is in Calibri</w:t>
      </w:r>
    </w:p>
  </w:comment>
  <w:comment w:id="900" w:author="My Luong Vuong" w:date="2023-12-04T16:30:00Z" w:initials="MLV">
    <w:p w14:paraId="132C0553" w14:textId="77777777" w:rsidR="00901801" w:rsidRDefault="00901801" w:rsidP="002126DF">
      <w:pPr>
        <w:pStyle w:val="CommentText"/>
        <w:jc w:val="left"/>
      </w:pPr>
      <w:r>
        <w:rPr>
          <w:rStyle w:val="CommentReference"/>
        </w:rPr>
        <w:annotationRef/>
      </w:r>
      <w:r>
        <w:rPr>
          <w:lang w:val="en-US"/>
        </w:rPr>
        <w:t>Checked!</w:t>
      </w:r>
    </w:p>
  </w:comment>
  <w:comment w:id="906" w:author="Erwin Dreesen" w:date="2023-11-30T09:47:00Z" w:initials="ED">
    <w:p w14:paraId="3D3E62CB" w14:textId="77777777" w:rsidR="00A3134C" w:rsidRDefault="00A3134C" w:rsidP="009029CA">
      <w:pPr>
        <w:pStyle w:val="CommentText"/>
        <w:jc w:val="left"/>
      </w:pPr>
      <w:r>
        <w:rPr>
          <w:rStyle w:val="CommentReference"/>
        </w:rPr>
        <w:annotationRef/>
      </w:r>
      <w:r>
        <w:t>Can you specify?</w:t>
      </w:r>
    </w:p>
  </w:comment>
  <w:comment w:id="907" w:author="My Luong Vuong" w:date="2023-12-04T23:26:00Z" w:initials="MLV">
    <w:p w14:paraId="1FCCB53B" w14:textId="77777777" w:rsidR="00CC600D" w:rsidRDefault="00CC600D" w:rsidP="009E3BB9">
      <w:pPr>
        <w:pStyle w:val="CommentText"/>
        <w:jc w:val="left"/>
      </w:pPr>
      <w:r>
        <w:rPr>
          <w:rStyle w:val="CommentReference"/>
        </w:rPr>
        <w:annotationRef/>
      </w:r>
      <w:r>
        <w:rPr>
          <w:lang w:val="en-US"/>
        </w:rPr>
        <w:t>I added the clarification for it</w:t>
      </w:r>
    </w:p>
  </w:comment>
  <w:comment w:id="912" w:author="Erwin Dreesen" w:date="2023-11-30T09:48:00Z" w:initials="ED">
    <w:p w14:paraId="0FE58C05" w14:textId="4C013D60" w:rsidR="00874101" w:rsidRDefault="00874101" w:rsidP="00937B6D">
      <w:pPr>
        <w:pStyle w:val="CommentText"/>
        <w:jc w:val="left"/>
      </w:pPr>
      <w:r>
        <w:rPr>
          <w:rStyle w:val="CommentReference"/>
        </w:rPr>
        <w:annotationRef/>
      </w:r>
      <w:r>
        <w:t>Correct?</w:t>
      </w:r>
    </w:p>
  </w:comment>
  <w:comment w:id="917" w:author="My Luong Vuong" w:date="2023-12-05T14:24:00Z" w:initials="MLV">
    <w:p w14:paraId="6851EDCB" w14:textId="77777777" w:rsidR="00942DF2" w:rsidRDefault="00942DF2" w:rsidP="00D362A5">
      <w:pPr>
        <w:pStyle w:val="CommentText"/>
        <w:jc w:val="left"/>
      </w:pPr>
      <w:r>
        <w:rPr>
          <w:rStyle w:val="CommentReference"/>
        </w:rPr>
        <w:annotationRef/>
      </w:r>
      <w:r>
        <w:rPr>
          <w:lang w:val="en-US"/>
        </w:rPr>
        <w:t>I added this</w:t>
      </w:r>
    </w:p>
  </w:comment>
  <w:comment w:id="918" w:author="My Luong Vuong" w:date="2023-12-04T23:59:00Z" w:initials="MLV">
    <w:p w14:paraId="03D2BF0C" w14:textId="76E0C0CF" w:rsidR="00257613" w:rsidRDefault="00257613" w:rsidP="00F65C4F">
      <w:pPr>
        <w:pStyle w:val="CommentText"/>
        <w:jc w:val="left"/>
      </w:pPr>
      <w:r>
        <w:rPr>
          <w:rStyle w:val="CommentReference"/>
        </w:rPr>
        <w:annotationRef/>
      </w:r>
      <w:r>
        <w:rPr>
          <w:lang w:val="en-US"/>
        </w:rPr>
        <w:t>I believe it should be "multiple imputed datasets"</w:t>
      </w:r>
    </w:p>
  </w:comment>
  <w:comment w:id="959" w:author="Erwin Dreesen" w:date="2023-11-30T10:08:00Z" w:initials="ED">
    <w:p w14:paraId="1D4B1D9E" w14:textId="119F5EC5" w:rsidR="0053381E" w:rsidRDefault="0053381E" w:rsidP="00CC4EAC">
      <w:pPr>
        <w:pStyle w:val="CommentText"/>
        <w:jc w:val="left"/>
      </w:pPr>
      <w:r>
        <w:rPr>
          <w:rStyle w:val="CommentReference"/>
        </w:rPr>
        <w:annotationRef/>
      </w:r>
      <w:r>
        <w:t>Check consistency throughout manuscript; no comma to separate thousands.</w:t>
      </w:r>
    </w:p>
  </w:comment>
  <w:comment w:id="967" w:author="Erwin Dreesen" w:date="2023-11-30T10:27:00Z" w:initials="ED">
    <w:p w14:paraId="492462FF" w14:textId="77777777" w:rsidR="005F1F6A" w:rsidRDefault="00D47329" w:rsidP="00071824">
      <w:pPr>
        <w:pStyle w:val="CommentText"/>
        <w:jc w:val="left"/>
      </w:pPr>
      <w:r>
        <w:rPr>
          <w:rStyle w:val="CommentReference"/>
        </w:rPr>
        <w:annotationRef/>
      </w:r>
      <w:r w:rsidR="005F1F6A">
        <w:rPr>
          <w:color w:val="000000"/>
        </w:rPr>
        <w:t>Too technical. No need to talk about a dummy compartment. Consider your target audience (IJAA).</w:t>
      </w:r>
    </w:p>
  </w:comment>
  <w:comment w:id="976" w:author="My Luong Vuong" w:date="2023-12-05T13:17:00Z" w:initials="MLV">
    <w:p w14:paraId="44318540" w14:textId="77777777" w:rsidR="00DC0C00" w:rsidRDefault="00DC0C00" w:rsidP="00036EC6">
      <w:pPr>
        <w:pStyle w:val="CommentText"/>
        <w:jc w:val="left"/>
      </w:pPr>
      <w:r>
        <w:rPr>
          <w:rStyle w:val="CommentReference"/>
        </w:rPr>
        <w:annotationRef/>
      </w:r>
      <w:r>
        <w:rPr>
          <w:lang w:val="en-US"/>
        </w:rPr>
        <w:t>Note to self: comma is not used after "i.e." in British english</w:t>
      </w:r>
    </w:p>
  </w:comment>
  <w:comment w:id="1001" w:author="Erwin Dreesen" w:date="2023-11-30T10:45:00Z" w:initials="ED">
    <w:p w14:paraId="7BB26C2B" w14:textId="77777777" w:rsidR="00C26E94" w:rsidRDefault="00C26E94" w:rsidP="00172ED2">
      <w:pPr>
        <w:pStyle w:val="CommentText"/>
        <w:jc w:val="left"/>
      </w:pPr>
      <w:r>
        <w:rPr>
          <w:rStyle w:val="CommentReference"/>
        </w:rPr>
        <w:annotationRef/>
      </w:r>
      <w:r>
        <w:t>Or baseline?</w:t>
      </w:r>
    </w:p>
  </w:comment>
  <w:comment w:id="1002" w:author="My Luong Vuong" w:date="2023-12-05T13:24:00Z" w:initials="MLV">
    <w:p w14:paraId="0FE324B4" w14:textId="77777777" w:rsidR="00D706EE" w:rsidRDefault="00D706EE" w:rsidP="00B7046A">
      <w:pPr>
        <w:pStyle w:val="CommentText"/>
        <w:jc w:val="left"/>
      </w:pPr>
      <w:r>
        <w:rPr>
          <w:rStyle w:val="CommentReference"/>
        </w:rPr>
        <w:annotationRef/>
      </w:r>
      <w:r>
        <w:rPr>
          <w:lang w:val="en-US"/>
        </w:rPr>
        <w:t>It was baseline indeed</w:t>
      </w:r>
    </w:p>
  </w:comment>
  <w:comment w:id="1003" w:author="Erwin Dreesen" w:date="2023-11-30T10:46:00Z" w:initials="ED">
    <w:p w14:paraId="75FE6EC4" w14:textId="5ACE75BE" w:rsidR="00C26E94" w:rsidRDefault="00C26E94" w:rsidP="00DE49A0">
      <w:pPr>
        <w:pStyle w:val="CommentText"/>
        <w:jc w:val="left"/>
      </w:pPr>
      <w:r>
        <w:rPr>
          <w:rStyle w:val="CommentReference"/>
        </w:rPr>
        <w:annotationRef/>
      </w:r>
      <w:r>
        <w:t>There is a consensus that the unit should be reported for both lower and upper bound of a range.</w:t>
      </w:r>
    </w:p>
  </w:comment>
  <w:comment w:id="1004" w:author="Erwin Dreesen" w:date="2023-11-30T10:49:00Z" w:initials="ED">
    <w:p w14:paraId="60E55ED6" w14:textId="77777777" w:rsidR="00CF5A9A" w:rsidRDefault="00CF5A9A">
      <w:pPr>
        <w:pStyle w:val="CommentText"/>
        <w:jc w:val="left"/>
      </w:pPr>
      <w:r>
        <w:rPr>
          <w:rStyle w:val="CommentReference"/>
        </w:rPr>
        <w:annotationRef/>
      </w:r>
      <w:r>
        <w:t>You also need to say something about missing body weight data.</w:t>
      </w:r>
    </w:p>
    <w:p w14:paraId="38FE7285" w14:textId="77777777" w:rsidR="00CF5A9A" w:rsidRDefault="00CF5A9A" w:rsidP="00F56E48">
      <w:pPr>
        <w:pStyle w:val="CommentText"/>
        <w:jc w:val="left"/>
      </w:pPr>
      <w:r>
        <w:t>Also need to say something about CRRT.</w:t>
      </w:r>
    </w:p>
  </w:comment>
  <w:comment w:id="1005" w:author="My Luong Vuong" w:date="2023-12-07T11:58:00Z" w:initials="MLV">
    <w:p w14:paraId="15E63662" w14:textId="77777777" w:rsidR="00C009F7" w:rsidRDefault="00C009F7" w:rsidP="003E2795">
      <w:pPr>
        <w:pStyle w:val="CommentText"/>
        <w:jc w:val="left"/>
      </w:pPr>
      <w:r>
        <w:rPr>
          <w:rStyle w:val="CommentReference"/>
        </w:rPr>
        <w:annotationRef/>
      </w:r>
      <w:r>
        <w:rPr>
          <w:lang w:val="en-US"/>
        </w:rPr>
        <w:t>done</w:t>
      </w:r>
    </w:p>
  </w:comment>
  <w:comment w:id="1007" w:author="Erwin Dreesen" w:date="2023-11-30T11:06:00Z" w:initials="ED">
    <w:p w14:paraId="74BFFC26" w14:textId="287CF2DA" w:rsidR="0075746B" w:rsidRDefault="0075746B" w:rsidP="0075746B">
      <w:pPr>
        <w:pStyle w:val="CommentText"/>
        <w:jc w:val="left"/>
      </w:pPr>
      <w:r>
        <w:rPr>
          <w:rStyle w:val="CommentReference"/>
        </w:rPr>
        <w:annotationRef/>
      </w:r>
      <w:r>
        <w:t xml:space="preserve">So far you only mentioned </w:t>
      </w:r>
      <w:r>
        <w:rPr>
          <w:color w:val="000000"/>
        </w:rPr>
        <w:t>eGFRCKD-EPI missingness, so I assume this is what you are talking about?</w:t>
      </w:r>
    </w:p>
  </w:comment>
  <w:comment w:id="1008" w:author="My Luong Vuong" w:date="2023-12-07T11:58:00Z" w:initials="MLV">
    <w:p w14:paraId="7A02A70A" w14:textId="77777777" w:rsidR="00D97509" w:rsidRDefault="00D97509" w:rsidP="00FB6E68">
      <w:pPr>
        <w:pStyle w:val="CommentText"/>
        <w:jc w:val="left"/>
      </w:pPr>
      <w:r>
        <w:rPr>
          <w:rStyle w:val="CommentReference"/>
        </w:rPr>
        <w:annotationRef/>
      </w:r>
      <w:r>
        <w:rPr>
          <w:lang w:val="en-US"/>
        </w:rPr>
        <w:t>I edited it a bit</w:t>
      </w:r>
    </w:p>
  </w:comment>
  <w:comment w:id="1006" w:author="Erwin Dreesen" w:date="2023-11-30T11:10:00Z" w:initials="ED">
    <w:p w14:paraId="73C89920" w14:textId="5725471A" w:rsidR="0075746B" w:rsidRDefault="0075746B" w:rsidP="006E4E83">
      <w:pPr>
        <w:pStyle w:val="CommentText"/>
        <w:jc w:val="left"/>
      </w:pPr>
      <w:r>
        <w:rPr>
          <w:rStyle w:val="CommentReference"/>
        </w:rPr>
        <w:annotationRef/>
      </w:r>
      <w:r>
        <w:t>This belongs here and not in the popPK section. Now it is also more clear why 70 (cf missingness % in previous sentence. Can you confirm?</w:t>
      </w:r>
    </w:p>
  </w:comment>
  <w:comment w:id="1009" w:author="Erwin Dreesen" w:date="2023-11-30T11:36:00Z" w:initials="ED">
    <w:p w14:paraId="18F51755" w14:textId="77777777" w:rsidR="00BC11E8" w:rsidRDefault="00BC11E8" w:rsidP="006C0752">
      <w:pPr>
        <w:pStyle w:val="CommentText"/>
        <w:jc w:val="left"/>
      </w:pPr>
      <w:r>
        <w:rPr>
          <w:rStyle w:val="CommentReference"/>
        </w:rPr>
        <w:annotationRef/>
      </w:r>
      <w:r>
        <w:t>Well written but maybe a bit too much detail for IJAA. Let's keep it as it is for now.</w:t>
      </w:r>
    </w:p>
  </w:comment>
  <w:comment w:id="1011" w:author="Erwin Dreesen" w:date="2023-11-30T10:57:00Z" w:initials="ED">
    <w:p w14:paraId="00F2B0BE" w14:textId="59DA9099" w:rsidR="00A52E5C" w:rsidRDefault="00A52E5C">
      <w:pPr>
        <w:pStyle w:val="CommentText"/>
        <w:jc w:val="left"/>
      </w:pPr>
      <w:r>
        <w:rPr>
          <w:rStyle w:val="CommentReference"/>
        </w:rPr>
        <w:annotationRef/>
      </w:r>
      <w:r>
        <w:rPr>
          <w:color w:val="000000"/>
        </w:rPr>
        <w:t>Please update throughout the manuscript:</w:t>
      </w:r>
    </w:p>
    <w:p w14:paraId="79730D96" w14:textId="77777777" w:rsidR="00A52E5C" w:rsidRDefault="00A52E5C">
      <w:pPr>
        <w:pStyle w:val="CommentText"/>
        <w:numPr>
          <w:ilvl w:val="0"/>
          <w:numId w:val="9"/>
        </w:numPr>
        <w:jc w:val="left"/>
      </w:pPr>
      <w:r>
        <w:rPr>
          <w:color w:val="000000"/>
        </w:rPr>
        <w:t>on-CRRT</w:t>
      </w:r>
    </w:p>
    <w:p w14:paraId="3CAA5A34" w14:textId="77777777" w:rsidR="00A52E5C" w:rsidRDefault="00A52E5C" w:rsidP="00272894">
      <w:pPr>
        <w:pStyle w:val="CommentText"/>
        <w:numPr>
          <w:ilvl w:val="0"/>
          <w:numId w:val="9"/>
        </w:numPr>
        <w:jc w:val="left"/>
      </w:pPr>
      <w:r>
        <w:rPr>
          <w:color w:val="000000"/>
        </w:rPr>
        <w:t>off-CRRT</w:t>
      </w:r>
    </w:p>
  </w:comment>
  <w:comment w:id="1012" w:author="My Luong Vuong" w:date="2023-12-07T11:56:00Z" w:initials="MLV">
    <w:p w14:paraId="64A5303B" w14:textId="77777777" w:rsidR="00C009F7" w:rsidRDefault="00C009F7" w:rsidP="00497900">
      <w:pPr>
        <w:pStyle w:val="CommentText"/>
        <w:jc w:val="left"/>
      </w:pPr>
      <w:r>
        <w:rPr>
          <w:rStyle w:val="CommentReference"/>
        </w:rPr>
        <w:annotationRef/>
      </w:r>
      <w:r>
        <w:rPr>
          <w:lang w:val="en-US"/>
        </w:rPr>
        <w:t>What if a patient was never on CRRT at all? Can we consider it as "off-CRRT"? To me, off-CRRT implies that a patient has been on CRRT. In that regards, I think CRRT &amp; non-CRRT which imply "with/without CRRT" might make more sense.</w:t>
      </w:r>
    </w:p>
  </w:comment>
  <w:comment w:id="1013" w:author="Erwin Dreesen" w:date="2023-11-30T11:12:00Z" w:initials="ED">
    <w:p w14:paraId="7E0CADFA" w14:textId="52B8830E" w:rsidR="001169E0" w:rsidRDefault="001169E0" w:rsidP="006575C5">
      <w:pPr>
        <w:pStyle w:val="CommentText"/>
        <w:jc w:val="left"/>
      </w:pPr>
      <w:r>
        <w:rPr>
          <w:rStyle w:val="CommentReference"/>
        </w:rPr>
        <w:annotationRef/>
      </w:r>
      <w:r>
        <w:t>Pay attention to details</w:t>
      </w:r>
    </w:p>
  </w:comment>
  <w:comment w:id="1014" w:author="Erwin Dreesen" w:date="2023-11-30T11:09:00Z" w:initials="ED">
    <w:p w14:paraId="460586D9" w14:textId="77777777" w:rsidR="0075746B" w:rsidRDefault="0075746B" w:rsidP="007044EB">
      <w:pPr>
        <w:pStyle w:val="CommentText"/>
        <w:jc w:val="left"/>
      </w:pPr>
      <w:r>
        <w:rPr>
          <w:rStyle w:val="CommentReference"/>
        </w:rPr>
        <w:annotationRef/>
      </w:r>
      <w:r>
        <w:t>Cf. Methods</w:t>
      </w:r>
    </w:p>
  </w:comment>
  <w:comment w:id="1015" w:author="Erwin Dreesen" w:date="2023-11-30T11:17:00Z" w:initials="ED">
    <w:p w14:paraId="00CE1D17" w14:textId="77777777" w:rsidR="003B162D" w:rsidRDefault="003B162D" w:rsidP="0043590A">
      <w:pPr>
        <w:pStyle w:val="CommentText"/>
        <w:jc w:val="left"/>
      </w:pPr>
      <w:r>
        <w:rPr>
          <w:rStyle w:val="CommentReference"/>
        </w:rPr>
        <w:annotationRef/>
      </w:r>
      <w:r>
        <w:t>Consistent with eq 1 and 2</w:t>
      </w:r>
    </w:p>
  </w:comment>
  <w:comment w:id="1016" w:author="Erwin Dreesen" w:date="2023-11-30T11:11:00Z" w:initials="ED">
    <w:p w14:paraId="65855BF6" w14:textId="22E6F67E" w:rsidR="003C6122" w:rsidRDefault="003C6122" w:rsidP="00231415">
      <w:pPr>
        <w:pStyle w:val="CommentText"/>
        <w:jc w:val="left"/>
      </w:pPr>
      <w:r>
        <w:rPr>
          <w:rStyle w:val="CommentReference"/>
        </w:rPr>
        <w:annotationRef/>
      </w:r>
      <w:r>
        <w:t>Consistency is important. Please check throughout</w:t>
      </w:r>
    </w:p>
  </w:comment>
  <w:comment w:id="1018" w:author="Erwin Dreesen" w:date="2023-11-30T11:17:00Z" w:initials="ED">
    <w:p w14:paraId="6D587C80" w14:textId="77777777" w:rsidR="003B162D" w:rsidRDefault="003B162D" w:rsidP="003B162D">
      <w:pPr>
        <w:pStyle w:val="CommentText"/>
        <w:jc w:val="left"/>
      </w:pPr>
      <w:r>
        <w:rPr>
          <w:rStyle w:val="CommentReference"/>
        </w:rPr>
        <w:annotationRef/>
      </w:r>
      <w:r>
        <w:t>Consistent with eq 1 and 2</w:t>
      </w:r>
    </w:p>
  </w:comment>
  <w:comment w:id="1017" w:author="Erwin Dreesen" w:date="2023-11-30T11:20:00Z" w:initials="ED">
    <w:p w14:paraId="05AD7CE6" w14:textId="77777777" w:rsidR="00D27C63" w:rsidRDefault="00D27C63" w:rsidP="001471A1">
      <w:pPr>
        <w:pStyle w:val="CommentText"/>
        <w:jc w:val="left"/>
      </w:pPr>
      <w:r>
        <w:rPr>
          <w:rStyle w:val="CommentReference"/>
        </w:rPr>
        <w:annotationRef/>
      </w:r>
      <w:r>
        <w:t>Make sure all text is in Calibri</w:t>
      </w:r>
    </w:p>
  </w:comment>
  <w:comment w:id="1019" w:author="Erwin Dreesen" w:date="2023-11-30T11:20:00Z" w:initials="ED">
    <w:p w14:paraId="500E7249" w14:textId="77777777" w:rsidR="00D27C63" w:rsidRDefault="00D27C63" w:rsidP="00163E65">
      <w:pPr>
        <w:pStyle w:val="CommentText"/>
        <w:jc w:val="left"/>
      </w:pPr>
      <w:r>
        <w:rPr>
          <w:rStyle w:val="CommentReference"/>
        </w:rPr>
        <w:annotationRef/>
      </w:r>
      <w:r>
        <w:t>Consistency!</w:t>
      </w:r>
    </w:p>
  </w:comment>
  <w:comment w:id="1020" w:author="Erwin Dreesen" w:date="2023-11-30T11:21:00Z" w:initials="ED">
    <w:p w14:paraId="7650E3EC" w14:textId="77777777" w:rsidR="006155E8" w:rsidRDefault="006155E8" w:rsidP="006155E8">
      <w:pPr>
        <w:pStyle w:val="CommentText"/>
        <w:jc w:val="left"/>
      </w:pPr>
      <w:r>
        <w:rPr>
          <w:rStyle w:val="CommentReference"/>
        </w:rPr>
        <w:annotationRef/>
      </w:r>
      <w:r>
        <w:t>So also per-centre?</w:t>
      </w:r>
    </w:p>
  </w:comment>
  <w:comment w:id="1021" w:author="Erwin Dreesen" w:date="2023-11-30T12:43:00Z" w:initials="ED">
    <w:p w14:paraId="2B315EC2" w14:textId="77777777" w:rsidR="00A51A5C" w:rsidRDefault="00A51A5C">
      <w:pPr>
        <w:pStyle w:val="CommentText"/>
        <w:jc w:val="left"/>
      </w:pPr>
      <w:r>
        <w:rPr>
          <w:rStyle w:val="CommentReference"/>
        </w:rPr>
        <w:annotationRef/>
      </w:r>
      <w:r>
        <w:t>I miss an overall comparison between standard and optimized dosing regimen in terms of population-averaged</w:t>
      </w:r>
    </w:p>
    <w:p w14:paraId="200CF851" w14:textId="77777777" w:rsidR="00A51A5C" w:rsidRDefault="00A51A5C">
      <w:pPr>
        <w:pStyle w:val="CommentText"/>
        <w:numPr>
          <w:ilvl w:val="0"/>
          <w:numId w:val="11"/>
        </w:numPr>
        <w:jc w:val="left"/>
      </w:pPr>
      <w:r>
        <w:t>PTA</w:t>
      </w:r>
    </w:p>
    <w:p w14:paraId="2C9F0BFA" w14:textId="77777777" w:rsidR="00A51A5C" w:rsidRDefault="00A51A5C">
      <w:pPr>
        <w:pStyle w:val="CommentText"/>
        <w:numPr>
          <w:ilvl w:val="0"/>
          <w:numId w:val="11"/>
        </w:numPr>
        <w:jc w:val="left"/>
      </w:pPr>
      <w:r>
        <w:t>#mg fluconazole consumed over 14 days</w:t>
      </w:r>
    </w:p>
    <w:p w14:paraId="7437AC75" w14:textId="77777777" w:rsidR="00A51A5C" w:rsidRDefault="00A51A5C" w:rsidP="00033A56">
      <w:pPr>
        <w:pStyle w:val="CommentText"/>
        <w:numPr>
          <w:ilvl w:val="0"/>
          <w:numId w:val="11"/>
        </w:numPr>
        <w:jc w:val="left"/>
      </w:pPr>
      <w:r>
        <w:t>fAUC on days 1, 7, and 14</w:t>
      </w:r>
    </w:p>
  </w:comment>
  <w:comment w:id="1022" w:author="My Luong Vuong" w:date="2023-12-06T14:09:00Z" w:initials="MLV">
    <w:p w14:paraId="51EF95CA" w14:textId="77777777" w:rsidR="00EF0378" w:rsidRDefault="00EF0378" w:rsidP="00265BA9">
      <w:pPr>
        <w:pStyle w:val="CommentText"/>
        <w:jc w:val="left"/>
      </w:pPr>
      <w:r>
        <w:rPr>
          <w:rStyle w:val="CommentReference"/>
        </w:rPr>
        <w:annotationRef/>
      </w:r>
      <w:r>
        <w:rPr>
          <w:lang w:val="en-US"/>
        </w:rPr>
        <w:t>Cf discussion 05-12-23: no comparison in terms of PTA &amp; fAUC due to narrow 95% CI</w:t>
      </w:r>
    </w:p>
  </w:comment>
  <w:comment w:id="1024" w:author="Erwin Dreesen" w:date="2023-11-30T11:37:00Z" w:initials="ED">
    <w:p w14:paraId="1B0C5241" w14:textId="10E7AB8A" w:rsidR="006A7564" w:rsidRDefault="006A7564" w:rsidP="00046FC5">
      <w:pPr>
        <w:pStyle w:val="CommentText"/>
        <w:jc w:val="left"/>
      </w:pPr>
      <w:r>
        <w:rPr>
          <w:rStyle w:val="CommentReference"/>
        </w:rPr>
        <w:annotationRef/>
      </w:r>
      <w:r>
        <w:t>Try to avoid starting sentences with abbreviations.</w:t>
      </w:r>
    </w:p>
  </w:comment>
  <w:comment w:id="1028" w:author="Erwin Dreesen" w:date="2023-11-30T11:44:00Z" w:initials="ED">
    <w:p w14:paraId="61DFA0FE" w14:textId="77777777" w:rsidR="003F72E1" w:rsidRDefault="003F72E1" w:rsidP="009B46C2">
      <w:pPr>
        <w:pStyle w:val="CommentText"/>
        <w:jc w:val="left"/>
      </w:pPr>
      <w:r>
        <w:rPr>
          <w:rStyle w:val="CommentReference"/>
        </w:rPr>
        <w:annotationRef/>
      </w:r>
      <w:r>
        <w:t>Don't start sentences with abbreviations</w:t>
      </w:r>
    </w:p>
  </w:comment>
  <w:comment w:id="1025" w:author="Erwin Dreesen" w:date="2023-11-30T11:44:00Z" w:initials="ED">
    <w:p w14:paraId="1E267EC9" w14:textId="673825FB" w:rsidR="003F72E1" w:rsidRDefault="003F72E1" w:rsidP="001B64CB">
      <w:pPr>
        <w:pStyle w:val="CommentText"/>
        <w:jc w:val="left"/>
      </w:pPr>
      <w:r>
        <w:rPr>
          <w:rStyle w:val="CommentReference"/>
        </w:rPr>
        <w:annotationRef/>
      </w:r>
      <w:r>
        <w:t>This I don't understand. Needs rephrasing</w:t>
      </w:r>
    </w:p>
  </w:comment>
  <w:comment w:id="1026" w:author="Erwin Dreesen" w:date="2023-11-30T11:45:00Z" w:initials="ED">
    <w:p w14:paraId="510F5676" w14:textId="77777777" w:rsidR="00F7327B" w:rsidRDefault="00F7327B" w:rsidP="000F6A60">
      <w:pPr>
        <w:pStyle w:val="CommentText"/>
        <w:jc w:val="left"/>
      </w:pPr>
      <w:r>
        <w:rPr>
          <w:rStyle w:val="CommentReference"/>
        </w:rPr>
        <w:annotationRef/>
      </w:r>
      <w:r>
        <w:t>Sentences like these do not contain any interesting information. Remove sentence and add the Fig / Table reference between brackets at the end of a sentence in which an actual result is given.</w:t>
      </w:r>
    </w:p>
  </w:comment>
  <w:comment w:id="1027" w:author="Erwin Dreesen" w:date="2023-11-30T13:43:00Z" w:initials="ED">
    <w:p w14:paraId="60D135B4" w14:textId="77777777" w:rsidR="00A365AD" w:rsidRDefault="00A365AD" w:rsidP="0046116F">
      <w:pPr>
        <w:pStyle w:val="CommentText"/>
        <w:jc w:val="left"/>
      </w:pPr>
      <w:r>
        <w:rPr>
          <w:rStyle w:val="CommentReference"/>
        </w:rPr>
        <w:annotationRef/>
      </w:r>
      <w:r>
        <w:t>The MIC of 4 cf. Omar's comments</w:t>
      </w:r>
    </w:p>
  </w:comment>
  <w:comment w:id="1033" w:author="Erwin Dreesen" w:date="2023-11-30T11:47:00Z" w:initials="ED">
    <w:p w14:paraId="6EBD1D1F" w14:textId="5AB8E129" w:rsidR="00774D1E" w:rsidRDefault="004E25A6" w:rsidP="00754C1A">
      <w:pPr>
        <w:pStyle w:val="CommentText"/>
        <w:jc w:val="left"/>
      </w:pPr>
      <w:r>
        <w:rPr>
          <w:rStyle w:val="CommentReference"/>
        </w:rPr>
        <w:annotationRef/>
      </w:r>
      <w:r w:rsidR="00774D1E">
        <w:rPr>
          <w:color w:val="000000"/>
        </w:rPr>
        <w:t>Too often you refer to the same figure or table. Better not do that. Each Fig and Table should be mentioned only once (unless there are two or more very important results in one Fig or Table, but that is certainly not the case here).</w:t>
      </w:r>
    </w:p>
  </w:comment>
  <w:comment w:id="1034" w:author="My Luong Vuong" w:date="2023-12-05T15:31:00Z" w:initials="MLV">
    <w:p w14:paraId="6B7A374B" w14:textId="77777777" w:rsidR="009923D2" w:rsidRDefault="009923D2" w:rsidP="00701F1D">
      <w:pPr>
        <w:pStyle w:val="CommentText"/>
        <w:jc w:val="left"/>
      </w:pPr>
      <w:r>
        <w:rPr>
          <w:rStyle w:val="CommentReference"/>
        </w:rPr>
        <w:annotationRef/>
      </w:r>
      <w:r>
        <w:rPr>
          <w:lang w:val="en-US"/>
        </w:rPr>
        <w:t>Agreed!</w:t>
      </w:r>
    </w:p>
  </w:comment>
  <w:comment w:id="1035" w:author="Erwin Dreesen" w:date="2023-11-30T11:56:00Z" w:initials="ED">
    <w:p w14:paraId="61DE3C06" w14:textId="624724BA" w:rsidR="00E86A3C" w:rsidRDefault="00E86A3C" w:rsidP="00E86A3C">
      <w:pPr>
        <w:pStyle w:val="CommentText"/>
        <w:jc w:val="left"/>
      </w:pPr>
      <w:r>
        <w:rPr>
          <w:rStyle w:val="CommentReference"/>
        </w:rPr>
        <w:annotationRef/>
      </w:r>
      <w:r>
        <w:t>OK see my previous comment. Here you confirm it should indeed be trough, right?</w:t>
      </w:r>
    </w:p>
  </w:comment>
  <w:comment w:id="1040" w:author="Erwin Dreesen" w:date="2023-11-30T11:59:00Z" w:initials="ED">
    <w:p w14:paraId="61908196" w14:textId="77777777" w:rsidR="00E86A3C" w:rsidRDefault="00E86A3C" w:rsidP="008928C6">
      <w:pPr>
        <w:pStyle w:val="CommentText"/>
        <w:jc w:val="left"/>
      </w:pPr>
      <w:r>
        <w:rPr>
          <w:rStyle w:val="CommentReference"/>
        </w:rPr>
        <w:annotationRef/>
      </w:r>
      <w:r>
        <w:t>Correct?</w:t>
      </w:r>
    </w:p>
  </w:comment>
  <w:comment w:id="1042" w:author="Erwin Dreesen" w:date="2023-11-30T12:02:00Z" w:initials="ED">
    <w:p w14:paraId="284DFB0F" w14:textId="77777777" w:rsidR="000F41E5" w:rsidRDefault="000F41E5" w:rsidP="00605747">
      <w:pPr>
        <w:pStyle w:val="CommentText"/>
        <w:jc w:val="left"/>
      </w:pPr>
      <w:r>
        <w:rPr>
          <w:rStyle w:val="CommentReference"/>
        </w:rPr>
        <w:annotationRef/>
      </w:r>
      <w:r>
        <w:t>And day 7 (and 14)?</w:t>
      </w:r>
    </w:p>
  </w:comment>
  <w:comment w:id="1041" w:author="My Luong Vuong" w:date="2023-12-06T14:28:00Z" w:initials="MLV">
    <w:p w14:paraId="0D7DFD77" w14:textId="77777777" w:rsidR="00640229" w:rsidRDefault="00640229" w:rsidP="00711499">
      <w:pPr>
        <w:pStyle w:val="CommentText"/>
        <w:jc w:val="left"/>
      </w:pPr>
      <w:r>
        <w:rPr>
          <w:rStyle w:val="CommentReference"/>
        </w:rPr>
        <w:annotationRef/>
      </w:r>
      <w:r>
        <w:rPr>
          <w:color w:val="000000"/>
          <w:lang w:val="en-US"/>
        </w:rPr>
        <w:t>As body weight is significant on the first 2 days only, I don't report day 7 and 14</w:t>
      </w:r>
    </w:p>
  </w:comment>
  <w:comment w:id="1043" w:author="Erwin Dreesen" w:date="2023-11-30T13:16:00Z" w:initials="ED">
    <w:p w14:paraId="1F4742C9" w14:textId="15278529" w:rsidR="00CD4172" w:rsidRDefault="00CD4172" w:rsidP="00FF324F">
      <w:pPr>
        <w:pStyle w:val="CommentText"/>
        <w:jc w:val="left"/>
      </w:pPr>
      <w:r>
        <w:rPr>
          <w:rStyle w:val="CommentReference"/>
        </w:rPr>
        <w:annotationRef/>
      </w:r>
      <w:r>
        <w:t>Also the Discussion is very well written!</w:t>
      </w:r>
    </w:p>
  </w:comment>
  <w:comment w:id="1050" w:author="Erwin Dreesen" w:date="2023-11-30T12:08:00Z" w:initials="ED">
    <w:p w14:paraId="77799FF3" w14:textId="713D529D" w:rsidR="004D4BCC" w:rsidRDefault="004D4BCC">
      <w:pPr>
        <w:pStyle w:val="CommentText"/>
        <w:jc w:val="left"/>
      </w:pPr>
      <w:r>
        <w:rPr>
          <w:rStyle w:val="CommentReference"/>
        </w:rPr>
        <w:annotationRef/>
      </w:r>
      <w:r>
        <w:t>True, but 100% sure that with this you open Pandora's box. You did not mention anything about assays in your methods section. So,</w:t>
      </w:r>
    </w:p>
    <w:p w14:paraId="0FFA217F" w14:textId="77777777" w:rsidR="004D4BCC" w:rsidRDefault="004D4BCC">
      <w:pPr>
        <w:pStyle w:val="CommentText"/>
        <w:numPr>
          <w:ilvl w:val="0"/>
          <w:numId w:val="10"/>
        </w:numPr>
        <w:jc w:val="left"/>
      </w:pPr>
      <w:r>
        <w:t>how were fluconazole concentrations measured in your dataset?</w:t>
      </w:r>
    </w:p>
    <w:p w14:paraId="09E3AE20" w14:textId="77777777" w:rsidR="004D4BCC" w:rsidRDefault="004D4BCC">
      <w:pPr>
        <w:pStyle w:val="CommentText"/>
        <w:numPr>
          <w:ilvl w:val="0"/>
          <w:numId w:val="10"/>
        </w:numPr>
        <w:jc w:val="left"/>
      </w:pPr>
      <w:r>
        <w:t>Were different types of assays used?</w:t>
      </w:r>
    </w:p>
    <w:p w14:paraId="7E9BC2CF" w14:textId="77777777" w:rsidR="004D4BCC" w:rsidRDefault="004D4BCC">
      <w:pPr>
        <w:pStyle w:val="CommentText"/>
        <w:numPr>
          <w:ilvl w:val="0"/>
          <w:numId w:val="10"/>
        </w:numPr>
        <w:jc w:val="left"/>
      </w:pPr>
      <w:r>
        <w:t>What were the lower (and upper?) limits of quantification of each assay?</w:t>
      </w:r>
    </w:p>
    <w:p w14:paraId="388D8074" w14:textId="77777777" w:rsidR="004D4BCC" w:rsidRDefault="004D4BCC">
      <w:pPr>
        <w:pStyle w:val="CommentText"/>
        <w:numPr>
          <w:ilvl w:val="0"/>
          <w:numId w:val="10"/>
        </w:numPr>
        <w:jc w:val="left"/>
      </w:pPr>
      <w:r>
        <w:t>Were all assays CE marked?</w:t>
      </w:r>
    </w:p>
    <w:p w14:paraId="2785A25B" w14:textId="77777777" w:rsidR="004D4BCC" w:rsidRDefault="004D4BCC">
      <w:pPr>
        <w:pStyle w:val="CommentText"/>
        <w:numPr>
          <w:ilvl w:val="0"/>
          <w:numId w:val="10"/>
        </w:numPr>
        <w:jc w:val="left"/>
      </w:pPr>
      <w:r>
        <w:t>How did you handle assay variability in your model? Why did you not test it as a covariate?</w:t>
      </w:r>
    </w:p>
    <w:p w14:paraId="283EE7F7" w14:textId="77777777" w:rsidR="004D4BCC" w:rsidRDefault="004D4BCC" w:rsidP="00D05572">
      <w:pPr>
        <w:pStyle w:val="CommentText"/>
        <w:numPr>
          <w:ilvl w:val="0"/>
          <w:numId w:val="10"/>
        </w:numPr>
        <w:jc w:val="left"/>
      </w:pPr>
      <w:r>
        <w:t>...</w:t>
      </w:r>
    </w:p>
  </w:comment>
  <w:comment w:id="1051" w:author="My Luong Vuong" w:date="2023-12-06T15:36:00Z" w:initials="MLV">
    <w:p w14:paraId="7B757F65" w14:textId="77777777" w:rsidR="00963698" w:rsidRDefault="00963698" w:rsidP="00EF428E">
      <w:pPr>
        <w:pStyle w:val="CommentText"/>
        <w:jc w:val="left"/>
      </w:pPr>
      <w:r>
        <w:rPr>
          <w:rStyle w:val="CommentReference"/>
        </w:rPr>
        <w:annotationRef/>
      </w:r>
      <w:r>
        <w:rPr>
          <w:lang w:val="en-US"/>
        </w:rPr>
        <w:t>I have changed it into something else</w:t>
      </w:r>
    </w:p>
  </w:comment>
  <w:comment w:id="1061" w:author="Erwin Dreesen" w:date="2023-11-30T12:09:00Z" w:initials="ED">
    <w:p w14:paraId="7F878B38" w14:textId="4883DB3C" w:rsidR="00031419" w:rsidRDefault="00031419" w:rsidP="003348A5">
      <w:pPr>
        <w:pStyle w:val="CommentText"/>
        <w:jc w:val="left"/>
      </w:pPr>
      <w:r>
        <w:rPr>
          <w:rStyle w:val="CommentReference"/>
        </w:rPr>
        <w:annotationRef/>
      </w:r>
      <w:r>
        <w:t>In the introduction you said there were few popPK models, but now there are three based on rich data??</w:t>
      </w:r>
    </w:p>
  </w:comment>
  <w:comment w:id="1062" w:author="My Luong Vuong" w:date="2023-12-06T15:38:00Z" w:initials="MLV">
    <w:p w14:paraId="429EFDAD" w14:textId="77777777" w:rsidR="00266F53" w:rsidRDefault="00266F53" w:rsidP="00B2059B">
      <w:pPr>
        <w:pStyle w:val="CommentText"/>
        <w:jc w:val="left"/>
      </w:pPr>
      <w:r>
        <w:rPr>
          <w:rStyle w:val="CommentReference"/>
        </w:rPr>
        <w:annotationRef/>
      </w:r>
      <w:r>
        <w:rPr>
          <w:lang w:val="en-US"/>
        </w:rPr>
        <w:t>I changed "a few" into "several"</w:t>
      </w:r>
    </w:p>
  </w:comment>
  <w:comment w:id="1075" w:author="Erwin Dreesen" w:date="2023-11-30T12:10:00Z" w:initials="ED">
    <w:p w14:paraId="19242326" w14:textId="622DEE2F" w:rsidR="003404E6" w:rsidRDefault="003404E6" w:rsidP="001B0FFC">
      <w:pPr>
        <w:pStyle w:val="CommentText"/>
        <w:jc w:val="left"/>
      </w:pPr>
      <w:r>
        <w:rPr>
          <w:rStyle w:val="CommentReference"/>
        </w:rPr>
        <w:annotationRef/>
      </w:r>
      <w:r>
        <w:t>Incorrect. CRRT was as well!</w:t>
      </w:r>
    </w:p>
  </w:comment>
  <w:comment w:id="1076" w:author="My Luong Vuong" w:date="2023-12-06T15:39:00Z" w:initials="MLV">
    <w:p w14:paraId="4E08992E" w14:textId="77777777" w:rsidR="00E80283" w:rsidRDefault="00E80283" w:rsidP="00B77F8B">
      <w:pPr>
        <w:pStyle w:val="CommentText"/>
        <w:jc w:val="left"/>
      </w:pPr>
      <w:r>
        <w:rPr>
          <w:rStyle w:val="CommentReference"/>
        </w:rPr>
        <w:annotationRef/>
      </w:r>
      <w:r>
        <w:rPr>
          <w:lang w:val="en-US"/>
        </w:rPr>
        <w:t>Edited!</w:t>
      </w:r>
    </w:p>
  </w:comment>
  <w:comment w:id="1077" w:author="Erwin Dreesen" w:date="2023-11-30T12:10:00Z" w:initials="ED">
    <w:p w14:paraId="1628CBCD" w14:textId="7C3D136B" w:rsidR="003404E6" w:rsidRDefault="003404E6" w:rsidP="005C7C91">
      <w:pPr>
        <w:pStyle w:val="CommentText"/>
        <w:jc w:val="left"/>
      </w:pPr>
      <w:r>
        <w:rPr>
          <w:rStyle w:val="CommentReference"/>
        </w:rPr>
        <w:annotationRef/>
      </w:r>
      <w:r>
        <w:t>Consistency Vc</w:t>
      </w:r>
    </w:p>
  </w:comment>
  <w:comment w:id="1088" w:author="Erwin Dreesen" w:date="2023-11-30T12:11:00Z" w:initials="ED">
    <w:p w14:paraId="5E584402" w14:textId="77777777" w:rsidR="000779BD" w:rsidRDefault="000779BD" w:rsidP="008636C6">
      <w:pPr>
        <w:pStyle w:val="CommentText"/>
        <w:jc w:val="left"/>
      </w:pPr>
      <w:r>
        <w:rPr>
          <w:rStyle w:val="CommentReference"/>
        </w:rPr>
        <w:annotationRef/>
      </w:r>
      <w:r>
        <w:t>Do not re-introduce abbreviations that you already introduced!</w:t>
      </w:r>
    </w:p>
  </w:comment>
  <w:comment w:id="1089" w:author="My Luong Vuong" w:date="2023-12-06T15:44:00Z" w:initials="MLV">
    <w:p w14:paraId="55B349C7" w14:textId="77777777" w:rsidR="00A62A71" w:rsidRDefault="00A62A71" w:rsidP="00D640D6">
      <w:pPr>
        <w:pStyle w:val="CommentText"/>
        <w:jc w:val="left"/>
      </w:pPr>
      <w:r>
        <w:rPr>
          <w:rStyle w:val="CommentReference"/>
        </w:rPr>
        <w:annotationRef/>
      </w:r>
      <w:r>
        <w:rPr>
          <w:lang w:val="en-US"/>
        </w:rPr>
        <w:t>Same remark</w:t>
      </w:r>
    </w:p>
  </w:comment>
  <w:comment w:id="1094" w:author="My Luong Vuong" w:date="2023-12-06T16:01:00Z" w:initials="MLV">
    <w:p w14:paraId="56FE651B" w14:textId="77777777" w:rsidR="00216361" w:rsidRDefault="00216361" w:rsidP="00344B19">
      <w:pPr>
        <w:pStyle w:val="CommentText"/>
        <w:jc w:val="left"/>
      </w:pPr>
      <w:r>
        <w:rPr>
          <w:rStyle w:val="CommentReference"/>
        </w:rPr>
        <w:annotationRef/>
      </w:r>
      <w:r>
        <w:rPr>
          <w:lang w:val="en-US"/>
        </w:rPr>
        <w:t>I think you mean accelerated?</w:t>
      </w:r>
    </w:p>
  </w:comment>
  <w:comment w:id="1118" w:author="Erwin Dreesen" w:date="2023-11-30T12:39:00Z" w:initials="ED">
    <w:p w14:paraId="6BB9A4EE" w14:textId="05A2323C" w:rsidR="00676968" w:rsidRDefault="00676968">
      <w:pPr>
        <w:pStyle w:val="CommentText"/>
        <w:jc w:val="left"/>
      </w:pPr>
      <w:r>
        <w:rPr>
          <w:rStyle w:val="CommentReference"/>
        </w:rPr>
        <w:annotationRef/>
      </w:r>
      <w:r>
        <w:t>Incorrect</w:t>
      </w:r>
    </w:p>
    <w:p w14:paraId="4BF9257D" w14:textId="77777777" w:rsidR="00676968" w:rsidRDefault="00676968">
      <w:pPr>
        <w:pStyle w:val="CommentText"/>
        <w:jc w:val="left"/>
      </w:pPr>
      <w:r>
        <w:t>The maintenance dosing regimen is not based on BW</w:t>
      </w:r>
    </w:p>
    <w:p w14:paraId="37D53E00" w14:textId="77777777" w:rsidR="00676968" w:rsidRDefault="00676968" w:rsidP="005A13C6">
      <w:pPr>
        <w:pStyle w:val="CommentText"/>
        <w:jc w:val="left"/>
      </w:pPr>
      <w:r>
        <w:t>The induction dosing is, but there is TDM impossible anyway...</w:t>
      </w:r>
    </w:p>
  </w:comment>
  <w:comment w:id="1119" w:author="My Luong Vuong" w:date="2023-12-06T16:20:00Z" w:initials="MLV">
    <w:p w14:paraId="067176A4" w14:textId="77777777" w:rsidR="00A8548F" w:rsidRDefault="00A8548F" w:rsidP="009E42F5">
      <w:pPr>
        <w:pStyle w:val="CommentText"/>
        <w:jc w:val="left"/>
      </w:pPr>
      <w:r>
        <w:rPr>
          <w:rStyle w:val="CommentReference"/>
        </w:rPr>
        <w:annotationRef/>
      </w:r>
      <w:r>
        <w:rPr>
          <w:lang w:val="en-US"/>
        </w:rPr>
        <w:t>Agreed!</w:t>
      </w:r>
    </w:p>
  </w:comment>
  <w:comment w:id="1139" w:author="Erwin Dreesen" w:date="2023-11-30T13:12:00Z" w:initials="ED">
    <w:p w14:paraId="4BBF13C4" w14:textId="77777777" w:rsidR="003528DB" w:rsidRDefault="003528DB" w:rsidP="007A7C5E">
      <w:pPr>
        <w:pStyle w:val="CommentText"/>
        <w:jc w:val="left"/>
      </w:pPr>
      <w:r>
        <w:rPr>
          <w:rStyle w:val="CommentReference"/>
        </w:rPr>
        <w:annotationRef/>
      </w:r>
      <w:r>
        <w:t>Ok, but fourthly and fifthly sound strange</w:t>
      </w:r>
    </w:p>
  </w:comment>
  <w:comment w:id="1140" w:author="My Luong Vuong" w:date="2023-12-07T10:36:00Z" w:initials="MLV">
    <w:p w14:paraId="548AC873" w14:textId="77777777" w:rsidR="00BE3729" w:rsidRDefault="00BE3729" w:rsidP="00091F28">
      <w:pPr>
        <w:pStyle w:val="CommentText"/>
        <w:jc w:val="left"/>
      </w:pPr>
      <w:r>
        <w:rPr>
          <w:rStyle w:val="CommentReference"/>
        </w:rPr>
        <w:annotationRef/>
      </w:r>
      <w:r>
        <w:rPr>
          <w:lang w:val="en-US"/>
        </w:rPr>
        <w:t>I replied to one of your comments but it disappeared as I accepted track changes so I reply here instead. I was saying that I think it might be of added benefit to mention that we check almost all the boxes in the IPDMA tutorial?</w:t>
      </w:r>
    </w:p>
  </w:comment>
  <w:comment w:id="1159" w:author="Erwin Dreesen" w:date="2023-11-30T13:10:00Z" w:initials="ED">
    <w:p w14:paraId="7C522F7B" w14:textId="23740BC3" w:rsidR="008B6720" w:rsidRDefault="008B6720" w:rsidP="00CD2552">
      <w:pPr>
        <w:pStyle w:val="CommentText"/>
        <w:jc w:val="left"/>
      </w:pPr>
      <w:r>
        <w:rPr>
          <w:rStyle w:val="CommentReference"/>
        </w:rPr>
        <w:annotationRef/>
      </w:r>
      <w:r>
        <w:t>?</w:t>
      </w:r>
    </w:p>
  </w:comment>
  <w:comment w:id="1160" w:author="My Luong Vuong" w:date="2023-12-06T16:29:00Z" w:initials="MLV">
    <w:p w14:paraId="010E56AA" w14:textId="77777777" w:rsidR="00BF21AE" w:rsidRDefault="00BF21AE" w:rsidP="0085426B">
      <w:pPr>
        <w:pStyle w:val="CommentText"/>
        <w:jc w:val="left"/>
      </w:pPr>
      <w:r>
        <w:rPr>
          <w:rStyle w:val="CommentReference"/>
        </w:rPr>
        <w:annotationRef/>
      </w:r>
      <w:r>
        <w:rPr>
          <w:lang w:val="en-US"/>
        </w:rPr>
        <w:t>I provided more info!</w:t>
      </w:r>
    </w:p>
  </w:comment>
  <w:comment w:id="1166" w:author="Erwin Dreesen" w:date="2023-11-30T13:11:00Z" w:initials="ED">
    <w:p w14:paraId="104E2AE3" w14:textId="264C779F" w:rsidR="006F6EA5" w:rsidRDefault="006F6EA5" w:rsidP="00C05747">
      <w:pPr>
        <w:pStyle w:val="CommentText"/>
        <w:jc w:val="left"/>
      </w:pPr>
      <w:r>
        <w:rPr>
          <w:rStyle w:val="CommentReference"/>
        </w:rPr>
        <w:annotationRef/>
      </w:r>
      <w:r>
        <w:t>Should not be regarded at patient-level!</w:t>
      </w:r>
    </w:p>
  </w:comment>
  <w:comment w:id="1167" w:author="My Luong Vuong" w:date="2023-12-06T16:30:00Z" w:initials="MLV">
    <w:p w14:paraId="7C4A58FD" w14:textId="77777777" w:rsidR="0093323F" w:rsidRDefault="0093323F" w:rsidP="00A54F5B">
      <w:pPr>
        <w:pStyle w:val="CommentText"/>
        <w:jc w:val="left"/>
      </w:pPr>
      <w:r>
        <w:rPr>
          <w:rStyle w:val="CommentReference"/>
        </w:rPr>
        <w:annotationRef/>
      </w:r>
      <w:r>
        <w:rPr>
          <w:lang w:val="en-US"/>
        </w:rPr>
        <w:t>Agreed!</w:t>
      </w:r>
    </w:p>
  </w:comment>
  <w:comment w:id="1176" w:author="Erwin Dreesen" w:date="2023-11-30T08:32:00Z" w:initials="ED">
    <w:p w14:paraId="4AAD237D" w14:textId="5FAE4555" w:rsidR="00DB122C" w:rsidRDefault="00DB122C" w:rsidP="00593CAA">
      <w:pPr>
        <w:pStyle w:val="CommentText"/>
      </w:pPr>
      <w:r>
        <w:rPr>
          <w:rStyle w:val="CommentReference"/>
        </w:rPr>
        <w:annotationRef/>
      </w:r>
      <w:r>
        <w:rPr>
          <w:b/>
          <w:bCs/>
          <w:i/>
          <w:iCs/>
        </w:rPr>
        <w:t>Acknowledgements</w:t>
      </w:r>
      <w:r>
        <w:br/>
        <w:t xml:space="preserve">Collate acknowledgements in a separate section at the end of the article before the references and do not, therefore, include them on the title page, as a footnote to the title or otherwise. List here those individuals who provided help during the research (e.g., providing language help, writing assistance or proof reading the article, etc.). </w:t>
      </w:r>
    </w:p>
  </w:comment>
  <w:comment w:id="1189" w:author="Erwin Dreesen" w:date="2023-11-30T08:32:00Z" w:initials="ED">
    <w:p w14:paraId="269014A8" w14:textId="77777777" w:rsidR="00DB122C" w:rsidRDefault="00DB122C" w:rsidP="00593CAA">
      <w:pPr>
        <w:pStyle w:val="CommentText"/>
      </w:pPr>
      <w:r>
        <w:rPr>
          <w:rStyle w:val="CommentReference"/>
        </w:rPr>
        <w:annotationRef/>
      </w:r>
      <w:r>
        <w:rPr>
          <w:b/>
          <w:bCs/>
          <w:i/>
          <w:iCs/>
        </w:rPr>
        <w:t>Formatting of funding sources</w:t>
      </w:r>
      <w:r>
        <w:br/>
        <w:t>List funding sources in this standard way to facilitate compliance to funder's requirements:</w:t>
      </w:r>
    </w:p>
    <w:p w14:paraId="00752B41" w14:textId="77777777" w:rsidR="00DB122C" w:rsidRDefault="00DB122C" w:rsidP="00593CAA">
      <w:pPr>
        <w:pStyle w:val="CommentText"/>
      </w:pPr>
    </w:p>
    <w:p w14:paraId="2A091543" w14:textId="77777777" w:rsidR="00DB122C" w:rsidRDefault="00DB122C" w:rsidP="00593CAA">
      <w:pPr>
        <w:pStyle w:val="CommentText"/>
      </w:pPr>
      <w:r>
        <w:t>Funding: This work was supported by the National Institutes of Health [grant numbers xxxx, yyyy]; the Bill &amp; Melinda Gates Foundation, Seattle, WA [grant number zzzz]; and the United States Institutes of Peace [grant number aaaa].</w:t>
      </w:r>
    </w:p>
    <w:p w14:paraId="39816B1B" w14:textId="77777777" w:rsidR="00DB122C" w:rsidRDefault="00DB122C" w:rsidP="00593CAA">
      <w:pPr>
        <w:pStyle w:val="CommentText"/>
      </w:pPr>
      <w:r>
        <w:t>It is not necessary to include detailed descriptions on the program or type of grants and awards. When funding is from a block grant or other resources available to a university, college, or other research institution, submit the name of the institute or organization that provided the funding.</w:t>
      </w:r>
    </w:p>
    <w:p w14:paraId="34F6BFE4" w14:textId="77777777" w:rsidR="00DB122C" w:rsidRDefault="00DB122C" w:rsidP="00593CAA">
      <w:pPr>
        <w:pStyle w:val="CommentText"/>
      </w:pPr>
      <w:r>
        <w:t>If no funding has been provided for the research, it is recommended to include the following sentence:</w:t>
      </w:r>
    </w:p>
    <w:p w14:paraId="61CECA99" w14:textId="77777777" w:rsidR="00DB122C" w:rsidRDefault="00DB122C" w:rsidP="00593CAA">
      <w:pPr>
        <w:pStyle w:val="CommentText"/>
      </w:pPr>
      <w:r>
        <w:t>This research did not receive any specific grant from funding agencies in the public, commercial, or not-for-profit sectors.</w:t>
      </w:r>
    </w:p>
  </w:comment>
  <w:comment w:id="1453" w:author="Erwin Dreesen" w:date="2023-11-30T08:34:00Z" w:initials="ED">
    <w:p w14:paraId="7609DB5D" w14:textId="77777777" w:rsidR="00845D5D" w:rsidRDefault="00845D5D" w:rsidP="00593CAA">
      <w:pPr>
        <w:pStyle w:val="CommentText"/>
      </w:pPr>
      <w:r>
        <w:rPr>
          <w:rStyle w:val="CommentReference"/>
        </w:rPr>
        <w:annotationRef/>
      </w:r>
      <w:hyperlink r:id="rId8" w:history="1">
        <w:r w:rsidRPr="00A8622C">
          <w:rPr>
            <w:rStyle w:val="Hyperlink"/>
          </w:rPr>
          <w:t>Guide for authors - International Journal of Antimicrobial Agents - ISSN 0924-8579 | ScienceDirect.com by Elsevier</w:t>
        </w:r>
      </w:hyperlink>
      <w:r>
        <w:t xml:space="preserve"> </w:t>
      </w:r>
    </w:p>
  </w:comment>
  <w:comment w:id="1461" w:author="Erwin Dreesen" w:date="2023-11-30T13:22:00Z" w:initials="ED">
    <w:p w14:paraId="17AFAF3C" w14:textId="77777777" w:rsidR="007C5719" w:rsidRDefault="007C5719" w:rsidP="009D7FBD">
      <w:pPr>
        <w:pStyle w:val="CommentText"/>
        <w:jc w:val="left"/>
      </w:pPr>
      <w:r>
        <w:rPr>
          <w:rStyle w:val="CommentReference"/>
        </w:rPr>
        <w:annotationRef/>
      </w:r>
      <w:r>
        <w:t>There is sth funny with the header. It appears on the next page as well. If you split tables over multiple pages, there should be a header on each page. (</w:t>
      </w:r>
      <w:r>
        <w:rPr>
          <w:b/>
          <w:bCs/>
        </w:rPr>
        <w:t>Table 1.</w:t>
      </w:r>
      <w:r>
        <w:t xml:space="preserve"> </w:t>
      </w:r>
      <w:r>
        <w:rPr>
          <w:i/>
          <w:iCs/>
        </w:rPr>
        <w:t>Continued</w:t>
      </w:r>
      <w:r>
        <w:t>)</w:t>
      </w:r>
    </w:p>
  </w:comment>
  <w:comment w:id="1462" w:author="Erwin Dreesen" w:date="2023-11-30T13:21:00Z" w:initials="ED">
    <w:p w14:paraId="5B115D06" w14:textId="2103E4AA" w:rsidR="00FC7BA2" w:rsidRDefault="00FC7BA2" w:rsidP="00106FAF">
      <w:pPr>
        <w:pStyle w:val="CommentText"/>
        <w:jc w:val="left"/>
      </w:pPr>
      <w:r>
        <w:rPr>
          <w:rStyle w:val="CommentReference"/>
        </w:rPr>
        <w:annotationRef/>
      </w:r>
      <w:r>
        <w:t>Always add space before and afte =-sign</w:t>
      </w:r>
    </w:p>
  </w:comment>
  <w:comment w:id="1502" w:author="Erwin Dreesen" w:date="2023-11-30T13:21:00Z" w:initials="ED">
    <w:p w14:paraId="18A633A6" w14:textId="77777777" w:rsidR="00FC7BA2" w:rsidRDefault="00FC7BA2" w:rsidP="00B81B99">
      <w:pPr>
        <w:pStyle w:val="CommentText"/>
        <w:jc w:val="left"/>
      </w:pPr>
      <w:r>
        <w:rPr>
          <w:rStyle w:val="CommentReference"/>
        </w:rPr>
        <w:annotationRef/>
      </w:r>
      <w:r>
        <w:t>Should all be long dashes</w:t>
      </w:r>
    </w:p>
  </w:comment>
  <w:comment w:id="1503" w:author="Erwin Dreesen" w:date="2023-11-30T13:48:00Z" w:initials="ED">
    <w:p w14:paraId="746472E9" w14:textId="77777777" w:rsidR="00FB74CC" w:rsidRDefault="00FB74CC" w:rsidP="00901D2B">
      <w:pPr>
        <w:pStyle w:val="CommentText"/>
        <w:jc w:val="left"/>
      </w:pPr>
      <w:r>
        <w:rPr>
          <w:rStyle w:val="CommentReference"/>
        </w:rPr>
        <w:annotationRef/>
      </w:r>
      <w:r>
        <w:t>Cf. Omar: add base model</w:t>
      </w:r>
    </w:p>
  </w:comment>
  <w:comment w:id="1504" w:author="Erwin Dreesen" w:date="2023-11-30T13:25:00Z" w:initials="ED">
    <w:p w14:paraId="15D4C802" w14:textId="3A580138" w:rsidR="002B0CBD" w:rsidRDefault="002B0CBD" w:rsidP="00077848">
      <w:pPr>
        <w:pStyle w:val="CommentText"/>
        <w:jc w:val="left"/>
      </w:pPr>
      <w:r>
        <w:rPr>
          <w:rStyle w:val="CommentReference"/>
        </w:rPr>
        <w:annotationRef/>
      </w:r>
      <w:r>
        <w:t>Please check the alignment of what is in this column. It was not correct.</w:t>
      </w:r>
    </w:p>
  </w:comment>
  <w:comment w:id="1514" w:author="Erwin Dreesen" w:date="2023-11-30T13:23:00Z" w:initials="ED">
    <w:p w14:paraId="74F95981" w14:textId="6F1690DF" w:rsidR="00E1478F" w:rsidRDefault="00E1478F" w:rsidP="003774C2">
      <w:pPr>
        <w:pStyle w:val="CommentText"/>
        <w:jc w:val="left"/>
      </w:pPr>
      <w:r>
        <w:rPr>
          <w:rStyle w:val="CommentReference"/>
        </w:rPr>
        <w:annotationRef/>
      </w:r>
      <w:r>
        <w:t>consistency</w:t>
      </w:r>
    </w:p>
  </w:comment>
  <w:comment w:id="1515" w:author="Erwin Dreesen" w:date="2023-11-30T13:28:00Z" w:initials="ED">
    <w:p w14:paraId="29663E88" w14:textId="77777777" w:rsidR="00E1478F" w:rsidRDefault="00E1478F" w:rsidP="00921A58">
      <w:pPr>
        <w:pStyle w:val="CommentText"/>
        <w:jc w:val="left"/>
      </w:pPr>
      <w:r>
        <w:rPr>
          <w:rStyle w:val="CommentReference"/>
        </w:rPr>
        <w:annotationRef/>
      </w:r>
      <w:r>
        <w:t>Correct, but sounds technical. Consider using terminology that does not scare the target audience.</w:t>
      </w:r>
    </w:p>
  </w:comment>
  <w:comment w:id="1534" w:author="Erwin Dreesen" w:date="2023-11-30T13:28:00Z" w:initials="ED">
    <w:p w14:paraId="3349A0A8" w14:textId="77777777" w:rsidR="00E430BB" w:rsidRDefault="00E430BB" w:rsidP="00C537DF">
      <w:pPr>
        <w:pStyle w:val="CommentText"/>
        <w:jc w:val="left"/>
      </w:pPr>
      <w:r>
        <w:rPr>
          <w:rStyle w:val="CommentReference"/>
        </w:rPr>
        <w:annotationRef/>
      </w:r>
      <w:r>
        <w:t>Cannot have references like this in figures or tables</w:t>
      </w:r>
    </w:p>
  </w:comment>
  <w:comment w:id="1535" w:author="Erwin Dreesen" w:date="2023-11-30T13:28:00Z" w:initials="ED">
    <w:p w14:paraId="24E2CF9C" w14:textId="77777777" w:rsidR="00B97C45" w:rsidRDefault="00B97C45" w:rsidP="00A43E21">
      <w:pPr>
        <w:pStyle w:val="CommentText"/>
        <w:jc w:val="left"/>
      </w:pPr>
      <w:r>
        <w:rPr>
          <w:rStyle w:val="CommentReference"/>
        </w:rPr>
        <w:annotationRef/>
      </w:r>
      <w:r>
        <w:t>Update layout like I did for tables 1 and 2</w:t>
      </w:r>
    </w:p>
  </w:comment>
  <w:comment w:id="1536" w:author="My Luong Vuong" w:date="2023-12-07T09:44:00Z" w:initials="MLV">
    <w:p w14:paraId="1BCC3B0B" w14:textId="77777777" w:rsidR="002E01AC" w:rsidRDefault="002E01AC" w:rsidP="00400540">
      <w:pPr>
        <w:pStyle w:val="CommentText"/>
        <w:jc w:val="left"/>
      </w:pPr>
      <w:r>
        <w:rPr>
          <w:rStyle w:val="CommentReference"/>
        </w:rPr>
        <w:annotationRef/>
      </w:r>
      <w:r>
        <w:rPr>
          <w:lang w:val="en-US"/>
        </w:rPr>
        <w:t>I think I did</w:t>
      </w:r>
    </w:p>
  </w:comment>
  <w:comment w:id="1546" w:author="Erwin Dreesen" w:date="2023-11-30T13:29:00Z" w:initials="ED">
    <w:p w14:paraId="21CF5F8A" w14:textId="45FF8567" w:rsidR="005E3DB9" w:rsidRDefault="005E3DB9" w:rsidP="00B77E60">
      <w:pPr>
        <w:pStyle w:val="CommentText"/>
        <w:jc w:val="left"/>
      </w:pPr>
      <w:r>
        <w:rPr>
          <w:rStyle w:val="CommentReference"/>
        </w:rPr>
        <w:annotationRef/>
      </w:r>
      <w:r>
        <w:t>Or is abbreviation allowed? Usually not</w:t>
      </w:r>
    </w:p>
  </w:comment>
  <w:comment w:id="1547" w:author="My Luong Vuong" w:date="2023-12-04T14:32:00Z" w:initials="MLV">
    <w:p w14:paraId="1E987C92" w14:textId="77777777" w:rsidR="00A07694" w:rsidRDefault="00A07694" w:rsidP="005542F4">
      <w:pPr>
        <w:pStyle w:val="CommentText"/>
        <w:jc w:val="left"/>
      </w:pPr>
      <w:r>
        <w:rPr>
          <w:rStyle w:val="CommentReference"/>
        </w:rPr>
        <w:annotationRef/>
      </w:r>
      <w:r>
        <w:rPr>
          <w:lang w:val="en-US"/>
        </w:rPr>
        <w:t xml:space="preserve">It is allowed. Cf. </w:t>
      </w:r>
      <w:hyperlink r:id="rId9" w:history="1">
        <w:r w:rsidRPr="005542F4">
          <w:rPr>
            <w:rStyle w:val="Hyperlink"/>
            <w:lang w:val="en-US"/>
          </w:rPr>
          <w:t>Voriconazole exposure is influenced by inflammation: A population pharmacokinetic model - ScienceDirect</w:t>
        </w:r>
      </w:hyperlink>
      <w:r>
        <w:rPr>
          <w:lang w:val="en-US"/>
        </w:rPr>
        <w:t xml:space="preserve"> </w:t>
      </w:r>
    </w:p>
  </w:comment>
  <w:comment w:id="1553" w:author="Erwin Dreesen" w:date="2023-11-30T14:06:00Z" w:initials="ED">
    <w:p w14:paraId="028A8A90" w14:textId="45D004CD" w:rsidR="007435B4" w:rsidRDefault="007435B4">
      <w:pPr>
        <w:pStyle w:val="CommentText"/>
        <w:jc w:val="left"/>
      </w:pPr>
      <w:r>
        <w:rPr>
          <w:rStyle w:val="CommentReference"/>
        </w:rPr>
        <w:annotationRef/>
      </w:r>
      <w:r>
        <w:t>Conc vs Time of standard and optimized dosing regimen.</w:t>
      </w:r>
    </w:p>
    <w:p w14:paraId="17F26D63" w14:textId="77777777" w:rsidR="007435B4" w:rsidRDefault="007435B4">
      <w:pPr>
        <w:pStyle w:val="CommentText"/>
        <w:jc w:val="left"/>
      </w:pPr>
      <w:r>
        <w:t>Under it, you can report overall PTA vs time for</w:t>
      </w:r>
    </w:p>
    <w:p w14:paraId="4A5B35D9" w14:textId="77777777" w:rsidR="007435B4" w:rsidRDefault="007435B4">
      <w:pPr>
        <w:pStyle w:val="CommentText"/>
        <w:jc w:val="left"/>
      </w:pPr>
      <w:r>
        <w:t>- PKPD target (effective?)</w:t>
      </w:r>
    </w:p>
    <w:p w14:paraId="7CCCD9FB" w14:textId="77777777" w:rsidR="007435B4" w:rsidRDefault="007435B4" w:rsidP="00AC1F7C">
      <w:pPr>
        <w:pStyle w:val="CommentText"/>
        <w:jc w:val="left"/>
      </w:pPr>
      <w:r>
        <w:t>- Cmin of 80 (safe?)</w:t>
      </w:r>
    </w:p>
  </w:comment>
  <w:comment w:id="1554" w:author="Erwin Dreesen" w:date="2023-11-30T13:30:00Z" w:initials="ED">
    <w:p w14:paraId="4982EDC2" w14:textId="7BCE9E92" w:rsidR="005E3DB9" w:rsidRDefault="005E3DB9">
      <w:pPr>
        <w:pStyle w:val="CommentText"/>
        <w:jc w:val="left"/>
      </w:pPr>
      <w:r>
        <w:rPr>
          <w:rStyle w:val="CommentReference"/>
        </w:rPr>
        <w:annotationRef/>
      </w:r>
      <w:r>
        <w:t>Not a big fan of this figure and certainly not of the yellow colour which is difficult to see</w:t>
      </w:r>
    </w:p>
    <w:p w14:paraId="3EE7F4AF" w14:textId="77777777" w:rsidR="005E3DB9" w:rsidRDefault="005E3DB9">
      <w:pPr>
        <w:pStyle w:val="CommentText"/>
        <w:jc w:val="left"/>
      </w:pPr>
    </w:p>
    <w:p w14:paraId="1FB95E45" w14:textId="77777777" w:rsidR="005E3DB9" w:rsidRDefault="005E3DB9" w:rsidP="001C2278">
      <w:pPr>
        <w:pStyle w:val="CommentText"/>
        <w:jc w:val="left"/>
      </w:pPr>
      <w:r>
        <w:t>Also, the text size of axis labels and numbers is very small. Please increase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D85DF1" w15:done="1"/>
  <w15:commentEx w15:paraId="38A7EEFD" w15:done="0"/>
  <w15:commentEx w15:paraId="5F58010F" w15:paraIdParent="38A7EEFD" w15:done="0"/>
  <w15:commentEx w15:paraId="34D1D23F" w15:done="0"/>
  <w15:commentEx w15:paraId="349DF6DC" w15:done="0"/>
  <w15:commentEx w15:paraId="07902285" w15:paraIdParent="349DF6DC" w15:done="0"/>
  <w15:commentEx w15:paraId="0C706EA7" w15:paraIdParent="349DF6DC" w15:done="0"/>
  <w15:commentEx w15:paraId="6362A0CC" w15:done="1"/>
  <w15:commentEx w15:paraId="09B5B151" w15:done="1"/>
  <w15:commentEx w15:paraId="03E92317" w15:done="1"/>
  <w15:commentEx w15:paraId="5B4F2D5B" w15:done="1"/>
  <w15:commentEx w15:paraId="2D1CE497" w15:done="1"/>
  <w15:commentEx w15:paraId="46E80232" w15:done="0"/>
  <w15:commentEx w15:paraId="6D4639AF" w15:done="1"/>
  <w15:commentEx w15:paraId="6C1B4EB2" w15:done="0"/>
  <w15:commentEx w15:paraId="77E49015" w15:done="1"/>
  <w15:commentEx w15:paraId="7713A1DC" w15:done="0"/>
  <w15:commentEx w15:paraId="63EBEBCC" w15:done="0"/>
  <w15:commentEx w15:paraId="312CB465" w15:done="1"/>
  <w15:commentEx w15:paraId="268484E4" w15:done="0"/>
  <w15:commentEx w15:paraId="1BB38C92" w15:paraIdParent="268484E4" w15:done="0"/>
  <w15:commentEx w15:paraId="373A8A78" w15:done="1"/>
  <w15:commentEx w15:paraId="0C194C8A" w15:done="0"/>
  <w15:commentEx w15:paraId="5A212312" w15:paraIdParent="0C194C8A" w15:done="0"/>
  <w15:commentEx w15:paraId="0F3D9CB8" w15:done="1"/>
  <w15:commentEx w15:paraId="032B39B4" w15:done="0"/>
  <w15:commentEx w15:paraId="5AE5110A" w15:paraIdParent="032B39B4" w15:done="0"/>
  <w15:commentEx w15:paraId="5F78B25D" w15:done="1"/>
  <w15:commentEx w15:paraId="18563EEF" w15:done="0"/>
  <w15:commentEx w15:paraId="67843485" w15:paraIdParent="18563EEF" w15:done="0"/>
  <w15:commentEx w15:paraId="3157286C" w15:done="0"/>
  <w15:commentEx w15:paraId="74875777" w15:paraIdParent="3157286C" w15:done="0"/>
  <w15:commentEx w15:paraId="1BD00E25" w15:done="0"/>
  <w15:commentEx w15:paraId="46061D6F" w15:paraIdParent="1BD00E25" w15:done="0"/>
  <w15:commentEx w15:paraId="2E6172B9" w15:done="1"/>
  <w15:commentEx w15:paraId="1F187333" w15:done="1"/>
  <w15:commentEx w15:paraId="53955E90" w15:done="0"/>
  <w15:commentEx w15:paraId="7CD05151" w15:paraIdParent="53955E90" w15:done="0"/>
  <w15:commentEx w15:paraId="5869A4C0" w15:done="0"/>
  <w15:commentEx w15:paraId="036CAE97" w15:done="1"/>
  <w15:commentEx w15:paraId="55C514D2" w15:done="0"/>
  <w15:commentEx w15:paraId="132C0553" w15:paraIdParent="55C514D2" w15:done="0"/>
  <w15:commentEx w15:paraId="3D3E62CB" w15:done="0"/>
  <w15:commentEx w15:paraId="1FCCB53B" w15:paraIdParent="3D3E62CB" w15:done="0"/>
  <w15:commentEx w15:paraId="0FE58C05" w15:done="1"/>
  <w15:commentEx w15:paraId="6851EDCB" w15:done="0"/>
  <w15:commentEx w15:paraId="03D2BF0C" w15:done="0"/>
  <w15:commentEx w15:paraId="1D4B1D9E" w15:done="1"/>
  <w15:commentEx w15:paraId="492462FF" w15:done="1"/>
  <w15:commentEx w15:paraId="44318540" w15:done="1"/>
  <w15:commentEx w15:paraId="7BB26C2B" w15:done="0"/>
  <w15:commentEx w15:paraId="0FE324B4" w15:paraIdParent="7BB26C2B" w15:done="0"/>
  <w15:commentEx w15:paraId="75FE6EC4" w15:done="1"/>
  <w15:commentEx w15:paraId="38FE7285" w15:done="0"/>
  <w15:commentEx w15:paraId="15E63662" w15:paraIdParent="38FE7285" w15:done="0"/>
  <w15:commentEx w15:paraId="74BFFC26" w15:done="0"/>
  <w15:commentEx w15:paraId="7A02A70A" w15:paraIdParent="74BFFC26" w15:done="0"/>
  <w15:commentEx w15:paraId="73C89920" w15:done="1"/>
  <w15:commentEx w15:paraId="18F51755" w15:done="1"/>
  <w15:commentEx w15:paraId="3CAA5A34" w15:done="0"/>
  <w15:commentEx w15:paraId="64A5303B" w15:paraIdParent="3CAA5A34" w15:done="0"/>
  <w15:commentEx w15:paraId="7E0CADFA" w15:done="1"/>
  <w15:commentEx w15:paraId="460586D9" w15:done="1"/>
  <w15:commentEx w15:paraId="00CE1D17" w15:done="1"/>
  <w15:commentEx w15:paraId="65855BF6" w15:done="1"/>
  <w15:commentEx w15:paraId="6D587C80" w15:done="1"/>
  <w15:commentEx w15:paraId="05AD7CE6" w15:done="1"/>
  <w15:commentEx w15:paraId="500E7249" w15:done="1"/>
  <w15:commentEx w15:paraId="7650E3EC" w15:done="1"/>
  <w15:commentEx w15:paraId="7437AC75" w15:done="0"/>
  <w15:commentEx w15:paraId="51EF95CA" w15:paraIdParent="7437AC75" w15:done="0"/>
  <w15:commentEx w15:paraId="1B0C5241" w15:done="1"/>
  <w15:commentEx w15:paraId="61DFA0FE" w15:done="1"/>
  <w15:commentEx w15:paraId="1E267EC9" w15:done="1"/>
  <w15:commentEx w15:paraId="510F5676" w15:done="1"/>
  <w15:commentEx w15:paraId="60D135B4" w15:done="1"/>
  <w15:commentEx w15:paraId="6EBD1D1F" w15:done="0"/>
  <w15:commentEx w15:paraId="6B7A374B" w15:paraIdParent="6EBD1D1F" w15:done="0"/>
  <w15:commentEx w15:paraId="61DE3C06" w15:done="1"/>
  <w15:commentEx w15:paraId="61908196" w15:done="1"/>
  <w15:commentEx w15:paraId="284DFB0F" w15:done="0"/>
  <w15:commentEx w15:paraId="0D7DFD77" w15:paraIdParent="284DFB0F" w15:done="0"/>
  <w15:commentEx w15:paraId="1F4742C9" w15:done="1"/>
  <w15:commentEx w15:paraId="283EE7F7" w15:done="0"/>
  <w15:commentEx w15:paraId="7B757F65" w15:paraIdParent="283EE7F7" w15:done="0"/>
  <w15:commentEx w15:paraId="7F878B38" w15:done="0"/>
  <w15:commentEx w15:paraId="429EFDAD" w15:paraIdParent="7F878B38" w15:done="0"/>
  <w15:commentEx w15:paraId="19242326" w15:done="0"/>
  <w15:commentEx w15:paraId="4E08992E" w15:paraIdParent="19242326" w15:done="0"/>
  <w15:commentEx w15:paraId="1628CBCD" w15:done="1"/>
  <w15:commentEx w15:paraId="5E584402" w15:done="0"/>
  <w15:commentEx w15:paraId="55B349C7" w15:paraIdParent="5E584402" w15:done="0"/>
  <w15:commentEx w15:paraId="56FE651B" w15:done="0"/>
  <w15:commentEx w15:paraId="37D53E00" w15:done="0"/>
  <w15:commentEx w15:paraId="067176A4" w15:paraIdParent="37D53E00" w15:done="0"/>
  <w15:commentEx w15:paraId="4BBF13C4" w15:done="0"/>
  <w15:commentEx w15:paraId="548AC873" w15:paraIdParent="4BBF13C4" w15:done="0"/>
  <w15:commentEx w15:paraId="7C522F7B" w15:done="0"/>
  <w15:commentEx w15:paraId="010E56AA" w15:paraIdParent="7C522F7B" w15:done="0"/>
  <w15:commentEx w15:paraId="104E2AE3" w15:done="0"/>
  <w15:commentEx w15:paraId="7C4A58FD" w15:paraIdParent="104E2AE3" w15:done="0"/>
  <w15:commentEx w15:paraId="4AAD237D" w15:done="1"/>
  <w15:commentEx w15:paraId="61CECA99" w15:done="1"/>
  <w15:commentEx w15:paraId="7609DB5D" w15:done="0"/>
  <w15:commentEx w15:paraId="17AFAF3C" w15:done="1"/>
  <w15:commentEx w15:paraId="5B115D06" w15:done="1"/>
  <w15:commentEx w15:paraId="18A633A6" w15:done="1"/>
  <w15:commentEx w15:paraId="746472E9" w15:done="1"/>
  <w15:commentEx w15:paraId="15D4C802" w15:done="1"/>
  <w15:commentEx w15:paraId="74F95981" w15:done="1"/>
  <w15:commentEx w15:paraId="29663E88" w15:done="1"/>
  <w15:commentEx w15:paraId="3349A0A8" w15:done="1"/>
  <w15:commentEx w15:paraId="24E2CF9C" w15:done="0"/>
  <w15:commentEx w15:paraId="1BCC3B0B" w15:paraIdParent="24E2CF9C" w15:done="0"/>
  <w15:commentEx w15:paraId="21CF5F8A" w15:done="0"/>
  <w15:commentEx w15:paraId="1E987C92" w15:paraIdParent="21CF5F8A" w15:done="0"/>
  <w15:commentEx w15:paraId="7CCCD9FB" w15:done="1"/>
  <w15:commentEx w15:paraId="1FB95E4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120FBB" w16cex:dateUtc="2023-11-29T18:30:00Z"/>
  <w16cex:commentExtensible w16cex:durableId="29120E98" w16cex:dateUtc="2023-11-29T18:25:00Z"/>
  <w16cex:commentExtensible w16cex:durableId="29148AAF" w16cex:dateUtc="2023-12-01T15:39:00Z"/>
  <w16cex:commentExtensible w16cex:durableId="2912C8F6" w16cex:dateUtc="2023-11-30T07:40:00Z"/>
  <w16cex:commentExtensible w16cex:durableId="29120E40" w16cex:dateUtc="2023-11-29T18:23:00Z"/>
  <w16cex:commentExtensible w16cex:durableId="29147FCC" w16cex:dateUtc="2023-12-01T14:52:00Z"/>
  <w16cex:commentExtensible w16cex:durableId="29148767" w16cex:dateUtc="2023-12-01T15:25:00Z"/>
  <w16cex:commentExtensible w16cex:durableId="2912C131" w16cex:dateUtc="2023-11-30T07:07:00Z"/>
  <w16cex:commentExtensible w16cex:durableId="2912C59B" w16cex:dateUtc="2023-11-30T07:26:00Z"/>
  <w16cex:commentExtensible w16cex:durableId="2912C3CB" w16cex:dateUtc="2023-11-30T07:18:00Z"/>
  <w16cex:commentExtensible w16cex:durableId="291219AB" w16cex:dateUtc="2023-11-29T19:12:00Z"/>
  <w16cex:commentExtensible w16cex:durableId="29121990" w16cex:dateUtc="2023-11-29T19:12:00Z"/>
  <w16cex:commentExtensible w16cex:durableId="2912C640" w16cex:dateUtc="2023-11-30T07:28:00Z"/>
  <w16cex:commentExtensible w16cex:durableId="2912C421" w16cex:dateUtc="2023-11-30T07:19:00Z"/>
  <w16cex:commentExtensible w16cex:durableId="2912C488" w16cex:dateUtc="2023-11-30T07:21:00Z"/>
  <w16cex:commentExtensible w16cex:durableId="2912C519" w16cex:dateUtc="2023-11-30T07:23:00Z"/>
  <w16cex:commentExtensible w16cex:durableId="2912C56D" w16cex:dateUtc="2023-11-30T07:25:00Z"/>
  <w16cex:commentExtensible w16cex:durableId="2912C58E" w16cex:dateUtc="2023-11-30T07:25:00Z"/>
  <w16cex:commentExtensible w16cex:durableId="2912C6D3" w16cex:dateUtc="2023-11-30T07:31:00Z"/>
  <w16cex:commentExtensible w16cex:durableId="2912C687" w16cex:dateUtc="2023-11-30T07:29:00Z"/>
  <w16cex:commentExtensible w16cex:durableId="291C2D56" w16cex:dateUtc="2023-12-07T10:39:00Z"/>
  <w16cex:commentExtensible w16cex:durableId="2912CE76" w16cex:dateUtc="2023-11-30T08:03:00Z"/>
  <w16cex:commentExtensible w16cex:durableId="2912C9CC" w16cex:dateUtc="2023-11-30T07:43:00Z"/>
  <w16cex:commentExtensible w16cex:durableId="291869B7" w16cex:dateUtc="2023-12-04T14:07:00Z"/>
  <w16cex:commentExtensible w16cex:durableId="2912CC54" w16cex:dateUtc="2023-11-30T07:54:00Z"/>
  <w16cex:commentExtensible w16cex:durableId="2912CE1E" w16cex:dateUtc="2023-11-30T08:02:00Z"/>
  <w16cex:commentExtensible w16cex:durableId="29187698" w16cex:dateUtc="2023-12-04T15:02:00Z"/>
  <w16cex:commentExtensible w16cex:durableId="2912DAE7" w16cex:dateUtc="2023-11-30T08:56:00Z"/>
  <w16cex:commentExtensible w16cex:durableId="2912CEE5" w16cex:dateUtc="2023-11-30T08:05:00Z"/>
  <w16cex:commentExtensible w16cex:durableId="291877B8" w16cex:dateUtc="2023-12-04T15:07:00Z"/>
  <w16cex:commentExtensible w16cex:durableId="2912D00A" w16cex:dateUtc="2023-11-30T08:10:00Z"/>
  <w16cex:commentExtensible w16cex:durableId="29187896" w16cex:dateUtc="2023-12-04T15:11:00Z"/>
  <w16cex:commentExtensible w16cex:durableId="2912D108" w16cex:dateUtc="2023-11-30T08:14:00Z"/>
  <w16cex:commentExtensible w16cex:durableId="291878D2" w16cex:dateUtc="2023-12-04T15:12:00Z"/>
  <w16cex:commentExtensible w16cex:durableId="2912D163" w16cex:dateUtc="2023-11-30T08:16:00Z"/>
  <w16cex:commentExtensible w16cex:durableId="2912E9E4" w16cex:dateUtc="2023-11-30T10:00:00Z"/>
  <w16cex:commentExtensible w16cex:durableId="2912D28D" w16cex:dateUtc="2023-11-30T08:21:00Z"/>
  <w16cex:commentExtensible w16cex:durableId="29187967" w16cex:dateUtc="2023-12-04T15:14:00Z"/>
  <w16cex:commentExtensible w16cex:durableId="29187B12" w16cex:dateUtc="2023-12-04T15:21:00Z"/>
  <w16cex:commentExtensible w16cex:durableId="2912D5BB" w16cex:dateUtc="2023-11-30T08:28:00Z"/>
  <w16cex:commentExtensible w16cex:durableId="2912ED91" w16cex:dateUtc="2023-11-30T10:16:00Z"/>
  <w16cex:commentExtensible w16cex:durableId="29187D0B" w16cex:dateUtc="2023-12-04T15:30:00Z"/>
  <w16cex:commentExtensible w16cex:durableId="2912D8BD" w16cex:dateUtc="2023-11-30T08:47:00Z"/>
  <w16cex:commentExtensible w16cex:durableId="2918DE9E" w16cex:dateUtc="2023-12-04T22:26:00Z"/>
  <w16cex:commentExtensible w16cex:durableId="2912D8E3" w16cex:dateUtc="2023-11-30T08:48:00Z"/>
  <w16cex:commentExtensible w16cex:durableId="2919B12B" w16cex:dateUtc="2023-12-05T13:24:00Z"/>
  <w16cex:commentExtensible w16cex:durableId="2918E658" w16cex:dateUtc="2023-12-04T22:59:00Z"/>
  <w16cex:commentExtensible w16cex:durableId="2912DDA4" w16cex:dateUtc="2023-11-30T09:08:00Z"/>
  <w16cex:commentExtensible w16cex:durableId="2912E1FB" w16cex:dateUtc="2023-11-30T09:27:00Z"/>
  <w16cex:commentExtensible w16cex:durableId="2919A15F" w16cex:dateUtc="2023-12-05T12:17:00Z"/>
  <w16cex:commentExtensible w16cex:durableId="2912E642" w16cex:dateUtc="2023-11-30T09:45:00Z"/>
  <w16cex:commentExtensible w16cex:durableId="2919A314" w16cex:dateUtc="2023-12-05T12:24:00Z"/>
  <w16cex:commentExtensible w16cex:durableId="2912E66C" w16cex:dateUtc="2023-11-30T09:46:00Z"/>
  <w16cex:commentExtensible w16cex:durableId="2912E73E" w16cex:dateUtc="2023-11-30T09:49:00Z"/>
  <w16cex:commentExtensible w16cex:durableId="291C31CF" w16cex:dateUtc="2023-12-07T10:58:00Z"/>
  <w16cex:commentExtensible w16cex:durableId="2912EB4C" w16cex:dateUtc="2023-11-30T10:06:00Z"/>
  <w16cex:commentExtensible w16cex:durableId="291C31E4" w16cex:dateUtc="2023-12-07T10:58:00Z"/>
  <w16cex:commentExtensible w16cex:durableId="2912EC22" w16cex:dateUtc="2023-11-30T10:10:00Z"/>
  <w16cex:commentExtensible w16cex:durableId="2912F23C" w16cex:dateUtc="2023-11-30T10:36:00Z"/>
  <w16cex:commentExtensible w16cex:durableId="2912E930" w16cex:dateUtc="2023-11-30T09:57:00Z"/>
  <w16cex:commentExtensible w16cex:durableId="291C3169" w16cex:dateUtc="2023-12-07T10:56:00Z"/>
  <w16cex:commentExtensible w16cex:durableId="2912ECA5" w16cex:dateUtc="2023-11-30T10:12:00Z"/>
  <w16cex:commentExtensible w16cex:durableId="2912EBE7" w16cex:dateUtc="2023-11-30T10:09:00Z"/>
  <w16cex:commentExtensible w16cex:durableId="2912EDD1" w16cex:dateUtc="2023-11-30T10:17:00Z"/>
  <w16cex:commentExtensible w16cex:durableId="2912EC65" w16cex:dateUtc="2023-11-30T10:11:00Z"/>
  <w16cex:commentExtensible w16cex:durableId="2912EE24" w16cex:dateUtc="2023-11-30T10:17:00Z"/>
  <w16cex:commentExtensible w16cex:durableId="2912EE65" w16cex:dateUtc="2023-11-30T10:20:00Z"/>
  <w16cex:commentExtensible w16cex:durableId="2912EE84" w16cex:dateUtc="2023-11-30T10:20:00Z"/>
  <w16cex:commentExtensible w16cex:durableId="2912EF28" w16cex:dateUtc="2023-11-30T10:21:00Z"/>
  <w16cex:commentExtensible w16cex:durableId="291301F4" w16cex:dateUtc="2023-11-30T11:43:00Z"/>
  <w16cex:commentExtensible w16cex:durableId="291AFF28" w16cex:dateUtc="2023-12-06T13:09:00Z"/>
  <w16cex:commentExtensible w16cex:durableId="2912F264" w16cex:dateUtc="2023-11-30T10:37:00Z"/>
  <w16cex:commentExtensible w16cex:durableId="2912F41E" w16cex:dateUtc="2023-11-30T10:44:00Z"/>
  <w16cex:commentExtensible w16cex:durableId="2912F403" w16cex:dateUtc="2023-11-30T10:44:00Z"/>
  <w16cex:commentExtensible w16cex:durableId="2912F473" w16cex:dateUtc="2023-11-30T10:45:00Z"/>
  <w16cex:commentExtensible w16cex:durableId="29130FFD" w16cex:dateUtc="2023-11-30T12:43:00Z"/>
  <w16cex:commentExtensible w16cex:durableId="2912F4D6" w16cex:dateUtc="2023-11-30T10:47:00Z"/>
  <w16cex:commentExtensible w16cex:durableId="2919C0E3" w16cex:dateUtc="2023-12-05T14:31:00Z"/>
  <w16cex:commentExtensible w16cex:durableId="2912F749" w16cex:dateUtc="2023-11-30T10:56:00Z"/>
  <w16cex:commentExtensible w16cex:durableId="2912F79D" w16cex:dateUtc="2023-11-30T10:59:00Z"/>
  <w16cex:commentExtensible w16cex:durableId="2912F85F" w16cex:dateUtc="2023-11-30T11:02:00Z"/>
  <w16cex:commentExtensible w16cex:durableId="291B03AA" w16cex:dateUtc="2023-12-06T13:28:00Z"/>
  <w16cex:commentExtensible w16cex:durableId="291309A0" w16cex:dateUtc="2023-11-30T12:16:00Z"/>
  <w16cex:commentExtensible w16cex:durableId="2912F9AA" w16cex:dateUtc="2023-11-30T11:08:00Z"/>
  <w16cex:commentExtensible w16cex:durableId="291B1360" w16cex:dateUtc="2023-12-06T14:36:00Z"/>
  <w16cex:commentExtensible w16cex:durableId="2912F9F9" w16cex:dateUtc="2023-11-30T11:09:00Z"/>
  <w16cex:commentExtensible w16cex:durableId="291B1407" w16cex:dateUtc="2023-12-06T14:38:00Z"/>
  <w16cex:commentExtensible w16cex:durableId="2912FA1A" w16cex:dateUtc="2023-11-30T11:10:00Z"/>
  <w16cex:commentExtensible w16cex:durableId="291B1434" w16cex:dateUtc="2023-12-06T14:39:00Z"/>
  <w16cex:commentExtensible w16cex:durableId="2912FA27" w16cex:dateUtc="2023-11-30T11:10:00Z"/>
  <w16cex:commentExtensible w16cex:durableId="2912FA7C" w16cex:dateUtc="2023-11-30T11:11:00Z"/>
  <w16cex:commentExtensible w16cex:durableId="291B1549" w16cex:dateUtc="2023-12-06T14:44:00Z"/>
  <w16cex:commentExtensible w16cex:durableId="291B195B" w16cex:dateUtc="2023-12-06T15:01:00Z"/>
  <w16cex:commentExtensible w16cex:durableId="291300EF" w16cex:dateUtc="2023-11-30T11:39:00Z"/>
  <w16cex:commentExtensible w16cex:durableId="291B1DC9" w16cex:dateUtc="2023-12-06T15:20:00Z"/>
  <w16cex:commentExtensible w16cex:durableId="291308BD" w16cex:dateUtc="2023-11-30T12:12:00Z"/>
  <w16cex:commentExtensible w16cex:durableId="291C1E98" w16cex:dateUtc="2023-12-07T09:36:00Z"/>
  <w16cex:commentExtensible w16cex:durableId="29130836" w16cex:dateUtc="2023-11-30T12:10:00Z"/>
  <w16cex:commentExtensible w16cex:durableId="291B1FEA" w16cex:dateUtc="2023-12-06T15:29:00Z"/>
  <w16cex:commentExtensible w16cex:durableId="29130888" w16cex:dateUtc="2023-11-30T12:11:00Z"/>
  <w16cex:commentExtensible w16cex:durableId="291B201E" w16cex:dateUtc="2023-12-06T15:30:00Z"/>
  <w16cex:commentExtensible w16cex:durableId="2912C723" w16cex:dateUtc="2023-11-30T07:32:00Z"/>
  <w16cex:commentExtensible w16cex:durableId="2912C730" w16cex:dateUtc="2023-11-30T07:32:00Z"/>
  <w16cex:commentExtensible w16cex:durableId="2912C77A" w16cex:dateUtc="2023-11-30T07:34:00Z"/>
  <w16cex:commentExtensible w16cex:durableId="29130B19" w16cex:dateUtc="2023-11-30T12:22:00Z"/>
  <w16cex:commentExtensible w16cex:durableId="29130ACF" w16cex:dateUtc="2023-11-30T12:21:00Z"/>
  <w16cex:commentExtensible w16cex:durableId="29130AD9" w16cex:dateUtc="2023-11-30T12:21:00Z"/>
  <w16cex:commentExtensible w16cex:durableId="29131142" w16cex:dateUtc="2023-11-30T12:48:00Z"/>
  <w16cex:commentExtensible w16cex:durableId="29130BCA" w16cex:dateUtc="2023-11-30T12:25:00Z"/>
  <w16cex:commentExtensible w16cex:durableId="29130B69" w16cex:dateUtc="2023-11-30T12:23:00Z"/>
  <w16cex:commentExtensible w16cex:durableId="29130C66" w16cex:dateUtc="2023-11-30T12:28:00Z"/>
  <w16cex:commentExtensible w16cex:durableId="29130C75" w16cex:dateUtc="2023-11-30T12:28:00Z"/>
  <w16cex:commentExtensible w16cex:durableId="29130C91" w16cex:dateUtc="2023-11-30T12:28:00Z"/>
  <w16cex:commentExtensible w16cex:durableId="291C128F" w16cex:dateUtc="2023-12-07T08:44:00Z"/>
  <w16cex:commentExtensible w16cex:durableId="29130CCB" w16cex:dateUtc="2023-11-30T12:29:00Z"/>
  <w16cex:commentExtensible w16cex:durableId="2918618F" w16cex:dateUtc="2023-12-04T13:32:00Z"/>
  <w16cex:commentExtensible w16cex:durableId="2913154F" w16cex:dateUtc="2023-11-30T13:06:00Z"/>
  <w16cex:commentExtensible w16cex:durableId="29130D03" w16cex:dateUtc="2023-11-30T1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D85DF1" w16cid:durableId="29120FBB"/>
  <w16cid:commentId w16cid:paraId="38A7EEFD" w16cid:durableId="29120E98"/>
  <w16cid:commentId w16cid:paraId="5F58010F" w16cid:durableId="29148AAF"/>
  <w16cid:commentId w16cid:paraId="34D1D23F" w16cid:durableId="2912C8F6"/>
  <w16cid:commentId w16cid:paraId="349DF6DC" w16cid:durableId="29120E40"/>
  <w16cid:commentId w16cid:paraId="07902285" w16cid:durableId="29147FCC"/>
  <w16cid:commentId w16cid:paraId="0C706EA7" w16cid:durableId="29148767"/>
  <w16cid:commentId w16cid:paraId="6362A0CC" w16cid:durableId="2912C131"/>
  <w16cid:commentId w16cid:paraId="09B5B151" w16cid:durableId="2912C59B"/>
  <w16cid:commentId w16cid:paraId="03E92317" w16cid:durableId="2912C3CB"/>
  <w16cid:commentId w16cid:paraId="5B4F2D5B" w16cid:durableId="291219AB"/>
  <w16cid:commentId w16cid:paraId="2D1CE497" w16cid:durableId="29121990"/>
  <w16cid:commentId w16cid:paraId="46E80232" w16cid:durableId="2912C640"/>
  <w16cid:commentId w16cid:paraId="6D4639AF" w16cid:durableId="2912C421"/>
  <w16cid:commentId w16cid:paraId="6C1B4EB2" w16cid:durableId="2912C488"/>
  <w16cid:commentId w16cid:paraId="77E49015" w16cid:durableId="2912C519"/>
  <w16cid:commentId w16cid:paraId="7713A1DC" w16cid:durableId="2912C56D"/>
  <w16cid:commentId w16cid:paraId="63EBEBCC" w16cid:durableId="2912C58E"/>
  <w16cid:commentId w16cid:paraId="312CB465" w16cid:durableId="2912C6D3"/>
  <w16cid:commentId w16cid:paraId="268484E4" w16cid:durableId="2912C687"/>
  <w16cid:commentId w16cid:paraId="1BB38C92" w16cid:durableId="291C2D56"/>
  <w16cid:commentId w16cid:paraId="373A8A78" w16cid:durableId="2912CE76"/>
  <w16cid:commentId w16cid:paraId="0C194C8A" w16cid:durableId="2912C9CC"/>
  <w16cid:commentId w16cid:paraId="5A212312" w16cid:durableId="291869B7"/>
  <w16cid:commentId w16cid:paraId="0F3D9CB8" w16cid:durableId="2912CC54"/>
  <w16cid:commentId w16cid:paraId="032B39B4" w16cid:durableId="2912CE1E"/>
  <w16cid:commentId w16cid:paraId="5AE5110A" w16cid:durableId="29187698"/>
  <w16cid:commentId w16cid:paraId="5F78B25D" w16cid:durableId="2912DAE7"/>
  <w16cid:commentId w16cid:paraId="18563EEF" w16cid:durableId="2912CEE5"/>
  <w16cid:commentId w16cid:paraId="67843485" w16cid:durableId="291877B8"/>
  <w16cid:commentId w16cid:paraId="3157286C" w16cid:durableId="2912D00A"/>
  <w16cid:commentId w16cid:paraId="74875777" w16cid:durableId="29187896"/>
  <w16cid:commentId w16cid:paraId="1BD00E25" w16cid:durableId="2912D108"/>
  <w16cid:commentId w16cid:paraId="46061D6F" w16cid:durableId="291878D2"/>
  <w16cid:commentId w16cid:paraId="2E6172B9" w16cid:durableId="2912D163"/>
  <w16cid:commentId w16cid:paraId="1F187333" w16cid:durableId="2912E9E4"/>
  <w16cid:commentId w16cid:paraId="53955E90" w16cid:durableId="2912D28D"/>
  <w16cid:commentId w16cid:paraId="7CD05151" w16cid:durableId="29187967"/>
  <w16cid:commentId w16cid:paraId="5869A4C0" w16cid:durableId="29187B12"/>
  <w16cid:commentId w16cid:paraId="036CAE97" w16cid:durableId="2912D5BB"/>
  <w16cid:commentId w16cid:paraId="55C514D2" w16cid:durableId="2912ED91"/>
  <w16cid:commentId w16cid:paraId="132C0553" w16cid:durableId="29187D0B"/>
  <w16cid:commentId w16cid:paraId="3D3E62CB" w16cid:durableId="2912D8BD"/>
  <w16cid:commentId w16cid:paraId="1FCCB53B" w16cid:durableId="2918DE9E"/>
  <w16cid:commentId w16cid:paraId="0FE58C05" w16cid:durableId="2912D8E3"/>
  <w16cid:commentId w16cid:paraId="6851EDCB" w16cid:durableId="2919B12B"/>
  <w16cid:commentId w16cid:paraId="03D2BF0C" w16cid:durableId="2918E658"/>
  <w16cid:commentId w16cid:paraId="1D4B1D9E" w16cid:durableId="2912DDA4"/>
  <w16cid:commentId w16cid:paraId="492462FF" w16cid:durableId="2912E1FB"/>
  <w16cid:commentId w16cid:paraId="44318540" w16cid:durableId="2919A15F"/>
  <w16cid:commentId w16cid:paraId="7BB26C2B" w16cid:durableId="2912E642"/>
  <w16cid:commentId w16cid:paraId="0FE324B4" w16cid:durableId="2919A314"/>
  <w16cid:commentId w16cid:paraId="75FE6EC4" w16cid:durableId="2912E66C"/>
  <w16cid:commentId w16cid:paraId="38FE7285" w16cid:durableId="2912E73E"/>
  <w16cid:commentId w16cid:paraId="15E63662" w16cid:durableId="291C31CF"/>
  <w16cid:commentId w16cid:paraId="74BFFC26" w16cid:durableId="2912EB4C"/>
  <w16cid:commentId w16cid:paraId="7A02A70A" w16cid:durableId="291C31E4"/>
  <w16cid:commentId w16cid:paraId="73C89920" w16cid:durableId="2912EC22"/>
  <w16cid:commentId w16cid:paraId="18F51755" w16cid:durableId="2912F23C"/>
  <w16cid:commentId w16cid:paraId="3CAA5A34" w16cid:durableId="2912E930"/>
  <w16cid:commentId w16cid:paraId="64A5303B" w16cid:durableId="291C3169"/>
  <w16cid:commentId w16cid:paraId="7E0CADFA" w16cid:durableId="2912ECA5"/>
  <w16cid:commentId w16cid:paraId="460586D9" w16cid:durableId="2912EBE7"/>
  <w16cid:commentId w16cid:paraId="00CE1D17" w16cid:durableId="2912EDD1"/>
  <w16cid:commentId w16cid:paraId="65855BF6" w16cid:durableId="2912EC65"/>
  <w16cid:commentId w16cid:paraId="6D587C80" w16cid:durableId="2912EE24"/>
  <w16cid:commentId w16cid:paraId="05AD7CE6" w16cid:durableId="2912EE65"/>
  <w16cid:commentId w16cid:paraId="500E7249" w16cid:durableId="2912EE84"/>
  <w16cid:commentId w16cid:paraId="7650E3EC" w16cid:durableId="2912EF28"/>
  <w16cid:commentId w16cid:paraId="7437AC75" w16cid:durableId="291301F4"/>
  <w16cid:commentId w16cid:paraId="51EF95CA" w16cid:durableId="291AFF28"/>
  <w16cid:commentId w16cid:paraId="1B0C5241" w16cid:durableId="2912F264"/>
  <w16cid:commentId w16cid:paraId="61DFA0FE" w16cid:durableId="2912F41E"/>
  <w16cid:commentId w16cid:paraId="1E267EC9" w16cid:durableId="2912F403"/>
  <w16cid:commentId w16cid:paraId="510F5676" w16cid:durableId="2912F473"/>
  <w16cid:commentId w16cid:paraId="60D135B4" w16cid:durableId="29130FFD"/>
  <w16cid:commentId w16cid:paraId="6EBD1D1F" w16cid:durableId="2912F4D6"/>
  <w16cid:commentId w16cid:paraId="6B7A374B" w16cid:durableId="2919C0E3"/>
  <w16cid:commentId w16cid:paraId="61DE3C06" w16cid:durableId="2912F749"/>
  <w16cid:commentId w16cid:paraId="61908196" w16cid:durableId="2912F79D"/>
  <w16cid:commentId w16cid:paraId="284DFB0F" w16cid:durableId="2912F85F"/>
  <w16cid:commentId w16cid:paraId="0D7DFD77" w16cid:durableId="291B03AA"/>
  <w16cid:commentId w16cid:paraId="1F4742C9" w16cid:durableId="291309A0"/>
  <w16cid:commentId w16cid:paraId="283EE7F7" w16cid:durableId="2912F9AA"/>
  <w16cid:commentId w16cid:paraId="7B757F65" w16cid:durableId="291B1360"/>
  <w16cid:commentId w16cid:paraId="7F878B38" w16cid:durableId="2912F9F9"/>
  <w16cid:commentId w16cid:paraId="429EFDAD" w16cid:durableId="291B1407"/>
  <w16cid:commentId w16cid:paraId="19242326" w16cid:durableId="2912FA1A"/>
  <w16cid:commentId w16cid:paraId="4E08992E" w16cid:durableId="291B1434"/>
  <w16cid:commentId w16cid:paraId="1628CBCD" w16cid:durableId="2912FA27"/>
  <w16cid:commentId w16cid:paraId="5E584402" w16cid:durableId="2912FA7C"/>
  <w16cid:commentId w16cid:paraId="55B349C7" w16cid:durableId="291B1549"/>
  <w16cid:commentId w16cid:paraId="56FE651B" w16cid:durableId="291B195B"/>
  <w16cid:commentId w16cid:paraId="37D53E00" w16cid:durableId="291300EF"/>
  <w16cid:commentId w16cid:paraId="067176A4" w16cid:durableId="291B1DC9"/>
  <w16cid:commentId w16cid:paraId="4BBF13C4" w16cid:durableId="291308BD"/>
  <w16cid:commentId w16cid:paraId="548AC873" w16cid:durableId="291C1E98"/>
  <w16cid:commentId w16cid:paraId="7C522F7B" w16cid:durableId="29130836"/>
  <w16cid:commentId w16cid:paraId="010E56AA" w16cid:durableId="291B1FEA"/>
  <w16cid:commentId w16cid:paraId="104E2AE3" w16cid:durableId="29130888"/>
  <w16cid:commentId w16cid:paraId="7C4A58FD" w16cid:durableId="291B201E"/>
  <w16cid:commentId w16cid:paraId="4AAD237D" w16cid:durableId="2912C723"/>
  <w16cid:commentId w16cid:paraId="61CECA99" w16cid:durableId="2912C730"/>
  <w16cid:commentId w16cid:paraId="7609DB5D" w16cid:durableId="2912C77A"/>
  <w16cid:commentId w16cid:paraId="17AFAF3C" w16cid:durableId="29130B19"/>
  <w16cid:commentId w16cid:paraId="5B115D06" w16cid:durableId="29130ACF"/>
  <w16cid:commentId w16cid:paraId="18A633A6" w16cid:durableId="29130AD9"/>
  <w16cid:commentId w16cid:paraId="746472E9" w16cid:durableId="29131142"/>
  <w16cid:commentId w16cid:paraId="15D4C802" w16cid:durableId="29130BCA"/>
  <w16cid:commentId w16cid:paraId="74F95981" w16cid:durableId="29130B69"/>
  <w16cid:commentId w16cid:paraId="29663E88" w16cid:durableId="29130C66"/>
  <w16cid:commentId w16cid:paraId="3349A0A8" w16cid:durableId="29130C75"/>
  <w16cid:commentId w16cid:paraId="24E2CF9C" w16cid:durableId="29130C91"/>
  <w16cid:commentId w16cid:paraId="1BCC3B0B" w16cid:durableId="291C128F"/>
  <w16cid:commentId w16cid:paraId="21CF5F8A" w16cid:durableId="29130CCB"/>
  <w16cid:commentId w16cid:paraId="1E987C92" w16cid:durableId="2918618F"/>
  <w16cid:commentId w16cid:paraId="7CCCD9FB" w16cid:durableId="2913154F"/>
  <w16cid:commentId w16cid:paraId="1FB95E45" w16cid:durableId="29130D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55660" w14:textId="77777777" w:rsidR="00361765" w:rsidRDefault="00361765" w:rsidP="00593CAA">
      <w:r>
        <w:separator/>
      </w:r>
    </w:p>
  </w:endnote>
  <w:endnote w:type="continuationSeparator" w:id="0">
    <w:p w14:paraId="13DFCC55" w14:textId="77777777" w:rsidR="00361765" w:rsidRDefault="00361765" w:rsidP="00593CAA">
      <w:r>
        <w:continuationSeparator/>
      </w:r>
    </w:p>
  </w:endnote>
  <w:endnote w:type="continuationNotice" w:id="1">
    <w:p w14:paraId="43A16157" w14:textId="77777777" w:rsidR="00361765" w:rsidRDefault="0036176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Lato-Regula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41109"/>
      <w:docPartObj>
        <w:docPartGallery w:val="Page Numbers (Bottom of Page)"/>
        <w:docPartUnique/>
      </w:docPartObj>
    </w:sdtPr>
    <w:sdtEndPr>
      <w:rPr>
        <w:noProof/>
      </w:rPr>
    </w:sdtEndPr>
    <w:sdtContent>
      <w:p w14:paraId="2E969CF2" w14:textId="285443EF" w:rsidR="007C6F8A" w:rsidRPr="00CA5A80" w:rsidRDefault="007C6F8A" w:rsidP="00593CAA">
        <w:pPr>
          <w:pStyle w:val="Footer"/>
        </w:pPr>
        <w:r w:rsidRPr="00CA5A80">
          <w:fldChar w:fldCharType="begin"/>
        </w:r>
        <w:r w:rsidRPr="00CA5A80">
          <w:instrText xml:space="preserve"> PAGE   \* MERGEFORMAT </w:instrText>
        </w:r>
        <w:r w:rsidRPr="00CA5A80">
          <w:fldChar w:fldCharType="separate"/>
        </w:r>
        <w:r w:rsidRPr="00CA5A80">
          <w:rPr>
            <w:noProof/>
          </w:rPr>
          <w:t>2</w:t>
        </w:r>
        <w:r w:rsidRPr="00CA5A80">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A2E68D" w14:textId="77777777" w:rsidR="00361765" w:rsidRDefault="00361765" w:rsidP="00593CAA">
      <w:r>
        <w:separator/>
      </w:r>
    </w:p>
  </w:footnote>
  <w:footnote w:type="continuationSeparator" w:id="0">
    <w:p w14:paraId="58613360" w14:textId="77777777" w:rsidR="00361765" w:rsidRDefault="00361765" w:rsidP="00593CAA">
      <w:r>
        <w:continuationSeparator/>
      </w:r>
    </w:p>
  </w:footnote>
  <w:footnote w:type="continuationNotice" w:id="1">
    <w:p w14:paraId="32EFF506" w14:textId="77777777" w:rsidR="00361765" w:rsidRDefault="0036176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5146E"/>
    <w:multiLevelType w:val="hybridMultilevel"/>
    <w:tmpl w:val="DFB6FE46"/>
    <w:lvl w:ilvl="0" w:tplc="6A328070">
      <w:start w:val="1"/>
      <w:numFmt w:val="bullet"/>
      <w:lvlText w:val=""/>
      <w:lvlJc w:val="left"/>
      <w:pPr>
        <w:ind w:left="720" w:hanging="360"/>
      </w:pPr>
      <w:rPr>
        <w:rFonts w:ascii="Symbol" w:hAnsi="Symbol"/>
      </w:rPr>
    </w:lvl>
    <w:lvl w:ilvl="1" w:tplc="AE0EBAE2">
      <w:start w:val="1"/>
      <w:numFmt w:val="bullet"/>
      <w:lvlText w:val=""/>
      <w:lvlJc w:val="left"/>
      <w:pPr>
        <w:ind w:left="720" w:hanging="360"/>
      </w:pPr>
      <w:rPr>
        <w:rFonts w:ascii="Symbol" w:hAnsi="Symbol"/>
      </w:rPr>
    </w:lvl>
    <w:lvl w:ilvl="2" w:tplc="19E8487A">
      <w:start w:val="1"/>
      <w:numFmt w:val="bullet"/>
      <w:lvlText w:val=""/>
      <w:lvlJc w:val="left"/>
      <w:pPr>
        <w:ind w:left="720" w:hanging="360"/>
      </w:pPr>
      <w:rPr>
        <w:rFonts w:ascii="Symbol" w:hAnsi="Symbol"/>
      </w:rPr>
    </w:lvl>
    <w:lvl w:ilvl="3" w:tplc="C9EC0B2C">
      <w:start w:val="1"/>
      <w:numFmt w:val="bullet"/>
      <w:lvlText w:val=""/>
      <w:lvlJc w:val="left"/>
      <w:pPr>
        <w:ind w:left="720" w:hanging="360"/>
      </w:pPr>
      <w:rPr>
        <w:rFonts w:ascii="Symbol" w:hAnsi="Symbol"/>
      </w:rPr>
    </w:lvl>
    <w:lvl w:ilvl="4" w:tplc="1944C544">
      <w:start w:val="1"/>
      <w:numFmt w:val="bullet"/>
      <w:lvlText w:val=""/>
      <w:lvlJc w:val="left"/>
      <w:pPr>
        <w:ind w:left="720" w:hanging="360"/>
      </w:pPr>
      <w:rPr>
        <w:rFonts w:ascii="Symbol" w:hAnsi="Symbol"/>
      </w:rPr>
    </w:lvl>
    <w:lvl w:ilvl="5" w:tplc="6396C69A">
      <w:start w:val="1"/>
      <w:numFmt w:val="bullet"/>
      <w:lvlText w:val=""/>
      <w:lvlJc w:val="left"/>
      <w:pPr>
        <w:ind w:left="720" w:hanging="360"/>
      </w:pPr>
      <w:rPr>
        <w:rFonts w:ascii="Symbol" w:hAnsi="Symbol"/>
      </w:rPr>
    </w:lvl>
    <w:lvl w:ilvl="6" w:tplc="A7F61460">
      <w:start w:val="1"/>
      <w:numFmt w:val="bullet"/>
      <w:lvlText w:val=""/>
      <w:lvlJc w:val="left"/>
      <w:pPr>
        <w:ind w:left="720" w:hanging="360"/>
      </w:pPr>
      <w:rPr>
        <w:rFonts w:ascii="Symbol" w:hAnsi="Symbol"/>
      </w:rPr>
    </w:lvl>
    <w:lvl w:ilvl="7" w:tplc="23BE777E">
      <w:start w:val="1"/>
      <w:numFmt w:val="bullet"/>
      <w:lvlText w:val=""/>
      <w:lvlJc w:val="left"/>
      <w:pPr>
        <w:ind w:left="720" w:hanging="360"/>
      </w:pPr>
      <w:rPr>
        <w:rFonts w:ascii="Symbol" w:hAnsi="Symbol"/>
      </w:rPr>
    </w:lvl>
    <w:lvl w:ilvl="8" w:tplc="A202A554">
      <w:start w:val="1"/>
      <w:numFmt w:val="bullet"/>
      <w:lvlText w:val=""/>
      <w:lvlJc w:val="left"/>
      <w:pPr>
        <w:ind w:left="720" w:hanging="360"/>
      </w:pPr>
      <w:rPr>
        <w:rFonts w:ascii="Symbol" w:hAnsi="Symbol"/>
      </w:rPr>
    </w:lvl>
  </w:abstractNum>
  <w:abstractNum w:abstractNumId="1" w15:restartNumberingAfterBreak="0">
    <w:nsid w:val="090A71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3E2D4B"/>
    <w:multiLevelType w:val="hybridMultilevel"/>
    <w:tmpl w:val="9BC8B18C"/>
    <w:lvl w:ilvl="0" w:tplc="6C46427A">
      <w:start w:val="1"/>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33213F"/>
    <w:multiLevelType w:val="hybridMultilevel"/>
    <w:tmpl w:val="654CB3CE"/>
    <w:lvl w:ilvl="0" w:tplc="6E124276">
      <w:start w:val="1"/>
      <w:numFmt w:val="bullet"/>
      <w:lvlText w:val=""/>
      <w:lvlJc w:val="left"/>
      <w:pPr>
        <w:ind w:left="720" w:hanging="360"/>
      </w:pPr>
      <w:rPr>
        <w:rFonts w:ascii="Symbol" w:hAnsi="Symbol"/>
      </w:rPr>
    </w:lvl>
    <w:lvl w:ilvl="1" w:tplc="16DC60D4">
      <w:start w:val="1"/>
      <w:numFmt w:val="bullet"/>
      <w:lvlText w:val=""/>
      <w:lvlJc w:val="left"/>
      <w:pPr>
        <w:ind w:left="720" w:hanging="360"/>
      </w:pPr>
      <w:rPr>
        <w:rFonts w:ascii="Symbol" w:hAnsi="Symbol"/>
      </w:rPr>
    </w:lvl>
    <w:lvl w:ilvl="2" w:tplc="33AE0954">
      <w:start w:val="1"/>
      <w:numFmt w:val="bullet"/>
      <w:lvlText w:val=""/>
      <w:lvlJc w:val="left"/>
      <w:pPr>
        <w:ind w:left="720" w:hanging="360"/>
      </w:pPr>
      <w:rPr>
        <w:rFonts w:ascii="Symbol" w:hAnsi="Symbol"/>
      </w:rPr>
    </w:lvl>
    <w:lvl w:ilvl="3" w:tplc="471C7DBC">
      <w:start w:val="1"/>
      <w:numFmt w:val="bullet"/>
      <w:lvlText w:val=""/>
      <w:lvlJc w:val="left"/>
      <w:pPr>
        <w:ind w:left="720" w:hanging="360"/>
      </w:pPr>
      <w:rPr>
        <w:rFonts w:ascii="Symbol" w:hAnsi="Symbol"/>
      </w:rPr>
    </w:lvl>
    <w:lvl w:ilvl="4" w:tplc="1BC84808">
      <w:start w:val="1"/>
      <w:numFmt w:val="bullet"/>
      <w:lvlText w:val=""/>
      <w:lvlJc w:val="left"/>
      <w:pPr>
        <w:ind w:left="720" w:hanging="360"/>
      </w:pPr>
      <w:rPr>
        <w:rFonts w:ascii="Symbol" w:hAnsi="Symbol"/>
      </w:rPr>
    </w:lvl>
    <w:lvl w:ilvl="5" w:tplc="D80E2EEA">
      <w:start w:val="1"/>
      <w:numFmt w:val="bullet"/>
      <w:lvlText w:val=""/>
      <w:lvlJc w:val="left"/>
      <w:pPr>
        <w:ind w:left="720" w:hanging="360"/>
      </w:pPr>
      <w:rPr>
        <w:rFonts w:ascii="Symbol" w:hAnsi="Symbol"/>
      </w:rPr>
    </w:lvl>
    <w:lvl w:ilvl="6" w:tplc="2974B304">
      <w:start w:val="1"/>
      <w:numFmt w:val="bullet"/>
      <w:lvlText w:val=""/>
      <w:lvlJc w:val="left"/>
      <w:pPr>
        <w:ind w:left="720" w:hanging="360"/>
      </w:pPr>
      <w:rPr>
        <w:rFonts w:ascii="Symbol" w:hAnsi="Symbol"/>
      </w:rPr>
    </w:lvl>
    <w:lvl w:ilvl="7" w:tplc="556C61CE">
      <w:start w:val="1"/>
      <w:numFmt w:val="bullet"/>
      <w:lvlText w:val=""/>
      <w:lvlJc w:val="left"/>
      <w:pPr>
        <w:ind w:left="720" w:hanging="360"/>
      </w:pPr>
      <w:rPr>
        <w:rFonts w:ascii="Symbol" w:hAnsi="Symbol"/>
      </w:rPr>
    </w:lvl>
    <w:lvl w:ilvl="8" w:tplc="B632292E">
      <w:start w:val="1"/>
      <w:numFmt w:val="bullet"/>
      <w:lvlText w:val=""/>
      <w:lvlJc w:val="left"/>
      <w:pPr>
        <w:ind w:left="720" w:hanging="360"/>
      </w:pPr>
      <w:rPr>
        <w:rFonts w:ascii="Symbol" w:hAnsi="Symbol"/>
      </w:rPr>
    </w:lvl>
  </w:abstractNum>
  <w:abstractNum w:abstractNumId="4" w15:restartNumberingAfterBreak="0">
    <w:nsid w:val="41201F4E"/>
    <w:multiLevelType w:val="hybridMultilevel"/>
    <w:tmpl w:val="7120484C"/>
    <w:lvl w:ilvl="0" w:tplc="DE309C6E">
      <w:start w:val="1"/>
      <w:numFmt w:val="bullet"/>
      <w:lvlText w:val=""/>
      <w:lvlJc w:val="left"/>
      <w:pPr>
        <w:ind w:left="720" w:hanging="360"/>
      </w:pPr>
      <w:rPr>
        <w:rFonts w:ascii="Symbol" w:hAnsi="Symbol"/>
      </w:rPr>
    </w:lvl>
    <w:lvl w:ilvl="1" w:tplc="D2B4C8E0">
      <w:start w:val="1"/>
      <w:numFmt w:val="bullet"/>
      <w:lvlText w:val=""/>
      <w:lvlJc w:val="left"/>
      <w:pPr>
        <w:ind w:left="720" w:hanging="360"/>
      </w:pPr>
      <w:rPr>
        <w:rFonts w:ascii="Symbol" w:hAnsi="Symbol"/>
      </w:rPr>
    </w:lvl>
    <w:lvl w:ilvl="2" w:tplc="F3301CBE">
      <w:start w:val="1"/>
      <w:numFmt w:val="bullet"/>
      <w:lvlText w:val=""/>
      <w:lvlJc w:val="left"/>
      <w:pPr>
        <w:ind w:left="720" w:hanging="360"/>
      </w:pPr>
      <w:rPr>
        <w:rFonts w:ascii="Symbol" w:hAnsi="Symbol"/>
      </w:rPr>
    </w:lvl>
    <w:lvl w:ilvl="3" w:tplc="F45632C6">
      <w:start w:val="1"/>
      <w:numFmt w:val="bullet"/>
      <w:lvlText w:val=""/>
      <w:lvlJc w:val="left"/>
      <w:pPr>
        <w:ind w:left="720" w:hanging="360"/>
      </w:pPr>
      <w:rPr>
        <w:rFonts w:ascii="Symbol" w:hAnsi="Symbol"/>
      </w:rPr>
    </w:lvl>
    <w:lvl w:ilvl="4" w:tplc="4086E0D8">
      <w:start w:val="1"/>
      <w:numFmt w:val="bullet"/>
      <w:lvlText w:val=""/>
      <w:lvlJc w:val="left"/>
      <w:pPr>
        <w:ind w:left="720" w:hanging="360"/>
      </w:pPr>
      <w:rPr>
        <w:rFonts w:ascii="Symbol" w:hAnsi="Symbol"/>
      </w:rPr>
    </w:lvl>
    <w:lvl w:ilvl="5" w:tplc="7814043A">
      <w:start w:val="1"/>
      <w:numFmt w:val="bullet"/>
      <w:lvlText w:val=""/>
      <w:lvlJc w:val="left"/>
      <w:pPr>
        <w:ind w:left="720" w:hanging="360"/>
      </w:pPr>
      <w:rPr>
        <w:rFonts w:ascii="Symbol" w:hAnsi="Symbol"/>
      </w:rPr>
    </w:lvl>
    <w:lvl w:ilvl="6" w:tplc="7DAE0A56">
      <w:start w:val="1"/>
      <w:numFmt w:val="bullet"/>
      <w:lvlText w:val=""/>
      <w:lvlJc w:val="left"/>
      <w:pPr>
        <w:ind w:left="720" w:hanging="360"/>
      </w:pPr>
      <w:rPr>
        <w:rFonts w:ascii="Symbol" w:hAnsi="Symbol"/>
      </w:rPr>
    </w:lvl>
    <w:lvl w:ilvl="7" w:tplc="F7AAE242">
      <w:start w:val="1"/>
      <w:numFmt w:val="bullet"/>
      <w:lvlText w:val=""/>
      <w:lvlJc w:val="left"/>
      <w:pPr>
        <w:ind w:left="720" w:hanging="360"/>
      </w:pPr>
      <w:rPr>
        <w:rFonts w:ascii="Symbol" w:hAnsi="Symbol"/>
      </w:rPr>
    </w:lvl>
    <w:lvl w:ilvl="8" w:tplc="BBA2BCA8">
      <w:start w:val="1"/>
      <w:numFmt w:val="bullet"/>
      <w:lvlText w:val=""/>
      <w:lvlJc w:val="left"/>
      <w:pPr>
        <w:ind w:left="720" w:hanging="360"/>
      </w:pPr>
      <w:rPr>
        <w:rFonts w:ascii="Symbol" w:hAnsi="Symbol"/>
      </w:rPr>
    </w:lvl>
  </w:abstractNum>
  <w:abstractNum w:abstractNumId="5" w15:restartNumberingAfterBreak="0">
    <w:nsid w:val="42770325"/>
    <w:multiLevelType w:val="hybridMultilevel"/>
    <w:tmpl w:val="FC9EDC34"/>
    <w:lvl w:ilvl="0" w:tplc="312826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5B4547"/>
    <w:multiLevelType w:val="multilevel"/>
    <w:tmpl w:val="3F36626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56D503FA"/>
    <w:multiLevelType w:val="hybridMultilevel"/>
    <w:tmpl w:val="933CCFFC"/>
    <w:lvl w:ilvl="0" w:tplc="10841502">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5C2A022E"/>
    <w:multiLevelType w:val="hybridMultilevel"/>
    <w:tmpl w:val="8C528A7C"/>
    <w:lvl w:ilvl="0" w:tplc="3A4A85D2">
      <w:start w:val="1"/>
      <w:numFmt w:val="bullet"/>
      <w:lvlText w:val=""/>
      <w:lvlJc w:val="left"/>
      <w:pPr>
        <w:ind w:left="720" w:hanging="360"/>
      </w:pPr>
      <w:rPr>
        <w:rFonts w:ascii="Symbol" w:hAnsi="Symbol"/>
      </w:rPr>
    </w:lvl>
    <w:lvl w:ilvl="1" w:tplc="69C04ADA">
      <w:start w:val="1"/>
      <w:numFmt w:val="bullet"/>
      <w:lvlText w:val=""/>
      <w:lvlJc w:val="left"/>
      <w:pPr>
        <w:ind w:left="720" w:hanging="360"/>
      </w:pPr>
      <w:rPr>
        <w:rFonts w:ascii="Symbol" w:hAnsi="Symbol"/>
      </w:rPr>
    </w:lvl>
    <w:lvl w:ilvl="2" w:tplc="03F4EDA8">
      <w:start w:val="1"/>
      <w:numFmt w:val="bullet"/>
      <w:lvlText w:val=""/>
      <w:lvlJc w:val="left"/>
      <w:pPr>
        <w:ind w:left="720" w:hanging="360"/>
      </w:pPr>
      <w:rPr>
        <w:rFonts w:ascii="Symbol" w:hAnsi="Symbol"/>
      </w:rPr>
    </w:lvl>
    <w:lvl w:ilvl="3" w:tplc="F2765CC6">
      <w:start w:val="1"/>
      <w:numFmt w:val="bullet"/>
      <w:lvlText w:val=""/>
      <w:lvlJc w:val="left"/>
      <w:pPr>
        <w:ind w:left="720" w:hanging="360"/>
      </w:pPr>
      <w:rPr>
        <w:rFonts w:ascii="Symbol" w:hAnsi="Symbol"/>
      </w:rPr>
    </w:lvl>
    <w:lvl w:ilvl="4" w:tplc="97E6F4DA">
      <w:start w:val="1"/>
      <w:numFmt w:val="bullet"/>
      <w:lvlText w:val=""/>
      <w:lvlJc w:val="left"/>
      <w:pPr>
        <w:ind w:left="720" w:hanging="360"/>
      </w:pPr>
      <w:rPr>
        <w:rFonts w:ascii="Symbol" w:hAnsi="Symbol"/>
      </w:rPr>
    </w:lvl>
    <w:lvl w:ilvl="5" w:tplc="F02C4CAE">
      <w:start w:val="1"/>
      <w:numFmt w:val="bullet"/>
      <w:lvlText w:val=""/>
      <w:lvlJc w:val="left"/>
      <w:pPr>
        <w:ind w:left="720" w:hanging="360"/>
      </w:pPr>
      <w:rPr>
        <w:rFonts w:ascii="Symbol" w:hAnsi="Symbol"/>
      </w:rPr>
    </w:lvl>
    <w:lvl w:ilvl="6" w:tplc="0A12D924">
      <w:start w:val="1"/>
      <w:numFmt w:val="bullet"/>
      <w:lvlText w:val=""/>
      <w:lvlJc w:val="left"/>
      <w:pPr>
        <w:ind w:left="720" w:hanging="360"/>
      </w:pPr>
      <w:rPr>
        <w:rFonts w:ascii="Symbol" w:hAnsi="Symbol"/>
      </w:rPr>
    </w:lvl>
    <w:lvl w:ilvl="7" w:tplc="D30E6664">
      <w:start w:val="1"/>
      <w:numFmt w:val="bullet"/>
      <w:lvlText w:val=""/>
      <w:lvlJc w:val="left"/>
      <w:pPr>
        <w:ind w:left="720" w:hanging="360"/>
      </w:pPr>
      <w:rPr>
        <w:rFonts w:ascii="Symbol" w:hAnsi="Symbol"/>
      </w:rPr>
    </w:lvl>
    <w:lvl w:ilvl="8" w:tplc="84E247BC">
      <w:start w:val="1"/>
      <w:numFmt w:val="bullet"/>
      <w:lvlText w:val=""/>
      <w:lvlJc w:val="left"/>
      <w:pPr>
        <w:ind w:left="720" w:hanging="360"/>
      </w:pPr>
      <w:rPr>
        <w:rFonts w:ascii="Symbol" w:hAnsi="Symbol"/>
      </w:rPr>
    </w:lvl>
  </w:abstractNum>
  <w:abstractNum w:abstractNumId="9" w15:restartNumberingAfterBreak="0">
    <w:nsid w:val="62744CD0"/>
    <w:multiLevelType w:val="hybridMultilevel"/>
    <w:tmpl w:val="6056247E"/>
    <w:lvl w:ilvl="0" w:tplc="12C45F60">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70731DB"/>
    <w:multiLevelType w:val="hybridMultilevel"/>
    <w:tmpl w:val="93E6508E"/>
    <w:lvl w:ilvl="0" w:tplc="7AF6C1B4">
      <w:start w:val="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6A5D99"/>
    <w:multiLevelType w:val="hybridMultilevel"/>
    <w:tmpl w:val="9FA85BB8"/>
    <w:lvl w:ilvl="0" w:tplc="3AAC478E">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871870847">
    <w:abstractNumId w:val="11"/>
  </w:num>
  <w:num w:numId="2" w16cid:durableId="744301894">
    <w:abstractNumId w:val="5"/>
  </w:num>
  <w:num w:numId="3" w16cid:durableId="1198927472">
    <w:abstractNumId w:val="10"/>
  </w:num>
  <w:num w:numId="4" w16cid:durableId="1095712407">
    <w:abstractNumId w:val="7"/>
  </w:num>
  <w:num w:numId="5" w16cid:durableId="928007866">
    <w:abstractNumId w:val="1"/>
  </w:num>
  <w:num w:numId="6" w16cid:durableId="170217602">
    <w:abstractNumId w:val="6"/>
  </w:num>
  <w:num w:numId="7" w16cid:durableId="434249372">
    <w:abstractNumId w:val="9"/>
  </w:num>
  <w:num w:numId="8" w16cid:durableId="294331904">
    <w:abstractNumId w:val="3"/>
  </w:num>
  <w:num w:numId="9" w16cid:durableId="86925338">
    <w:abstractNumId w:val="0"/>
  </w:num>
  <w:num w:numId="10" w16cid:durableId="1112941236">
    <w:abstractNumId w:val="8"/>
  </w:num>
  <w:num w:numId="11" w16cid:durableId="2146659328">
    <w:abstractNumId w:val="4"/>
  </w:num>
  <w:num w:numId="12" w16cid:durableId="80092668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rwin Dreesen">
    <w15:presenceInfo w15:providerId="AD" w15:userId="S::erwin.dreesen@kuleuven.be::39e8a593-296e-4c2d-badd-96647c71f9bc"/>
  </w15:person>
  <w15:person w15:author="My Luong Vuong">
    <w15:presenceInfo w15:providerId="AD" w15:userId="S::myluong.vuong@kuleuven.be::3a095926-c094-4dc5-9520-da494b4df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hideSpellingErrors/>
  <w:hideGrammaticalErrors/>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A2NTQ2N7c0MLAwMjNU0lEKTi0uzszPAykwqgUAcAcaOCwAAAA="/>
    <w:docVar w:name="EN.InstantFormat" w:val="&lt;ENInstantFormat&gt;&lt;Enabled&gt;1&lt;/Enabled&gt;&lt;ScanUnformatted&gt;1&lt;/ScanUnformatted&gt;&lt;ScanChanges&gt;1&lt;/ScanChanges&gt;&lt;Suspended&gt;0&lt;/Suspended&gt;&lt;/ENInstantFormat&gt;"/>
    <w:docVar w:name="EN.Layout" w:val="&lt;ENLayout&gt;&lt;Style&gt;IJAA_Style&lt;/Style&gt;&lt;LeftDelim&gt;{&lt;/LeftDelim&gt;&lt;RightDelim&gt;}&lt;/RightDelim&gt;&lt;FontName&gt;Calibri&lt;/FontName&gt;&lt;FontSize&gt;11&lt;/FontSize&gt;&lt;ReflistTitle&gt;&lt;/ReflistTitle&gt;&lt;StartingRefnum&gt;1&lt;/StartingRefnum&gt;&lt;FirstLineIndent&gt;0&lt;/FirstLineIndent&gt;&lt;HangingIndent&gt;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ed9e5sg009pcetsepxtfs0dwxsa5rzvawx&quot;&gt;Fluc_Manuscript&lt;record-ids&gt;&lt;item&gt;1&lt;/item&gt;&lt;item&gt;2&lt;/item&gt;&lt;item&gt;3&lt;/item&gt;&lt;item&gt;4&lt;/item&gt;&lt;item&gt;5&lt;/item&gt;&lt;item&gt;6&lt;/item&gt;&lt;item&gt;7&lt;/item&gt;&lt;item&gt;8&lt;/item&gt;&lt;item&gt;9&lt;/item&gt;&lt;item&gt;10&lt;/item&gt;&lt;item&gt;13&lt;/item&gt;&lt;item&gt;15&lt;/item&gt;&lt;item&gt;17&lt;/item&gt;&lt;item&gt;19&lt;/item&gt;&lt;item&gt;21&lt;/item&gt;&lt;item&gt;22&lt;/item&gt;&lt;item&gt;24&lt;/item&gt;&lt;item&gt;25&lt;/item&gt;&lt;item&gt;26&lt;/item&gt;&lt;item&gt;29&lt;/item&gt;&lt;item&gt;30&lt;/item&gt;&lt;item&gt;32&lt;/item&gt;&lt;item&gt;35&lt;/item&gt;&lt;item&gt;36&lt;/item&gt;&lt;item&gt;38&lt;/item&gt;&lt;item&gt;41&lt;/item&gt;&lt;item&gt;44&lt;/item&gt;&lt;item&gt;47&lt;/item&gt;&lt;item&gt;48&lt;/item&gt;&lt;item&gt;49&lt;/item&gt;&lt;item&gt;51&lt;/item&gt;&lt;item&gt;54&lt;/item&gt;&lt;item&gt;55&lt;/item&gt;&lt;item&gt;63&lt;/item&gt;&lt;item&gt;64&lt;/item&gt;&lt;item&gt;65&lt;/item&gt;&lt;item&gt;68&lt;/item&gt;&lt;item&gt;72&lt;/item&gt;&lt;item&gt;73&lt;/item&gt;&lt;item&gt;74&lt;/item&gt;&lt;item&gt;75&lt;/item&gt;&lt;/record-ids&gt;&lt;/item&gt;&lt;/Libraries&gt;"/>
  </w:docVars>
  <w:rsids>
    <w:rsidRoot w:val="009A24FE"/>
    <w:rsid w:val="000012A7"/>
    <w:rsid w:val="00001605"/>
    <w:rsid w:val="0000186A"/>
    <w:rsid w:val="00001CFF"/>
    <w:rsid w:val="00001FE4"/>
    <w:rsid w:val="0000226C"/>
    <w:rsid w:val="000022EB"/>
    <w:rsid w:val="000026CF"/>
    <w:rsid w:val="00002905"/>
    <w:rsid w:val="000029E8"/>
    <w:rsid w:val="00002A2D"/>
    <w:rsid w:val="00003024"/>
    <w:rsid w:val="0000319A"/>
    <w:rsid w:val="00003881"/>
    <w:rsid w:val="000054B0"/>
    <w:rsid w:val="000056A8"/>
    <w:rsid w:val="00006708"/>
    <w:rsid w:val="0000694F"/>
    <w:rsid w:val="000078AF"/>
    <w:rsid w:val="00007D5B"/>
    <w:rsid w:val="00010229"/>
    <w:rsid w:val="00010298"/>
    <w:rsid w:val="0001053A"/>
    <w:rsid w:val="00010937"/>
    <w:rsid w:val="000112E3"/>
    <w:rsid w:val="000118F3"/>
    <w:rsid w:val="00011DAB"/>
    <w:rsid w:val="0001219E"/>
    <w:rsid w:val="000133BA"/>
    <w:rsid w:val="0001360C"/>
    <w:rsid w:val="000137D0"/>
    <w:rsid w:val="00013AD6"/>
    <w:rsid w:val="00013CD2"/>
    <w:rsid w:val="00013EF8"/>
    <w:rsid w:val="00014A08"/>
    <w:rsid w:val="00014D98"/>
    <w:rsid w:val="00014F4D"/>
    <w:rsid w:val="000152C6"/>
    <w:rsid w:val="0001591E"/>
    <w:rsid w:val="00016FA0"/>
    <w:rsid w:val="0001749E"/>
    <w:rsid w:val="00017584"/>
    <w:rsid w:val="000178D6"/>
    <w:rsid w:val="00017C28"/>
    <w:rsid w:val="00017E6F"/>
    <w:rsid w:val="00020103"/>
    <w:rsid w:val="0002016D"/>
    <w:rsid w:val="0002033A"/>
    <w:rsid w:val="00021221"/>
    <w:rsid w:val="0002165B"/>
    <w:rsid w:val="0002169B"/>
    <w:rsid w:val="000217AB"/>
    <w:rsid w:val="00021E38"/>
    <w:rsid w:val="0002249B"/>
    <w:rsid w:val="0002259C"/>
    <w:rsid w:val="000228F7"/>
    <w:rsid w:val="00022E85"/>
    <w:rsid w:val="000237B6"/>
    <w:rsid w:val="00023AB8"/>
    <w:rsid w:val="00023EAD"/>
    <w:rsid w:val="000243E5"/>
    <w:rsid w:val="000244F3"/>
    <w:rsid w:val="0002472B"/>
    <w:rsid w:val="0002535A"/>
    <w:rsid w:val="00025A30"/>
    <w:rsid w:val="00025CB1"/>
    <w:rsid w:val="0002635B"/>
    <w:rsid w:val="00026643"/>
    <w:rsid w:val="00030D0F"/>
    <w:rsid w:val="000311FF"/>
    <w:rsid w:val="00031419"/>
    <w:rsid w:val="00031716"/>
    <w:rsid w:val="00031971"/>
    <w:rsid w:val="00032145"/>
    <w:rsid w:val="00032644"/>
    <w:rsid w:val="000329AF"/>
    <w:rsid w:val="0003308C"/>
    <w:rsid w:val="0003366C"/>
    <w:rsid w:val="00033B3B"/>
    <w:rsid w:val="000344A3"/>
    <w:rsid w:val="0003455F"/>
    <w:rsid w:val="00035A20"/>
    <w:rsid w:val="00035E4E"/>
    <w:rsid w:val="00036378"/>
    <w:rsid w:val="000369E5"/>
    <w:rsid w:val="00036E49"/>
    <w:rsid w:val="00037192"/>
    <w:rsid w:val="00037D26"/>
    <w:rsid w:val="00037E4A"/>
    <w:rsid w:val="00040181"/>
    <w:rsid w:val="000406A6"/>
    <w:rsid w:val="0004173C"/>
    <w:rsid w:val="00041D63"/>
    <w:rsid w:val="000424EE"/>
    <w:rsid w:val="0004268F"/>
    <w:rsid w:val="000435D9"/>
    <w:rsid w:val="000439E1"/>
    <w:rsid w:val="00043F91"/>
    <w:rsid w:val="0004401E"/>
    <w:rsid w:val="000449D5"/>
    <w:rsid w:val="00044CFA"/>
    <w:rsid w:val="00045BCE"/>
    <w:rsid w:val="00045C42"/>
    <w:rsid w:val="00045E2C"/>
    <w:rsid w:val="000461F0"/>
    <w:rsid w:val="00046914"/>
    <w:rsid w:val="00047461"/>
    <w:rsid w:val="0004753D"/>
    <w:rsid w:val="00047D64"/>
    <w:rsid w:val="00050360"/>
    <w:rsid w:val="000509CC"/>
    <w:rsid w:val="0005105E"/>
    <w:rsid w:val="00051426"/>
    <w:rsid w:val="00051790"/>
    <w:rsid w:val="00051A6C"/>
    <w:rsid w:val="0005376E"/>
    <w:rsid w:val="0005389A"/>
    <w:rsid w:val="00053E2C"/>
    <w:rsid w:val="00054667"/>
    <w:rsid w:val="00054C4F"/>
    <w:rsid w:val="00054F2F"/>
    <w:rsid w:val="00055089"/>
    <w:rsid w:val="00055265"/>
    <w:rsid w:val="00055E26"/>
    <w:rsid w:val="00056FF0"/>
    <w:rsid w:val="000576C6"/>
    <w:rsid w:val="0005797E"/>
    <w:rsid w:val="00057C16"/>
    <w:rsid w:val="00060A09"/>
    <w:rsid w:val="00061E3A"/>
    <w:rsid w:val="00062123"/>
    <w:rsid w:val="000625FD"/>
    <w:rsid w:val="00062FBC"/>
    <w:rsid w:val="000634D0"/>
    <w:rsid w:val="00063E85"/>
    <w:rsid w:val="000640FF"/>
    <w:rsid w:val="0006511A"/>
    <w:rsid w:val="000651A0"/>
    <w:rsid w:val="000657F0"/>
    <w:rsid w:val="00066020"/>
    <w:rsid w:val="00066555"/>
    <w:rsid w:val="00066B6E"/>
    <w:rsid w:val="00066E5F"/>
    <w:rsid w:val="00067FAE"/>
    <w:rsid w:val="00070C01"/>
    <w:rsid w:val="00071E5C"/>
    <w:rsid w:val="000744EF"/>
    <w:rsid w:val="00074506"/>
    <w:rsid w:val="0007476F"/>
    <w:rsid w:val="00075CAA"/>
    <w:rsid w:val="00075E44"/>
    <w:rsid w:val="00076497"/>
    <w:rsid w:val="00076498"/>
    <w:rsid w:val="00076F67"/>
    <w:rsid w:val="000779BD"/>
    <w:rsid w:val="00077F5C"/>
    <w:rsid w:val="00080449"/>
    <w:rsid w:val="00080524"/>
    <w:rsid w:val="000808E4"/>
    <w:rsid w:val="00080F35"/>
    <w:rsid w:val="000830E7"/>
    <w:rsid w:val="0008378B"/>
    <w:rsid w:val="00083BC1"/>
    <w:rsid w:val="00083C79"/>
    <w:rsid w:val="00083CAF"/>
    <w:rsid w:val="0008414D"/>
    <w:rsid w:val="000842C2"/>
    <w:rsid w:val="0008452E"/>
    <w:rsid w:val="00084DAF"/>
    <w:rsid w:val="00084E05"/>
    <w:rsid w:val="000852B3"/>
    <w:rsid w:val="00085ED2"/>
    <w:rsid w:val="0008755F"/>
    <w:rsid w:val="000878AC"/>
    <w:rsid w:val="00087F50"/>
    <w:rsid w:val="000902AF"/>
    <w:rsid w:val="00091227"/>
    <w:rsid w:val="00091CF0"/>
    <w:rsid w:val="00091F8D"/>
    <w:rsid w:val="00092485"/>
    <w:rsid w:val="000926FF"/>
    <w:rsid w:val="000929A3"/>
    <w:rsid w:val="00092B52"/>
    <w:rsid w:val="00092DAB"/>
    <w:rsid w:val="00093820"/>
    <w:rsid w:val="0009444E"/>
    <w:rsid w:val="000946E7"/>
    <w:rsid w:val="0009498D"/>
    <w:rsid w:val="00094CD1"/>
    <w:rsid w:val="0009541D"/>
    <w:rsid w:val="00095DF6"/>
    <w:rsid w:val="00095F49"/>
    <w:rsid w:val="00096005"/>
    <w:rsid w:val="00096B7A"/>
    <w:rsid w:val="00096C9B"/>
    <w:rsid w:val="00096D94"/>
    <w:rsid w:val="00097269"/>
    <w:rsid w:val="000972A6"/>
    <w:rsid w:val="000A07E1"/>
    <w:rsid w:val="000A0B13"/>
    <w:rsid w:val="000A1607"/>
    <w:rsid w:val="000A2447"/>
    <w:rsid w:val="000A2C96"/>
    <w:rsid w:val="000A34FA"/>
    <w:rsid w:val="000A35AE"/>
    <w:rsid w:val="000A39E1"/>
    <w:rsid w:val="000A495C"/>
    <w:rsid w:val="000A4A2D"/>
    <w:rsid w:val="000A4CA7"/>
    <w:rsid w:val="000A5800"/>
    <w:rsid w:val="000A6202"/>
    <w:rsid w:val="000A6BC3"/>
    <w:rsid w:val="000A6E01"/>
    <w:rsid w:val="000A720A"/>
    <w:rsid w:val="000B01A2"/>
    <w:rsid w:val="000B032C"/>
    <w:rsid w:val="000B0E5F"/>
    <w:rsid w:val="000B0EF4"/>
    <w:rsid w:val="000B1478"/>
    <w:rsid w:val="000B154D"/>
    <w:rsid w:val="000B2471"/>
    <w:rsid w:val="000B2581"/>
    <w:rsid w:val="000B26B8"/>
    <w:rsid w:val="000B291E"/>
    <w:rsid w:val="000B2C87"/>
    <w:rsid w:val="000B2E99"/>
    <w:rsid w:val="000B53A6"/>
    <w:rsid w:val="000B555B"/>
    <w:rsid w:val="000B5A95"/>
    <w:rsid w:val="000B5F4F"/>
    <w:rsid w:val="000B61D2"/>
    <w:rsid w:val="000B62B8"/>
    <w:rsid w:val="000B6705"/>
    <w:rsid w:val="000B6C0C"/>
    <w:rsid w:val="000B6E47"/>
    <w:rsid w:val="000B72F4"/>
    <w:rsid w:val="000B7386"/>
    <w:rsid w:val="000B744B"/>
    <w:rsid w:val="000C0CD1"/>
    <w:rsid w:val="000C127D"/>
    <w:rsid w:val="000C17BA"/>
    <w:rsid w:val="000C196E"/>
    <w:rsid w:val="000C1C59"/>
    <w:rsid w:val="000C2CBF"/>
    <w:rsid w:val="000C2D91"/>
    <w:rsid w:val="000C379B"/>
    <w:rsid w:val="000C37F2"/>
    <w:rsid w:val="000C3847"/>
    <w:rsid w:val="000C409D"/>
    <w:rsid w:val="000C47B8"/>
    <w:rsid w:val="000C4B88"/>
    <w:rsid w:val="000C54A3"/>
    <w:rsid w:val="000C67BC"/>
    <w:rsid w:val="000C6A38"/>
    <w:rsid w:val="000C6C19"/>
    <w:rsid w:val="000C6C2A"/>
    <w:rsid w:val="000C6D32"/>
    <w:rsid w:val="000C73B4"/>
    <w:rsid w:val="000C7670"/>
    <w:rsid w:val="000C7742"/>
    <w:rsid w:val="000D089E"/>
    <w:rsid w:val="000D0ABD"/>
    <w:rsid w:val="000D13E2"/>
    <w:rsid w:val="000D1B7A"/>
    <w:rsid w:val="000D1DF0"/>
    <w:rsid w:val="000D1F14"/>
    <w:rsid w:val="000D2C8D"/>
    <w:rsid w:val="000D30A5"/>
    <w:rsid w:val="000D3D17"/>
    <w:rsid w:val="000D4147"/>
    <w:rsid w:val="000D4B6A"/>
    <w:rsid w:val="000D4F8F"/>
    <w:rsid w:val="000D504D"/>
    <w:rsid w:val="000D5473"/>
    <w:rsid w:val="000D5942"/>
    <w:rsid w:val="000D5FD6"/>
    <w:rsid w:val="000D63C2"/>
    <w:rsid w:val="000D6744"/>
    <w:rsid w:val="000D6BF2"/>
    <w:rsid w:val="000D6ED5"/>
    <w:rsid w:val="000E00CD"/>
    <w:rsid w:val="000E00F2"/>
    <w:rsid w:val="000E18D7"/>
    <w:rsid w:val="000E1D50"/>
    <w:rsid w:val="000E22C9"/>
    <w:rsid w:val="000E3998"/>
    <w:rsid w:val="000E3CA1"/>
    <w:rsid w:val="000E47A6"/>
    <w:rsid w:val="000E5E32"/>
    <w:rsid w:val="000E5EEA"/>
    <w:rsid w:val="000E604D"/>
    <w:rsid w:val="000E671B"/>
    <w:rsid w:val="000E7B66"/>
    <w:rsid w:val="000E7E3F"/>
    <w:rsid w:val="000F012D"/>
    <w:rsid w:val="000F01CC"/>
    <w:rsid w:val="000F0336"/>
    <w:rsid w:val="000F126E"/>
    <w:rsid w:val="000F1BF8"/>
    <w:rsid w:val="000F28F8"/>
    <w:rsid w:val="000F2F60"/>
    <w:rsid w:val="000F3F9B"/>
    <w:rsid w:val="000F41E5"/>
    <w:rsid w:val="000F456D"/>
    <w:rsid w:val="000F4A56"/>
    <w:rsid w:val="000F6320"/>
    <w:rsid w:val="000F63E1"/>
    <w:rsid w:val="000F63F4"/>
    <w:rsid w:val="000F6C15"/>
    <w:rsid w:val="000F6C6F"/>
    <w:rsid w:val="000F74BB"/>
    <w:rsid w:val="000F75BE"/>
    <w:rsid w:val="000F75F3"/>
    <w:rsid w:val="000F7A33"/>
    <w:rsid w:val="001004F2"/>
    <w:rsid w:val="00102674"/>
    <w:rsid w:val="001026C6"/>
    <w:rsid w:val="00103091"/>
    <w:rsid w:val="0010321E"/>
    <w:rsid w:val="001045BF"/>
    <w:rsid w:val="00104AE0"/>
    <w:rsid w:val="00104BC4"/>
    <w:rsid w:val="001054FE"/>
    <w:rsid w:val="00105584"/>
    <w:rsid w:val="0010559F"/>
    <w:rsid w:val="00105EA5"/>
    <w:rsid w:val="001060D8"/>
    <w:rsid w:val="001063D0"/>
    <w:rsid w:val="0010641B"/>
    <w:rsid w:val="00106AB2"/>
    <w:rsid w:val="00106CBD"/>
    <w:rsid w:val="001077B7"/>
    <w:rsid w:val="001077C9"/>
    <w:rsid w:val="001078F7"/>
    <w:rsid w:val="00107C8C"/>
    <w:rsid w:val="00107E97"/>
    <w:rsid w:val="001102F5"/>
    <w:rsid w:val="00110745"/>
    <w:rsid w:val="00110B31"/>
    <w:rsid w:val="0011248C"/>
    <w:rsid w:val="00112613"/>
    <w:rsid w:val="001127B0"/>
    <w:rsid w:val="001130E1"/>
    <w:rsid w:val="001131AF"/>
    <w:rsid w:val="001133CB"/>
    <w:rsid w:val="00113BC1"/>
    <w:rsid w:val="001144AE"/>
    <w:rsid w:val="001165B8"/>
    <w:rsid w:val="001169E0"/>
    <w:rsid w:val="00116AAE"/>
    <w:rsid w:val="00117C6B"/>
    <w:rsid w:val="001200D7"/>
    <w:rsid w:val="0012034A"/>
    <w:rsid w:val="0012099C"/>
    <w:rsid w:val="00120C80"/>
    <w:rsid w:val="00120D53"/>
    <w:rsid w:val="001214C8"/>
    <w:rsid w:val="00122284"/>
    <w:rsid w:val="0012236D"/>
    <w:rsid w:val="001225C3"/>
    <w:rsid w:val="00123819"/>
    <w:rsid w:val="00123A1E"/>
    <w:rsid w:val="00124A25"/>
    <w:rsid w:val="00124CC1"/>
    <w:rsid w:val="001253F4"/>
    <w:rsid w:val="001256C7"/>
    <w:rsid w:val="001257CE"/>
    <w:rsid w:val="00125AB7"/>
    <w:rsid w:val="00125C5F"/>
    <w:rsid w:val="001265E1"/>
    <w:rsid w:val="00126FE5"/>
    <w:rsid w:val="00127535"/>
    <w:rsid w:val="00127C42"/>
    <w:rsid w:val="00127E83"/>
    <w:rsid w:val="00130074"/>
    <w:rsid w:val="00131638"/>
    <w:rsid w:val="00131C35"/>
    <w:rsid w:val="00132C36"/>
    <w:rsid w:val="00134566"/>
    <w:rsid w:val="00134DDC"/>
    <w:rsid w:val="001350FC"/>
    <w:rsid w:val="00135AC2"/>
    <w:rsid w:val="00135C38"/>
    <w:rsid w:val="00136119"/>
    <w:rsid w:val="001363B3"/>
    <w:rsid w:val="00136623"/>
    <w:rsid w:val="001373C7"/>
    <w:rsid w:val="001405E0"/>
    <w:rsid w:val="0014066C"/>
    <w:rsid w:val="00140ABC"/>
    <w:rsid w:val="00140CC1"/>
    <w:rsid w:val="001410CD"/>
    <w:rsid w:val="001413C2"/>
    <w:rsid w:val="001419CF"/>
    <w:rsid w:val="0014274F"/>
    <w:rsid w:val="00142AE8"/>
    <w:rsid w:val="00142CAE"/>
    <w:rsid w:val="00143934"/>
    <w:rsid w:val="00143D99"/>
    <w:rsid w:val="00144C75"/>
    <w:rsid w:val="00145E8F"/>
    <w:rsid w:val="0014611D"/>
    <w:rsid w:val="00146601"/>
    <w:rsid w:val="00147713"/>
    <w:rsid w:val="001478CD"/>
    <w:rsid w:val="00150921"/>
    <w:rsid w:val="00150AD9"/>
    <w:rsid w:val="00150BF0"/>
    <w:rsid w:val="00151048"/>
    <w:rsid w:val="0015172C"/>
    <w:rsid w:val="00151998"/>
    <w:rsid w:val="00152593"/>
    <w:rsid w:val="001528EA"/>
    <w:rsid w:val="00153138"/>
    <w:rsid w:val="00153382"/>
    <w:rsid w:val="001538AA"/>
    <w:rsid w:val="001538E1"/>
    <w:rsid w:val="0015488A"/>
    <w:rsid w:val="0015491C"/>
    <w:rsid w:val="00154D98"/>
    <w:rsid w:val="001557AB"/>
    <w:rsid w:val="00155B5D"/>
    <w:rsid w:val="0015663D"/>
    <w:rsid w:val="001567E4"/>
    <w:rsid w:val="00156BEE"/>
    <w:rsid w:val="00156D2A"/>
    <w:rsid w:val="00156EC2"/>
    <w:rsid w:val="001570AC"/>
    <w:rsid w:val="001574F9"/>
    <w:rsid w:val="00160299"/>
    <w:rsid w:val="0016057F"/>
    <w:rsid w:val="001606B7"/>
    <w:rsid w:val="00160D99"/>
    <w:rsid w:val="00160FB2"/>
    <w:rsid w:val="0016127B"/>
    <w:rsid w:val="001613F7"/>
    <w:rsid w:val="0016151B"/>
    <w:rsid w:val="00161D27"/>
    <w:rsid w:val="00162D5F"/>
    <w:rsid w:val="00163580"/>
    <w:rsid w:val="0016391A"/>
    <w:rsid w:val="00163A01"/>
    <w:rsid w:val="00163FA6"/>
    <w:rsid w:val="00163FE8"/>
    <w:rsid w:val="00164079"/>
    <w:rsid w:val="001645F0"/>
    <w:rsid w:val="00164C4E"/>
    <w:rsid w:val="00165488"/>
    <w:rsid w:val="00165516"/>
    <w:rsid w:val="00165F41"/>
    <w:rsid w:val="00166575"/>
    <w:rsid w:val="00170263"/>
    <w:rsid w:val="0017061F"/>
    <w:rsid w:val="00170811"/>
    <w:rsid w:val="00170D4C"/>
    <w:rsid w:val="00170F19"/>
    <w:rsid w:val="0017103F"/>
    <w:rsid w:val="00171626"/>
    <w:rsid w:val="00171A0F"/>
    <w:rsid w:val="001721EA"/>
    <w:rsid w:val="00172399"/>
    <w:rsid w:val="00173610"/>
    <w:rsid w:val="00173752"/>
    <w:rsid w:val="001743A2"/>
    <w:rsid w:val="0017471B"/>
    <w:rsid w:val="00175313"/>
    <w:rsid w:val="00175B0B"/>
    <w:rsid w:val="00175C2C"/>
    <w:rsid w:val="00176338"/>
    <w:rsid w:val="0017675F"/>
    <w:rsid w:val="00176C58"/>
    <w:rsid w:val="0017709B"/>
    <w:rsid w:val="001773D6"/>
    <w:rsid w:val="0017791D"/>
    <w:rsid w:val="00177C1B"/>
    <w:rsid w:val="00177C80"/>
    <w:rsid w:val="00180F34"/>
    <w:rsid w:val="0018159C"/>
    <w:rsid w:val="00181981"/>
    <w:rsid w:val="0018243B"/>
    <w:rsid w:val="0018261D"/>
    <w:rsid w:val="001826C3"/>
    <w:rsid w:val="00182834"/>
    <w:rsid w:val="0018291C"/>
    <w:rsid w:val="0018296F"/>
    <w:rsid w:val="00182E91"/>
    <w:rsid w:val="0018433E"/>
    <w:rsid w:val="001846ED"/>
    <w:rsid w:val="00184887"/>
    <w:rsid w:val="00184DCD"/>
    <w:rsid w:val="00184EA5"/>
    <w:rsid w:val="00185538"/>
    <w:rsid w:val="001864CE"/>
    <w:rsid w:val="001872F5"/>
    <w:rsid w:val="0019155F"/>
    <w:rsid w:val="00191AED"/>
    <w:rsid w:val="001923A3"/>
    <w:rsid w:val="0019303B"/>
    <w:rsid w:val="001940CD"/>
    <w:rsid w:val="001955D5"/>
    <w:rsid w:val="00196078"/>
    <w:rsid w:val="00196081"/>
    <w:rsid w:val="001A02C2"/>
    <w:rsid w:val="001A0B76"/>
    <w:rsid w:val="001A0CDA"/>
    <w:rsid w:val="001A0DD3"/>
    <w:rsid w:val="001A0DF5"/>
    <w:rsid w:val="001A1334"/>
    <w:rsid w:val="001A140A"/>
    <w:rsid w:val="001A14D8"/>
    <w:rsid w:val="001A23A6"/>
    <w:rsid w:val="001A2DC4"/>
    <w:rsid w:val="001A2DCE"/>
    <w:rsid w:val="001A33DD"/>
    <w:rsid w:val="001A56DC"/>
    <w:rsid w:val="001A675D"/>
    <w:rsid w:val="001A6B0E"/>
    <w:rsid w:val="001A6D2C"/>
    <w:rsid w:val="001A74D0"/>
    <w:rsid w:val="001A7D62"/>
    <w:rsid w:val="001A7EB9"/>
    <w:rsid w:val="001A7ECE"/>
    <w:rsid w:val="001B08F1"/>
    <w:rsid w:val="001B111A"/>
    <w:rsid w:val="001B14C5"/>
    <w:rsid w:val="001B14F4"/>
    <w:rsid w:val="001B1CF6"/>
    <w:rsid w:val="001B1E5C"/>
    <w:rsid w:val="001B294A"/>
    <w:rsid w:val="001B3939"/>
    <w:rsid w:val="001B3BFB"/>
    <w:rsid w:val="001B40F7"/>
    <w:rsid w:val="001B497D"/>
    <w:rsid w:val="001B4997"/>
    <w:rsid w:val="001B569B"/>
    <w:rsid w:val="001B6F79"/>
    <w:rsid w:val="001B79EF"/>
    <w:rsid w:val="001B7CC1"/>
    <w:rsid w:val="001B7FDE"/>
    <w:rsid w:val="001C03AF"/>
    <w:rsid w:val="001C14C6"/>
    <w:rsid w:val="001C1772"/>
    <w:rsid w:val="001C1894"/>
    <w:rsid w:val="001C2339"/>
    <w:rsid w:val="001C2352"/>
    <w:rsid w:val="001C38F1"/>
    <w:rsid w:val="001C3B9F"/>
    <w:rsid w:val="001C442F"/>
    <w:rsid w:val="001C49AB"/>
    <w:rsid w:val="001C5151"/>
    <w:rsid w:val="001C582D"/>
    <w:rsid w:val="001C6163"/>
    <w:rsid w:val="001C6240"/>
    <w:rsid w:val="001C7CC4"/>
    <w:rsid w:val="001D0143"/>
    <w:rsid w:val="001D0764"/>
    <w:rsid w:val="001D0F9F"/>
    <w:rsid w:val="001D131B"/>
    <w:rsid w:val="001D2B7D"/>
    <w:rsid w:val="001D2E6A"/>
    <w:rsid w:val="001D315F"/>
    <w:rsid w:val="001D3C4A"/>
    <w:rsid w:val="001D4AEC"/>
    <w:rsid w:val="001D5190"/>
    <w:rsid w:val="001D541F"/>
    <w:rsid w:val="001D56DE"/>
    <w:rsid w:val="001D58CE"/>
    <w:rsid w:val="001D5917"/>
    <w:rsid w:val="001D6740"/>
    <w:rsid w:val="001D6AED"/>
    <w:rsid w:val="001D7188"/>
    <w:rsid w:val="001D71F2"/>
    <w:rsid w:val="001D741B"/>
    <w:rsid w:val="001D74F2"/>
    <w:rsid w:val="001D76C7"/>
    <w:rsid w:val="001D7BFA"/>
    <w:rsid w:val="001E01E1"/>
    <w:rsid w:val="001E0968"/>
    <w:rsid w:val="001E1408"/>
    <w:rsid w:val="001E1CA6"/>
    <w:rsid w:val="001E1D69"/>
    <w:rsid w:val="001E244C"/>
    <w:rsid w:val="001E2FD9"/>
    <w:rsid w:val="001E330E"/>
    <w:rsid w:val="001E419D"/>
    <w:rsid w:val="001E48D1"/>
    <w:rsid w:val="001E4BCA"/>
    <w:rsid w:val="001E4F00"/>
    <w:rsid w:val="001E51EC"/>
    <w:rsid w:val="001E5203"/>
    <w:rsid w:val="001E5FD2"/>
    <w:rsid w:val="001E6519"/>
    <w:rsid w:val="001E6585"/>
    <w:rsid w:val="001E65A6"/>
    <w:rsid w:val="001E680E"/>
    <w:rsid w:val="001E6922"/>
    <w:rsid w:val="001E783D"/>
    <w:rsid w:val="001F0491"/>
    <w:rsid w:val="001F0B81"/>
    <w:rsid w:val="001F19E6"/>
    <w:rsid w:val="001F334C"/>
    <w:rsid w:val="001F3790"/>
    <w:rsid w:val="001F39CA"/>
    <w:rsid w:val="001F3F57"/>
    <w:rsid w:val="001F45A6"/>
    <w:rsid w:val="001F4CBE"/>
    <w:rsid w:val="001F4CF0"/>
    <w:rsid w:val="001F4CF3"/>
    <w:rsid w:val="001F5108"/>
    <w:rsid w:val="001F6035"/>
    <w:rsid w:val="001F6266"/>
    <w:rsid w:val="001F62C6"/>
    <w:rsid w:val="001F6569"/>
    <w:rsid w:val="00201009"/>
    <w:rsid w:val="00201486"/>
    <w:rsid w:val="00201561"/>
    <w:rsid w:val="00201D9F"/>
    <w:rsid w:val="00202976"/>
    <w:rsid w:val="00203C97"/>
    <w:rsid w:val="00206265"/>
    <w:rsid w:val="002073BD"/>
    <w:rsid w:val="0020750F"/>
    <w:rsid w:val="00207758"/>
    <w:rsid w:val="00207BBF"/>
    <w:rsid w:val="0021014C"/>
    <w:rsid w:val="00210776"/>
    <w:rsid w:val="0021111B"/>
    <w:rsid w:val="0021227E"/>
    <w:rsid w:val="00212C40"/>
    <w:rsid w:val="00212F43"/>
    <w:rsid w:val="00213190"/>
    <w:rsid w:val="0021336A"/>
    <w:rsid w:val="00213443"/>
    <w:rsid w:val="002135FC"/>
    <w:rsid w:val="0021375E"/>
    <w:rsid w:val="0021385D"/>
    <w:rsid w:val="00216361"/>
    <w:rsid w:val="0021637D"/>
    <w:rsid w:val="00216385"/>
    <w:rsid w:val="002164A6"/>
    <w:rsid w:val="00216562"/>
    <w:rsid w:val="00216F6C"/>
    <w:rsid w:val="00217685"/>
    <w:rsid w:val="00217923"/>
    <w:rsid w:val="00217BF7"/>
    <w:rsid w:val="0022019F"/>
    <w:rsid w:val="00220CBB"/>
    <w:rsid w:val="00220D4F"/>
    <w:rsid w:val="002213BB"/>
    <w:rsid w:val="00221AE5"/>
    <w:rsid w:val="00222650"/>
    <w:rsid w:val="002229A5"/>
    <w:rsid w:val="00222A5D"/>
    <w:rsid w:val="0022330F"/>
    <w:rsid w:val="002235DB"/>
    <w:rsid w:val="00223921"/>
    <w:rsid w:val="00223F22"/>
    <w:rsid w:val="002256F4"/>
    <w:rsid w:val="0022578E"/>
    <w:rsid w:val="00225ACC"/>
    <w:rsid w:val="00226906"/>
    <w:rsid w:val="00226AE6"/>
    <w:rsid w:val="00226FDC"/>
    <w:rsid w:val="002271E7"/>
    <w:rsid w:val="002275CE"/>
    <w:rsid w:val="002279A5"/>
    <w:rsid w:val="0023038A"/>
    <w:rsid w:val="00230998"/>
    <w:rsid w:val="00231302"/>
    <w:rsid w:val="002321EF"/>
    <w:rsid w:val="00232A10"/>
    <w:rsid w:val="002332FA"/>
    <w:rsid w:val="00233740"/>
    <w:rsid w:val="00233772"/>
    <w:rsid w:val="00233DE7"/>
    <w:rsid w:val="002340EC"/>
    <w:rsid w:val="0023474D"/>
    <w:rsid w:val="00235497"/>
    <w:rsid w:val="0023663A"/>
    <w:rsid w:val="0023698A"/>
    <w:rsid w:val="00237570"/>
    <w:rsid w:val="00237D7C"/>
    <w:rsid w:val="0024022C"/>
    <w:rsid w:val="00240EC2"/>
    <w:rsid w:val="00241A56"/>
    <w:rsid w:val="00241D0A"/>
    <w:rsid w:val="00241F3A"/>
    <w:rsid w:val="00242600"/>
    <w:rsid w:val="0024287B"/>
    <w:rsid w:val="0024361E"/>
    <w:rsid w:val="00243C32"/>
    <w:rsid w:val="00244206"/>
    <w:rsid w:val="00244451"/>
    <w:rsid w:val="002446ED"/>
    <w:rsid w:val="00244CA1"/>
    <w:rsid w:val="00245C82"/>
    <w:rsid w:val="002463AC"/>
    <w:rsid w:val="00246952"/>
    <w:rsid w:val="00246D73"/>
    <w:rsid w:val="002479D8"/>
    <w:rsid w:val="00250420"/>
    <w:rsid w:val="00252012"/>
    <w:rsid w:val="00252CEB"/>
    <w:rsid w:val="002539AB"/>
    <w:rsid w:val="00253BE1"/>
    <w:rsid w:val="002546DE"/>
    <w:rsid w:val="0025542E"/>
    <w:rsid w:val="00255C59"/>
    <w:rsid w:val="002566FB"/>
    <w:rsid w:val="00256865"/>
    <w:rsid w:val="00257613"/>
    <w:rsid w:val="00257977"/>
    <w:rsid w:val="00260028"/>
    <w:rsid w:val="00261E77"/>
    <w:rsid w:val="00262355"/>
    <w:rsid w:val="00262661"/>
    <w:rsid w:val="00262A1C"/>
    <w:rsid w:val="00262C56"/>
    <w:rsid w:val="00262FB6"/>
    <w:rsid w:val="00263807"/>
    <w:rsid w:val="00263A44"/>
    <w:rsid w:val="002643B0"/>
    <w:rsid w:val="00264769"/>
    <w:rsid w:val="00264C02"/>
    <w:rsid w:val="002654ED"/>
    <w:rsid w:val="002657C9"/>
    <w:rsid w:val="00266F1E"/>
    <w:rsid w:val="00266F53"/>
    <w:rsid w:val="00266FD6"/>
    <w:rsid w:val="002671D7"/>
    <w:rsid w:val="002673F2"/>
    <w:rsid w:val="0026752B"/>
    <w:rsid w:val="00267D1A"/>
    <w:rsid w:val="00267E6A"/>
    <w:rsid w:val="002702BD"/>
    <w:rsid w:val="00270621"/>
    <w:rsid w:val="002714B4"/>
    <w:rsid w:val="002720AC"/>
    <w:rsid w:val="00272E56"/>
    <w:rsid w:val="00273C01"/>
    <w:rsid w:val="0027451E"/>
    <w:rsid w:val="00274553"/>
    <w:rsid w:val="00274604"/>
    <w:rsid w:val="00274AAB"/>
    <w:rsid w:val="00274BCA"/>
    <w:rsid w:val="00274D12"/>
    <w:rsid w:val="0027550A"/>
    <w:rsid w:val="002755AD"/>
    <w:rsid w:val="002764DA"/>
    <w:rsid w:val="00276706"/>
    <w:rsid w:val="0027770D"/>
    <w:rsid w:val="002778BF"/>
    <w:rsid w:val="00277B05"/>
    <w:rsid w:val="00277D91"/>
    <w:rsid w:val="00280A2A"/>
    <w:rsid w:val="0028135A"/>
    <w:rsid w:val="0028153A"/>
    <w:rsid w:val="00281B53"/>
    <w:rsid w:val="0028213F"/>
    <w:rsid w:val="00282A1D"/>
    <w:rsid w:val="002830D2"/>
    <w:rsid w:val="002831DA"/>
    <w:rsid w:val="00283422"/>
    <w:rsid w:val="0028381C"/>
    <w:rsid w:val="00283E28"/>
    <w:rsid w:val="00283FED"/>
    <w:rsid w:val="002844D8"/>
    <w:rsid w:val="0028490E"/>
    <w:rsid w:val="002855D3"/>
    <w:rsid w:val="00285AA2"/>
    <w:rsid w:val="00286614"/>
    <w:rsid w:val="00287C66"/>
    <w:rsid w:val="0029012B"/>
    <w:rsid w:val="00290813"/>
    <w:rsid w:val="00290A33"/>
    <w:rsid w:val="00291F87"/>
    <w:rsid w:val="00292569"/>
    <w:rsid w:val="00292A89"/>
    <w:rsid w:val="00292B48"/>
    <w:rsid w:val="00293509"/>
    <w:rsid w:val="002936D6"/>
    <w:rsid w:val="00294434"/>
    <w:rsid w:val="002944C7"/>
    <w:rsid w:val="00294727"/>
    <w:rsid w:val="0029491A"/>
    <w:rsid w:val="00294BAA"/>
    <w:rsid w:val="00294CCA"/>
    <w:rsid w:val="0029516D"/>
    <w:rsid w:val="002954A5"/>
    <w:rsid w:val="002954F7"/>
    <w:rsid w:val="00295824"/>
    <w:rsid w:val="00295CBA"/>
    <w:rsid w:val="0029658F"/>
    <w:rsid w:val="00296AC2"/>
    <w:rsid w:val="0029736A"/>
    <w:rsid w:val="002A053E"/>
    <w:rsid w:val="002A0551"/>
    <w:rsid w:val="002A07A1"/>
    <w:rsid w:val="002A0A25"/>
    <w:rsid w:val="002A0ACE"/>
    <w:rsid w:val="002A0C09"/>
    <w:rsid w:val="002A14CB"/>
    <w:rsid w:val="002A1709"/>
    <w:rsid w:val="002A171A"/>
    <w:rsid w:val="002A1763"/>
    <w:rsid w:val="002A2EDA"/>
    <w:rsid w:val="002A3220"/>
    <w:rsid w:val="002A35B5"/>
    <w:rsid w:val="002A377B"/>
    <w:rsid w:val="002A41A5"/>
    <w:rsid w:val="002A492E"/>
    <w:rsid w:val="002A4ACC"/>
    <w:rsid w:val="002A4B31"/>
    <w:rsid w:val="002A4F7F"/>
    <w:rsid w:val="002A51DA"/>
    <w:rsid w:val="002A5674"/>
    <w:rsid w:val="002A571E"/>
    <w:rsid w:val="002A5F55"/>
    <w:rsid w:val="002A63E1"/>
    <w:rsid w:val="002A6419"/>
    <w:rsid w:val="002A6B40"/>
    <w:rsid w:val="002A6C23"/>
    <w:rsid w:val="002A6C27"/>
    <w:rsid w:val="002A6E12"/>
    <w:rsid w:val="002A7F06"/>
    <w:rsid w:val="002B0183"/>
    <w:rsid w:val="002B0CBD"/>
    <w:rsid w:val="002B0F0E"/>
    <w:rsid w:val="002B166C"/>
    <w:rsid w:val="002B192D"/>
    <w:rsid w:val="002B1CF1"/>
    <w:rsid w:val="002B2118"/>
    <w:rsid w:val="002B35F8"/>
    <w:rsid w:val="002B3E9C"/>
    <w:rsid w:val="002B40A4"/>
    <w:rsid w:val="002B5377"/>
    <w:rsid w:val="002B5A8F"/>
    <w:rsid w:val="002B5F77"/>
    <w:rsid w:val="002B6053"/>
    <w:rsid w:val="002B65E9"/>
    <w:rsid w:val="002B6C54"/>
    <w:rsid w:val="002B709E"/>
    <w:rsid w:val="002B7A75"/>
    <w:rsid w:val="002C0533"/>
    <w:rsid w:val="002C064C"/>
    <w:rsid w:val="002C0974"/>
    <w:rsid w:val="002C1346"/>
    <w:rsid w:val="002C1720"/>
    <w:rsid w:val="002C1A62"/>
    <w:rsid w:val="002C24A8"/>
    <w:rsid w:val="002C2B33"/>
    <w:rsid w:val="002C2D64"/>
    <w:rsid w:val="002C3084"/>
    <w:rsid w:val="002C379A"/>
    <w:rsid w:val="002C40EC"/>
    <w:rsid w:val="002C49EC"/>
    <w:rsid w:val="002C4E9C"/>
    <w:rsid w:val="002C5321"/>
    <w:rsid w:val="002C54E1"/>
    <w:rsid w:val="002C5C6C"/>
    <w:rsid w:val="002C6F69"/>
    <w:rsid w:val="002D015E"/>
    <w:rsid w:val="002D0E22"/>
    <w:rsid w:val="002D21CD"/>
    <w:rsid w:val="002D32C6"/>
    <w:rsid w:val="002D34A3"/>
    <w:rsid w:val="002D399E"/>
    <w:rsid w:val="002D44DD"/>
    <w:rsid w:val="002D4D84"/>
    <w:rsid w:val="002D4DF0"/>
    <w:rsid w:val="002D5804"/>
    <w:rsid w:val="002D6076"/>
    <w:rsid w:val="002D61EE"/>
    <w:rsid w:val="002D67F2"/>
    <w:rsid w:val="002D6811"/>
    <w:rsid w:val="002D713F"/>
    <w:rsid w:val="002D7142"/>
    <w:rsid w:val="002D7923"/>
    <w:rsid w:val="002D7B53"/>
    <w:rsid w:val="002D7C7A"/>
    <w:rsid w:val="002D7EE7"/>
    <w:rsid w:val="002E01AC"/>
    <w:rsid w:val="002E040F"/>
    <w:rsid w:val="002E16BD"/>
    <w:rsid w:val="002E2200"/>
    <w:rsid w:val="002E22C7"/>
    <w:rsid w:val="002E2ACB"/>
    <w:rsid w:val="002E2BC8"/>
    <w:rsid w:val="002E3073"/>
    <w:rsid w:val="002E3318"/>
    <w:rsid w:val="002E4CCC"/>
    <w:rsid w:val="002E4FE0"/>
    <w:rsid w:val="002E5831"/>
    <w:rsid w:val="002E58AB"/>
    <w:rsid w:val="002E5A49"/>
    <w:rsid w:val="002E6C9D"/>
    <w:rsid w:val="002E6F82"/>
    <w:rsid w:val="002E7346"/>
    <w:rsid w:val="002E763C"/>
    <w:rsid w:val="002F02A1"/>
    <w:rsid w:val="002F0393"/>
    <w:rsid w:val="002F040A"/>
    <w:rsid w:val="002F074F"/>
    <w:rsid w:val="002F092A"/>
    <w:rsid w:val="002F0A13"/>
    <w:rsid w:val="002F0B2A"/>
    <w:rsid w:val="002F0EDE"/>
    <w:rsid w:val="002F1296"/>
    <w:rsid w:val="002F12D2"/>
    <w:rsid w:val="002F139B"/>
    <w:rsid w:val="002F1656"/>
    <w:rsid w:val="002F1914"/>
    <w:rsid w:val="002F1C3F"/>
    <w:rsid w:val="002F2006"/>
    <w:rsid w:val="002F2608"/>
    <w:rsid w:val="002F2E73"/>
    <w:rsid w:val="002F3AFA"/>
    <w:rsid w:val="002F3DE6"/>
    <w:rsid w:val="002F47D5"/>
    <w:rsid w:val="002F47E9"/>
    <w:rsid w:val="002F5684"/>
    <w:rsid w:val="002F5821"/>
    <w:rsid w:val="002F5853"/>
    <w:rsid w:val="002F5E2A"/>
    <w:rsid w:val="002F60EF"/>
    <w:rsid w:val="002F66FF"/>
    <w:rsid w:val="002F6C0B"/>
    <w:rsid w:val="002F6FFE"/>
    <w:rsid w:val="002F70F7"/>
    <w:rsid w:val="002F79E8"/>
    <w:rsid w:val="002F7B46"/>
    <w:rsid w:val="002F7FEC"/>
    <w:rsid w:val="003004A4"/>
    <w:rsid w:val="00300AE7"/>
    <w:rsid w:val="0030100B"/>
    <w:rsid w:val="00301051"/>
    <w:rsid w:val="003020A8"/>
    <w:rsid w:val="00302928"/>
    <w:rsid w:val="0030311E"/>
    <w:rsid w:val="003034E2"/>
    <w:rsid w:val="003039DC"/>
    <w:rsid w:val="00303AD0"/>
    <w:rsid w:val="00303FE3"/>
    <w:rsid w:val="00304128"/>
    <w:rsid w:val="00304AF8"/>
    <w:rsid w:val="00304C72"/>
    <w:rsid w:val="00304C78"/>
    <w:rsid w:val="003054EF"/>
    <w:rsid w:val="00305711"/>
    <w:rsid w:val="00305755"/>
    <w:rsid w:val="0030676C"/>
    <w:rsid w:val="00306CE7"/>
    <w:rsid w:val="00307C35"/>
    <w:rsid w:val="003103CE"/>
    <w:rsid w:val="003126D2"/>
    <w:rsid w:val="0031293D"/>
    <w:rsid w:val="00313A65"/>
    <w:rsid w:val="00314441"/>
    <w:rsid w:val="00314F4D"/>
    <w:rsid w:val="003159D3"/>
    <w:rsid w:val="00316795"/>
    <w:rsid w:val="00316EAD"/>
    <w:rsid w:val="003176AF"/>
    <w:rsid w:val="003176FD"/>
    <w:rsid w:val="00317B99"/>
    <w:rsid w:val="00317BE0"/>
    <w:rsid w:val="0032033C"/>
    <w:rsid w:val="00320728"/>
    <w:rsid w:val="00320E7A"/>
    <w:rsid w:val="00321482"/>
    <w:rsid w:val="00322D7D"/>
    <w:rsid w:val="00323D95"/>
    <w:rsid w:val="00324BA3"/>
    <w:rsid w:val="00325AD8"/>
    <w:rsid w:val="003263D5"/>
    <w:rsid w:val="00326646"/>
    <w:rsid w:val="00326CC6"/>
    <w:rsid w:val="00326D1F"/>
    <w:rsid w:val="00327143"/>
    <w:rsid w:val="0032715B"/>
    <w:rsid w:val="003274E0"/>
    <w:rsid w:val="003279B6"/>
    <w:rsid w:val="00327ED8"/>
    <w:rsid w:val="0033040E"/>
    <w:rsid w:val="003307F5"/>
    <w:rsid w:val="00330E8C"/>
    <w:rsid w:val="00330EF4"/>
    <w:rsid w:val="003312BD"/>
    <w:rsid w:val="00331760"/>
    <w:rsid w:val="00331F5E"/>
    <w:rsid w:val="0033221B"/>
    <w:rsid w:val="0033256E"/>
    <w:rsid w:val="00333ACB"/>
    <w:rsid w:val="00334CCC"/>
    <w:rsid w:val="00335192"/>
    <w:rsid w:val="0033561E"/>
    <w:rsid w:val="00335BB9"/>
    <w:rsid w:val="00336189"/>
    <w:rsid w:val="00337633"/>
    <w:rsid w:val="003378A5"/>
    <w:rsid w:val="00337DC0"/>
    <w:rsid w:val="003404E6"/>
    <w:rsid w:val="003414CA"/>
    <w:rsid w:val="00341805"/>
    <w:rsid w:val="00341BE0"/>
    <w:rsid w:val="0034281B"/>
    <w:rsid w:val="00342E01"/>
    <w:rsid w:val="003434C0"/>
    <w:rsid w:val="00343645"/>
    <w:rsid w:val="003439C8"/>
    <w:rsid w:val="00343E71"/>
    <w:rsid w:val="00344236"/>
    <w:rsid w:val="00344866"/>
    <w:rsid w:val="003449AB"/>
    <w:rsid w:val="00344E1F"/>
    <w:rsid w:val="00344F02"/>
    <w:rsid w:val="00346601"/>
    <w:rsid w:val="00346B30"/>
    <w:rsid w:val="00346B89"/>
    <w:rsid w:val="0034755E"/>
    <w:rsid w:val="00350032"/>
    <w:rsid w:val="00350298"/>
    <w:rsid w:val="00350452"/>
    <w:rsid w:val="00350876"/>
    <w:rsid w:val="003517DF"/>
    <w:rsid w:val="003517F1"/>
    <w:rsid w:val="00351B91"/>
    <w:rsid w:val="003522BD"/>
    <w:rsid w:val="003522FA"/>
    <w:rsid w:val="003528DB"/>
    <w:rsid w:val="00352D6C"/>
    <w:rsid w:val="0035399D"/>
    <w:rsid w:val="00353A39"/>
    <w:rsid w:val="00354299"/>
    <w:rsid w:val="00354441"/>
    <w:rsid w:val="00354824"/>
    <w:rsid w:val="00354838"/>
    <w:rsid w:val="00354DBB"/>
    <w:rsid w:val="00355D77"/>
    <w:rsid w:val="00355F6D"/>
    <w:rsid w:val="003569C0"/>
    <w:rsid w:val="00356CE7"/>
    <w:rsid w:val="00357009"/>
    <w:rsid w:val="00357070"/>
    <w:rsid w:val="003577CF"/>
    <w:rsid w:val="0035789C"/>
    <w:rsid w:val="00361765"/>
    <w:rsid w:val="00361DF2"/>
    <w:rsid w:val="003621DE"/>
    <w:rsid w:val="003625DF"/>
    <w:rsid w:val="0036283A"/>
    <w:rsid w:val="00362E9B"/>
    <w:rsid w:val="00363BCE"/>
    <w:rsid w:val="00366783"/>
    <w:rsid w:val="00366788"/>
    <w:rsid w:val="00367263"/>
    <w:rsid w:val="00367AC2"/>
    <w:rsid w:val="00370016"/>
    <w:rsid w:val="00371087"/>
    <w:rsid w:val="003713E8"/>
    <w:rsid w:val="003718D3"/>
    <w:rsid w:val="00372158"/>
    <w:rsid w:val="00372464"/>
    <w:rsid w:val="003747E7"/>
    <w:rsid w:val="00374A63"/>
    <w:rsid w:val="00374AB3"/>
    <w:rsid w:val="00375BFA"/>
    <w:rsid w:val="00375DCA"/>
    <w:rsid w:val="00376302"/>
    <w:rsid w:val="003766B4"/>
    <w:rsid w:val="00376FCF"/>
    <w:rsid w:val="003779D2"/>
    <w:rsid w:val="0038058A"/>
    <w:rsid w:val="003808A0"/>
    <w:rsid w:val="003808F8"/>
    <w:rsid w:val="00380AF8"/>
    <w:rsid w:val="00380B7B"/>
    <w:rsid w:val="0038100E"/>
    <w:rsid w:val="003817B5"/>
    <w:rsid w:val="003822C2"/>
    <w:rsid w:val="0038244B"/>
    <w:rsid w:val="00383586"/>
    <w:rsid w:val="00383DDF"/>
    <w:rsid w:val="003841C3"/>
    <w:rsid w:val="00384819"/>
    <w:rsid w:val="00384D0A"/>
    <w:rsid w:val="00385DB5"/>
    <w:rsid w:val="003861A4"/>
    <w:rsid w:val="00386528"/>
    <w:rsid w:val="00386733"/>
    <w:rsid w:val="003877CA"/>
    <w:rsid w:val="00387837"/>
    <w:rsid w:val="00387FBC"/>
    <w:rsid w:val="0039037D"/>
    <w:rsid w:val="00390381"/>
    <w:rsid w:val="003906CB"/>
    <w:rsid w:val="0039087D"/>
    <w:rsid w:val="003908E9"/>
    <w:rsid w:val="00391664"/>
    <w:rsid w:val="0039175D"/>
    <w:rsid w:val="003925B9"/>
    <w:rsid w:val="0039314A"/>
    <w:rsid w:val="003940A5"/>
    <w:rsid w:val="00394374"/>
    <w:rsid w:val="00394856"/>
    <w:rsid w:val="00394AAC"/>
    <w:rsid w:val="00394C8E"/>
    <w:rsid w:val="00394E23"/>
    <w:rsid w:val="003954E1"/>
    <w:rsid w:val="00395D4A"/>
    <w:rsid w:val="0039666F"/>
    <w:rsid w:val="00396716"/>
    <w:rsid w:val="003975EC"/>
    <w:rsid w:val="003977CF"/>
    <w:rsid w:val="003A00A1"/>
    <w:rsid w:val="003A0F31"/>
    <w:rsid w:val="003A11BA"/>
    <w:rsid w:val="003A223C"/>
    <w:rsid w:val="003A28BB"/>
    <w:rsid w:val="003A31CA"/>
    <w:rsid w:val="003A43DA"/>
    <w:rsid w:val="003A4C44"/>
    <w:rsid w:val="003A4C79"/>
    <w:rsid w:val="003A56B0"/>
    <w:rsid w:val="003A5877"/>
    <w:rsid w:val="003A62DF"/>
    <w:rsid w:val="003A6708"/>
    <w:rsid w:val="003A735F"/>
    <w:rsid w:val="003A7DB8"/>
    <w:rsid w:val="003A7ECD"/>
    <w:rsid w:val="003B08CD"/>
    <w:rsid w:val="003B12D9"/>
    <w:rsid w:val="003B162D"/>
    <w:rsid w:val="003B17D9"/>
    <w:rsid w:val="003B18FE"/>
    <w:rsid w:val="003B1CC1"/>
    <w:rsid w:val="003B1EF5"/>
    <w:rsid w:val="003B2AC6"/>
    <w:rsid w:val="003B2AFF"/>
    <w:rsid w:val="003B2E73"/>
    <w:rsid w:val="003B3768"/>
    <w:rsid w:val="003B388E"/>
    <w:rsid w:val="003B41E8"/>
    <w:rsid w:val="003B4447"/>
    <w:rsid w:val="003B4498"/>
    <w:rsid w:val="003B4ED5"/>
    <w:rsid w:val="003B5525"/>
    <w:rsid w:val="003B586F"/>
    <w:rsid w:val="003B5C2F"/>
    <w:rsid w:val="003B5CA9"/>
    <w:rsid w:val="003B6291"/>
    <w:rsid w:val="003B693C"/>
    <w:rsid w:val="003B7A83"/>
    <w:rsid w:val="003B7B90"/>
    <w:rsid w:val="003C0692"/>
    <w:rsid w:val="003C1536"/>
    <w:rsid w:val="003C1554"/>
    <w:rsid w:val="003C1B0C"/>
    <w:rsid w:val="003C300A"/>
    <w:rsid w:val="003C4C7A"/>
    <w:rsid w:val="003C536C"/>
    <w:rsid w:val="003C5FE0"/>
    <w:rsid w:val="003C6122"/>
    <w:rsid w:val="003C6245"/>
    <w:rsid w:val="003C6487"/>
    <w:rsid w:val="003C65CE"/>
    <w:rsid w:val="003C7668"/>
    <w:rsid w:val="003D0696"/>
    <w:rsid w:val="003D0964"/>
    <w:rsid w:val="003D0B66"/>
    <w:rsid w:val="003D0D83"/>
    <w:rsid w:val="003D0D89"/>
    <w:rsid w:val="003D0E51"/>
    <w:rsid w:val="003D158C"/>
    <w:rsid w:val="003D160C"/>
    <w:rsid w:val="003D16B0"/>
    <w:rsid w:val="003D1C3F"/>
    <w:rsid w:val="003D1D5E"/>
    <w:rsid w:val="003D216C"/>
    <w:rsid w:val="003D24D9"/>
    <w:rsid w:val="003D27BD"/>
    <w:rsid w:val="003D3F81"/>
    <w:rsid w:val="003D44C4"/>
    <w:rsid w:val="003D4B0F"/>
    <w:rsid w:val="003D4E3F"/>
    <w:rsid w:val="003D5AC1"/>
    <w:rsid w:val="003D5E26"/>
    <w:rsid w:val="003D5FB4"/>
    <w:rsid w:val="003D6865"/>
    <w:rsid w:val="003D68FB"/>
    <w:rsid w:val="003D69C6"/>
    <w:rsid w:val="003D6B86"/>
    <w:rsid w:val="003D7446"/>
    <w:rsid w:val="003D762A"/>
    <w:rsid w:val="003E2590"/>
    <w:rsid w:val="003E286F"/>
    <w:rsid w:val="003E3831"/>
    <w:rsid w:val="003E400E"/>
    <w:rsid w:val="003E42FC"/>
    <w:rsid w:val="003E502A"/>
    <w:rsid w:val="003E54AF"/>
    <w:rsid w:val="003E73B0"/>
    <w:rsid w:val="003E7E81"/>
    <w:rsid w:val="003F0240"/>
    <w:rsid w:val="003F03B0"/>
    <w:rsid w:val="003F0719"/>
    <w:rsid w:val="003F0D07"/>
    <w:rsid w:val="003F118E"/>
    <w:rsid w:val="003F2B19"/>
    <w:rsid w:val="003F2B54"/>
    <w:rsid w:val="003F352D"/>
    <w:rsid w:val="003F37EB"/>
    <w:rsid w:val="003F3C64"/>
    <w:rsid w:val="003F4891"/>
    <w:rsid w:val="003F49CC"/>
    <w:rsid w:val="003F51BA"/>
    <w:rsid w:val="003F5345"/>
    <w:rsid w:val="003F54CD"/>
    <w:rsid w:val="003F5D3E"/>
    <w:rsid w:val="003F5E55"/>
    <w:rsid w:val="003F5EEC"/>
    <w:rsid w:val="003F61FD"/>
    <w:rsid w:val="003F6314"/>
    <w:rsid w:val="003F6B20"/>
    <w:rsid w:val="003F6F3E"/>
    <w:rsid w:val="003F72E1"/>
    <w:rsid w:val="003F7970"/>
    <w:rsid w:val="003F799E"/>
    <w:rsid w:val="003F7C06"/>
    <w:rsid w:val="0040156E"/>
    <w:rsid w:val="004018AA"/>
    <w:rsid w:val="0040363F"/>
    <w:rsid w:val="004037FD"/>
    <w:rsid w:val="00403E6A"/>
    <w:rsid w:val="00404F7E"/>
    <w:rsid w:val="00406117"/>
    <w:rsid w:val="00406D7B"/>
    <w:rsid w:val="00407DBC"/>
    <w:rsid w:val="0041079A"/>
    <w:rsid w:val="00410B7E"/>
    <w:rsid w:val="0041147A"/>
    <w:rsid w:val="00411B4F"/>
    <w:rsid w:val="00412158"/>
    <w:rsid w:val="0041239B"/>
    <w:rsid w:val="00412E40"/>
    <w:rsid w:val="00412F80"/>
    <w:rsid w:val="0041326E"/>
    <w:rsid w:val="00414373"/>
    <w:rsid w:val="00414394"/>
    <w:rsid w:val="00414B71"/>
    <w:rsid w:val="00415B59"/>
    <w:rsid w:val="00415B71"/>
    <w:rsid w:val="00415FA7"/>
    <w:rsid w:val="004166D3"/>
    <w:rsid w:val="00416873"/>
    <w:rsid w:val="00416A1F"/>
    <w:rsid w:val="00416B67"/>
    <w:rsid w:val="004175D0"/>
    <w:rsid w:val="004179E2"/>
    <w:rsid w:val="00417A92"/>
    <w:rsid w:val="00417C7A"/>
    <w:rsid w:val="00420159"/>
    <w:rsid w:val="004208D5"/>
    <w:rsid w:val="00420BAC"/>
    <w:rsid w:val="0042194D"/>
    <w:rsid w:val="00421A11"/>
    <w:rsid w:val="0042210E"/>
    <w:rsid w:val="00422E95"/>
    <w:rsid w:val="0042308B"/>
    <w:rsid w:val="004234E7"/>
    <w:rsid w:val="004244EE"/>
    <w:rsid w:val="00425088"/>
    <w:rsid w:val="00425155"/>
    <w:rsid w:val="004257F5"/>
    <w:rsid w:val="00425987"/>
    <w:rsid w:val="00426272"/>
    <w:rsid w:val="00427372"/>
    <w:rsid w:val="004276D1"/>
    <w:rsid w:val="004278C0"/>
    <w:rsid w:val="00427B5A"/>
    <w:rsid w:val="0043017A"/>
    <w:rsid w:val="00430C7C"/>
    <w:rsid w:val="00430CA7"/>
    <w:rsid w:val="004318FB"/>
    <w:rsid w:val="00434600"/>
    <w:rsid w:val="00434683"/>
    <w:rsid w:val="00434E1C"/>
    <w:rsid w:val="00435ADB"/>
    <w:rsid w:val="00436BE8"/>
    <w:rsid w:val="00436EAE"/>
    <w:rsid w:val="00436EDE"/>
    <w:rsid w:val="00437EEB"/>
    <w:rsid w:val="004404E2"/>
    <w:rsid w:val="00441710"/>
    <w:rsid w:val="004418EA"/>
    <w:rsid w:val="004424F8"/>
    <w:rsid w:val="004425E0"/>
    <w:rsid w:val="004429CA"/>
    <w:rsid w:val="00442AA9"/>
    <w:rsid w:val="00442B6E"/>
    <w:rsid w:val="00442F1B"/>
    <w:rsid w:val="00442F98"/>
    <w:rsid w:val="004431EE"/>
    <w:rsid w:val="0044373C"/>
    <w:rsid w:val="00443AE0"/>
    <w:rsid w:val="00443EEC"/>
    <w:rsid w:val="00443F1D"/>
    <w:rsid w:val="004444D9"/>
    <w:rsid w:val="00444789"/>
    <w:rsid w:val="00444FAF"/>
    <w:rsid w:val="00445301"/>
    <w:rsid w:val="004453B5"/>
    <w:rsid w:val="00445E50"/>
    <w:rsid w:val="00446181"/>
    <w:rsid w:val="00446258"/>
    <w:rsid w:val="00446C99"/>
    <w:rsid w:val="00446D44"/>
    <w:rsid w:val="00447923"/>
    <w:rsid w:val="00447B40"/>
    <w:rsid w:val="00447C75"/>
    <w:rsid w:val="0045099C"/>
    <w:rsid w:val="00451B0C"/>
    <w:rsid w:val="00452657"/>
    <w:rsid w:val="004528DA"/>
    <w:rsid w:val="00452CD3"/>
    <w:rsid w:val="00452DC7"/>
    <w:rsid w:val="00452F10"/>
    <w:rsid w:val="00452F49"/>
    <w:rsid w:val="00453C63"/>
    <w:rsid w:val="00453E28"/>
    <w:rsid w:val="0045449B"/>
    <w:rsid w:val="004548EC"/>
    <w:rsid w:val="00454905"/>
    <w:rsid w:val="004549AA"/>
    <w:rsid w:val="004550F3"/>
    <w:rsid w:val="004551F6"/>
    <w:rsid w:val="004554B4"/>
    <w:rsid w:val="00455693"/>
    <w:rsid w:val="00456B66"/>
    <w:rsid w:val="00457216"/>
    <w:rsid w:val="004577DF"/>
    <w:rsid w:val="00457D1E"/>
    <w:rsid w:val="0046039E"/>
    <w:rsid w:val="004604DF"/>
    <w:rsid w:val="00460DF3"/>
    <w:rsid w:val="00461004"/>
    <w:rsid w:val="00461991"/>
    <w:rsid w:val="00461C04"/>
    <w:rsid w:val="00461C40"/>
    <w:rsid w:val="00461CC2"/>
    <w:rsid w:val="00461FF4"/>
    <w:rsid w:val="00462AAC"/>
    <w:rsid w:val="00464461"/>
    <w:rsid w:val="004648A1"/>
    <w:rsid w:val="00465320"/>
    <w:rsid w:val="00465CE0"/>
    <w:rsid w:val="00465EAC"/>
    <w:rsid w:val="00465EE1"/>
    <w:rsid w:val="0046736D"/>
    <w:rsid w:val="004674D4"/>
    <w:rsid w:val="00467969"/>
    <w:rsid w:val="004700E5"/>
    <w:rsid w:val="00470194"/>
    <w:rsid w:val="004708CC"/>
    <w:rsid w:val="00470D36"/>
    <w:rsid w:val="00470F40"/>
    <w:rsid w:val="0047109C"/>
    <w:rsid w:val="0047132B"/>
    <w:rsid w:val="004714AF"/>
    <w:rsid w:val="00472421"/>
    <w:rsid w:val="004724A4"/>
    <w:rsid w:val="0047336D"/>
    <w:rsid w:val="004736EF"/>
    <w:rsid w:val="004739AE"/>
    <w:rsid w:val="00473E38"/>
    <w:rsid w:val="00474F6F"/>
    <w:rsid w:val="004750B5"/>
    <w:rsid w:val="004750FF"/>
    <w:rsid w:val="00475E0F"/>
    <w:rsid w:val="004766F3"/>
    <w:rsid w:val="00477B65"/>
    <w:rsid w:val="0048055A"/>
    <w:rsid w:val="00480AB9"/>
    <w:rsid w:val="00480B18"/>
    <w:rsid w:val="00480D7F"/>
    <w:rsid w:val="00480F9C"/>
    <w:rsid w:val="00481341"/>
    <w:rsid w:val="00481766"/>
    <w:rsid w:val="004818BF"/>
    <w:rsid w:val="004819EE"/>
    <w:rsid w:val="00481A4F"/>
    <w:rsid w:val="00482471"/>
    <w:rsid w:val="00482CED"/>
    <w:rsid w:val="004833CF"/>
    <w:rsid w:val="00483BFD"/>
    <w:rsid w:val="00484D48"/>
    <w:rsid w:val="004852B3"/>
    <w:rsid w:val="004857AC"/>
    <w:rsid w:val="004859F2"/>
    <w:rsid w:val="00485AD5"/>
    <w:rsid w:val="00485B54"/>
    <w:rsid w:val="00485DC7"/>
    <w:rsid w:val="004866EF"/>
    <w:rsid w:val="00486D97"/>
    <w:rsid w:val="00486E2B"/>
    <w:rsid w:val="00486EAA"/>
    <w:rsid w:val="0048743C"/>
    <w:rsid w:val="00487BCD"/>
    <w:rsid w:val="00490183"/>
    <w:rsid w:val="0049045E"/>
    <w:rsid w:val="00490802"/>
    <w:rsid w:val="00491286"/>
    <w:rsid w:val="0049134C"/>
    <w:rsid w:val="004923E6"/>
    <w:rsid w:val="00492651"/>
    <w:rsid w:val="004929AE"/>
    <w:rsid w:val="00493716"/>
    <w:rsid w:val="00493766"/>
    <w:rsid w:val="00494A85"/>
    <w:rsid w:val="00494C9D"/>
    <w:rsid w:val="0049542F"/>
    <w:rsid w:val="0049591C"/>
    <w:rsid w:val="004962DC"/>
    <w:rsid w:val="0049693A"/>
    <w:rsid w:val="004976E1"/>
    <w:rsid w:val="00497D63"/>
    <w:rsid w:val="004A066E"/>
    <w:rsid w:val="004A07AC"/>
    <w:rsid w:val="004A1513"/>
    <w:rsid w:val="004A16D4"/>
    <w:rsid w:val="004A1740"/>
    <w:rsid w:val="004A19BF"/>
    <w:rsid w:val="004A1F8E"/>
    <w:rsid w:val="004A1FE8"/>
    <w:rsid w:val="004A2530"/>
    <w:rsid w:val="004A259E"/>
    <w:rsid w:val="004A2693"/>
    <w:rsid w:val="004A292B"/>
    <w:rsid w:val="004A2CAB"/>
    <w:rsid w:val="004A2DD7"/>
    <w:rsid w:val="004A2E94"/>
    <w:rsid w:val="004A3C26"/>
    <w:rsid w:val="004A3FB7"/>
    <w:rsid w:val="004A47EF"/>
    <w:rsid w:val="004A5093"/>
    <w:rsid w:val="004A5312"/>
    <w:rsid w:val="004A5778"/>
    <w:rsid w:val="004A5C49"/>
    <w:rsid w:val="004A6848"/>
    <w:rsid w:val="004A6898"/>
    <w:rsid w:val="004A6BA2"/>
    <w:rsid w:val="004A7B2A"/>
    <w:rsid w:val="004B0235"/>
    <w:rsid w:val="004B0DC8"/>
    <w:rsid w:val="004B16DE"/>
    <w:rsid w:val="004B1B5C"/>
    <w:rsid w:val="004B1E51"/>
    <w:rsid w:val="004B1F58"/>
    <w:rsid w:val="004B20D3"/>
    <w:rsid w:val="004B27E1"/>
    <w:rsid w:val="004B2ACF"/>
    <w:rsid w:val="004B2BB3"/>
    <w:rsid w:val="004B36B4"/>
    <w:rsid w:val="004B3703"/>
    <w:rsid w:val="004B37FC"/>
    <w:rsid w:val="004B3DD7"/>
    <w:rsid w:val="004B3E39"/>
    <w:rsid w:val="004B4055"/>
    <w:rsid w:val="004B48A7"/>
    <w:rsid w:val="004B4A80"/>
    <w:rsid w:val="004B58A8"/>
    <w:rsid w:val="004B596A"/>
    <w:rsid w:val="004B5EB8"/>
    <w:rsid w:val="004B6148"/>
    <w:rsid w:val="004B65F3"/>
    <w:rsid w:val="004B6E8E"/>
    <w:rsid w:val="004B7307"/>
    <w:rsid w:val="004B7663"/>
    <w:rsid w:val="004B7CB3"/>
    <w:rsid w:val="004C01F1"/>
    <w:rsid w:val="004C04F6"/>
    <w:rsid w:val="004C172A"/>
    <w:rsid w:val="004C1AAB"/>
    <w:rsid w:val="004C2265"/>
    <w:rsid w:val="004C2799"/>
    <w:rsid w:val="004C2DC7"/>
    <w:rsid w:val="004C2ECE"/>
    <w:rsid w:val="004C2F56"/>
    <w:rsid w:val="004C36B8"/>
    <w:rsid w:val="004C3ADA"/>
    <w:rsid w:val="004C3B1E"/>
    <w:rsid w:val="004C3C67"/>
    <w:rsid w:val="004C4D78"/>
    <w:rsid w:val="004C5678"/>
    <w:rsid w:val="004C57EA"/>
    <w:rsid w:val="004C5C52"/>
    <w:rsid w:val="004C5EB0"/>
    <w:rsid w:val="004C609C"/>
    <w:rsid w:val="004C6F81"/>
    <w:rsid w:val="004C767F"/>
    <w:rsid w:val="004C7727"/>
    <w:rsid w:val="004D0027"/>
    <w:rsid w:val="004D038F"/>
    <w:rsid w:val="004D0965"/>
    <w:rsid w:val="004D19C3"/>
    <w:rsid w:val="004D1AAC"/>
    <w:rsid w:val="004D1EAA"/>
    <w:rsid w:val="004D1F50"/>
    <w:rsid w:val="004D2EEC"/>
    <w:rsid w:val="004D3538"/>
    <w:rsid w:val="004D3D34"/>
    <w:rsid w:val="004D3F19"/>
    <w:rsid w:val="004D4016"/>
    <w:rsid w:val="004D4863"/>
    <w:rsid w:val="004D4BCC"/>
    <w:rsid w:val="004D4DB1"/>
    <w:rsid w:val="004D5444"/>
    <w:rsid w:val="004D5FFC"/>
    <w:rsid w:val="004D6113"/>
    <w:rsid w:val="004D63AA"/>
    <w:rsid w:val="004D63C1"/>
    <w:rsid w:val="004D66B5"/>
    <w:rsid w:val="004D6743"/>
    <w:rsid w:val="004D6B38"/>
    <w:rsid w:val="004D6F26"/>
    <w:rsid w:val="004D770B"/>
    <w:rsid w:val="004D77FE"/>
    <w:rsid w:val="004D7B5E"/>
    <w:rsid w:val="004E0267"/>
    <w:rsid w:val="004E030E"/>
    <w:rsid w:val="004E0E68"/>
    <w:rsid w:val="004E12F8"/>
    <w:rsid w:val="004E2368"/>
    <w:rsid w:val="004E25A6"/>
    <w:rsid w:val="004E2727"/>
    <w:rsid w:val="004E3966"/>
    <w:rsid w:val="004E47B6"/>
    <w:rsid w:val="004E4B3C"/>
    <w:rsid w:val="004E4B98"/>
    <w:rsid w:val="004E4F8A"/>
    <w:rsid w:val="004E545A"/>
    <w:rsid w:val="004E55A9"/>
    <w:rsid w:val="004E58AA"/>
    <w:rsid w:val="004E605C"/>
    <w:rsid w:val="004E656E"/>
    <w:rsid w:val="004E66F8"/>
    <w:rsid w:val="004E67E3"/>
    <w:rsid w:val="004E68AE"/>
    <w:rsid w:val="004E76CB"/>
    <w:rsid w:val="004E7F98"/>
    <w:rsid w:val="004F02FE"/>
    <w:rsid w:val="004F077A"/>
    <w:rsid w:val="004F09C0"/>
    <w:rsid w:val="004F09DA"/>
    <w:rsid w:val="004F1CEB"/>
    <w:rsid w:val="004F1DEF"/>
    <w:rsid w:val="004F2001"/>
    <w:rsid w:val="004F3659"/>
    <w:rsid w:val="004F4509"/>
    <w:rsid w:val="004F48A9"/>
    <w:rsid w:val="004F4B70"/>
    <w:rsid w:val="004F541D"/>
    <w:rsid w:val="004F585C"/>
    <w:rsid w:val="004F5934"/>
    <w:rsid w:val="004F5AB6"/>
    <w:rsid w:val="004F64FA"/>
    <w:rsid w:val="004F6C7D"/>
    <w:rsid w:val="004F6CBB"/>
    <w:rsid w:val="004F6E21"/>
    <w:rsid w:val="004F72FB"/>
    <w:rsid w:val="004F7803"/>
    <w:rsid w:val="004F798D"/>
    <w:rsid w:val="00500B92"/>
    <w:rsid w:val="00500C3C"/>
    <w:rsid w:val="005016F7"/>
    <w:rsid w:val="00501A8D"/>
    <w:rsid w:val="00503450"/>
    <w:rsid w:val="005042B0"/>
    <w:rsid w:val="00504E21"/>
    <w:rsid w:val="005052F1"/>
    <w:rsid w:val="00505878"/>
    <w:rsid w:val="00506540"/>
    <w:rsid w:val="00506598"/>
    <w:rsid w:val="005065CD"/>
    <w:rsid w:val="0050669C"/>
    <w:rsid w:val="00506F04"/>
    <w:rsid w:val="00507ABC"/>
    <w:rsid w:val="00507DA4"/>
    <w:rsid w:val="00507F58"/>
    <w:rsid w:val="005102BD"/>
    <w:rsid w:val="005105C1"/>
    <w:rsid w:val="00510EBB"/>
    <w:rsid w:val="00510FFA"/>
    <w:rsid w:val="00511AA6"/>
    <w:rsid w:val="00511B22"/>
    <w:rsid w:val="00511D0F"/>
    <w:rsid w:val="00513061"/>
    <w:rsid w:val="005140F7"/>
    <w:rsid w:val="00514357"/>
    <w:rsid w:val="0051529B"/>
    <w:rsid w:val="0051538B"/>
    <w:rsid w:val="00515A09"/>
    <w:rsid w:val="00515B54"/>
    <w:rsid w:val="00515E8D"/>
    <w:rsid w:val="00515F3B"/>
    <w:rsid w:val="00516025"/>
    <w:rsid w:val="00516B4D"/>
    <w:rsid w:val="00516B69"/>
    <w:rsid w:val="005178B4"/>
    <w:rsid w:val="00517C91"/>
    <w:rsid w:val="00517D98"/>
    <w:rsid w:val="00520435"/>
    <w:rsid w:val="00520581"/>
    <w:rsid w:val="00520C78"/>
    <w:rsid w:val="0052252C"/>
    <w:rsid w:val="00522B33"/>
    <w:rsid w:val="00522B6D"/>
    <w:rsid w:val="00522D5C"/>
    <w:rsid w:val="00523155"/>
    <w:rsid w:val="0052332C"/>
    <w:rsid w:val="0052333C"/>
    <w:rsid w:val="0052342D"/>
    <w:rsid w:val="00524EFA"/>
    <w:rsid w:val="00525017"/>
    <w:rsid w:val="0052539F"/>
    <w:rsid w:val="0052675C"/>
    <w:rsid w:val="005269D9"/>
    <w:rsid w:val="005270BF"/>
    <w:rsid w:val="0052771C"/>
    <w:rsid w:val="00532F7B"/>
    <w:rsid w:val="0053304B"/>
    <w:rsid w:val="005331F7"/>
    <w:rsid w:val="0053381E"/>
    <w:rsid w:val="00533C71"/>
    <w:rsid w:val="00534990"/>
    <w:rsid w:val="00535713"/>
    <w:rsid w:val="0053582F"/>
    <w:rsid w:val="00535906"/>
    <w:rsid w:val="00535EFD"/>
    <w:rsid w:val="00535F1D"/>
    <w:rsid w:val="0053691C"/>
    <w:rsid w:val="00536C00"/>
    <w:rsid w:val="00536DB6"/>
    <w:rsid w:val="00536F4B"/>
    <w:rsid w:val="00537809"/>
    <w:rsid w:val="00537CAF"/>
    <w:rsid w:val="00540308"/>
    <w:rsid w:val="0054087F"/>
    <w:rsid w:val="00540B96"/>
    <w:rsid w:val="00540C01"/>
    <w:rsid w:val="00540D33"/>
    <w:rsid w:val="0054174E"/>
    <w:rsid w:val="00542A1B"/>
    <w:rsid w:val="00542CE5"/>
    <w:rsid w:val="0054305E"/>
    <w:rsid w:val="005432AA"/>
    <w:rsid w:val="00543ED7"/>
    <w:rsid w:val="00543F1B"/>
    <w:rsid w:val="005443DE"/>
    <w:rsid w:val="005453ED"/>
    <w:rsid w:val="005457FB"/>
    <w:rsid w:val="00546059"/>
    <w:rsid w:val="005460A5"/>
    <w:rsid w:val="005460E7"/>
    <w:rsid w:val="00546125"/>
    <w:rsid w:val="00547134"/>
    <w:rsid w:val="005474CA"/>
    <w:rsid w:val="00547597"/>
    <w:rsid w:val="00547FE2"/>
    <w:rsid w:val="005502C8"/>
    <w:rsid w:val="0055096D"/>
    <w:rsid w:val="00550B1C"/>
    <w:rsid w:val="00550CB3"/>
    <w:rsid w:val="0055129F"/>
    <w:rsid w:val="00551362"/>
    <w:rsid w:val="005518E1"/>
    <w:rsid w:val="0055235E"/>
    <w:rsid w:val="00552605"/>
    <w:rsid w:val="00552E7C"/>
    <w:rsid w:val="00552F2F"/>
    <w:rsid w:val="00553261"/>
    <w:rsid w:val="00554417"/>
    <w:rsid w:val="005552D8"/>
    <w:rsid w:val="00555334"/>
    <w:rsid w:val="005558F0"/>
    <w:rsid w:val="0055598D"/>
    <w:rsid w:val="005568F3"/>
    <w:rsid w:val="00557492"/>
    <w:rsid w:val="005609FC"/>
    <w:rsid w:val="00561A22"/>
    <w:rsid w:val="00561D67"/>
    <w:rsid w:val="00562B6D"/>
    <w:rsid w:val="00562E7B"/>
    <w:rsid w:val="005635AF"/>
    <w:rsid w:val="00563847"/>
    <w:rsid w:val="00563FC9"/>
    <w:rsid w:val="00564107"/>
    <w:rsid w:val="005642BA"/>
    <w:rsid w:val="005646AD"/>
    <w:rsid w:val="005647E5"/>
    <w:rsid w:val="00564D5D"/>
    <w:rsid w:val="005653EE"/>
    <w:rsid w:val="00565FBF"/>
    <w:rsid w:val="00566501"/>
    <w:rsid w:val="00566CA6"/>
    <w:rsid w:val="00566F02"/>
    <w:rsid w:val="00567521"/>
    <w:rsid w:val="00567781"/>
    <w:rsid w:val="0057107A"/>
    <w:rsid w:val="005713F2"/>
    <w:rsid w:val="00571B2A"/>
    <w:rsid w:val="00571D1F"/>
    <w:rsid w:val="00572A12"/>
    <w:rsid w:val="00572C83"/>
    <w:rsid w:val="0057364E"/>
    <w:rsid w:val="00573B3D"/>
    <w:rsid w:val="00574151"/>
    <w:rsid w:val="00574243"/>
    <w:rsid w:val="0057479A"/>
    <w:rsid w:val="005749B3"/>
    <w:rsid w:val="00574D5A"/>
    <w:rsid w:val="005750D1"/>
    <w:rsid w:val="00575363"/>
    <w:rsid w:val="0057599B"/>
    <w:rsid w:val="00575D7D"/>
    <w:rsid w:val="005766A0"/>
    <w:rsid w:val="00580BC8"/>
    <w:rsid w:val="00581AD0"/>
    <w:rsid w:val="00582539"/>
    <w:rsid w:val="00582568"/>
    <w:rsid w:val="00582836"/>
    <w:rsid w:val="00582A22"/>
    <w:rsid w:val="00582B20"/>
    <w:rsid w:val="0058351B"/>
    <w:rsid w:val="00583887"/>
    <w:rsid w:val="00583A2A"/>
    <w:rsid w:val="00583DEE"/>
    <w:rsid w:val="00583E19"/>
    <w:rsid w:val="00584981"/>
    <w:rsid w:val="005849CA"/>
    <w:rsid w:val="00584DFD"/>
    <w:rsid w:val="00585AA6"/>
    <w:rsid w:val="005864D3"/>
    <w:rsid w:val="00586647"/>
    <w:rsid w:val="00587330"/>
    <w:rsid w:val="005877DB"/>
    <w:rsid w:val="0059037C"/>
    <w:rsid w:val="005904F2"/>
    <w:rsid w:val="00591292"/>
    <w:rsid w:val="00591383"/>
    <w:rsid w:val="00591B93"/>
    <w:rsid w:val="00591C70"/>
    <w:rsid w:val="0059275C"/>
    <w:rsid w:val="00592F1C"/>
    <w:rsid w:val="0059300F"/>
    <w:rsid w:val="00593C78"/>
    <w:rsid w:val="00593CAA"/>
    <w:rsid w:val="005945BF"/>
    <w:rsid w:val="0059488E"/>
    <w:rsid w:val="005948F0"/>
    <w:rsid w:val="00594BB6"/>
    <w:rsid w:val="00594C8C"/>
    <w:rsid w:val="00594D70"/>
    <w:rsid w:val="00595E8E"/>
    <w:rsid w:val="0059609A"/>
    <w:rsid w:val="0059685A"/>
    <w:rsid w:val="00596890"/>
    <w:rsid w:val="0059694E"/>
    <w:rsid w:val="00596EC9"/>
    <w:rsid w:val="00597307"/>
    <w:rsid w:val="0059748A"/>
    <w:rsid w:val="005A00BC"/>
    <w:rsid w:val="005A00D8"/>
    <w:rsid w:val="005A0F19"/>
    <w:rsid w:val="005A0F5F"/>
    <w:rsid w:val="005A10E9"/>
    <w:rsid w:val="005A1AC0"/>
    <w:rsid w:val="005A25A5"/>
    <w:rsid w:val="005A26EA"/>
    <w:rsid w:val="005A32A5"/>
    <w:rsid w:val="005A59EA"/>
    <w:rsid w:val="005A5B91"/>
    <w:rsid w:val="005A5E71"/>
    <w:rsid w:val="005A640F"/>
    <w:rsid w:val="005A6444"/>
    <w:rsid w:val="005A64E7"/>
    <w:rsid w:val="005A6620"/>
    <w:rsid w:val="005A6A41"/>
    <w:rsid w:val="005A6C06"/>
    <w:rsid w:val="005A6D91"/>
    <w:rsid w:val="005A6D95"/>
    <w:rsid w:val="005A6DBF"/>
    <w:rsid w:val="005A6E35"/>
    <w:rsid w:val="005A7F05"/>
    <w:rsid w:val="005B066D"/>
    <w:rsid w:val="005B094D"/>
    <w:rsid w:val="005B0BE9"/>
    <w:rsid w:val="005B0EB5"/>
    <w:rsid w:val="005B1BB1"/>
    <w:rsid w:val="005B1FB2"/>
    <w:rsid w:val="005B207F"/>
    <w:rsid w:val="005B27A7"/>
    <w:rsid w:val="005B2866"/>
    <w:rsid w:val="005B2C62"/>
    <w:rsid w:val="005B428F"/>
    <w:rsid w:val="005B4698"/>
    <w:rsid w:val="005B5642"/>
    <w:rsid w:val="005B5755"/>
    <w:rsid w:val="005B5E12"/>
    <w:rsid w:val="005B68BF"/>
    <w:rsid w:val="005B69ED"/>
    <w:rsid w:val="005B79C8"/>
    <w:rsid w:val="005B7E8A"/>
    <w:rsid w:val="005C160A"/>
    <w:rsid w:val="005C1641"/>
    <w:rsid w:val="005C1837"/>
    <w:rsid w:val="005C18E0"/>
    <w:rsid w:val="005C216D"/>
    <w:rsid w:val="005C23F9"/>
    <w:rsid w:val="005C34B2"/>
    <w:rsid w:val="005C35FF"/>
    <w:rsid w:val="005C3678"/>
    <w:rsid w:val="005C3C70"/>
    <w:rsid w:val="005C3CAC"/>
    <w:rsid w:val="005C3DB1"/>
    <w:rsid w:val="005C4328"/>
    <w:rsid w:val="005C4BC9"/>
    <w:rsid w:val="005C4CA9"/>
    <w:rsid w:val="005C4CE3"/>
    <w:rsid w:val="005C4D3F"/>
    <w:rsid w:val="005C4EA6"/>
    <w:rsid w:val="005C63B4"/>
    <w:rsid w:val="005C6DBC"/>
    <w:rsid w:val="005C6FE3"/>
    <w:rsid w:val="005C7103"/>
    <w:rsid w:val="005C7490"/>
    <w:rsid w:val="005C7BF0"/>
    <w:rsid w:val="005C7FBE"/>
    <w:rsid w:val="005D0046"/>
    <w:rsid w:val="005D0AE0"/>
    <w:rsid w:val="005D12E7"/>
    <w:rsid w:val="005D1705"/>
    <w:rsid w:val="005D19B8"/>
    <w:rsid w:val="005D2944"/>
    <w:rsid w:val="005D33F2"/>
    <w:rsid w:val="005D4C8F"/>
    <w:rsid w:val="005D5472"/>
    <w:rsid w:val="005D5ED7"/>
    <w:rsid w:val="005D6324"/>
    <w:rsid w:val="005D6434"/>
    <w:rsid w:val="005D6AE0"/>
    <w:rsid w:val="005D6F0D"/>
    <w:rsid w:val="005D704D"/>
    <w:rsid w:val="005E02AF"/>
    <w:rsid w:val="005E0332"/>
    <w:rsid w:val="005E0ED8"/>
    <w:rsid w:val="005E111A"/>
    <w:rsid w:val="005E19A4"/>
    <w:rsid w:val="005E1F6D"/>
    <w:rsid w:val="005E1F99"/>
    <w:rsid w:val="005E1FFD"/>
    <w:rsid w:val="005E28A0"/>
    <w:rsid w:val="005E2A41"/>
    <w:rsid w:val="005E3036"/>
    <w:rsid w:val="005E31E6"/>
    <w:rsid w:val="005E3DB9"/>
    <w:rsid w:val="005E446A"/>
    <w:rsid w:val="005E49D5"/>
    <w:rsid w:val="005E4FE6"/>
    <w:rsid w:val="005E58A2"/>
    <w:rsid w:val="005E5D57"/>
    <w:rsid w:val="005E6C50"/>
    <w:rsid w:val="005E7312"/>
    <w:rsid w:val="005E741E"/>
    <w:rsid w:val="005E745F"/>
    <w:rsid w:val="005E77DE"/>
    <w:rsid w:val="005E7AD1"/>
    <w:rsid w:val="005E7E56"/>
    <w:rsid w:val="005E7EB9"/>
    <w:rsid w:val="005F05FA"/>
    <w:rsid w:val="005F1A60"/>
    <w:rsid w:val="005F1C1C"/>
    <w:rsid w:val="005F1C2A"/>
    <w:rsid w:val="005F1E29"/>
    <w:rsid w:val="005F1F6A"/>
    <w:rsid w:val="005F3060"/>
    <w:rsid w:val="005F3070"/>
    <w:rsid w:val="005F31A3"/>
    <w:rsid w:val="005F3348"/>
    <w:rsid w:val="005F3504"/>
    <w:rsid w:val="005F35EF"/>
    <w:rsid w:val="005F4362"/>
    <w:rsid w:val="005F57EB"/>
    <w:rsid w:val="005F5EEE"/>
    <w:rsid w:val="005F6496"/>
    <w:rsid w:val="005F682E"/>
    <w:rsid w:val="005F6938"/>
    <w:rsid w:val="005F6C0C"/>
    <w:rsid w:val="005F7BB6"/>
    <w:rsid w:val="00600361"/>
    <w:rsid w:val="00600552"/>
    <w:rsid w:val="00600A21"/>
    <w:rsid w:val="00600AC0"/>
    <w:rsid w:val="00600C54"/>
    <w:rsid w:val="00601028"/>
    <w:rsid w:val="006020EF"/>
    <w:rsid w:val="00602549"/>
    <w:rsid w:val="006029FD"/>
    <w:rsid w:val="00602E2F"/>
    <w:rsid w:val="00602F23"/>
    <w:rsid w:val="00602FBC"/>
    <w:rsid w:val="00602FD7"/>
    <w:rsid w:val="006034C3"/>
    <w:rsid w:val="006034F2"/>
    <w:rsid w:val="00603B0B"/>
    <w:rsid w:val="00605017"/>
    <w:rsid w:val="00605F1B"/>
    <w:rsid w:val="00607218"/>
    <w:rsid w:val="006077A5"/>
    <w:rsid w:val="00610131"/>
    <w:rsid w:val="006103BA"/>
    <w:rsid w:val="006105EB"/>
    <w:rsid w:val="0061073B"/>
    <w:rsid w:val="006116CB"/>
    <w:rsid w:val="00611BD5"/>
    <w:rsid w:val="00612626"/>
    <w:rsid w:val="00612C31"/>
    <w:rsid w:val="00612EF0"/>
    <w:rsid w:val="00613AD8"/>
    <w:rsid w:val="006146C9"/>
    <w:rsid w:val="00614D42"/>
    <w:rsid w:val="00614F0D"/>
    <w:rsid w:val="006155E8"/>
    <w:rsid w:val="00617A2A"/>
    <w:rsid w:val="00617B25"/>
    <w:rsid w:val="00617DD4"/>
    <w:rsid w:val="00617F50"/>
    <w:rsid w:val="006200CD"/>
    <w:rsid w:val="00620230"/>
    <w:rsid w:val="00620315"/>
    <w:rsid w:val="00620432"/>
    <w:rsid w:val="006210A6"/>
    <w:rsid w:val="00621979"/>
    <w:rsid w:val="00621A14"/>
    <w:rsid w:val="00621D1B"/>
    <w:rsid w:val="00622C1F"/>
    <w:rsid w:val="00623061"/>
    <w:rsid w:val="006233BE"/>
    <w:rsid w:val="006233D7"/>
    <w:rsid w:val="00623840"/>
    <w:rsid w:val="0062404C"/>
    <w:rsid w:val="006240A5"/>
    <w:rsid w:val="00624AAF"/>
    <w:rsid w:val="00625AF7"/>
    <w:rsid w:val="00625C88"/>
    <w:rsid w:val="006263CC"/>
    <w:rsid w:val="00626D02"/>
    <w:rsid w:val="00626FEF"/>
    <w:rsid w:val="00627186"/>
    <w:rsid w:val="0062739B"/>
    <w:rsid w:val="0062765C"/>
    <w:rsid w:val="00627963"/>
    <w:rsid w:val="00627D47"/>
    <w:rsid w:val="0063066D"/>
    <w:rsid w:val="00630A27"/>
    <w:rsid w:val="00631115"/>
    <w:rsid w:val="00631638"/>
    <w:rsid w:val="00631F2E"/>
    <w:rsid w:val="0063202B"/>
    <w:rsid w:val="006320D4"/>
    <w:rsid w:val="006321BE"/>
    <w:rsid w:val="0063221E"/>
    <w:rsid w:val="00632476"/>
    <w:rsid w:val="00632A7E"/>
    <w:rsid w:val="006337FC"/>
    <w:rsid w:val="006340A4"/>
    <w:rsid w:val="00634462"/>
    <w:rsid w:val="00634471"/>
    <w:rsid w:val="00634620"/>
    <w:rsid w:val="006361C6"/>
    <w:rsid w:val="00636BE9"/>
    <w:rsid w:val="00637555"/>
    <w:rsid w:val="00640229"/>
    <w:rsid w:val="00640858"/>
    <w:rsid w:val="00640C11"/>
    <w:rsid w:val="00640E5D"/>
    <w:rsid w:val="00641008"/>
    <w:rsid w:val="0064166E"/>
    <w:rsid w:val="00641D06"/>
    <w:rsid w:val="006421EA"/>
    <w:rsid w:val="00642C91"/>
    <w:rsid w:val="006430BD"/>
    <w:rsid w:val="0064343D"/>
    <w:rsid w:val="00643C26"/>
    <w:rsid w:val="006443CE"/>
    <w:rsid w:val="00644DB8"/>
    <w:rsid w:val="00646067"/>
    <w:rsid w:val="0064658E"/>
    <w:rsid w:val="00646595"/>
    <w:rsid w:val="0064668B"/>
    <w:rsid w:val="006469DC"/>
    <w:rsid w:val="00646C93"/>
    <w:rsid w:val="00646FA4"/>
    <w:rsid w:val="006477F0"/>
    <w:rsid w:val="006503FD"/>
    <w:rsid w:val="00650EA6"/>
    <w:rsid w:val="006519F0"/>
    <w:rsid w:val="0065287F"/>
    <w:rsid w:val="00652C7F"/>
    <w:rsid w:val="00652CA4"/>
    <w:rsid w:val="00653711"/>
    <w:rsid w:val="0065374F"/>
    <w:rsid w:val="00653907"/>
    <w:rsid w:val="00654056"/>
    <w:rsid w:val="006541D7"/>
    <w:rsid w:val="0065563A"/>
    <w:rsid w:val="00656225"/>
    <w:rsid w:val="0065635B"/>
    <w:rsid w:val="0065700E"/>
    <w:rsid w:val="0066038B"/>
    <w:rsid w:val="00660A4A"/>
    <w:rsid w:val="00660CEF"/>
    <w:rsid w:val="006615F2"/>
    <w:rsid w:val="00661E01"/>
    <w:rsid w:val="00661E15"/>
    <w:rsid w:val="006626FF"/>
    <w:rsid w:val="00662B4C"/>
    <w:rsid w:val="006637AC"/>
    <w:rsid w:val="00663CDB"/>
    <w:rsid w:val="00663DA6"/>
    <w:rsid w:val="00664077"/>
    <w:rsid w:val="0066491F"/>
    <w:rsid w:val="00664C61"/>
    <w:rsid w:val="00665263"/>
    <w:rsid w:val="006662B0"/>
    <w:rsid w:val="006662BF"/>
    <w:rsid w:val="006663B7"/>
    <w:rsid w:val="006666E0"/>
    <w:rsid w:val="006678D5"/>
    <w:rsid w:val="0067069E"/>
    <w:rsid w:val="006719D7"/>
    <w:rsid w:val="0067276C"/>
    <w:rsid w:val="00672EA5"/>
    <w:rsid w:val="0067351A"/>
    <w:rsid w:val="00674B31"/>
    <w:rsid w:val="00674BB7"/>
    <w:rsid w:val="00675E77"/>
    <w:rsid w:val="00676057"/>
    <w:rsid w:val="0067647F"/>
    <w:rsid w:val="00676925"/>
    <w:rsid w:val="00676968"/>
    <w:rsid w:val="00677035"/>
    <w:rsid w:val="00677096"/>
    <w:rsid w:val="00677285"/>
    <w:rsid w:val="00677866"/>
    <w:rsid w:val="00680222"/>
    <w:rsid w:val="006803D3"/>
    <w:rsid w:val="006806D0"/>
    <w:rsid w:val="00681574"/>
    <w:rsid w:val="00681F48"/>
    <w:rsid w:val="00682E0A"/>
    <w:rsid w:val="006832B1"/>
    <w:rsid w:val="006835AA"/>
    <w:rsid w:val="006836C0"/>
    <w:rsid w:val="00683E57"/>
    <w:rsid w:val="00683FA9"/>
    <w:rsid w:val="0068406F"/>
    <w:rsid w:val="0068407A"/>
    <w:rsid w:val="00686259"/>
    <w:rsid w:val="00686678"/>
    <w:rsid w:val="00687D15"/>
    <w:rsid w:val="006902F8"/>
    <w:rsid w:val="00690695"/>
    <w:rsid w:val="00690B60"/>
    <w:rsid w:val="00690EAB"/>
    <w:rsid w:val="00690FB0"/>
    <w:rsid w:val="00692897"/>
    <w:rsid w:val="00692D9D"/>
    <w:rsid w:val="006938AA"/>
    <w:rsid w:val="0069444E"/>
    <w:rsid w:val="00694E3F"/>
    <w:rsid w:val="00695648"/>
    <w:rsid w:val="006956A9"/>
    <w:rsid w:val="00696321"/>
    <w:rsid w:val="0069694A"/>
    <w:rsid w:val="00697827"/>
    <w:rsid w:val="006A0053"/>
    <w:rsid w:val="006A005D"/>
    <w:rsid w:val="006A06B7"/>
    <w:rsid w:val="006A0D05"/>
    <w:rsid w:val="006A1AE8"/>
    <w:rsid w:val="006A286B"/>
    <w:rsid w:val="006A2F2F"/>
    <w:rsid w:val="006A309D"/>
    <w:rsid w:val="006A322E"/>
    <w:rsid w:val="006A333F"/>
    <w:rsid w:val="006A34E8"/>
    <w:rsid w:val="006A35F0"/>
    <w:rsid w:val="006A41C6"/>
    <w:rsid w:val="006A4CE4"/>
    <w:rsid w:val="006A5A3B"/>
    <w:rsid w:val="006A5CC3"/>
    <w:rsid w:val="006A5ECA"/>
    <w:rsid w:val="006A6850"/>
    <w:rsid w:val="006A6B00"/>
    <w:rsid w:val="006A6C39"/>
    <w:rsid w:val="006A6E01"/>
    <w:rsid w:val="006A7237"/>
    <w:rsid w:val="006A7564"/>
    <w:rsid w:val="006A773D"/>
    <w:rsid w:val="006A7767"/>
    <w:rsid w:val="006A7841"/>
    <w:rsid w:val="006A78CB"/>
    <w:rsid w:val="006A7EB7"/>
    <w:rsid w:val="006B08E0"/>
    <w:rsid w:val="006B0FCA"/>
    <w:rsid w:val="006B1229"/>
    <w:rsid w:val="006B1698"/>
    <w:rsid w:val="006B1CBD"/>
    <w:rsid w:val="006B2001"/>
    <w:rsid w:val="006B2C6C"/>
    <w:rsid w:val="006B2D9A"/>
    <w:rsid w:val="006B3400"/>
    <w:rsid w:val="006B4438"/>
    <w:rsid w:val="006B484A"/>
    <w:rsid w:val="006B4960"/>
    <w:rsid w:val="006B496D"/>
    <w:rsid w:val="006B4C67"/>
    <w:rsid w:val="006B4DB7"/>
    <w:rsid w:val="006B4E27"/>
    <w:rsid w:val="006B4F39"/>
    <w:rsid w:val="006B5234"/>
    <w:rsid w:val="006B541C"/>
    <w:rsid w:val="006B5715"/>
    <w:rsid w:val="006B5AE2"/>
    <w:rsid w:val="006B630E"/>
    <w:rsid w:val="006B6789"/>
    <w:rsid w:val="006B6FBE"/>
    <w:rsid w:val="006B7442"/>
    <w:rsid w:val="006B795E"/>
    <w:rsid w:val="006B7BE6"/>
    <w:rsid w:val="006B7C8A"/>
    <w:rsid w:val="006C0C9D"/>
    <w:rsid w:val="006C127E"/>
    <w:rsid w:val="006C2377"/>
    <w:rsid w:val="006C23D1"/>
    <w:rsid w:val="006C36A4"/>
    <w:rsid w:val="006C3D13"/>
    <w:rsid w:val="006C40C7"/>
    <w:rsid w:val="006C421A"/>
    <w:rsid w:val="006C43A2"/>
    <w:rsid w:val="006C4DFE"/>
    <w:rsid w:val="006C5135"/>
    <w:rsid w:val="006C5380"/>
    <w:rsid w:val="006C53BE"/>
    <w:rsid w:val="006C54C7"/>
    <w:rsid w:val="006C5688"/>
    <w:rsid w:val="006C56F3"/>
    <w:rsid w:val="006C5ECA"/>
    <w:rsid w:val="006C6091"/>
    <w:rsid w:val="006C6452"/>
    <w:rsid w:val="006C6741"/>
    <w:rsid w:val="006C6817"/>
    <w:rsid w:val="006C692B"/>
    <w:rsid w:val="006C6C9E"/>
    <w:rsid w:val="006C7172"/>
    <w:rsid w:val="006C7D61"/>
    <w:rsid w:val="006D024C"/>
    <w:rsid w:val="006D02D5"/>
    <w:rsid w:val="006D04F7"/>
    <w:rsid w:val="006D0783"/>
    <w:rsid w:val="006D0786"/>
    <w:rsid w:val="006D0DD0"/>
    <w:rsid w:val="006D1239"/>
    <w:rsid w:val="006D2352"/>
    <w:rsid w:val="006D2759"/>
    <w:rsid w:val="006D297B"/>
    <w:rsid w:val="006D33F2"/>
    <w:rsid w:val="006D3B84"/>
    <w:rsid w:val="006D3F04"/>
    <w:rsid w:val="006D3F93"/>
    <w:rsid w:val="006D4090"/>
    <w:rsid w:val="006D4AEE"/>
    <w:rsid w:val="006D5093"/>
    <w:rsid w:val="006D517D"/>
    <w:rsid w:val="006D56DF"/>
    <w:rsid w:val="006D63AD"/>
    <w:rsid w:val="006D66B3"/>
    <w:rsid w:val="006D6B68"/>
    <w:rsid w:val="006D75A9"/>
    <w:rsid w:val="006D7B3F"/>
    <w:rsid w:val="006E031D"/>
    <w:rsid w:val="006E037B"/>
    <w:rsid w:val="006E0BB9"/>
    <w:rsid w:val="006E0C9C"/>
    <w:rsid w:val="006E1426"/>
    <w:rsid w:val="006E19B6"/>
    <w:rsid w:val="006E218C"/>
    <w:rsid w:val="006E34C6"/>
    <w:rsid w:val="006E37F2"/>
    <w:rsid w:val="006E3D15"/>
    <w:rsid w:val="006E3EBD"/>
    <w:rsid w:val="006E4092"/>
    <w:rsid w:val="006E41A0"/>
    <w:rsid w:val="006E430D"/>
    <w:rsid w:val="006E43A7"/>
    <w:rsid w:val="006E4C9F"/>
    <w:rsid w:val="006E504D"/>
    <w:rsid w:val="006E5B06"/>
    <w:rsid w:val="006E5BE2"/>
    <w:rsid w:val="006E62F9"/>
    <w:rsid w:val="006E6A98"/>
    <w:rsid w:val="006E6E46"/>
    <w:rsid w:val="006E6F29"/>
    <w:rsid w:val="006E7639"/>
    <w:rsid w:val="006E7BDC"/>
    <w:rsid w:val="006E7C98"/>
    <w:rsid w:val="006F00AA"/>
    <w:rsid w:val="006F026C"/>
    <w:rsid w:val="006F031D"/>
    <w:rsid w:val="006F0383"/>
    <w:rsid w:val="006F045C"/>
    <w:rsid w:val="006F057D"/>
    <w:rsid w:val="006F06AB"/>
    <w:rsid w:val="006F0880"/>
    <w:rsid w:val="006F14E3"/>
    <w:rsid w:val="006F1685"/>
    <w:rsid w:val="006F16B1"/>
    <w:rsid w:val="006F1CFE"/>
    <w:rsid w:val="006F1D9D"/>
    <w:rsid w:val="006F1F55"/>
    <w:rsid w:val="006F2551"/>
    <w:rsid w:val="006F3E9E"/>
    <w:rsid w:val="006F46CF"/>
    <w:rsid w:val="006F47DA"/>
    <w:rsid w:val="006F47F4"/>
    <w:rsid w:val="006F4CA8"/>
    <w:rsid w:val="006F5057"/>
    <w:rsid w:val="006F5C56"/>
    <w:rsid w:val="006F610A"/>
    <w:rsid w:val="006F6402"/>
    <w:rsid w:val="006F67E2"/>
    <w:rsid w:val="006F6C5F"/>
    <w:rsid w:val="006F6EA5"/>
    <w:rsid w:val="006F73FD"/>
    <w:rsid w:val="006F7D5E"/>
    <w:rsid w:val="007006E7"/>
    <w:rsid w:val="007007DB"/>
    <w:rsid w:val="007011E9"/>
    <w:rsid w:val="007019A1"/>
    <w:rsid w:val="00701B12"/>
    <w:rsid w:val="00701D7B"/>
    <w:rsid w:val="007025BD"/>
    <w:rsid w:val="0070267F"/>
    <w:rsid w:val="00702CF9"/>
    <w:rsid w:val="007032E1"/>
    <w:rsid w:val="0070367F"/>
    <w:rsid w:val="00703F82"/>
    <w:rsid w:val="0070474C"/>
    <w:rsid w:val="00705350"/>
    <w:rsid w:val="007054CD"/>
    <w:rsid w:val="00705528"/>
    <w:rsid w:val="007055B0"/>
    <w:rsid w:val="007060D2"/>
    <w:rsid w:val="007064D2"/>
    <w:rsid w:val="00706653"/>
    <w:rsid w:val="007068AB"/>
    <w:rsid w:val="007070E0"/>
    <w:rsid w:val="007071BB"/>
    <w:rsid w:val="0070785F"/>
    <w:rsid w:val="00710BF5"/>
    <w:rsid w:val="00710CEB"/>
    <w:rsid w:val="00710F81"/>
    <w:rsid w:val="00711182"/>
    <w:rsid w:val="00711227"/>
    <w:rsid w:val="00711675"/>
    <w:rsid w:val="00711EC2"/>
    <w:rsid w:val="007128FB"/>
    <w:rsid w:val="007132A7"/>
    <w:rsid w:val="00714187"/>
    <w:rsid w:val="007146AA"/>
    <w:rsid w:val="00714841"/>
    <w:rsid w:val="00714ADD"/>
    <w:rsid w:val="00714DCE"/>
    <w:rsid w:val="00715016"/>
    <w:rsid w:val="00715E36"/>
    <w:rsid w:val="007160B6"/>
    <w:rsid w:val="0071636D"/>
    <w:rsid w:val="0071671B"/>
    <w:rsid w:val="00716B5D"/>
    <w:rsid w:val="00717F95"/>
    <w:rsid w:val="007200BD"/>
    <w:rsid w:val="00720959"/>
    <w:rsid w:val="00720B63"/>
    <w:rsid w:val="00720FD8"/>
    <w:rsid w:val="007216A1"/>
    <w:rsid w:val="007218F7"/>
    <w:rsid w:val="00721BBE"/>
    <w:rsid w:val="007220D2"/>
    <w:rsid w:val="0072290B"/>
    <w:rsid w:val="00722F74"/>
    <w:rsid w:val="007244F4"/>
    <w:rsid w:val="00724684"/>
    <w:rsid w:val="00724EA0"/>
    <w:rsid w:val="00724FBC"/>
    <w:rsid w:val="007255A4"/>
    <w:rsid w:val="007255B8"/>
    <w:rsid w:val="0072645E"/>
    <w:rsid w:val="00726745"/>
    <w:rsid w:val="00727E3A"/>
    <w:rsid w:val="00730DAC"/>
    <w:rsid w:val="00730F61"/>
    <w:rsid w:val="0073131B"/>
    <w:rsid w:val="0073163B"/>
    <w:rsid w:val="0073178A"/>
    <w:rsid w:val="00731ED7"/>
    <w:rsid w:val="0073337C"/>
    <w:rsid w:val="007335F0"/>
    <w:rsid w:val="007337CC"/>
    <w:rsid w:val="00733BA4"/>
    <w:rsid w:val="00733EA1"/>
    <w:rsid w:val="007340FB"/>
    <w:rsid w:val="007343E6"/>
    <w:rsid w:val="00734A9A"/>
    <w:rsid w:val="00734FDA"/>
    <w:rsid w:val="00735C67"/>
    <w:rsid w:val="00735FA6"/>
    <w:rsid w:val="00736075"/>
    <w:rsid w:val="0073611E"/>
    <w:rsid w:val="007365A8"/>
    <w:rsid w:val="00736B21"/>
    <w:rsid w:val="007370F3"/>
    <w:rsid w:val="007373A8"/>
    <w:rsid w:val="007377FF"/>
    <w:rsid w:val="00737F9C"/>
    <w:rsid w:val="00740FA5"/>
    <w:rsid w:val="00740FC2"/>
    <w:rsid w:val="00741224"/>
    <w:rsid w:val="00741301"/>
    <w:rsid w:val="00741535"/>
    <w:rsid w:val="0074168D"/>
    <w:rsid w:val="0074272F"/>
    <w:rsid w:val="007427B0"/>
    <w:rsid w:val="00742C88"/>
    <w:rsid w:val="00742FEE"/>
    <w:rsid w:val="007435B4"/>
    <w:rsid w:val="007436E6"/>
    <w:rsid w:val="00745486"/>
    <w:rsid w:val="007457CF"/>
    <w:rsid w:val="007458F3"/>
    <w:rsid w:val="00745B80"/>
    <w:rsid w:val="00745EA2"/>
    <w:rsid w:val="007469DB"/>
    <w:rsid w:val="0074733B"/>
    <w:rsid w:val="007478B7"/>
    <w:rsid w:val="00750E95"/>
    <w:rsid w:val="00751C0F"/>
    <w:rsid w:val="00752B19"/>
    <w:rsid w:val="00752B6B"/>
    <w:rsid w:val="00753653"/>
    <w:rsid w:val="00753B59"/>
    <w:rsid w:val="00755816"/>
    <w:rsid w:val="007559CA"/>
    <w:rsid w:val="007561C7"/>
    <w:rsid w:val="00756530"/>
    <w:rsid w:val="0075746B"/>
    <w:rsid w:val="00757541"/>
    <w:rsid w:val="00757CE0"/>
    <w:rsid w:val="00760D58"/>
    <w:rsid w:val="00761494"/>
    <w:rsid w:val="00762059"/>
    <w:rsid w:val="00762255"/>
    <w:rsid w:val="007625FA"/>
    <w:rsid w:val="00762A62"/>
    <w:rsid w:val="0076334E"/>
    <w:rsid w:val="007644CC"/>
    <w:rsid w:val="00764DC0"/>
    <w:rsid w:val="0076545F"/>
    <w:rsid w:val="00765C79"/>
    <w:rsid w:val="007661E1"/>
    <w:rsid w:val="007665AD"/>
    <w:rsid w:val="00766900"/>
    <w:rsid w:val="00766E0B"/>
    <w:rsid w:val="00767005"/>
    <w:rsid w:val="00767BB2"/>
    <w:rsid w:val="00767F50"/>
    <w:rsid w:val="00767FFC"/>
    <w:rsid w:val="007700A1"/>
    <w:rsid w:val="00770746"/>
    <w:rsid w:val="0077091E"/>
    <w:rsid w:val="00770974"/>
    <w:rsid w:val="00771B22"/>
    <w:rsid w:val="00771F2A"/>
    <w:rsid w:val="007723C0"/>
    <w:rsid w:val="007725C1"/>
    <w:rsid w:val="007727CD"/>
    <w:rsid w:val="00772BF3"/>
    <w:rsid w:val="00773958"/>
    <w:rsid w:val="00773B1A"/>
    <w:rsid w:val="00773B22"/>
    <w:rsid w:val="00774330"/>
    <w:rsid w:val="007748D1"/>
    <w:rsid w:val="00774D1E"/>
    <w:rsid w:val="00774DB7"/>
    <w:rsid w:val="00775205"/>
    <w:rsid w:val="00775906"/>
    <w:rsid w:val="0077593C"/>
    <w:rsid w:val="00775A17"/>
    <w:rsid w:val="00776192"/>
    <w:rsid w:val="007761D3"/>
    <w:rsid w:val="007770FA"/>
    <w:rsid w:val="007801C6"/>
    <w:rsid w:val="007811A2"/>
    <w:rsid w:val="0078120D"/>
    <w:rsid w:val="0078152B"/>
    <w:rsid w:val="00781531"/>
    <w:rsid w:val="00781DE3"/>
    <w:rsid w:val="00782468"/>
    <w:rsid w:val="00782507"/>
    <w:rsid w:val="0078287A"/>
    <w:rsid w:val="00784094"/>
    <w:rsid w:val="007844A0"/>
    <w:rsid w:val="007846B1"/>
    <w:rsid w:val="007851F3"/>
    <w:rsid w:val="00785566"/>
    <w:rsid w:val="0078562A"/>
    <w:rsid w:val="0078667C"/>
    <w:rsid w:val="007867FF"/>
    <w:rsid w:val="00787267"/>
    <w:rsid w:val="0078729F"/>
    <w:rsid w:val="00787820"/>
    <w:rsid w:val="00790105"/>
    <w:rsid w:val="007904CD"/>
    <w:rsid w:val="00790727"/>
    <w:rsid w:val="00790CF2"/>
    <w:rsid w:val="00790E52"/>
    <w:rsid w:val="007911FE"/>
    <w:rsid w:val="00791ACD"/>
    <w:rsid w:val="00791D21"/>
    <w:rsid w:val="0079230B"/>
    <w:rsid w:val="00792DBB"/>
    <w:rsid w:val="00793282"/>
    <w:rsid w:val="007936AA"/>
    <w:rsid w:val="00793C50"/>
    <w:rsid w:val="00793F1C"/>
    <w:rsid w:val="00794556"/>
    <w:rsid w:val="00794FA1"/>
    <w:rsid w:val="00795967"/>
    <w:rsid w:val="00795AE2"/>
    <w:rsid w:val="007961C1"/>
    <w:rsid w:val="007967A0"/>
    <w:rsid w:val="00796939"/>
    <w:rsid w:val="00797637"/>
    <w:rsid w:val="007979BD"/>
    <w:rsid w:val="007A0F74"/>
    <w:rsid w:val="007A10AC"/>
    <w:rsid w:val="007A13DA"/>
    <w:rsid w:val="007A1808"/>
    <w:rsid w:val="007A185E"/>
    <w:rsid w:val="007A2909"/>
    <w:rsid w:val="007A3081"/>
    <w:rsid w:val="007A35ED"/>
    <w:rsid w:val="007A4008"/>
    <w:rsid w:val="007A4240"/>
    <w:rsid w:val="007A4FCF"/>
    <w:rsid w:val="007A54E7"/>
    <w:rsid w:val="007A58D5"/>
    <w:rsid w:val="007A5A4A"/>
    <w:rsid w:val="007A6386"/>
    <w:rsid w:val="007A6681"/>
    <w:rsid w:val="007A6A92"/>
    <w:rsid w:val="007A6ACC"/>
    <w:rsid w:val="007A6C82"/>
    <w:rsid w:val="007A718E"/>
    <w:rsid w:val="007A72ED"/>
    <w:rsid w:val="007A731B"/>
    <w:rsid w:val="007B1510"/>
    <w:rsid w:val="007B172C"/>
    <w:rsid w:val="007B176B"/>
    <w:rsid w:val="007B1AAB"/>
    <w:rsid w:val="007B1B67"/>
    <w:rsid w:val="007B269F"/>
    <w:rsid w:val="007B26FD"/>
    <w:rsid w:val="007B2FC8"/>
    <w:rsid w:val="007B37D9"/>
    <w:rsid w:val="007B40FD"/>
    <w:rsid w:val="007B4FE9"/>
    <w:rsid w:val="007B5EB5"/>
    <w:rsid w:val="007B6149"/>
    <w:rsid w:val="007B6574"/>
    <w:rsid w:val="007B6738"/>
    <w:rsid w:val="007B6DF0"/>
    <w:rsid w:val="007B7C69"/>
    <w:rsid w:val="007C000D"/>
    <w:rsid w:val="007C0373"/>
    <w:rsid w:val="007C05EF"/>
    <w:rsid w:val="007C07A4"/>
    <w:rsid w:val="007C087B"/>
    <w:rsid w:val="007C0AA2"/>
    <w:rsid w:val="007C0D80"/>
    <w:rsid w:val="007C19D2"/>
    <w:rsid w:val="007C1B11"/>
    <w:rsid w:val="007C1ED6"/>
    <w:rsid w:val="007C1F62"/>
    <w:rsid w:val="007C29BF"/>
    <w:rsid w:val="007C3415"/>
    <w:rsid w:val="007C3AD1"/>
    <w:rsid w:val="007C3E6D"/>
    <w:rsid w:val="007C3EA1"/>
    <w:rsid w:val="007C3EA8"/>
    <w:rsid w:val="007C4177"/>
    <w:rsid w:val="007C4A98"/>
    <w:rsid w:val="007C51AE"/>
    <w:rsid w:val="007C5719"/>
    <w:rsid w:val="007C671C"/>
    <w:rsid w:val="007C6F0D"/>
    <w:rsid w:val="007C6F8A"/>
    <w:rsid w:val="007D02D1"/>
    <w:rsid w:val="007D0389"/>
    <w:rsid w:val="007D16A1"/>
    <w:rsid w:val="007D17E4"/>
    <w:rsid w:val="007D180A"/>
    <w:rsid w:val="007D222E"/>
    <w:rsid w:val="007D26C0"/>
    <w:rsid w:val="007D2C8E"/>
    <w:rsid w:val="007D3C0D"/>
    <w:rsid w:val="007D44D3"/>
    <w:rsid w:val="007D4536"/>
    <w:rsid w:val="007D4A68"/>
    <w:rsid w:val="007D4B60"/>
    <w:rsid w:val="007D57C2"/>
    <w:rsid w:val="007D5993"/>
    <w:rsid w:val="007D5BDD"/>
    <w:rsid w:val="007D5ED5"/>
    <w:rsid w:val="007D60FF"/>
    <w:rsid w:val="007D6B59"/>
    <w:rsid w:val="007D702D"/>
    <w:rsid w:val="007D70D5"/>
    <w:rsid w:val="007D7927"/>
    <w:rsid w:val="007D7962"/>
    <w:rsid w:val="007D7B37"/>
    <w:rsid w:val="007E0D99"/>
    <w:rsid w:val="007E1F23"/>
    <w:rsid w:val="007E26BC"/>
    <w:rsid w:val="007E2CF2"/>
    <w:rsid w:val="007E2DB1"/>
    <w:rsid w:val="007E3C18"/>
    <w:rsid w:val="007E4428"/>
    <w:rsid w:val="007E453D"/>
    <w:rsid w:val="007E479D"/>
    <w:rsid w:val="007E4C93"/>
    <w:rsid w:val="007E4F25"/>
    <w:rsid w:val="007E5073"/>
    <w:rsid w:val="007E626E"/>
    <w:rsid w:val="007E68A5"/>
    <w:rsid w:val="007E6BB4"/>
    <w:rsid w:val="007E6CB0"/>
    <w:rsid w:val="007E747E"/>
    <w:rsid w:val="007E767B"/>
    <w:rsid w:val="007F091A"/>
    <w:rsid w:val="007F0D42"/>
    <w:rsid w:val="007F1360"/>
    <w:rsid w:val="007F1648"/>
    <w:rsid w:val="007F1C91"/>
    <w:rsid w:val="007F1FDF"/>
    <w:rsid w:val="007F23F3"/>
    <w:rsid w:val="007F269D"/>
    <w:rsid w:val="007F28AF"/>
    <w:rsid w:val="007F2A42"/>
    <w:rsid w:val="007F30D0"/>
    <w:rsid w:val="007F3A40"/>
    <w:rsid w:val="007F3CBF"/>
    <w:rsid w:val="007F47C2"/>
    <w:rsid w:val="007F4E40"/>
    <w:rsid w:val="007F4E71"/>
    <w:rsid w:val="007F61A5"/>
    <w:rsid w:val="007F657A"/>
    <w:rsid w:val="007F65EE"/>
    <w:rsid w:val="007F65F5"/>
    <w:rsid w:val="007F774F"/>
    <w:rsid w:val="007F78BF"/>
    <w:rsid w:val="007F7D21"/>
    <w:rsid w:val="008006A5"/>
    <w:rsid w:val="00800792"/>
    <w:rsid w:val="008007DC"/>
    <w:rsid w:val="00800A1C"/>
    <w:rsid w:val="00800BB0"/>
    <w:rsid w:val="00800F55"/>
    <w:rsid w:val="0080272F"/>
    <w:rsid w:val="00803AD0"/>
    <w:rsid w:val="008048EF"/>
    <w:rsid w:val="00804DC9"/>
    <w:rsid w:val="008054B3"/>
    <w:rsid w:val="00805FB0"/>
    <w:rsid w:val="0080633D"/>
    <w:rsid w:val="008069C2"/>
    <w:rsid w:val="00806CB7"/>
    <w:rsid w:val="00810A9C"/>
    <w:rsid w:val="00811097"/>
    <w:rsid w:val="0081119C"/>
    <w:rsid w:val="00811901"/>
    <w:rsid w:val="0081239D"/>
    <w:rsid w:val="00812ABE"/>
    <w:rsid w:val="00812FD3"/>
    <w:rsid w:val="00813155"/>
    <w:rsid w:val="008135D9"/>
    <w:rsid w:val="008137B3"/>
    <w:rsid w:val="00813BDB"/>
    <w:rsid w:val="008149AF"/>
    <w:rsid w:val="00814EF5"/>
    <w:rsid w:val="00815044"/>
    <w:rsid w:val="0081565D"/>
    <w:rsid w:val="00815681"/>
    <w:rsid w:val="00815CD6"/>
    <w:rsid w:val="0081605E"/>
    <w:rsid w:val="00816198"/>
    <w:rsid w:val="00816676"/>
    <w:rsid w:val="008167A4"/>
    <w:rsid w:val="008168C9"/>
    <w:rsid w:val="00816CD7"/>
    <w:rsid w:val="00817F60"/>
    <w:rsid w:val="0082034B"/>
    <w:rsid w:val="00820BFE"/>
    <w:rsid w:val="00821287"/>
    <w:rsid w:val="008217CF"/>
    <w:rsid w:val="00821847"/>
    <w:rsid w:val="00821DA2"/>
    <w:rsid w:val="008221E8"/>
    <w:rsid w:val="0082266F"/>
    <w:rsid w:val="00822B45"/>
    <w:rsid w:val="008232F2"/>
    <w:rsid w:val="00823B7C"/>
    <w:rsid w:val="00825558"/>
    <w:rsid w:val="00825986"/>
    <w:rsid w:val="008262A1"/>
    <w:rsid w:val="00826359"/>
    <w:rsid w:val="00826491"/>
    <w:rsid w:val="008268F2"/>
    <w:rsid w:val="00827159"/>
    <w:rsid w:val="008275F7"/>
    <w:rsid w:val="00827944"/>
    <w:rsid w:val="008279B3"/>
    <w:rsid w:val="00830594"/>
    <w:rsid w:val="008307C7"/>
    <w:rsid w:val="008308C8"/>
    <w:rsid w:val="00831E47"/>
    <w:rsid w:val="00832B9E"/>
    <w:rsid w:val="00833715"/>
    <w:rsid w:val="00833DBC"/>
    <w:rsid w:val="00834273"/>
    <w:rsid w:val="0083427B"/>
    <w:rsid w:val="00834877"/>
    <w:rsid w:val="00834C8C"/>
    <w:rsid w:val="00835377"/>
    <w:rsid w:val="00835DF0"/>
    <w:rsid w:val="00835FE9"/>
    <w:rsid w:val="0083665F"/>
    <w:rsid w:val="00836BF5"/>
    <w:rsid w:val="0083720C"/>
    <w:rsid w:val="00837627"/>
    <w:rsid w:val="00837841"/>
    <w:rsid w:val="00837C1F"/>
    <w:rsid w:val="00840942"/>
    <w:rsid w:val="00840B30"/>
    <w:rsid w:val="008412D6"/>
    <w:rsid w:val="00841A25"/>
    <w:rsid w:val="00841C2D"/>
    <w:rsid w:val="0084213D"/>
    <w:rsid w:val="00842E12"/>
    <w:rsid w:val="00843CAC"/>
    <w:rsid w:val="00843DCC"/>
    <w:rsid w:val="0084436B"/>
    <w:rsid w:val="008446FE"/>
    <w:rsid w:val="00844885"/>
    <w:rsid w:val="008448E5"/>
    <w:rsid w:val="00844C7E"/>
    <w:rsid w:val="00844F8A"/>
    <w:rsid w:val="00845099"/>
    <w:rsid w:val="008456D8"/>
    <w:rsid w:val="00845D5D"/>
    <w:rsid w:val="00846600"/>
    <w:rsid w:val="0084667D"/>
    <w:rsid w:val="008469B2"/>
    <w:rsid w:val="00846C64"/>
    <w:rsid w:val="00847122"/>
    <w:rsid w:val="0084753E"/>
    <w:rsid w:val="008479FD"/>
    <w:rsid w:val="00847A24"/>
    <w:rsid w:val="00847DAA"/>
    <w:rsid w:val="00851815"/>
    <w:rsid w:val="00852EA8"/>
    <w:rsid w:val="00852FDA"/>
    <w:rsid w:val="00853C0C"/>
    <w:rsid w:val="00853F73"/>
    <w:rsid w:val="00854053"/>
    <w:rsid w:val="00854210"/>
    <w:rsid w:val="00854C04"/>
    <w:rsid w:val="00854D66"/>
    <w:rsid w:val="00855066"/>
    <w:rsid w:val="00855280"/>
    <w:rsid w:val="00855C36"/>
    <w:rsid w:val="00855C3E"/>
    <w:rsid w:val="00856D47"/>
    <w:rsid w:val="00857110"/>
    <w:rsid w:val="0085720B"/>
    <w:rsid w:val="008576B3"/>
    <w:rsid w:val="00857A67"/>
    <w:rsid w:val="00857B5F"/>
    <w:rsid w:val="00857E76"/>
    <w:rsid w:val="00860507"/>
    <w:rsid w:val="008608C2"/>
    <w:rsid w:val="00860916"/>
    <w:rsid w:val="00860B19"/>
    <w:rsid w:val="0086103D"/>
    <w:rsid w:val="00861261"/>
    <w:rsid w:val="00861864"/>
    <w:rsid w:val="00861960"/>
    <w:rsid w:val="00861ABD"/>
    <w:rsid w:val="00861BE5"/>
    <w:rsid w:val="00861F00"/>
    <w:rsid w:val="00862490"/>
    <w:rsid w:val="00862F5A"/>
    <w:rsid w:val="008631C9"/>
    <w:rsid w:val="008632F3"/>
    <w:rsid w:val="00863724"/>
    <w:rsid w:val="00863744"/>
    <w:rsid w:val="00863EF9"/>
    <w:rsid w:val="0086467B"/>
    <w:rsid w:val="008646EB"/>
    <w:rsid w:val="00864AB3"/>
    <w:rsid w:val="0086556C"/>
    <w:rsid w:val="0086576E"/>
    <w:rsid w:val="00865784"/>
    <w:rsid w:val="00865A0B"/>
    <w:rsid w:val="00865AC9"/>
    <w:rsid w:val="008670A7"/>
    <w:rsid w:val="00867CCC"/>
    <w:rsid w:val="00870310"/>
    <w:rsid w:val="00870735"/>
    <w:rsid w:val="00870BC4"/>
    <w:rsid w:val="008715AE"/>
    <w:rsid w:val="00871ED9"/>
    <w:rsid w:val="00872310"/>
    <w:rsid w:val="0087238B"/>
    <w:rsid w:val="00872B26"/>
    <w:rsid w:val="00872C02"/>
    <w:rsid w:val="00872DA8"/>
    <w:rsid w:val="00873031"/>
    <w:rsid w:val="00873C05"/>
    <w:rsid w:val="00874101"/>
    <w:rsid w:val="00874B87"/>
    <w:rsid w:val="008750E2"/>
    <w:rsid w:val="00876174"/>
    <w:rsid w:val="0087619B"/>
    <w:rsid w:val="0087630D"/>
    <w:rsid w:val="00877322"/>
    <w:rsid w:val="00880746"/>
    <w:rsid w:val="00880ABA"/>
    <w:rsid w:val="0088155C"/>
    <w:rsid w:val="008821C8"/>
    <w:rsid w:val="008833B4"/>
    <w:rsid w:val="00883489"/>
    <w:rsid w:val="008837BC"/>
    <w:rsid w:val="00884656"/>
    <w:rsid w:val="00884689"/>
    <w:rsid w:val="008856A1"/>
    <w:rsid w:val="00885AC4"/>
    <w:rsid w:val="008864EA"/>
    <w:rsid w:val="0088673C"/>
    <w:rsid w:val="00886B47"/>
    <w:rsid w:val="008878E8"/>
    <w:rsid w:val="0089009E"/>
    <w:rsid w:val="008901ED"/>
    <w:rsid w:val="008903E9"/>
    <w:rsid w:val="00890C9B"/>
    <w:rsid w:val="00891C83"/>
    <w:rsid w:val="00891E7D"/>
    <w:rsid w:val="008922F0"/>
    <w:rsid w:val="008929D8"/>
    <w:rsid w:val="00892A57"/>
    <w:rsid w:val="00892BA2"/>
    <w:rsid w:val="00892F1B"/>
    <w:rsid w:val="0089351F"/>
    <w:rsid w:val="008936BE"/>
    <w:rsid w:val="00893C87"/>
    <w:rsid w:val="00893DD5"/>
    <w:rsid w:val="00893E4B"/>
    <w:rsid w:val="008940E2"/>
    <w:rsid w:val="008942AF"/>
    <w:rsid w:val="008949DB"/>
    <w:rsid w:val="00894D50"/>
    <w:rsid w:val="0089689A"/>
    <w:rsid w:val="00896A6B"/>
    <w:rsid w:val="0089723F"/>
    <w:rsid w:val="008A0AC2"/>
    <w:rsid w:val="008A0FB9"/>
    <w:rsid w:val="008A1420"/>
    <w:rsid w:val="008A159F"/>
    <w:rsid w:val="008A16D1"/>
    <w:rsid w:val="008A1A88"/>
    <w:rsid w:val="008A1BD2"/>
    <w:rsid w:val="008A2006"/>
    <w:rsid w:val="008A26BD"/>
    <w:rsid w:val="008A4003"/>
    <w:rsid w:val="008A4138"/>
    <w:rsid w:val="008A46F8"/>
    <w:rsid w:val="008A482F"/>
    <w:rsid w:val="008A4883"/>
    <w:rsid w:val="008A498B"/>
    <w:rsid w:val="008A4C9A"/>
    <w:rsid w:val="008A4E03"/>
    <w:rsid w:val="008A51CF"/>
    <w:rsid w:val="008A5706"/>
    <w:rsid w:val="008A57D3"/>
    <w:rsid w:val="008A5AE0"/>
    <w:rsid w:val="008A621F"/>
    <w:rsid w:val="008A6657"/>
    <w:rsid w:val="008B05C2"/>
    <w:rsid w:val="008B0A79"/>
    <w:rsid w:val="008B0E2D"/>
    <w:rsid w:val="008B1417"/>
    <w:rsid w:val="008B159E"/>
    <w:rsid w:val="008B2969"/>
    <w:rsid w:val="008B29A5"/>
    <w:rsid w:val="008B2D48"/>
    <w:rsid w:val="008B2E15"/>
    <w:rsid w:val="008B32AE"/>
    <w:rsid w:val="008B32BA"/>
    <w:rsid w:val="008B3704"/>
    <w:rsid w:val="008B3759"/>
    <w:rsid w:val="008B425A"/>
    <w:rsid w:val="008B45FB"/>
    <w:rsid w:val="008B5274"/>
    <w:rsid w:val="008B5AC4"/>
    <w:rsid w:val="008B6390"/>
    <w:rsid w:val="008B63F0"/>
    <w:rsid w:val="008B6720"/>
    <w:rsid w:val="008B754B"/>
    <w:rsid w:val="008B7E8C"/>
    <w:rsid w:val="008C012D"/>
    <w:rsid w:val="008C03D3"/>
    <w:rsid w:val="008C070E"/>
    <w:rsid w:val="008C0950"/>
    <w:rsid w:val="008C0A4A"/>
    <w:rsid w:val="008C0DBD"/>
    <w:rsid w:val="008C172D"/>
    <w:rsid w:val="008C1C6F"/>
    <w:rsid w:val="008C4132"/>
    <w:rsid w:val="008C553F"/>
    <w:rsid w:val="008C619E"/>
    <w:rsid w:val="008C6376"/>
    <w:rsid w:val="008C6619"/>
    <w:rsid w:val="008C6892"/>
    <w:rsid w:val="008C6957"/>
    <w:rsid w:val="008C6EC0"/>
    <w:rsid w:val="008C7C18"/>
    <w:rsid w:val="008D038F"/>
    <w:rsid w:val="008D03C5"/>
    <w:rsid w:val="008D07A6"/>
    <w:rsid w:val="008D0AA0"/>
    <w:rsid w:val="008D1141"/>
    <w:rsid w:val="008D1925"/>
    <w:rsid w:val="008D27CD"/>
    <w:rsid w:val="008D374B"/>
    <w:rsid w:val="008D387E"/>
    <w:rsid w:val="008D40A5"/>
    <w:rsid w:val="008D4E89"/>
    <w:rsid w:val="008D535F"/>
    <w:rsid w:val="008D579D"/>
    <w:rsid w:val="008D5A10"/>
    <w:rsid w:val="008D5E1F"/>
    <w:rsid w:val="008D5FE0"/>
    <w:rsid w:val="008D60BF"/>
    <w:rsid w:val="008D62B5"/>
    <w:rsid w:val="008D64F2"/>
    <w:rsid w:val="008D6677"/>
    <w:rsid w:val="008D687B"/>
    <w:rsid w:val="008D6971"/>
    <w:rsid w:val="008D6EF7"/>
    <w:rsid w:val="008D7756"/>
    <w:rsid w:val="008D7AAD"/>
    <w:rsid w:val="008E0015"/>
    <w:rsid w:val="008E08AA"/>
    <w:rsid w:val="008E0B02"/>
    <w:rsid w:val="008E0FB1"/>
    <w:rsid w:val="008E0FFF"/>
    <w:rsid w:val="008E11DE"/>
    <w:rsid w:val="008E1904"/>
    <w:rsid w:val="008E1D7B"/>
    <w:rsid w:val="008E256C"/>
    <w:rsid w:val="008E25C4"/>
    <w:rsid w:val="008E2BF6"/>
    <w:rsid w:val="008E2D6D"/>
    <w:rsid w:val="008E39AC"/>
    <w:rsid w:val="008E3C67"/>
    <w:rsid w:val="008E44F5"/>
    <w:rsid w:val="008E463C"/>
    <w:rsid w:val="008E52B6"/>
    <w:rsid w:val="008E52E7"/>
    <w:rsid w:val="008E540C"/>
    <w:rsid w:val="008E6371"/>
    <w:rsid w:val="008E6589"/>
    <w:rsid w:val="008E6D82"/>
    <w:rsid w:val="008E72EA"/>
    <w:rsid w:val="008E786B"/>
    <w:rsid w:val="008F028D"/>
    <w:rsid w:val="008F1A74"/>
    <w:rsid w:val="008F1DB7"/>
    <w:rsid w:val="008F1EEB"/>
    <w:rsid w:val="008F239B"/>
    <w:rsid w:val="008F2C4B"/>
    <w:rsid w:val="008F2D24"/>
    <w:rsid w:val="008F2DC8"/>
    <w:rsid w:val="008F31C5"/>
    <w:rsid w:val="008F33C7"/>
    <w:rsid w:val="008F421A"/>
    <w:rsid w:val="008F4404"/>
    <w:rsid w:val="008F467C"/>
    <w:rsid w:val="008F5950"/>
    <w:rsid w:val="008F5F89"/>
    <w:rsid w:val="008F6264"/>
    <w:rsid w:val="008F6644"/>
    <w:rsid w:val="008F6D72"/>
    <w:rsid w:val="008F6F41"/>
    <w:rsid w:val="008F7172"/>
    <w:rsid w:val="008F7196"/>
    <w:rsid w:val="008F7814"/>
    <w:rsid w:val="008F7F9E"/>
    <w:rsid w:val="00900418"/>
    <w:rsid w:val="0090101F"/>
    <w:rsid w:val="0090136F"/>
    <w:rsid w:val="0090148C"/>
    <w:rsid w:val="009014B9"/>
    <w:rsid w:val="00901801"/>
    <w:rsid w:val="00901F18"/>
    <w:rsid w:val="009020F0"/>
    <w:rsid w:val="00902230"/>
    <w:rsid w:val="00902A7E"/>
    <w:rsid w:val="00902C50"/>
    <w:rsid w:val="009034D7"/>
    <w:rsid w:val="00904042"/>
    <w:rsid w:val="0090440D"/>
    <w:rsid w:val="00904589"/>
    <w:rsid w:val="00904C30"/>
    <w:rsid w:val="009056D5"/>
    <w:rsid w:val="00906117"/>
    <w:rsid w:val="00906693"/>
    <w:rsid w:val="00906714"/>
    <w:rsid w:val="009078D4"/>
    <w:rsid w:val="00910131"/>
    <w:rsid w:val="009105E1"/>
    <w:rsid w:val="009109B0"/>
    <w:rsid w:val="00910BE7"/>
    <w:rsid w:val="009116D1"/>
    <w:rsid w:val="00911AB6"/>
    <w:rsid w:val="009120AD"/>
    <w:rsid w:val="009120FE"/>
    <w:rsid w:val="00912364"/>
    <w:rsid w:val="009125B7"/>
    <w:rsid w:val="0091264B"/>
    <w:rsid w:val="00912CD5"/>
    <w:rsid w:val="00913103"/>
    <w:rsid w:val="00913AD9"/>
    <w:rsid w:val="00913EE7"/>
    <w:rsid w:val="009142C2"/>
    <w:rsid w:val="00914529"/>
    <w:rsid w:val="009146D8"/>
    <w:rsid w:val="00914769"/>
    <w:rsid w:val="009154EB"/>
    <w:rsid w:val="00915F98"/>
    <w:rsid w:val="0091614D"/>
    <w:rsid w:val="00916390"/>
    <w:rsid w:val="00916A70"/>
    <w:rsid w:val="00916DE4"/>
    <w:rsid w:val="00917287"/>
    <w:rsid w:val="009178D0"/>
    <w:rsid w:val="009179F5"/>
    <w:rsid w:val="00921243"/>
    <w:rsid w:val="00921958"/>
    <w:rsid w:val="00921963"/>
    <w:rsid w:val="00921F98"/>
    <w:rsid w:val="009224E3"/>
    <w:rsid w:val="00922565"/>
    <w:rsid w:val="009236E9"/>
    <w:rsid w:val="00923AA2"/>
    <w:rsid w:val="0092401B"/>
    <w:rsid w:val="009241A6"/>
    <w:rsid w:val="009248EC"/>
    <w:rsid w:val="00925161"/>
    <w:rsid w:val="0092520C"/>
    <w:rsid w:val="00925AB3"/>
    <w:rsid w:val="00925BD1"/>
    <w:rsid w:val="00925E91"/>
    <w:rsid w:val="00926608"/>
    <w:rsid w:val="00926D88"/>
    <w:rsid w:val="00926FBC"/>
    <w:rsid w:val="0092729D"/>
    <w:rsid w:val="00927B58"/>
    <w:rsid w:val="00930EF0"/>
    <w:rsid w:val="009311CF"/>
    <w:rsid w:val="00931B00"/>
    <w:rsid w:val="00931BCD"/>
    <w:rsid w:val="00931D09"/>
    <w:rsid w:val="00931DA4"/>
    <w:rsid w:val="00931E16"/>
    <w:rsid w:val="0093234B"/>
    <w:rsid w:val="0093287D"/>
    <w:rsid w:val="00932D6E"/>
    <w:rsid w:val="0093323F"/>
    <w:rsid w:val="009332A9"/>
    <w:rsid w:val="009334E7"/>
    <w:rsid w:val="00934050"/>
    <w:rsid w:val="00934765"/>
    <w:rsid w:val="00934924"/>
    <w:rsid w:val="00934993"/>
    <w:rsid w:val="00934F7F"/>
    <w:rsid w:val="0093555A"/>
    <w:rsid w:val="00935686"/>
    <w:rsid w:val="00935CEB"/>
    <w:rsid w:val="00936867"/>
    <w:rsid w:val="009403DE"/>
    <w:rsid w:val="0094094C"/>
    <w:rsid w:val="00940A7D"/>
    <w:rsid w:val="00942DF2"/>
    <w:rsid w:val="009439C2"/>
    <w:rsid w:val="00943B79"/>
    <w:rsid w:val="00943C77"/>
    <w:rsid w:val="00943D92"/>
    <w:rsid w:val="0094432C"/>
    <w:rsid w:val="009443AA"/>
    <w:rsid w:val="009443EE"/>
    <w:rsid w:val="00944825"/>
    <w:rsid w:val="00944895"/>
    <w:rsid w:val="00944B8E"/>
    <w:rsid w:val="0094541D"/>
    <w:rsid w:val="00945831"/>
    <w:rsid w:val="0094788C"/>
    <w:rsid w:val="009511C9"/>
    <w:rsid w:val="009516E3"/>
    <w:rsid w:val="00951D47"/>
    <w:rsid w:val="00951E75"/>
    <w:rsid w:val="00952395"/>
    <w:rsid w:val="00952444"/>
    <w:rsid w:val="00952CCB"/>
    <w:rsid w:val="00952D58"/>
    <w:rsid w:val="00953128"/>
    <w:rsid w:val="0095314B"/>
    <w:rsid w:val="00953409"/>
    <w:rsid w:val="009534B9"/>
    <w:rsid w:val="009536A8"/>
    <w:rsid w:val="00953953"/>
    <w:rsid w:val="00953AA3"/>
    <w:rsid w:val="00953EDF"/>
    <w:rsid w:val="0095430E"/>
    <w:rsid w:val="009548D4"/>
    <w:rsid w:val="009558EE"/>
    <w:rsid w:val="00955E43"/>
    <w:rsid w:val="00956435"/>
    <w:rsid w:val="00956C10"/>
    <w:rsid w:val="00957AF4"/>
    <w:rsid w:val="00957EFC"/>
    <w:rsid w:val="0096007C"/>
    <w:rsid w:val="009603AC"/>
    <w:rsid w:val="009605C5"/>
    <w:rsid w:val="0096073B"/>
    <w:rsid w:val="00960A62"/>
    <w:rsid w:val="00960CD5"/>
    <w:rsid w:val="00960DBD"/>
    <w:rsid w:val="00960F1C"/>
    <w:rsid w:val="00960FB0"/>
    <w:rsid w:val="00961162"/>
    <w:rsid w:val="0096152C"/>
    <w:rsid w:val="0096184E"/>
    <w:rsid w:val="009621B6"/>
    <w:rsid w:val="00962472"/>
    <w:rsid w:val="0096292C"/>
    <w:rsid w:val="00962C7D"/>
    <w:rsid w:val="0096362A"/>
    <w:rsid w:val="00963698"/>
    <w:rsid w:val="00963988"/>
    <w:rsid w:val="00963BD6"/>
    <w:rsid w:val="00964253"/>
    <w:rsid w:val="00965426"/>
    <w:rsid w:val="00965829"/>
    <w:rsid w:val="00965B6F"/>
    <w:rsid w:val="0096652D"/>
    <w:rsid w:val="00966803"/>
    <w:rsid w:val="009668A9"/>
    <w:rsid w:val="00966B10"/>
    <w:rsid w:val="009700F6"/>
    <w:rsid w:val="00970925"/>
    <w:rsid w:val="00970C49"/>
    <w:rsid w:val="00971389"/>
    <w:rsid w:val="00971CA6"/>
    <w:rsid w:val="00971DB3"/>
    <w:rsid w:val="009728E7"/>
    <w:rsid w:val="00972F81"/>
    <w:rsid w:val="00973322"/>
    <w:rsid w:val="00973F4B"/>
    <w:rsid w:val="00974309"/>
    <w:rsid w:val="00974A06"/>
    <w:rsid w:val="00975766"/>
    <w:rsid w:val="009761B4"/>
    <w:rsid w:val="00976450"/>
    <w:rsid w:val="009768F0"/>
    <w:rsid w:val="00977A6F"/>
    <w:rsid w:val="00977E10"/>
    <w:rsid w:val="00980916"/>
    <w:rsid w:val="00980DBF"/>
    <w:rsid w:val="00981029"/>
    <w:rsid w:val="00981138"/>
    <w:rsid w:val="00981989"/>
    <w:rsid w:val="0098225B"/>
    <w:rsid w:val="00982293"/>
    <w:rsid w:val="0098261C"/>
    <w:rsid w:val="00982BD7"/>
    <w:rsid w:val="00982C13"/>
    <w:rsid w:val="00983278"/>
    <w:rsid w:val="00983D87"/>
    <w:rsid w:val="00983F99"/>
    <w:rsid w:val="00984820"/>
    <w:rsid w:val="00984C64"/>
    <w:rsid w:val="00985DA7"/>
    <w:rsid w:val="00986B05"/>
    <w:rsid w:val="00986B76"/>
    <w:rsid w:val="00986C1F"/>
    <w:rsid w:val="00986C44"/>
    <w:rsid w:val="00986DA9"/>
    <w:rsid w:val="00986E1A"/>
    <w:rsid w:val="009906E8"/>
    <w:rsid w:val="0099104D"/>
    <w:rsid w:val="009911D9"/>
    <w:rsid w:val="009917AC"/>
    <w:rsid w:val="00991AF3"/>
    <w:rsid w:val="009923D2"/>
    <w:rsid w:val="00992848"/>
    <w:rsid w:val="00992870"/>
    <w:rsid w:val="00992984"/>
    <w:rsid w:val="009936BC"/>
    <w:rsid w:val="00993769"/>
    <w:rsid w:val="009938F1"/>
    <w:rsid w:val="00993975"/>
    <w:rsid w:val="00994273"/>
    <w:rsid w:val="00994AB2"/>
    <w:rsid w:val="009952E1"/>
    <w:rsid w:val="00995DD1"/>
    <w:rsid w:val="009969F2"/>
    <w:rsid w:val="00996EFA"/>
    <w:rsid w:val="00997855"/>
    <w:rsid w:val="009978DF"/>
    <w:rsid w:val="00997A68"/>
    <w:rsid w:val="00997C35"/>
    <w:rsid w:val="00997D3C"/>
    <w:rsid w:val="009A0989"/>
    <w:rsid w:val="009A0CEE"/>
    <w:rsid w:val="009A14C6"/>
    <w:rsid w:val="009A2320"/>
    <w:rsid w:val="009A24FE"/>
    <w:rsid w:val="009A2901"/>
    <w:rsid w:val="009A2A51"/>
    <w:rsid w:val="009A2CF7"/>
    <w:rsid w:val="009A2D26"/>
    <w:rsid w:val="009A3828"/>
    <w:rsid w:val="009A42F1"/>
    <w:rsid w:val="009A45C1"/>
    <w:rsid w:val="009A4B00"/>
    <w:rsid w:val="009A4F37"/>
    <w:rsid w:val="009A514F"/>
    <w:rsid w:val="009A6D06"/>
    <w:rsid w:val="009A7338"/>
    <w:rsid w:val="009A76C5"/>
    <w:rsid w:val="009A7DB9"/>
    <w:rsid w:val="009A7E11"/>
    <w:rsid w:val="009B00C3"/>
    <w:rsid w:val="009B05CD"/>
    <w:rsid w:val="009B0FC3"/>
    <w:rsid w:val="009B13C9"/>
    <w:rsid w:val="009B1817"/>
    <w:rsid w:val="009B1B72"/>
    <w:rsid w:val="009B24ED"/>
    <w:rsid w:val="009B2BAC"/>
    <w:rsid w:val="009B344A"/>
    <w:rsid w:val="009B4329"/>
    <w:rsid w:val="009B45E6"/>
    <w:rsid w:val="009B4F42"/>
    <w:rsid w:val="009B67BF"/>
    <w:rsid w:val="009B6EC0"/>
    <w:rsid w:val="009B73B5"/>
    <w:rsid w:val="009B744C"/>
    <w:rsid w:val="009C07C6"/>
    <w:rsid w:val="009C0B51"/>
    <w:rsid w:val="009C1836"/>
    <w:rsid w:val="009C1E4A"/>
    <w:rsid w:val="009C1E7B"/>
    <w:rsid w:val="009C39AF"/>
    <w:rsid w:val="009C3E67"/>
    <w:rsid w:val="009C3F6D"/>
    <w:rsid w:val="009C46BC"/>
    <w:rsid w:val="009C470E"/>
    <w:rsid w:val="009C4BC3"/>
    <w:rsid w:val="009C5255"/>
    <w:rsid w:val="009C541D"/>
    <w:rsid w:val="009C622E"/>
    <w:rsid w:val="009C7710"/>
    <w:rsid w:val="009C7A23"/>
    <w:rsid w:val="009D03B3"/>
    <w:rsid w:val="009D0960"/>
    <w:rsid w:val="009D0A27"/>
    <w:rsid w:val="009D0EB8"/>
    <w:rsid w:val="009D0F72"/>
    <w:rsid w:val="009D1844"/>
    <w:rsid w:val="009D18E4"/>
    <w:rsid w:val="009D1B1B"/>
    <w:rsid w:val="009D225B"/>
    <w:rsid w:val="009D24AC"/>
    <w:rsid w:val="009D2AC4"/>
    <w:rsid w:val="009D4B2E"/>
    <w:rsid w:val="009D50F6"/>
    <w:rsid w:val="009D5622"/>
    <w:rsid w:val="009D5D37"/>
    <w:rsid w:val="009D6002"/>
    <w:rsid w:val="009D6045"/>
    <w:rsid w:val="009D61E8"/>
    <w:rsid w:val="009D682A"/>
    <w:rsid w:val="009D687A"/>
    <w:rsid w:val="009D6CD8"/>
    <w:rsid w:val="009D7B2E"/>
    <w:rsid w:val="009E092A"/>
    <w:rsid w:val="009E0FB4"/>
    <w:rsid w:val="009E12F7"/>
    <w:rsid w:val="009E151C"/>
    <w:rsid w:val="009E1FE8"/>
    <w:rsid w:val="009E2733"/>
    <w:rsid w:val="009E2A06"/>
    <w:rsid w:val="009E2FE8"/>
    <w:rsid w:val="009E3257"/>
    <w:rsid w:val="009E4224"/>
    <w:rsid w:val="009E49DA"/>
    <w:rsid w:val="009E569F"/>
    <w:rsid w:val="009E5F54"/>
    <w:rsid w:val="009E7187"/>
    <w:rsid w:val="009E7D91"/>
    <w:rsid w:val="009F0560"/>
    <w:rsid w:val="009F0ECC"/>
    <w:rsid w:val="009F16E8"/>
    <w:rsid w:val="009F176F"/>
    <w:rsid w:val="009F1BBF"/>
    <w:rsid w:val="009F2269"/>
    <w:rsid w:val="009F244D"/>
    <w:rsid w:val="009F2B01"/>
    <w:rsid w:val="009F2D1D"/>
    <w:rsid w:val="009F4187"/>
    <w:rsid w:val="009F4C14"/>
    <w:rsid w:val="009F59AC"/>
    <w:rsid w:val="009F660D"/>
    <w:rsid w:val="009F6BA8"/>
    <w:rsid w:val="009F6F2E"/>
    <w:rsid w:val="009F7073"/>
    <w:rsid w:val="009F7C3C"/>
    <w:rsid w:val="00A00350"/>
    <w:rsid w:val="00A0043A"/>
    <w:rsid w:val="00A0057E"/>
    <w:rsid w:val="00A00C62"/>
    <w:rsid w:val="00A0176A"/>
    <w:rsid w:val="00A01897"/>
    <w:rsid w:val="00A0195F"/>
    <w:rsid w:val="00A01E06"/>
    <w:rsid w:val="00A02FC4"/>
    <w:rsid w:val="00A056AE"/>
    <w:rsid w:val="00A0579C"/>
    <w:rsid w:val="00A06B4A"/>
    <w:rsid w:val="00A06EAC"/>
    <w:rsid w:val="00A072B8"/>
    <w:rsid w:val="00A07694"/>
    <w:rsid w:val="00A07CD8"/>
    <w:rsid w:val="00A10524"/>
    <w:rsid w:val="00A10EBE"/>
    <w:rsid w:val="00A10EDA"/>
    <w:rsid w:val="00A11338"/>
    <w:rsid w:val="00A113CE"/>
    <w:rsid w:val="00A12057"/>
    <w:rsid w:val="00A120F3"/>
    <w:rsid w:val="00A1219C"/>
    <w:rsid w:val="00A12568"/>
    <w:rsid w:val="00A127F8"/>
    <w:rsid w:val="00A12D1B"/>
    <w:rsid w:val="00A12DE6"/>
    <w:rsid w:val="00A12EF3"/>
    <w:rsid w:val="00A13326"/>
    <w:rsid w:val="00A133E4"/>
    <w:rsid w:val="00A1347E"/>
    <w:rsid w:val="00A135CC"/>
    <w:rsid w:val="00A13922"/>
    <w:rsid w:val="00A1418A"/>
    <w:rsid w:val="00A142EB"/>
    <w:rsid w:val="00A14C02"/>
    <w:rsid w:val="00A14F24"/>
    <w:rsid w:val="00A15A54"/>
    <w:rsid w:val="00A1656E"/>
    <w:rsid w:val="00A1711E"/>
    <w:rsid w:val="00A17596"/>
    <w:rsid w:val="00A178AD"/>
    <w:rsid w:val="00A17B70"/>
    <w:rsid w:val="00A17C61"/>
    <w:rsid w:val="00A20072"/>
    <w:rsid w:val="00A200BF"/>
    <w:rsid w:val="00A20472"/>
    <w:rsid w:val="00A20793"/>
    <w:rsid w:val="00A207E0"/>
    <w:rsid w:val="00A20AD6"/>
    <w:rsid w:val="00A218AD"/>
    <w:rsid w:val="00A21FE2"/>
    <w:rsid w:val="00A225C9"/>
    <w:rsid w:val="00A22696"/>
    <w:rsid w:val="00A240A9"/>
    <w:rsid w:val="00A244CF"/>
    <w:rsid w:val="00A24960"/>
    <w:rsid w:val="00A24AA2"/>
    <w:rsid w:val="00A2518D"/>
    <w:rsid w:val="00A252B9"/>
    <w:rsid w:val="00A255ED"/>
    <w:rsid w:val="00A2612B"/>
    <w:rsid w:val="00A263A5"/>
    <w:rsid w:val="00A26BE3"/>
    <w:rsid w:val="00A26D8F"/>
    <w:rsid w:val="00A27093"/>
    <w:rsid w:val="00A270CE"/>
    <w:rsid w:val="00A27CE3"/>
    <w:rsid w:val="00A3009E"/>
    <w:rsid w:val="00A301DC"/>
    <w:rsid w:val="00A304B2"/>
    <w:rsid w:val="00A3134C"/>
    <w:rsid w:val="00A31BF0"/>
    <w:rsid w:val="00A322FE"/>
    <w:rsid w:val="00A32ACF"/>
    <w:rsid w:val="00A32FA2"/>
    <w:rsid w:val="00A3394B"/>
    <w:rsid w:val="00A33BA9"/>
    <w:rsid w:val="00A34285"/>
    <w:rsid w:val="00A3478D"/>
    <w:rsid w:val="00A349CB"/>
    <w:rsid w:val="00A34BC9"/>
    <w:rsid w:val="00A34DBE"/>
    <w:rsid w:val="00A350FF"/>
    <w:rsid w:val="00A3569E"/>
    <w:rsid w:val="00A35CF1"/>
    <w:rsid w:val="00A35D6D"/>
    <w:rsid w:val="00A36425"/>
    <w:rsid w:val="00A365AD"/>
    <w:rsid w:val="00A36CBE"/>
    <w:rsid w:val="00A37056"/>
    <w:rsid w:val="00A37709"/>
    <w:rsid w:val="00A37D58"/>
    <w:rsid w:val="00A400E4"/>
    <w:rsid w:val="00A405EE"/>
    <w:rsid w:val="00A4093C"/>
    <w:rsid w:val="00A40F57"/>
    <w:rsid w:val="00A412E3"/>
    <w:rsid w:val="00A41596"/>
    <w:rsid w:val="00A415CE"/>
    <w:rsid w:val="00A41608"/>
    <w:rsid w:val="00A41899"/>
    <w:rsid w:val="00A418E1"/>
    <w:rsid w:val="00A418FE"/>
    <w:rsid w:val="00A41DF4"/>
    <w:rsid w:val="00A41EC6"/>
    <w:rsid w:val="00A4219C"/>
    <w:rsid w:val="00A42312"/>
    <w:rsid w:val="00A437AA"/>
    <w:rsid w:val="00A43877"/>
    <w:rsid w:val="00A44128"/>
    <w:rsid w:val="00A446ED"/>
    <w:rsid w:val="00A44B0C"/>
    <w:rsid w:val="00A44E7B"/>
    <w:rsid w:val="00A45485"/>
    <w:rsid w:val="00A45EA0"/>
    <w:rsid w:val="00A45ED4"/>
    <w:rsid w:val="00A45EEC"/>
    <w:rsid w:val="00A46617"/>
    <w:rsid w:val="00A46741"/>
    <w:rsid w:val="00A4690B"/>
    <w:rsid w:val="00A51795"/>
    <w:rsid w:val="00A51A5C"/>
    <w:rsid w:val="00A51CCA"/>
    <w:rsid w:val="00A5257F"/>
    <w:rsid w:val="00A529F7"/>
    <w:rsid w:val="00A52E5C"/>
    <w:rsid w:val="00A5309A"/>
    <w:rsid w:val="00A5341C"/>
    <w:rsid w:val="00A54E02"/>
    <w:rsid w:val="00A55057"/>
    <w:rsid w:val="00A55D00"/>
    <w:rsid w:val="00A55D6C"/>
    <w:rsid w:val="00A55E46"/>
    <w:rsid w:val="00A55F14"/>
    <w:rsid w:val="00A56768"/>
    <w:rsid w:val="00A56C84"/>
    <w:rsid w:val="00A56CF0"/>
    <w:rsid w:val="00A57828"/>
    <w:rsid w:val="00A6012A"/>
    <w:rsid w:val="00A61401"/>
    <w:rsid w:val="00A61938"/>
    <w:rsid w:val="00A61FDC"/>
    <w:rsid w:val="00A62A71"/>
    <w:rsid w:val="00A63383"/>
    <w:rsid w:val="00A63ECD"/>
    <w:rsid w:val="00A64683"/>
    <w:rsid w:val="00A65342"/>
    <w:rsid w:val="00A66218"/>
    <w:rsid w:val="00A676C5"/>
    <w:rsid w:val="00A67F66"/>
    <w:rsid w:val="00A70102"/>
    <w:rsid w:val="00A7010E"/>
    <w:rsid w:val="00A70285"/>
    <w:rsid w:val="00A70FCE"/>
    <w:rsid w:val="00A7102F"/>
    <w:rsid w:val="00A71068"/>
    <w:rsid w:val="00A7137D"/>
    <w:rsid w:val="00A71481"/>
    <w:rsid w:val="00A717B3"/>
    <w:rsid w:val="00A7234D"/>
    <w:rsid w:val="00A724FF"/>
    <w:rsid w:val="00A7281C"/>
    <w:rsid w:val="00A728F8"/>
    <w:rsid w:val="00A72BCD"/>
    <w:rsid w:val="00A72D32"/>
    <w:rsid w:val="00A72E7F"/>
    <w:rsid w:val="00A73710"/>
    <w:rsid w:val="00A73982"/>
    <w:rsid w:val="00A73E01"/>
    <w:rsid w:val="00A74B82"/>
    <w:rsid w:val="00A75252"/>
    <w:rsid w:val="00A75629"/>
    <w:rsid w:val="00A762C1"/>
    <w:rsid w:val="00A76C11"/>
    <w:rsid w:val="00A7724D"/>
    <w:rsid w:val="00A7783D"/>
    <w:rsid w:val="00A77A5A"/>
    <w:rsid w:val="00A80FB5"/>
    <w:rsid w:val="00A81C7F"/>
    <w:rsid w:val="00A823F7"/>
    <w:rsid w:val="00A83115"/>
    <w:rsid w:val="00A8358B"/>
    <w:rsid w:val="00A83686"/>
    <w:rsid w:val="00A83774"/>
    <w:rsid w:val="00A842E2"/>
    <w:rsid w:val="00A843C5"/>
    <w:rsid w:val="00A84802"/>
    <w:rsid w:val="00A84E7E"/>
    <w:rsid w:val="00A8548F"/>
    <w:rsid w:val="00A857D5"/>
    <w:rsid w:val="00A86620"/>
    <w:rsid w:val="00A870B2"/>
    <w:rsid w:val="00A875CF"/>
    <w:rsid w:val="00A878C2"/>
    <w:rsid w:val="00A904DD"/>
    <w:rsid w:val="00A905E8"/>
    <w:rsid w:val="00A90BDD"/>
    <w:rsid w:val="00A90F71"/>
    <w:rsid w:val="00A9147B"/>
    <w:rsid w:val="00A917B0"/>
    <w:rsid w:val="00A91C50"/>
    <w:rsid w:val="00A91DE1"/>
    <w:rsid w:val="00A92684"/>
    <w:rsid w:val="00A928BF"/>
    <w:rsid w:val="00A92ED9"/>
    <w:rsid w:val="00A938EB"/>
    <w:rsid w:val="00A94EB7"/>
    <w:rsid w:val="00A95359"/>
    <w:rsid w:val="00A95ACC"/>
    <w:rsid w:val="00A95AD2"/>
    <w:rsid w:val="00A97081"/>
    <w:rsid w:val="00A972F4"/>
    <w:rsid w:val="00A976C9"/>
    <w:rsid w:val="00A9797A"/>
    <w:rsid w:val="00AA024F"/>
    <w:rsid w:val="00AA0C9D"/>
    <w:rsid w:val="00AA1EAE"/>
    <w:rsid w:val="00AA2598"/>
    <w:rsid w:val="00AA2741"/>
    <w:rsid w:val="00AA2B3D"/>
    <w:rsid w:val="00AA2D0E"/>
    <w:rsid w:val="00AA4E04"/>
    <w:rsid w:val="00AA50B6"/>
    <w:rsid w:val="00AA55A5"/>
    <w:rsid w:val="00AA5940"/>
    <w:rsid w:val="00AA5B19"/>
    <w:rsid w:val="00AA6785"/>
    <w:rsid w:val="00AA6F73"/>
    <w:rsid w:val="00AA6FB4"/>
    <w:rsid w:val="00AA7611"/>
    <w:rsid w:val="00AA7E1A"/>
    <w:rsid w:val="00AB0920"/>
    <w:rsid w:val="00AB0F5B"/>
    <w:rsid w:val="00AB2404"/>
    <w:rsid w:val="00AB3524"/>
    <w:rsid w:val="00AB38FE"/>
    <w:rsid w:val="00AB3922"/>
    <w:rsid w:val="00AB3CCC"/>
    <w:rsid w:val="00AB546C"/>
    <w:rsid w:val="00AB5481"/>
    <w:rsid w:val="00AB643D"/>
    <w:rsid w:val="00AB6A93"/>
    <w:rsid w:val="00AB77E6"/>
    <w:rsid w:val="00AC28D3"/>
    <w:rsid w:val="00AC2E23"/>
    <w:rsid w:val="00AC359E"/>
    <w:rsid w:val="00AC3627"/>
    <w:rsid w:val="00AC36D6"/>
    <w:rsid w:val="00AC3B41"/>
    <w:rsid w:val="00AC3CA3"/>
    <w:rsid w:val="00AC4292"/>
    <w:rsid w:val="00AC4DA0"/>
    <w:rsid w:val="00AC61AD"/>
    <w:rsid w:val="00AC68AD"/>
    <w:rsid w:val="00AC6BBD"/>
    <w:rsid w:val="00AC7415"/>
    <w:rsid w:val="00AC7958"/>
    <w:rsid w:val="00AC7BF6"/>
    <w:rsid w:val="00AD0908"/>
    <w:rsid w:val="00AD0B55"/>
    <w:rsid w:val="00AD116D"/>
    <w:rsid w:val="00AD17A2"/>
    <w:rsid w:val="00AD17E9"/>
    <w:rsid w:val="00AD19C4"/>
    <w:rsid w:val="00AD1D32"/>
    <w:rsid w:val="00AD26D3"/>
    <w:rsid w:val="00AD26F3"/>
    <w:rsid w:val="00AD2C77"/>
    <w:rsid w:val="00AD3C52"/>
    <w:rsid w:val="00AD41E7"/>
    <w:rsid w:val="00AD43C7"/>
    <w:rsid w:val="00AD444D"/>
    <w:rsid w:val="00AD4851"/>
    <w:rsid w:val="00AD4CED"/>
    <w:rsid w:val="00AD4E6F"/>
    <w:rsid w:val="00AD62BB"/>
    <w:rsid w:val="00AD64C1"/>
    <w:rsid w:val="00AD6A0F"/>
    <w:rsid w:val="00AD7127"/>
    <w:rsid w:val="00AD763A"/>
    <w:rsid w:val="00AD7A87"/>
    <w:rsid w:val="00AD7A8C"/>
    <w:rsid w:val="00AD7E53"/>
    <w:rsid w:val="00AD7EA2"/>
    <w:rsid w:val="00AD7F69"/>
    <w:rsid w:val="00AD7FAB"/>
    <w:rsid w:val="00AE08BD"/>
    <w:rsid w:val="00AE0995"/>
    <w:rsid w:val="00AE0D30"/>
    <w:rsid w:val="00AE11BA"/>
    <w:rsid w:val="00AE15F2"/>
    <w:rsid w:val="00AE1B10"/>
    <w:rsid w:val="00AE1D10"/>
    <w:rsid w:val="00AE2073"/>
    <w:rsid w:val="00AE2D1B"/>
    <w:rsid w:val="00AE4247"/>
    <w:rsid w:val="00AE43FE"/>
    <w:rsid w:val="00AE52D0"/>
    <w:rsid w:val="00AE5A57"/>
    <w:rsid w:val="00AE607F"/>
    <w:rsid w:val="00AE61E7"/>
    <w:rsid w:val="00AE62EB"/>
    <w:rsid w:val="00AE62F8"/>
    <w:rsid w:val="00AE64F0"/>
    <w:rsid w:val="00AE66D0"/>
    <w:rsid w:val="00AE6868"/>
    <w:rsid w:val="00AE6BAE"/>
    <w:rsid w:val="00AE7566"/>
    <w:rsid w:val="00AF0391"/>
    <w:rsid w:val="00AF0C6B"/>
    <w:rsid w:val="00AF0DD2"/>
    <w:rsid w:val="00AF11A1"/>
    <w:rsid w:val="00AF1B68"/>
    <w:rsid w:val="00AF21AB"/>
    <w:rsid w:val="00AF2B61"/>
    <w:rsid w:val="00AF4AAB"/>
    <w:rsid w:val="00AF5B67"/>
    <w:rsid w:val="00AF5CE9"/>
    <w:rsid w:val="00AF6051"/>
    <w:rsid w:val="00AF60C6"/>
    <w:rsid w:val="00AF68EC"/>
    <w:rsid w:val="00AF774A"/>
    <w:rsid w:val="00B00C6C"/>
    <w:rsid w:val="00B01319"/>
    <w:rsid w:val="00B013B9"/>
    <w:rsid w:val="00B0295B"/>
    <w:rsid w:val="00B02C29"/>
    <w:rsid w:val="00B037EB"/>
    <w:rsid w:val="00B03CF2"/>
    <w:rsid w:val="00B04B61"/>
    <w:rsid w:val="00B04D68"/>
    <w:rsid w:val="00B04E65"/>
    <w:rsid w:val="00B05292"/>
    <w:rsid w:val="00B053AF"/>
    <w:rsid w:val="00B05550"/>
    <w:rsid w:val="00B05C9E"/>
    <w:rsid w:val="00B06637"/>
    <w:rsid w:val="00B06B48"/>
    <w:rsid w:val="00B073F5"/>
    <w:rsid w:val="00B07538"/>
    <w:rsid w:val="00B07827"/>
    <w:rsid w:val="00B101F0"/>
    <w:rsid w:val="00B10629"/>
    <w:rsid w:val="00B10986"/>
    <w:rsid w:val="00B112EB"/>
    <w:rsid w:val="00B11699"/>
    <w:rsid w:val="00B13875"/>
    <w:rsid w:val="00B13A1F"/>
    <w:rsid w:val="00B13A8C"/>
    <w:rsid w:val="00B14AAE"/>
    <w:rsid w:val="00B14EAA"/>
    <w:rsid w:val="00B156A3"/>
    <w:rsid w:val="00B15BD4"/>
    <w:rsid w:val="00B15FE6"/>
    <w:rsid w:val="00B162D3"/>
    <w:rsid w:val="00B16C1C"/>
    <w:rsid w:val="00B17A0C"/>
    <w:rsid w:val="00B204FF"/>
    <w:rsid w:val="00B20B2B"/>
    <w:rsid w:val="00B20E75"/>
    <w:rsid w:val="00B214C2"/>
    <w:rsid w:val="00B21C5B"/>
    <w:rsid w:val="00B21D46"/>
    <w:rsid w:val="00B2204B"/>
    <w:rsid w:val="00B221AE"/>
    <w:rsid w:val="00B2284D"/>
    <w:rsid w:val="00B22B56"/>
    <w:rsid w:val="00B2327D"/>
    <w:rsid w:val="00B2352F"/>
    <w:rsid w:val="00B23794"/>
    <w:rsid w:val="00B23C5F"/>
    <w:rsid w:val="00B23D05"/>
    <w:rsid w:val="00B2412E"/>
    <w:rsid w:val="00B2419C"/>
    <w:rsid w:val="00B248CF"/>
    <w:rsid w:val="00B25217"/>
    <w:rsid w:val="00B25231"/>
    <w:rsid w:val="00B257DD"/>
    <w:rsid w:val="00B25AF9"/>
    <w:rsid w:val="00B268B3"/>
    <w:rsid w:val="00B26CE3"/>
    <w:rsid w:val="00B278BC"/>
    <w:rsid w:val="00B3018A"/>
    <w:rsid w:val="00B307D1"/>
    <w:rsid w:val="00B311AC"/>
    <w:rsid w:val="00B31E42"/>
    <w:rsid w:val="00B31E4F"/>
    <w:rsid w:val="00B32B31"/>
    <w:rsid w:val="00B32C96"/>
    <w:rsid w:val="00B32CB8"/>
    <w:rsid w:val="00B32D54"/>
    <w:rsid w:val="00B32EEE"/>
    <w:rsid w:val="00B32F9D"/>
    <w:rsid w:val="00B34020"/>
    <w:rsid w:val="00B34667"/>
    <w:rsid w:val="00B35628"/>
    <w:rsid w:val="00B356BE"/>
    <w:rsid w:val="00B3659A"/>
    <w:rsid w:val="00B3672D"/>
    <w:rsid w:val="00B36773"/>
    <w:rsid w:val="00B36C56"/>
    <w:rsid w:val="00B37B16"/>
    <w:rsid w:val="00B37C1B"/>
    <w:rsid w:val="00B37DE1"/>
    <w:rsid w:val="00B400BA"/>
    <w:rsid w:val="00B400CB"/>
    <w:rsid w:val="00B4010D"/>
    <w:rsid w:val="00B4022D"/>
    <w:rsid w:val="00B40422"/>
    <w:rsid w:val="00B4099D"/>
    <w:rsid w:val="00B40A61"/>
    <w:rsid w:val="00B4160D"/>
    <w:rsid w:val="00B41721"/>
    <w:rsid w:val="00B41F30"/>
    <w:rsid w:val="00B429DC"/>
    <w:rsid w:val="00B42A19"/>
    <w:rsid w:val="00B43AE9"/>
    <w:rsid w:val="00B4451A"/>
    <w:rsid w:val="00B445D6"/>
    <w:rsid w:val="00B44DC4"/>
    <w:rsid w:val="00B45087"/>
    <w:rsid w:val="00B452A6"/>
    <w:rsid w:val="00B4569D"/>
    <w:rsid w:val="00B4585F"/>
    <w:rsid w:val="00B45B96"/>
    <w:rsid w:val="00B45D12"/>
    <w:rsid w:val="00B45FE5"/>
    <w:rsid w:val="00B46A3C"/>
    <w:rsid w:val="00B46F5D"/>
    <w:rsid w:val="00B47063"/>
    <w:rsid w:val="00B475DA"/>
    <w:rsid w:val="00B4797B"/>
    <w:rsid w:val="00B501D0"/>
    <w:rsid w:val="00B50830"/>
    <w:rsid w:val="00B50849"/>
    <w:rsid w:val="00B51121"/>
    <w:rsid w:val="00B5240D"/>
    <w:rsid w:val="00B529EA"/>
    <w:rsid w:val="00B52BCD"/>
    <w:rsid w:val="00B54AA7"/>
    <w:rsid w:val="00B55146"/>
    <w:rsid w:val="00B55268"/>
    <w:rsid w:val="00B554FD"/>
    <w:rsid w:val="00B558D9"/>
    <w:rsid w:val="00B55B33"/>
    <w:rsid w:val="00B55D40"/>
    <w:rsid w:val="00B56055"/>
    <w:rsid w:val="00B563A9"/>
    <w:rsid w:val="00B576AD"/>
    <w:rsid w:val="00B6006D"/>
    <w:rsid w:val="00B601F5"/>
    <w:rsid w:val="00B6044F"/>
    <w:rsid w:val="00B604C3"/>
    <w:rsid w:val="00B61B73"/>
    <w:rsid w:val="00B6211E"/>
    <w:rsid w:val="00B62601"/>
    <w:rsid w:val="00B62DC8"/>
    <w:rsid w:val="00B62F9B"/>
    <w:rsid w:val="00B6334C"/>
    <w:rsid w:val="00B633E5"/>
    <w:rsid w:val="00B634B0"/>
    <w:rsid w:val="00B635F9"/>
    <w:rsid w:val="00B63640"/>
    <w:rsid w:val="00B63A3D"/>
    <w:rsid w:val="00B652D1"/>
    <w:rsid w:val="00B6542B"/>
    <w:rsid w:val="00B661EB"/>
    <w:rsid w:val="00B66F30"/>
    <w:rsid w:val="00B67062"/>
    <w:rsid w:val="00B67721"/>
    <w:rsid w:val="00B6773D"/>
    <w:rsid w:val="00B678F0"/>
    <w:rsid w:val="00B6799E"/>
    <w:rsid w:val="00B67D96"/>
    <w:rsid w:val="00B7014B"/>
    <w:rsid w:val="00B70D93"/>
    <w:rsid w:val="00B71E7A"/>
    <w:rsid w:val="00B722BB"/>
    <w:rsid w:val="00B72705"/>
    <w:rsid w:val="00B730E7"/>
    <w:rsid w:val="00B747EA"/>
    <w:rsid w:val="00B74F00"/>
    <w:rsid w:val="00B750A4"/>
    <w:rsid w:val="00B75203"/>
    <w:rsid w:val="00B7543B"/>
    <w:rsid w:val="00B755B8"/>
    <w:rsid w:val="00B75A9D"/>
    <w:rsid w:val="00B762D7"/>
    <w:rsid w:val="00B764E9"/>
    <w:rsid w:val="00B768EB"/>
    <w:rsid w:val="00B76B7D"/>
    <w:rsid w:val="00B7719C"/>
    <w:rsid w:val="00B772C2"/>
    <w:rsid w:val="00B80165"/>
    <w:rsid w:val="00B80508"/>
    <w:rsid w:val="00B808F3"/>
    <w:rsid w:val="00B81000"/>
    <w:rsid w:val="00B82C7A"/>
    <w:rsid w:val="00B82D00"/>
    <w:rsid w:val="00B82EFC"/>
    <w:rsid w:val="00B8330D"/>
    <w:rsid w:val="00B834D0"/>
    <w:rsid w:val="00B83AB5"/>
    <w:rsid w:val="00B840B0"/>
    <w:rsid w:val="00B84465"/>
    <w:rsid w:val="00B846FD"/>
    <w:rsid w:val="00B84E5D"/>
    <w:rsid w:val="00B85031"/>
    <w:rsid w:val="00B851A9"/>
    <w:rsid w:val="00B85319"/>
    <w:rsid w:val="00B85DC0"/>
    <w:rsid w:val="00B85E56"/>
    <w:rsid w:val="00B8681C"/>
    <w:rsid w:val="00B86D7F"/>
    <w:rsid w:val="00B87150"/>
    <w:rsid w:val="00B879DE"/>
    <w:rsid w:val="00B87CA4"/>
    <w:rsid w:val="00B87DED"/>
    <w:rsid w:val="00B901B3"/>
    <w:rsid w:val="00B90383"/>
    <w:rsid w:val="00B906E5"/>
    <w:rsid w:val="00B90965"/>
    <w:rsid w:val="00B916E4"/>
    <w:rsid w:val="00B91844"/>
    <w:rsid w:val="00B91B6E"/>
    <w:rsid w:val="00B91CC0"/>
    <w:rsid w:val="00B91D00"/>
    <w:rsid w:val="00B91F1E"/>
    <w:rsid w:val="00B92497"/>
    <w:rsid w:val="00B92996"/>
    <w:rsid w:val="00B92ACD"/>
    <w:rsid w:val="00B939D4"/>
    <w:rsid w:val="00B9479D"/>
    <w:rsid w:val="00B949A6"/>
    <w:rsid w:val="00B94F5B"/>
    <w:rsid w:val="00B95958"/>
    <w:rsid w:val="00B959FB"/>
    <w:rsid w:val="00B95CFC"/>
    <w:rsid w:val="00B95FAA"/>
    <w:rsid w:val="00B9613D"/>
    <w:rsid w:val="00B9646C"/>
    <w:rsid w:val="00B9668B"/>
    <w:rsid w:val="00B96737"/>
    <w:rsid w:val="00B96821"/>
    <w:rsid w:val="00B97366"/>
    <w:rsid w:val="00B97C45"/>
    <w:rsid w:val="00BA0C2C"/>
    <w:rsid w:val="00BA1161"/>
    <w:rsid w:val="00BA1C67"/>
    <w:rsid w:val="00BA2368"/>
    <w:rsid w:val="00BA23DC"/>
    <w:rsid w:val="00BA25E1"/>
    <w:rsid w:val="00BA2810"/>
    <w:rsid w:val="00BA2C87"/>
    <w:rsid w:val="00BA2E20"/>
    <w:rsid w:val="00BA38B1"/>
    <w:rsid w:val="00BA3D0D"/>
    <w:rsid w:val="00BA3FAA"/>
    <w:rsid w:val="00BA48ED"/>
    <w:rsid w:val="00BA4EC1"/>
    <w:rsid w:val="00BA51D8"/>
    <w:rsid w:val="00BA60AE"/>
    <w:rsid w:val="00BA670E"/>
    <w:rsid w:val="00BA6755"/>
    <w:rsid w:val="00BA6CDF"/>
    <w:rsid w:val="00BA7487"/>
    <w:rsid w:val="00BA7F92"/>
    <w:rsid w:val="00BB0453"/>
    <w:rsid w:val="00BB0AD2"/>
    <w:rsid w:val="00BB0D14"/>
    <w:rsid w:val="00BB1026"/>
    <w:rsid w:val="00BB1BC4"/>
    <w:rsid w:val="00BB1EF3"/>
    <w:rsid w:val="00BB2BCE"/>
    <w:rsid w:val="00BB3CC9"/>
    <w:rsid w:val="00BB3FDE"/>
    <w:rsid w:val="00BB455F"/>
    <w:rsid w:val="00BB4AB6"/>
    <w:rsid w:val="00BB4ED6"/>
    <w:rsid w:val="00BB4FAE"/>
    <w:rsid w:val="00BB568F"/>
    <w:rsid w:val="00BB5B33"/>
    <w:rsid w:val="00BB68F8"/>
    <w:rsid w:val="00BB6E8F"/>
    <w:rsid w:val="00BB7B58"/>
    <w:rsid w:val="00BC11E8"/>
    <w:rsid w:val="00BC1228"/>
    <w:rsid w:val="00BC1B5E"/>
    <w:rsid w:val="00BC2406"/>
    <w:rsid w:val="00BC3285"/>
    <w:rsid w:val="00BC32F0"/>
    <w:rsid w:val="00BC3E5E"/>
    <w:rsid w:val="00BC431E"/>
    <w:rsid w:val="00BC43B7"/>
    <w:rsid w:val="00BC4515"/>
    <w:rsid w:val="00BC521B"/>
    <w:rsid w:val="00BC5474"/>
    <w:rsid w:val="00BC5DA5"/>
    <w:rsid w:val="00BC6887"/>
    <w:rsid w:val="00BC7C7B"/>
    <w:rsid w:val="00BC7FC1"/>
    <w:rsid w:val="00BD01C0"/>
    <w:rsid w:val="00BD110B"/>
    <w:rsid w:val="00BD14F8"/>
    <w:rsid w:val="00BD150E"/>
    <w:rsid w:val="00BD1628"/>
    <w:rsid w:val="00BD17C0"/>
    <w:rsid w:val="00BD2032"/>
    <w:rsid w:val="00BD228F"/>
    <w:rsid w:val="00BD2359"/>
    <w:rsid w:val="00BD2D93"/>
    <w:rsid w:val="00BD303D"/>
    <w:rsid w:val="00BD4457"/>
    <w:rsid w:val="00BD4926"/>
    <w:rsid w:val="00BD5703"/>
    <w:rsid w:val="00BD57E0"/>
    <w:rsid w:val="00BD5BD0"/>
    <w:rsid w:val="00BD6E95"/>
    <w:rsid w:val="00BD703C"/>
    <w:rsid w:val="00BD71CF"/>
    <w:rsid w:val="00BD7D0B"/>
    <w:rsid w:val="00BE00D0"/>
    <w:rsid w:val="00BE0336"/>
    <w:rsid w:val="00BE05BD"/>
    <w:rsid w:val="00BE063A"/>
    <w:rsid w:val="00BE0814"/>
    <w:rsid w:val="00BE2D1F"/>
    <w:rsid w:val="00BE2E27"/>
    <w:rsid w:val="00BE3729"/>
    <w:rsid w:val="00BE3F30"/>
    <w:rsid w:val="00BE4636"/>
    <w:rsid w:val="00BE497E"/>
    <w:rsid w:val="00BE52B4"/>
    <w:rsid w:val="00BE587A"/>
    <w:rsid w:val="00BE66F1"/>
    <w:rsid w:val="00BE6E8E"/>
    <w:rsid w:val="00BE796F"/>
    <w:rsid w:val="00BE7E50"/>
    <w:rsid w:val="00BF019E"/>
    <w:rsid w:val="00BF0711"/>
    <w:rsid w:val="00BF0744"/>
    <w:rsid w:val="00BF0A36"/>
    <w:rsid w:val="00BF0E69"/>
    <w:rsid w:val="00BF1AB9"/>
    <w:rsid w:val="00BF21AE"/>
    <w:rsid w:val="00BF2EC5"/>
    <w:rsid w:val="00BF3645"/>
    <w:rsid w:val="00BF3F80"/>
    <w:rsid w:val="00BF4602"/>
    <w:rsid w:val="00BF51A3"/>
    <w:rsid w:val="00BF523E"/>
    <w:rsid w:val="00BF5E48"/>
    <w:rsid w:val="00BF5F43"/>
    <w:rsid w:val="00BF62DF"/>
    <w:rsid w:val="00BF63EC"/>
    <w:rsid w:val="00BF651B"/>
    <w:rsid w:val="00BF6749"/>
    <w:rsid w:val="00BF6CF3"/>
    <w:rsid w:val="00C0000A"/>
    <w:rsid w:val="00C009F7"/>
    <w:rsid w:val="00C01288"/>
    <w:rsid w:val="00C01C93"/>
    <w:rsid w:val="00C01CA6"/>
    <w:rsid w:val="00C026CA"/>
    <w:rsid w:val="00C0291B"/>
    <w:rsid w:val="00C02A77"/>
    <w:rsid w:val="00C03076"/>
    <w:rsid w:val="00C031FA"/>
    <w:rsid w:val="00C0491B"/>
    <w:rsid w:val="00C04FBB"/>
    <w:rsid w:val="00C05A0B"/>
    <w:rsid w:val="00C0631D"/>
    <w:rsid w:val="00C067AB"/>
    <w:rsid w:val="00C06CE8"/>
    <w:rsid w:val="00C0727F"/>
    <w:rsid w:val="00C07445"/>
    <w:rsid w:val="00C07A23"/>
    <w:rsid w:val="00C07E95"/>
    <w:rsid w:val="00C07FA3"/>
    <w:rsid w:val="00C105DB"/>
    <w:rsid w:val="00C10E40"/>
    <w:rsid w:val="00C10E47"/>
    <w:rsid w:val="00C10FA6"/>
    <w:rsid w:val="00C11294"/>
    <w:rsid w:val="00C11715"/>
    <w:rsid w:val="00C11D0C"/>
    <w:rsid w:val="00C124EB"/>
    <w:rsid w:val="00C12981"/>
    <w:rsid w:val="00C12AF2"/>
    <w:rsid w:val="00C12DF3"/>
    <w:rsid w:val="00C13209"/>
    <w:rsid w:val="00C13A51"/>
    <w:rsid w:val="00C13BF6"/>
    <w:rsid w:val="00C13F8E"/>
    <w:rsid w:val="00C1466B"/>
    <w:rsid w:val="00C14D26"/>
    <w:rsid w:val="00C154E6"/>
    <w:rsid w:val="00C1554E"/>
    <w:rsid w:val="00C15B2E"/>
    <w:rsid w:val="00C16049"/>
    <w:rsid w:val="00C168D3"/>
    <w:rsid w:val="00C1769C"/>
    <w:rsid w:val="00C20A52"/>
    <w:rsid w:val="00C20E72"/>
    <w:rsid w:val="00C21DBC"/>
    <w:rsid w:val="00C2256C"/>
    <w:rsid w:val="00C227EB"/>
    <w:rsid w:val="00C22F3A"/>
    <w:rsid w:val="00C2334D"/>
    <w:rsid w:val="00C23ED3"/>
    <w:rsid w:val="00C23F4B"/>
    <w:rsid w:val="00C244F7"/>
    <w:rsid w:val="00C24983"/>
    <w:rsid w:val="00C24DEF"/>
    <w:rsid w:val="00C25332"/>
    <w:rsid w:val="00C2689E"/>
    <w:rsid w:val="00C26E94"/>
    <w:rsid w:val="00C27585"/>
    <w:rsid w:val="00C2794A"/>
    <w:rsid w:val="00C279B0"/>
    <w:rsid w:val="00C30E54"/>
    <w:rsid w:val="00C316F4"/>
    <w:rsid w:val="00C31CCB"/>
    <w:rsid w:val="00C320D8"/>
    <w:rsid w:val="00C3223C"/>
    <w:rsid w:val="00C32F62"/>
    <w:rsid w:val="00C33D90"/>
    <w:rsid w:val="00C3431E"/>
    <w:rsid w:val="00C3457A"/>
    <w:rsid w:val="00C347E0"/>
    <w:rsid w:val="00C348E8"/>
    <w:rsid w:val="00C34CE5"/>
    <w:rsid w:val="00C358C4"/>
    <w:rsid w:val="00C359FF"/>
    <w:rsid w:val="00C35CF2"/>
    <w:rsid w:val="00C35F27"/>
    <w:rsid w:val="00C3667F"/>
    <w:rsid w:val="00C36D63"/>
    <w:rsid w:val="00C40959"/>
    <w:rsid w:val="00C40B2F"/>
    <w:rsid w:val="00C41643"/>
    <w:rsid w:val="00C417B2"/>
    <w:rsid w:val="00C419C2"/>
    <w:rsid w:val="00C41A21"/>
    <w:rsid w:val="00C41D5E"/>
    <w:rsid w:val="00C41F1F"/>
    <w:rsid w:val="00C4212B"/>
    <w:rsid w:val="00C430DA"/>
    <w:rsid w:val="00C43796"/>
    <w:rsid w:val="00C4519C"/>
    <w:rsid w:val="00C472E4"/>
    <w:rsid w:val="00C4738A"/>
    <w:rsid w:val="00C47C47"/>
    <w:rsid w:val="00C47D23"/>
    <w:rsid w:val="00C47DAE"/>
    <w:rsid w:val="00C47E46"/>
    <w:rsid w:val="00C5011A"/>
    <w:rsid w:val="00C5078A"/>
    <w:rsid w:val="00C507E2"/>
    <w:rsid w:val="00C50FDB"/>
    <w:rsid w:val="00C513C2"/>
    <w:rsid w:val="00C53676"/>
    <w:rsid w:val="00C53B7B"/>
    <w:rsid w:val="00C54022"/>
    <w:rsid w:val="00C54898"/>
    <w:rsid w:val="00C54FAB"/>
    <w:rsid w:val="00C550A3"/>
    <w:rsid w:val="00C55BBF"/>
    <w:rsid w:val="00C56292"/>
    <w:rsid w:val="00C56535"/>
    <w:rsid w:val="00C567E3"/>
    <w:rsid w:val="00C56BD1"/>
    <w:rsid w:val="00C56DB7"/>
    <w:rsid w:val="00C57196"/>
    <w:rsid w:val="00C571E8"/>
    <w:rsid w:val="00C57212"/>
    <w:rsid w:val="00C5744C"/>
    <w:rsid w:val="00C57B11"/>
    <w:rsid w:val="00C60592"/>
    <w:rsid w:val="00C60824"/>
    <w:rsid w:val="00C6124B"/>
    <w:rsid w:val="00C6184B"/>
    <w:rsid w:val="00C62B02"/>
    <w:rsid w:val="00C62B3F"/>
    <w:rsid w:val="00C63574"/>
    <w:rsid w:val="00C63BE1"/>
    <w:rsid w:val="00C63FCF"/>
    <w:rsid w:val="00C64116"/>
    <w:rsid w:val="00C64F63"/>
    <w:rsid w:val="00C64F71"/>
    <w:rsid w:val="00C64FE6"/>
    <w:rsid w:val="00C65952"/>
    <w:rsid w:val="00C65BD2"/>
    <w:rsid w:val="00C65E6C"/>
    <w:rsid w:val="00C6606F"/>
    <w:rsid w:val="00C660CB"/>
    <w:rsid w:val="00C66549"/>
    <w:rsid w:val="00C66D02"/>
    <w:rsid w:val="00C67E04"/>
    <w:rsid w:val="00C706AD"/>
    <w:rsid w:val="00C707B5"/>
    <w:rsid w:val="00C70F62"/>
    <w:rsid w:val="00C71AF5"/>
    <w:rsid w:val="00C7239E"/>
    <w:rsid w:val="00C726F8"/>
    <w:rsid w:val="00C7308D"/>
    <w:rsid w:val="00C7358F"/>
    <w:rsid w:val="00C73945"/>
    <w:rsid w:val="00C73ABD"/>
    <w:rsid w:val="00C73B92"/>
    <w:rsid w:val="00C741B9"/>
    <w:rsid w:val="00C74DC7"/>
    <w:rsid w:val="00C75089"/>
    <w:rsid w:val="00C7538A"/>
    <w:rsid w:val="00C761B7"/>
    <w:rsid w:val="00C76297"/>
    <w:rsid w:val="00C76402"/>
    <w:rsid w:val="00C77014"/>
    <w:rsid w:val="00C7708D"/>
    <w:rsid w:val="00C7790C"/>
    <w:rsid w:val="00C77992"/>
    <w:rsid w:val="00C77E09"/>
    <w:rsid w:val="00C77F4E"/>
    <w:rsid w:val="00C8038D"/>
    <w:rsid w:val="00C80644"/>
    <w:rsid w:val="00C80E3A"/>
    <w:rsid w:val="00C8119C"/>
    <w:rsid w:val="00C821A1"/>
    <w:rsid w:val="00C826E1"/>
    <w:rsid w:val="00C82ACB"/>
    <w:rsid w:val="00C82FEC"/>
    <w:rsid w:val="00C83F06"/>
    <w:rsid w:val="00C847A8"/>
    <w:rsid w:val="00C8535A"/>
    <w:rsid w:val="00C85CB7"/>
    <w:rsid w:val="00C85D10"/>
    <w:rsid w:val="00C86F78"/>
    <w:rsid w:val="00C8780E"/>
    <w:rsid w:val="00C87E72"/>
    <w:rsid w:val="00C9081B"/>
    <w:rsid w:val="00C90BF1"/>
    <w:rsid w:val="00C9166C"/>
    <w:rsid w:val="00C91729"/>
    <w:rsid w:val="00C92362"/>
    <w:rsid w:val="00C92655"/>
    <w:rsid w:val="00C92866"/>
    <w:rsid w:val="00C933BA"/>
    <w:rsid w:val="00C94015"/>
    <w:rsid w:val="00C94163"/>
    <w:rsid w:val="00C94B60"/>
    <w:rsid w:val="00C94BC1"/>
    <w:rsid w:val="00C9574D"/>
    <w:rsid w:val="00C95EDC"/>
    <w:rsid w:val="00C96464"/>
    <w:rsid w:val="00C96686"/>
    <w:rsid w:val="00C96B95"/>
    <w:rsid w:val="00C970D3"/>
    <w:rsid w:val="00C97423"/>
    <w:rsid w:val="00CA0219"/>
    <w:rsid w:val="00CA0E24"/>
    <w:rsid w:val="00CA15C5"/>
    <w:rsid w:val="00CA2876"/>
    <w:rsid w:val="00CA30E7"/>
    <w:rsid w:val="00CA330C"/>
    <w:rsid w:val="00CA3954"/>
    <w:rsid w:val="00CA403B"/>
    <w:rsid w:val="00CA4489"/>
    <w:rsid w:val="00CA4CC3"/>
    <w:rsid w:val="00CA5001"/>
    <w:rsid w:val="00CA509E"/>
    <w:rsid w:val="00CA51ED"/>
    <w:rsid w:val="00CA569D"/>
    <w:rsid w:val="00CA5A80"/>
    <w:rsid w:val="00CA61A7"/>
    <w:rsid w:val="00CA6CBE"/>
    <w:rsid w:val="00CA6CF6"/>
    <w:rsid w:val="00CA6FC9"/>
    <w:rsid w:val="00CA7C14"/>
    <w:rsid w:val="00CA7C5C"/>
    <w:rsid w:val="00CA7D88"/>
    <w:rsid w:val="00CB08F9"/>
    <w:rsid w:val="00CB214F"/>
    <w:rsid w:val="00CB264C"/>
    <w:rsid w:val="00CB36BE"/>
    <w:rsid w:val="00CB42C9"/>
    <w:rsid w:val="00CB4677"/>
    <w:rsid w:val="00CB50CB"/>
    <w:rsid w:val="00CB5159"/>
    <w:rsid w:val="00CB5517"/>
    <w:rsid w:val="00CB63CE"/>
    <w:rsid w:val="00CB689A"/>
    <w:rsid w:val="00CB7D22"/>
    <w:rsid w:val="00CC07AE"/>
    <w:rsid w:val="00CC0CBA"/>
    <w:rsid w:val="00CC1DDA"/>
    <w:rsid w:val="00CC1F87"/>
    <w:rsid w:val="00CC202B"/>
    <w:rsid w:val="00CC223E"/>
    <w:rsid w:val="00CC22BA"/>
    <w:rsid w:val="00CC2C2E"/>
    <w:rsid w:val="00CC4197"/>
    <w:rsid w:val="00CC4551"/>
    <w:rsid w:val="00CC49BC"/>
    <w:rsid w:val="00CC4FC2"/>
    <w:rsid w:val="00CC5B5F"/>
    <w:rsid w:val="00CC600D"/>
    <w:rsid w:val="00CC60E5"/>
    <w:rsid w:val="00CC662C"/>
    <w:rsid w:val="00CC763D"/>
    <w:rsid w:val="00CC7CE5"/>
    <w:rsid w:val="00CD070D"/>
    <w:rsid w:val="00CD0913"/>
    <w:rsid w:val="00CD095A"/>
    <w:rsid w:val="00CD0A03"/>
    <w:rsid w:val="00CD153B"/>
    <w:rsid w:val="00CD1AF8"/>
    <w:rsid w:val="00CD1B2B"/>
    <w:rsid w:val="00CD2DBC"/>
    <w:rsid w:val="00CD3129"/>
    <w:rsid w:val="00CD353A"/>
    <w:rsid w:val="00CD3769"/>
    <w:rsid w:val="00CD3B54"/>
    <w:rsid w:val="00CD3C29"/>
    <w:rsid w:val="00CD4172"/>
    <w:rsid w:val="00CD4754"/>
    <w:rsid w:val="00CD47B2"/>
    <w:rsid w:val="00CD4A9F"/>
    <w:rsid w:val="00CD523D"/>
    <w:rsid w:val="00CD544B"/>
    <w:rsid w:val="00CD5E7C"/>
    <w:rsid w:val="00CD6329"/>
    <w:rsid w:val="00CD637A"/>
    <w:rsid w:val="00CD66F2"/>
    <w:rsid w:val="00CD6B7A"/>
    <w:rsid w:val="00CD770F"/>
    <w:rsid w:val="00CD7A36"/>
    <w:rsid w:val="00CD7AF5"/>
    <w:rsid w:val="00CE0F70"/>
    <w:rsid w:val="00CE16B7"/>
    <w:rsid w:val="00CE1DF2"/>
    <w:rsid w:val="00CE2789"/>
    <w:rsid w:val="00CE29DB"/>
    <w:rsid w:val="00CE3489"/>
    <w:rsid w:val="00CE3907"/>
    <w:rsid w:val="00CE4209"/>
    <w:rsid w:val="00CE4997"/>
    <w:rsid w:val="00CE52D2"/>
    <w:rsid w:val="00CE5DBC"/>
    <w:rsid w:val="00CE61D6"/>
    <w:rsid w:val="00CE64B3"/>
    <w:rsid w:val="00CE6856"/>
    <w:rsid w:val="00CE6918"/>
    <w:rsid w:val="00CE6B8B"/>
    <w:rsid w:val="00CE6CC4"/>
    <w:rsid w:val="00CE73EC"/>
    <w:rsid w:val="00CE7666"/>
    <w:rsid w:val="00CE77A5"/>
    <w:rsid w:val="00CE78B9"/>
    <w:rsid w:val="00CF0172"/>
    <w:rsid w:val="00CF0915"/>
    <w:rsid w:val="00CF09DE"/>
    <w:rsid w:val="00CF0ECD"/>
    <w:rsid w:val="00CF1070"/>
    <w:rsid w:val="00CF19B4"/>
    <w:rsid w:val="00CF23AB"/>
    <w:rsid w:val="00CF34D7"/>
    <w:rsid w:val="00CF4009"/>
    <w:rsid w:val="00CF4AF9"/>
    <w:rsid w:val="00CF584E"/>
    <w:rsid w:val="00CF5A9A"/>
    <w:rsid w:val="00CF6C36"/>
    <w:rsid w:val="00CF6EA8"/>
    <w:rsid w:val="00CF6F6D"/>
    <w:rsid w:val="00CF7038"/>
    <w:rsid w:val="00CF7E36"/>
    <w:rsid w:val="00CF7EE6"/>
    <w:rsid w:val="00D00482"/>
    <w:rsid w:val="00D0064F"/>
    <w:rsid w:val="00D01411"/>
    <w:rsid w:val="00D01555"/>
    <w:rsid w:val="00D021D2"/>
    <w:rsid w:val="00D02459"/>
    <w:rsid w:val="00D025A2"/>
    <w:rsid w:val="00D0261E"/>
    <w:rsid w:val="00D02960"/>
    <w:rsid w:val="00D02B88"/>
    <w:rsid w:val="00D03127"/>
    <w:rsid w:val="00D03762"/>
    <w:rsid w:val="00D04096"/>
    <w:rsid w:val="00D04548"/>
    <w:rsid w:val="00D05585"/>
    <w:rsid w:val="00D05D62"/>
    <w:rsid w:val="00D0648B"/>
    <w:rsid w:val="00D0664E"/>
    <w:rsid w:val="00D069B7"/>
    <w:rsid w:val="00D06D93"/>
    <w:rsid w:val="00D07396"/>
    <w:rsid w:val="00D07566"/>
    <w:rsid w:val="00D07CB5"/>
    <w:rsid w:val="00D10BA9"/>
    <w:rsid w:val="00D10E4A"/>
    <w:rsid w:val="00D10E7D"/>
    <w:rsid w:val="00D111F3"/>
    <w:rsid w:val="00D11260"/>
    <w:rsid w:val="00D114E9"/>
    <w:rsid w:val="00D11523"/>
    <w:rsid w:val="00D11E2C"/>
    <w:rsid w:val="00D125EF"/>
    <w:rsid w:val="00D128AB"/>
    <w:rsid w:val="00D1300E"/>
    <w:rsid w:val="00D14527"/>
    <w:rsid w:val="00D14944"/>
    <w:rsid w:val="00D14EF0"/>
    <w:rsid w:val="00D156EF"/>
    <w:rsid w:val="00D15A00"/>
    <w:rsid w:val="00D1649B"/>
    <w:rsid w:val="00D17963"/>
    <w:rsid w:val="00D17D1B"/>
    <w:rsid w:val="00D17D9D"/>
    <w:rsid w:val="00D17FD3"/>
    <w:rsid w:val="00D21206"/>
    <w:rsid w:val="00D21822"/>
    <w:rsid w:val="00D21A27"/>
    <w:rsid w:val="00D21BF0"/>
    <w:rsid w:val="00D22188"/>
    <w:rsid w:val="00D22222"/>
    <w:rsid w:val="00D2291F"/>
    <w:rsid w:val="00D242BF"/>
    <w:rsid w:val="00D2464E"/>
    <w:rsid w:val="00D24A90"/>
    <w:rsid w:val="00D24AF0"/>
    <w:rsid w:val="00D256CB"/>
    <w:rsid w:val="00D256DD"/>
    <w:rsid w:val="00D25F2A"/>
    <w:rsid w:val="00D274B6"/>
    <w:rsid w:val="00D2785B"/>
    <w:rsid w:val="00D278D7"/>
    <w:rsid w:val="00D27C63"/>
    <w:rsid w:val="00D302C7"/>
    <w:rsid w:val="00D30539"/>
    <w:rsid w:val="00D30FFC"/>
    <w:rsid w:val="00D312DB"/>
    <w:rsid w:val="00D31AF6"/>
    <w:rsid w:val="00D3219E"/>
    <w:rsid w:val="00D323E6"/>
    <w:rsid w:val="00D3276C"/>
    <w:rsid w:val="00D32AE8"/>
    <w:rsid w:val="00D32B2E"/>
    <w:rsid w:val="00D33187"/>
    <w:rsid w:val="00D3352A"/>
    <w:rsid w:val="00D34287"/>
    <w:rsid w:val="00D34DDF"/>
    <w:rsid w:val="00D35334"/>
    <w:rsid w:val="00D35DF8"/>
    <w:rsid w:val="00D35FCF"/>
    <w:rsid w:val="00D36629"/>
    <w:rsid w:val="00D366CF"/>
    <w:rsid w:val="00D36C8E"/>
    <w:rsid w:val="00D36FC8"/>
    <w:rsid w:val="00D3705B"/>
    <w:rsid w:val="00D371FD"/>
    <w:rsid w:val="00D37256"/>
    <w:rsid w:val="00D40115"/>
    <w:rsid w:val="00D41461"/>
    <w:rsid w:val="00D418FA"/>
    <w:rsid w:val="00D41A67"/>
    <w:rsid w:val="00D42421"/>
    <w:rsid w:val="00D42623"/>
    <w:rsid w:val="00D4353C"/>
    <w:rsid w:val="00D435B4"/>
    <w:rsid w:val="00D4360C"/>
    <w:rsid w:val="00D44EDE"/>
    <w:rsid w:val="00D458B7"/>
    <w:rsid w:val="00D46083"/>
    <w:rsid w:val="00D46183"/>
    <w:rsid w:val="00D4638D"/>
    <w:rsid w:val="00D4677C"/>
    <w:rsid w:val="00D46CD6"/>
    <w:rsid w:val="00D47329"/>
    <w:rsid w:val="00D47A87"/>
    <w:rsid w:val="00D510F5"/>
    <w:rsid w:val="00D51797"/>
    <w:rsid w:val="00D51BC1"/>
    <w:rsid w:val="00D51BF6"/>
    <w:rsid w:val="00D51EA4"/>
    <w:rsid w:val="00D527A9"/>
    <w:rsid w:val="00D529E6"/>
    <w:rsid w:val="00D52CAB"/>
    <w:rsid w:val="00D53CB9"/>
    <w:rsid w:val="00D541FE"/>
    <w:rsid w:val="00D546EA"/>
    <w:rsid w:val="00D54774"/>
    <w:rsid w:val="00D55213"/>
    <w:rsid w:val="00D5542E"/>
    <w:rsid w:val="00D555D6"/>
    <w:rsid w:val="00D55AEF"/>
    <w:rsid w:val="00D55C90"/>
    <w:rsid w:val="00D562B9"/>
    <w:rsid w:val="00D5660E"/>
    <w:rsid w:val="00D5718F"/>
    <w:rsid w:val="00D5720F"/>
    <w:rsid w:val="00D5735E"/>
    <w:rsid w:val="00D577A4"/>
    <w:rsid w:val="00D5798A"/>
    <w:rsid w:val="00D57E3D"/>
    <w:rsid w:val="00D57FEA"/>
    <w:rsid w:val="00D57FEF"/>
    <w:rsid w:val="00D605AD"/>
    <w:rsid w:val="00D60665"/>
    <w:rsid w:val="00D60B31"/>
    <w:rsid w:val="00D6194A"/>
    <w:rsid w:val="00D61D18"/>
    <w:rsid w:val="00D61F57"/>
    <w:rsid w:val="00D621D4"/>
    <w:rsid w:val="00D62D5D"/>
    <w:rsid w:val="00D637B7"/>
    <w:rsid w:val="00D63A4A"/>
    <w:rsid w:val="00D63EBA"/>
    <w:rsid w:val="00D63F62"/>
    <w:rsid w:val="00D648E0"/>
    <w:rsid w:val="00D652E3"/>
    <w:rsid w:val="00D65A49"/>
    <w:rsid w:val="00D6713F"/>
    <w:rsid w:val="00D6781D"/>
    <w:rsid w:val="00D705A1"/>
    <w:rsid w:val="00D706EE"/>
    <w:rsid w:val="00D70EF8"/>
    <w:rsid w:val="00D70F52"/>
    <w:rsid w:val="00D70FB3"/>
    <w:rsid w:val="00D717EE"/>
    <w:rsid w:val="00D71CAC"/>
    <w:rsid w:val="00D71D9B"/>
    <w:rsid w:val="00D72101"/>
    <w:rsid w:val="00D72818"/>
    <w:rsid w:val="00D72D66"/>
    <w:rsid w:val="00D73A84"/>
    <w:rsid w:val="00D73D2A"/>
    <w:rsid w:val="00D74252"/>
    <w:rsid w:val="00D74785"/>
    <w:rsid w:val="00D751A3"/>
    <w:rsid w:val="00D751E8"/>
    <w:rsid w:val="00D7564C"/>
    <w:rsid w:val="00D75BAC"/>
    <w:rsid w:val="00D75C18"/>
    <w:rsid w:val="00D76102"/>
    <w:rsid w:val="00D76122"/>
    <w:rsid w:val="00D76C53"/>
    <w:rsid w:val="00D7766E"/>
    <w:rsid w:val="00D779EC"/>
    <w:rsid w:val="00D77A72"/>
    <w:rsid w:val="00D803BD"/>
    <w:rsid w:val="00D80BA4"/>
    <w:rsid w:val="00D811E0"/>
    <w:rsid w:val="00D81BDA"/>
    <w:rsid w:val="00D82765"/>
    <w:rsid w:val="00D82C6A"/>
    <w:rsid w:val="00D839DE"/>
    <w:rsid w:val="00D83CFC"/>
    <w:rsid w:val="00D84281"/>
    <w:rsid w:val="00D843D5"/>
    <w:rsid w:val="00D84853"/>
    <w:rsid w:val="00D84B0F"/>
    <w:rsid w:val="00D852AD"/>
    <w:rsid w:val="00D85322"/>
    <w:rsid w:val="00D8534B"/>
    <w:rsid w:val="00D857C9"/>
    <w:rsid w:val="00D85CFB"/>
    <w:rsid w:val="00D861E0"/>
    <w:rsid w:val="00D862B2"/>
    <w:rsid w:val="00D87414"/>
    <w:rsid w:val="00D875A9"/>
    <w:rsid w:val="00D875D2"/>
    <w:rsid w:val="00D90F07"/>
    <w:rsid w:val="00D91540"/>
    <w:rsid w:val="00D917C6"/>
    <w:rsid w:val="00D91E9A"/>
    <w:rsid w:val="00D91F4E"/>
    <w:rsid w:val="00D92590"/>
    <w:rsid w:val="00D926DA"/>
    <w:rsid w:val="00D92B2B"/>
    <w:rsid w:val="00D94440"/>
    <w:rsid w:val="00D94CAC"/>
    <w:rsid w:val="00D94EF7"/>
    <w:rsid w:val="00D959DB"/>
    <w:rsid w:val="00D96169"/>
    <w:rsid w:val="00D96D42"/>
    <w:rsid w:val="00D970DB"/>
    <w:rsid w:val="00D97509"/>
    <w:rsid w:val="00D97799"/>
    <w:rsid w:val="00D97CD4"/>
    <w:rsid w:val="00D97E1B"/>
    <w:rsid w:val="00D97FB7"/>
    <w:rsid w:val="00DA0170"/>
    <w:rsid w:val="00DA0782"/>
    <w:rsid w:val="00DA0BA4"/>
    <w:rsid w:val="00DA0C0A"/>
    <w:rsid w:val="00DA0D4F"/>
    <w:rsid w:val="00DA0D97"/>
    <w:rsid w:val="00DA112C"/>
    <w:rsid w:val="00DA19D9"/>
    <w:rsid w:val="00DA1B65"/>
    <w:rsid w:val="00DA1E01"/>
    <w:rsid w:val="00DA1EDB"/>
    <w:rsid w:val="00DA240B"/>
    <w:rsid w:val="00DA24C4"/>
    <w:rsid w:val="00DA26C1"/>
    <w:rsid w:val="00DA2770"/>
    <w:rsid w:val="00DA2BB7"/>
    <w:rsid w:val="00DA38A4"/>
    <w:rsid w:val="00DA51EF"/>
    <w:rsid w:val="00DA5932"/>
    <w:rsid w:val="00DA6345"/>
    <w:rsid w:val="00DA660A"/>
    <w:rsid w:val="00DA671A"/>
    <w:rsid w:val="00DA6C55"/>
    <w:rsid w:val="00DA7888"/>
    <w:rsid w:val="00DA7E4C"/>
    <w:rsid w:val="00DB003D"/>
    <w:rsid w:val="00DB0594"/>
    <w:rsid w:val="00DB06E2"/>
    <w:rsid w:val="00DB122C"/>
    <w:rsid w:val="00DB15C6"/>
    <w:rsid w:val="00DB1B6D"/>
    <w:rsid w:val="00DB1E94"/>
    <w:rsid w:val="00DB246E"/>
    <w:rsid w:val="00DB255F"/>
    <w:rsid w:val="00DB2624"/>
    <w:rsid w:val="00DB2B97"/>
    <w:rsid w:val="00DB350C"/>
    <w:rsid w:val="00DB3ED9"/>
    <w:rsid w:val="00DB46D1"/>
    <w:rsid w:val="00DB471B"/>
    <w:rsid w:val="00DB491F"/>
    <w:rsid w:val="00DB4CD8"/>
    <w:rsid w:val="00DB57AB"/>
    <w:rsid w:val="00DB57E4"/>
    <w:rsid w:val="00DB5818"/>
    <w:rsid w:val="00DB59BE"/>
    <w:rsid w:val="00DB689A"/>
    <w:rsid w:val="00DB7633"/>
    <w:rsid w:val="00DC062B"/>
    <w:rsid w:val="00DC0C00"/>
    <w:rsid w:val="00DC0D84"/>
    <w:rsid w:val="00DC1D6C"/>
    <w:rsid w:val="00DC1E87"/>
    <w:rsid w:val="00DC2288"/>
    <w:rsid w:val="00DC3F2B"/>
    <w:rsid w:val="00DC4293"/>
    <w:rsid w:val="00DC4719"/>
    <w:rsid w:val="00DC4D4F"/>
    <w:rsid w:val="00DC5EF7"/>
    <w:rsid w:val="00DC65DE"/>
    <w:rsid w:val="00DC6F30"/>
    <w:rsid w:val="00DC70E9"/>
    <w:rsid w:val="00DC74AA"/>
    <w:rsid w:val="00DC7B8C"/>
    <w:rsid w:val="00DD0303"/>
    <w:rsid w:val="00DD09A3"/>
    <w:rsid w:val="00DD0FCF"/>
    <w:rsid w:val="00DD13BA"/>
    <w:rsid w:val="00DD24E8"/>
    <w:rsid w:val="00DD2526"/>
    <w:rsid w:val="00DD32B1"/>
    <w:rsid w:val="00DD3AAD"/>
    <w:rsid w:val="00DD3AAE"/>
    <w:rsid w:val="00DD3B91"/>
    <w:rsid w:val="00DD3E27"/>
    <w:rsid w:val="00DD3EDC"/>
    <w:rsid w:val="00DD407A"/>
    <w:rsid w:val="00DD4134"/>
    <w:rsid w:val="00DD4387"/>
    <w:rsid w:val="00DD43A5"/>
    <w:rsid w:val="00DD4826"/>
    <w:rsid w:val="00DD5487"/>
    <w:rsid w:val="00DD54E7"/>
    <w:rsid w:val="00DD5528"/>
    <w:rsid w:val="00DD57DE"/>
    <w:rsid w:val="00DD5C60"/>
    <w:rsid w:val="00DD5E50"/>
    <w:rsid w:val="00DD5ED8"/>
    <w:rsid w:val="00DD6269"/>
    <w:rsid w:val="00DD6772"/>
    <w:rsid w:val="00DD7C91"/>
    <w:rsid w:val="00DD7F36"/>
    <w:rsid w:val="00DD7FC4"/>
    <w:rsid w:val="00DE03A3"/>
    <w:rsid w:val="00DE12DE"/>
    <w:rsid w:val="00DE15A7"/>
    <w:rsid w:val="00DE1644"/>
    <w:rsid w:val="00DE22D8"/>
    <w:rsid w:val="00DE22F7"/>
    <w:rsid w:val="00DE242A"/>
    <w:rsid w:val="00DE2D22"/>
    <w:rsid w:val="00DE30E9"/>
    <w:rsid w:val="00DE3254"/>
    <w:rsid w:val="00DE376A"/>
    <w:rsid w:val="00DE3F7D"/>
    <w:rsid w:val="00DE41B5"/>
    <w:rsid w:val="00DE5C71"/>
    <w:rsid w:val="00DE6347"/>
    <w:rsid w:val="00DE651D"/>
    <w:rsid w:val="00DE6B75"/>
    <w:rsid w:val="00DE75C6"/>
    <w:rsid w:val="00DE7A2C"/>
    <w:rsid w:val="00DF034E"/>
    <w:rsid w:val="00DF0807"/>
    <w:rsid w:val="00DF0A26"/>
    <w:rsid w:val="00DF0FA6"/>
    <w:rsid w:val="00DF11B9"/>
    <w:rsid w:val="00DF1D3A"/>
    <w:rsid w:val="00DF28AF"/>
    <w:rsid w:val="00DF2E2D"/>
    <w:rsid w:val="00DF4103"/>
    <w:rsid w:val="00DF4738"/>
    <w:rsid w:val="00DF4970"/>
    <w:rsid w:val="00DF4F50"/>
    <w:rsid w:val="00DF5A22"/>
    <w:rsid w:val="00DF6466"/>
    <w:rsid w:val="00DF665D"/>
    <w:rsid w:val="00DF6D7D"/>
    <w:rsid w:val="00DF71E6"/>
    <w:rsid w:val="00DF7251"/>
    <w:rsid w:val="00DF7754"/>
    <w:rsid w:val="00E00345"/>
    <w:rsid w:val="00E00993"/>
    <w:rsid w:val="00E00E18"/>
    <w:rsid w:val="00E011F1"/>
    <w:rsid w:val="00E016AD"/>
    <w:rsid w:val="00E01B18"/>
    <w:rsid w:val="00E01BB9"/>
    <w:rsid w:val="00E01E3A"/>
    <w:rsid w:val="00E02EDB"/>
    <w:rsid w:val="00E02FD8"/>
    <w:rsid w:val="00E0380C"/>
    <w:rsid w:val="00E03B11"/>
    <w:rsid w:val="00E03EAF"/>
    <w:rsid w:val="00E04F6E"/>
    <w:rsid w:val="00E05082"/>
    <w:rsid w:val="00E056FD"/>
    <w:rsid w:val="00E05CB4"/>
    <w:rsid w:val="00E05CF4"/>
    <w:rsid w:val="00E06FE5"/>
    <w:rsid w:val="00E108D8"/>
    <w:rsid w:val="00E116A8"/>
    <w:rsid w:val="00E11BA3"/>
    <w:rsid w:val="00E1295A"/>
    <w:rsid w:val="00E12D52"/>
    <w:rsid w:val="00E12DAA"/>
    <w:rsid w:val="00E13194"/>
    <w:rsid w:val="00E13681"/>
    <w:rsid w:val="00E13710"/>
    <w:rsid w:val="00E140E4"/>
    <w:rsid w:val="00E14638"/>
    <w:rsid w:val="00E146CD"/>
    <w:rsid w:val="00E1478F"/>
    <w:rsid w:val="00E1479B"/>
    <w:rsid w:val="00E1480E"/>
    <w:rsid w:val="00E14AD3"/>
    <w:rsid w:val="00E15001"/>
    <w:rsid w:val="00E150C6"/>
    <w:rsid w:val="00E15277"/>
    <w:rsid w:val="00E16276"/>
    <w:rsid w:val="00E1774C"/>
    <w:rsid w:val="00E17D60"/>
    <w:rsid w:val="00E20270"/>
    <w:rsid w:val="00E2068C"/>
    <w:rsid w:val="00E2083C"/>
    <w:rsid w:val="00E2190D"/>
    <w:rsid w:val="00E228D0"/>
    <w:rsid w:val="00E23D87"/>
    <w:rsid w:val="00E24018"/>
    <w:rsid w:val="00E240A5"/>
    <w:rsid w:val="00E241F6"/>
    <w:rsid w:val="00E244BB"/>
    <w:rsid w:val="00E24CC9"/>
    <w:rsid w:val="00E25009"/>
    <w:rsid w:val="00E25E94"/>
    <w:rsid w:val="00E26000"/>
    <w:rsid w:val="00E2638B"/>
    <w:rsid w:val="00E27D91"/>
    <w:rsid w:val="00E27F43"/>
    <w:rsid w:val="00E30C04"/>
    <w:rsid w:val="00E31544"/>
    <w:rsid w:val="00E31872"/>
    <w:rsid w:val="00E31C3C"/>
    <w:rsid w:val="00E32996"/>
    <w:rsid w:val="00E32C03"/>
    <w:rsid w:val="00E332A3"/>
    <w:rsid w:val="00E33693"/>
    <w:rsid w:val="00E33794"/>
    <w:rsid w:val="00E34192"/>
    <w:rsid w:val="00E3439D"/>
    <w:rsid w:val="00E3477A"/>
    <w:rsid w:val="00E35968"/>
    <w:rsid w:val="00E36233"/>
    <w:rsid w:val="00E36609"/>
    <w:rsid w:val="00E3741E"/>
    <w:rsid w:val="00E37799"/>
    <w:rsid w:val="00E37932"/>
    <w:rsid w:val="00E37A2B"/>
    <w:rsid w:val="00E37CB2"/>
    <w:rsid w:val="00E4022F"/>
    <w:rsid w:val="00E411F7"/>
    <w:rsid w:val="00E4141B"/>
    <w:rsid w:val="00E41689"/>
    <w:rsid w:val="00E420BF"/>
    <w:rsid w:val="00E42402"/>
    <w:rsid w:val="00E42F41"/>
    <w:rsid w:val="00E430BB"/>
    <w:rsid w:val="00E434ED"/>
    <w:rsid w:val="00E43C68"/>
    <w:rsid w:val="00E44025"/>
    <w:rsid w:val="00E440E3"/>
    <w:rsid w:val="00E4489F"/>
    <w:rsid w:val="00E45440"/>
    <w:rsid w:val="00E45565"/>
    <w:rsid w:val="00E4568D"/>
    <w:rsid w:val="00E45D00"/>
    <w:rsid w:val="00E464CA"/>
    <w:rsid w:val="00E46977"/>
    <w:rsid w:val="00E46A3F"/>
    <w:rsid w:val="00E47CD8"/>
    <w:rsid w:val="00E50028"/>
    <w:rsid w:val="00E500AE"/>
    <w:rsid w:val="00E50108"/>
    <w:rsid w:val="00E507E9"/>
    <w:rsid w:val="00E50935"/>
    <w:rsid w:val="00E516EF"/>
    <w:rsid w:val="00E517B5"/>
    <w:rsid w:val="00E51EC9"/>
    <w:rsid w:val="00E51EDA"/>
    <w:rsid w:val="00E52109"/>
    <w:rsid w:val="00E5220E"/>
    <w:rsid w:val="00E52C74"/>
    <w:rsid w:val="00E53419"/>
    <w:rsid w:val="00E546E6"/>
    <w:rsid w:val="00E54B01"/>
    <w:rsid w:val="00E54C78"/>
    <w:rsid w:val="00E54D3E"/>
    <w:rsid w:val="00E54DE2"/>
    <w:rsid w:val="00E54FA7"/>
    <w:rsid w:val="00E550CE"/>
    <w:rsid w:val="00E553F7"/>
    <w:rsid w:val="00E560A9"/>
    <w:rsid w:val="00E5634E"/>
    <w:rsid w:val="00E56AAE"/>
    <w:rsid w:val="00E56CA4"/>
    <w:rsid w:val="00E572A0"/>
    <w:rsid w:val="00E61298"/>
    <w:rsid w:val="00E6161B"/>
    <w:rsid w:val="00E620E8"/>
    <w:rsid w:val="00E623EA"/>
    <w:rsid w:val="00E6245F"/>
    <w:rsid w:val="00E62E00"/>
    <w:rsid w:val="00E62EE1"/>
    <w:rsid w:val="00E642B2"/>
    <w:rsid w:val="00E65251"/>
    <w:rsid w:val="00E652D7"/>
    <w:rsid w:val="00E65A71"/>
    <w:rsid w:val="00E6620C"/>
    <w:rsid w:val="00E67F84"/>
    <w:rsid w:val="00E70774"/>
    <w:rsid w:val="00E70D33"/>
    <w:rsid w:val="00E70DC8"/>
    <w:rsid w:val="00E72332"/>
    <w:rsid w:val="00E7290F"/>
    <w:rsid w:val="00E72E59"/>
    <w:rsid w:val="00E73104"/>
    <w:rsid w:val="00E7329B"/>
    <w:rsid w:val="00E741B2"/>
    <w:rsid w:val="00E7470E"/>
    <w:rsid w:val="00E7484B"/>
    <w:rsid w:val="00E7513D"/>
    <w:rsid w:val="00E75157"/>
    <w:rsid w:val="00E751A4"/>
    <w:rsid w:val="00E757B7"/>
    <w:rsid w:val="00E76E4C"/>
    <w:rsid w:val="00E7732E"/>
    <w:rsid w:val="00E77F93"/>
    <w:rsid w:val="00E80283"/>
    <w:rsid w:val="00E81091"/>
    <w:rsid w:val="00E81A37"/>
    <w:rsid w:val="00E81D60"/>
    <w:rsid w:val="00E82564"/>
    <w:rsid w:val="00E82E87"/>
    <w:rsid w:val="00E83251"/>
    <w:rsid w:val="00E84069"/>
    <w:rsid w:val="00E86810"/>
    <w:rsid w:val="00E86957"/>
    <w:rsid w:val="00E86979"/>
    <w:rsid w:val="00E86A3C"/>
    <w:rsid w:val="00E86DBB"/>
    <w:rsid w:val="00E8703A"/>
    <w:rsid w:val="00E87477"/>
    <w:rsid w:val="00E87BE8"/>
    <w:rsid w:val="00E87CDD"/>
    <w:rsid w:val="00E907AC"/>
    <w:rsid w:val="00E90DE7"/>
    <w:rsid w:val="00E92791"/>
    <w:rsid w:val="00E927E2"/>
    <w:rsid w:val="00E92AAD"/>
    <w:rsid w:val="00E92EF2"/>
    <w:rsid w:val="00E9504B"/>
    <w:rsid w:val="00E95105"/>
    <w:rsid w:val="00E957D5"/>
    <w:rsid w:val="00E961AD"/>
    <w:rsid w:val="00E963A4"/>
    <w:rsid w:val="00E966A1"/>
    <w:rsid w:val="00E96A74"/>
    <w:rsid w:val="00E96F2F"/>
    <w:rsid w:val="00E97899"/>
    <w:rsid w:val="00E97AA1"/>
    <w:rsid w:val="00EA00D5"/>
    <w:rsid w:val="00EA0985"/>
    <w:rsid w:val="00EA0FA7"/>
    <w:rsid w:val="00EA2450"/>
    <w:rsid w:val="00EA25D2"/>
    <w:rsid w:val="00EA2621"/>
    <w:rsid w:val="00EA2A7F"/>
    <w:rsid w:val="00EA2D7C"/>
    <w:rsid w:val="00EA3AFC"/>
    <w:rsid w:val="00EA4304"/>
    <w:rsid w:val="00EA472F"/>
    <w:rsid w:val="00EA4BB6"/>
    <w:rsid w:val="00EA4CFC"/>
    <w:rsid w:val="00EA4E50"/>
    <w:rsid w:val="00EA4E5D"/>
    <w:rsid w:val="00EA4F12"/>
    <w:rsid w:val="00EA50EE"/>
    <w:rsid w:val="00EA5679"/>
    <w:rsid w:val="00EA5ADA"/>
    <w:rsid w:val="00EA5CCD"/>
    <w:rsid w:val="00EA6690"/>
    <w:rsid w:val="00EA6980"/>
    <w:rsid w:val="00EA6ED3"/>
    <w:rsid w:val="00EA727E"/>
    <w:rsid w:val="00EA75AE"/>
    <w:rsid w:val="00EA7C1C"/>
    <w:rsid w:val="00EB045D"/>
    <w:rsid w:val="00EB0BE5"/>
    <w:rsid w:val="00EB103B"/>
    <w:rsid w:val="00EB1055"/>
    <w:rsid w:val="00EB1190"/>
    <w:rsid w:val="00EB1A97"/>
    <w:rsid w:val="00EB1C09"/>
    <w:rsid w:val="00EB1C88"/>
    <w:rsid w:val="00EB2086"/>
    <w:rsid w:val="00EB2800"/>
    <w:rsid w:val="00EB298B"/>
    <w:rsid w:val="00EB320C"/>
    <w:rsid w:val="00EB3558"/>
    <w:rsid w:val="00EB4685"/>
    <w:rsid w:val="00EB46C2"/>
    <w:rsid w:val="00EB47EB"/>
    <w:rsid w:val="00EB4A67"/>
    <w:rsid w:val="00EB4BBE"/>
    <w:rsid w:val="00EB4F65"/>
    <w:rsid w:val="00EB527E"/>
    <w:rsid w:val="00EB533B"/>
    <w:rsid w:val="00EB5474"/>
    <w:rsid w:val="00EB72C2"/>
    <w:rsid w:val="00EB7A93"/>
    <w:rsid w:val="00EC00B7"/>
    <w:rsid w:val="00EC055A"/>
    <w:rsid w:val="00EC0594"/>
    <w:rsid w:val="00EC09EF"/>
    <w:rsid w:val="00EC0F98"/>
    <w:rsid w:val="00EC16F2"/>
    <w:rsid w:val="00EC247A"/>
    <w:rsid w:val="00EC2679"/>
    <w:rsid w:val="00EC2685"/>
    <w:rsid w:val="00EC2A4F"/>
    <w:rsid w:val="00EC2A71"/>
    <w:rsid w:val="00EC2E95"/>
    <w:rsid w:val="00EC311D"/>
    <w:rsid w:val="00EC32F8"/>
    <w:rsid w:val="00EC3EFC"/>
    <w:rsid w:val="00EC4271"/>
    <w:rsid w:val="00EC4EE8"/>
    <w:rsid w:val="00EC512B"/>
    <w:rsid w:val="00EC60DD"/>
    <w:rsid w:val="00EC632A"/>
    <w:rsid w:val="00EC67DA"/>
    <w:rsid w:val="00EC6A02"/>
    <w:rsid w:val="00EC6F4E"/>
    <w:rsid w:val="00EC6FD0"/>
    <w:rsid w:val="00EC706F"/>
    <w:rsid w:val="00EC78B8"/>
    <w:rsid w:val="00EC7AC0"/>
    <w:rsid w:val="00EC7F13"/>
    <w:rsid w:val="00EC7F75"/>
    <w:rsid w:val="00EC7FA5"/>
    <w:rsid w:val="00ED035E"/>
    <w:rsid w:val="00ED05E7"/>
    <w:rsid w:val="00ED0E5D"/>
    <w:rsid w:val="00ED281D"/>
    <w:rsid w:val="00ED337F"/>
    <w:rsid w:val="00ED4140"/>
    <w:rsid w:val="00ED475F"/>
    <w:rsid w:val="00ED5994"/>
    <w:rsid w:val="00ED5C39"/>
    <w:rsid w:val="00ED6205"/>
    <w:rsid w:val="00ED6E06"/>
    <w:rsid w:val="00ED6E36"/>
    <w:rsid w:val="00ED7489"/>
    <w:rsid w:val="00EE01B9"/>
    <w:rsid w:val="00EE04ED"/>
    <w:rsid w:val="00EE06B9"/>
    <w:rsid w:val="00EE0AC4"/>
    <w:rsid w:val="00EE1109"/>
    <w:rsid w:val="00EE14EC"/>
    <w:rsid w:val="00EE17BF"/>
    <w:rsid w:val="00EE18A0"/>
    <w:rsid w:val="00EE279B"/>
    <w:rsid w:val="00EE2986"/>
    <w:rsid w:val="00EE2AB7"/>
    <w:rsid w:val="00EE32D7"/>
    <w:rsid w:val="00EE395A"/>
    <w:rsid w:val="00EE40E2"/>
    <w:rsid w:val="00EE40E5"/>
    <w:rsid w:val="00EE4865"/>
    <w:rsid w:val="00EE49F2"/>
    <w:rsid w:val="00EE5777"/>
    <w:rsid w:val="00EE5876"/>
    <w:rsid w:val="00EE597D"/>
    <w:rsid w:val="00EE6178"/>
    <w:rsid w:val="00EE63C1"/>
    <w:rsid w:val="00EE6484"/>
    <w:rsid w:val="00EE69CC"/>
    <w:rsid w:val="00EE7739"/>
    <w:rsid w:val="00EE787A"/>
    <w:rsid w:val="00EF0111"/>
    <w:rsid w:val="00EF0378"/>
    <w:rsid w:val="00EF072F"/>
    <w:rsid w:val="00EF07F6"/>
    <w:rsid w:val="00EF0AA7"/>
    <w:rsid w:val="00EF0F22"/>
    <w:rsid w:val="00EF2827"/>
    <w:rsid w:val="00EF2A94"/>
    <w:rsid w:val="00EF3851"/>
    <w:rsid w:val="00EF3C3D"/>
    <w:rsid w:val="00EF5501"/>
    <w:rsid w:val="00EF5813"/>
    <w:rsid w:val="00EF5B6C"/>
    <w:rsid w:val="00EF5D43"/>
    <w:rsid w:val="00EF6272"/>
    <w:rsid w:val="00EF64BB"/>
    <w:rsid w:val="00EF6622"/>
    <w:rsid w:val="00EF6889"/>
    <w:rsid w:val="00EF6C09"/>
    <w:rsid w:val="00EF7512"/>
    <w:rsid w:val="00EF791D"/>
    <w:rsid w:val="00EF7E82"/>
    <w:rsid w:val="00F00A01"/>
    <w:rsid w:val="00F00D55"/>
    <w:rsid w:val="00F00EFB"/>
    <w:rsid w:val="00F01A6D"/>
    <w:rsid w:val="00F020C1"/>
    <w:rsid w:val="00F021ED"/>
    <w:rsid w:val="00F02428"/>
    <w:rsid w:val="00F02F0D"/>
    <w:rsid w:val="00F03002"/>
    <w:rsid w:val="00F0421C"/>
    <w:rsid w:val="00F04AA4"/>
    <w:rsid w:val="00F04C6C"/>
    <w:rsid w:val="00F0521D"/>
    <w:rsid w:val="00F053D4"/>
    <w:rsid w:val="00F058C3"/>
    <w:rsid w:val="00F05C1E"/>
    <w:rsid w:val="00F06AAE"/>
    <w:rsid w:val="00F06DDA"/>
    <w:rsid w:val="00F07094"/>
    <w:rsid w:val="00F07723"/>
    <w:rsid w:val="00F0794B"/>
    <w:rsid w:val="00F10B3F"/>
    <w:rsid w:val="00F10C5C"/>
    <w:rsid w:val="00F1115C"/>
    <w:rsid w:val="00F11AA8"/>
    <w:rsid w:val="00F11B97"/>
    <w:rsid w:val="00F120F9"/>
    <w:rsid w:val="00F12394"/>
    <w:rsid w:val="00F12696"/>
    <w:rsid w:val="00F13426"/>
    <w:rsid w:val="00F137CF"/>
    <w:rsid w:val="00F13F82"/>
    <w:rsid w:val="00F14184"/>
    <w:rsid w:val="00F14487"/>
    <w:rsid w:val="00F14FF3"/>
    <w:rsid w:val="00F1531F"/>
    <w:rsid w:val="00F15CF7"/>
    <w:rsid w:val="00F17B40"/>
    <w:rsid w:val="00F17CC4"/>
    <w:rsid w:val="00F17E8E"/>
    <w:rsid w:val="00F20739"/>
    <w:rsid w:val="00F20E87"/>
    <w:rsid w:val="00F20F50"/>
    <w:rsid w:val="00F21274"/>
    <w:rsid w:val="00F21F5D"/>
    <w:rsid w:val="00F22274"/>
    <w:rsid w:val="00F225A3"/>
    <w:rsid w:val="00F2280D"/>
    <w:rsid w:val="00F2308B"/>
    <w:rsid w:val="00F2334F"/>
    <w:rsid w:val="00F233B9"/>
    <w:rsid w:val="00F244E2"/>
    <w:rsid w:val="00F24517"/>
    <w:rsid w:val="00F24A5C"/>
    <w:rsid w:val="00F24FE0"/>
    <w:rsid w:val="00F254AC"/>
    <w:rsid w:val="00F257AA"/>
    <w:rsid w:val="00F25A11"/>
    <w:rsid w:val="00F26426"/>
    <w:rsid w:val="00F269C2"/>
    <w:rsid w:val="00F27073"/>
    <w:rsid w:val="00F27239"/>
    <w:rsid w:val="00F275DC"/>
    <w:rsid w:val="00F314F5"/>
    <w:rsid w:val="00F317AB"/>
    <w:rsid w:val="00F318FB"/>
    <w:rsid w:val="00F31F89"/>
    <w:rsid w:val="00F3283E"/>
    <w:rsid w:val="00F3479A"/>
    <w:rsid w:val="00F34BBA"/>
    <w:rsid w:val="00F35226"/>
    <w:rsid w:val="00F35408"/>
    <w:rsid w:val="00F354F8"/>
    <w:rsid w:val="00F3554D"/>
    <w:rsid w:val="00F35874"/>
    <w:rsid w:val="00F35A28"/>
    <w:rsid w:val="00F35BE6"/>
    <w:rsid w:val="00F35C82"/>
    <w:rsid w:val="00F36071"/>
    <w:rsid w:val="00F3636F"/>
    <w:rsid w:val="00F366DA"/>
    <w:rsid w:val="00F367D8"/>
    <w:rsid w:val="00F36898"/>
    <w:rsid w:val="00F36D07"/>
    <w:rsid w:val="00F36E3A"/>
    <w:rsid w:val="00F41452"/>
    <w:rsid w:val="00F4149D"/>
    <w:rsid w:val="00F41C89"/>
    <w:rsid w:val="00F42169"/>
    <w:rsid w:val="00F42346"/>
    <w:rsid w:val="00F42450"/>
    <w:rsid w:val="00F42784"/>
    <w:rsid w:val="00F42A84"/>
    <w:rsid w:val="00F430D9"/>
    <w:rsid w:val="00F45132"/>
    <w:rsid w:val="00F457B9"/>
    <w:rsid w:val="00F45AB7"/>
    <w:rsid w:val="00F46DEA"/>
    <w:rsid w:val="00F478FC"/>
    <w:rsid w:val="00F47A61"/>
    <w:rsid w:val="00F47BF4"/>
    <w:rsid w:val="00F47C81"/>
    <w:rsid w:val="00F501E5"/>
    <w:rsid w:val="00F504D0"/>
    <w:rsid w:val="00F506D5"/>
    <w:rsid w:val="00F513D1"/>
    <w:rsid w:val="00F516DD"/>
    <w:rsid w:val="00F51981"/>
    <w:rsid w:val="00F53283"/>
    <w:rsid w:val="00F537F1"/>
    <w:rsid w:val="00F540B4"/>
    <w:rsid w:val="00F54262"/>
    <w:rsid w:val="00F54B83"/>
    <w:rsid w:val="00F55878"/>
    <w:rsid w:val="00F5619E"/>
    <w:rsid w:val="00F568B9"/>
    <w:rsid w:val="00F56D12"/>
    <w:rsid w:val="00F5738C"/>
    <w:rsid w:val="00F57512"/>
    <w:rsid w:val="00F611DF"/>
    <w:rsid w:val="00F61207"/>
    <w:rsid w:val="00F61888"/>
    <w:rsid w:val="00F61B66"/>
    <w:rsid w:val="00F62CBB"/>
    <w:rsid w:val="00F63620"/>
    <w:rsid w:val="00F63A97"/>
    <w:rsid w:val="00F64161"/>
    <w:rsid w:val="00F646AD"/>
    <w:rsid w:val="00F64726"/>
    <w:rsid w:val="00F6481B"/>
    <w:rsid w:val="00F648D3"/>
    <w:rsid w:val="00F64DAC"/>
    <w:rsid w:val="00F6584C"/>
    <w:rsid w:val="00F6679E"/>
    <w:rsid w:val="00F6790C"/>
    <w:rsid w:val="00F67F0D"/>
    <w:rsid w:val="00F70717"/>
    <w:rsid w:val="00F70D2B"/>
    <w:rsid w:val="00F710A1"/>
    <w:rsid w:val="00F71A68"/>
    <w:rsid w:val="00F720EE"/>
    <w:rsid w:val="00F72619"/>
    <w:rsid w:val="00F726D8"/>
    <w:rsid w:val="00F72865"/>
    <w:rsid w:val="00F7327B"/>
    <w:rsid w:val="00F738AE"/>
    <w:rsid w:val="00F73945"/>
    <w:rsid w:val="00F739C9"/>
    <w:rsid w:val="00F73B0D"/>
    <w:rsid w:val="00F74343"/>
    <w:rsid w:val="00F7490D"/>
    <w:rsid w:val="00F74989"/>
    <w:rsid w:val="00F74A6C"/>
    <w:rsid w:val="00F7533F"/>
    <w:rsid w:val="00F7569F"/>
    <w:rsid w:val="00F75D13"/>
    <w:rsid w:val="00F7699D"/>
    <w:rsid w:val="00F769A9"/>
    <w:rsid w:val="00F76A0A"/>
    <w:rsid w:val="00F76D85"/>
    <w:rsid w:val="00F77BFA"/>
    <w:rsid w:val="00F77F10"/>
    <w:rsid w:val="00F80070"/>
    <w:rsid w:val="00F800AE"/>
    <w:rsid w:val="00F817FB"/>
    <w:rsid w:val="00F8210C"/>
    <w:rsid w:val="00F8257C"/>
    <w:rsid w:val="00F82C8A"/>
    <w:rsid w:val="00F82FDC"/>
    <w:rsid w:val="00F83870"/>
    <w:rsid w:val="00F841C2"/>
    <w:rsid w:val="00F84497"/>
    <w:rsid w:val="00F846E2"/>
    <w:rsid w:val="00F84A81"/>
    <w:rsid w:val="00F84FC1"/>
    <w:rsid w:val="00F85882"/>
    <w:rsid w:val="00F87728"/>
    <w:rsid w:val="00F9074F"/>
    <w:rsid w:val="00F90804"/>
    <w:rsid w:val="00F90D67"/>
    <w:rsid w:val="00F91436"/>
    <w:rsid w:val="00F91736"/>
    <w:rsid w:val="00F91C78"/>
    <w:rsid w:val="00F9219D"/>
    <w:rsid w:val="00F92BEF"/>
    <w:rsid w:val="00F92D91"/>
    <w:rsid w:val="00F92F4E"/>
    <w:rsid w:val="00F93F77"/>
    <w:rsid w:val="00F955F9"/>
    <w:rsid w:val="00F95A8B"/>
    <w:rsid w:val="00F95F0A"/>
    <w:rsid w:val="00F96047"/>
    <w:rsid w:val="00F9629E"/>
    <w:rsid w:val="00F965D8"/>
    <w:rsid w:val="00F966B8"/>
    <w:rsid w:val="00F97056"/>
    <w:rsid w:val="00FA0048"/>
    <w:rsid w:val="00FA0B8D"/>
    <w:rsid w:val="00FA0D97"/>
    <w:rsid w:val="00FA0E43"/>
    <w:rsid w:val="00FA10AD"/>
    <w:rsid w:val="00FA110D"/>
    <w:rsid w:val="00FA1C51"/>
    <w:rsid w:val="00FA1DB8"/>
    <w:rsid w:val="00FA2470"/>
    <w:rsid w:val="00FA2892"/>
    <w:rsid w:val="00FA2D65"/>
    <w:rsid w:val="00FA2ED5"/>
    <w:rsid w:val="00FA2FCA"/>
    <w:rsid w:val="00FA4D85"/>
    <w:rsid w:val="00FA4FF3"/>
    <w:rsid w:val="00FA542A"/>
    <w:rsid w:val="00FA545B"/>
    <w:rsid w:val="00FA60B9"/>
    <w:rsid w:val="00FA6954"/>
    <w:rsid w:val="00FA6C3F"/>
    <w:rsid w:val="00FA6C84"/>
    <w:rsid w:val="00FA6FCA"/>
    <w:rsid w:val="00FA7F8A"/>
    <w:rsid w:val="00FB1381"/>
    <w:rsid w:val="00FB1405"/>
    <w:rsid w:val="00FB196F"/>
    <w:rsid w:val="00FB1DA5"/>
    <w:rsid w:val="00FB2267"/>
    <w:rsid w:val="00FB2A9F"/>
    <w:rsid w:val="00FB30CE"/>
    <w:rsid w:val="00FB38A1"/>
    <w:rsid w:val="00FB3CA2"/>
    <w:rsid w:val="00FB4C20"/>
    <w:rsid w:val="00FB4E3C"/>
    <w:rsid w:val="00FB504B"/>
    <w:rsid w:val="00FB50B8"/>
    <w:rsid w:val="00FB5201"/>
    <w:rsid w:val="00FB53DC"/>
    <w:rsid w:val="00FB55CB"/>
    <w:rsid w:val="00FB578E"/>
    <w:rsid w:val="00FB62A0"/>
    <w:rsid w:val="00FB633A"/>
    <w:rsid w:val="00FB63C5"/>
    <w:rsid w:val="00FB6B5C"/>
    <w:rsid w:val="00FB74CC"/>
    <w:rsid w:val="00FB78AE"/>
    <w:rsid w:val="00FB7D32"/>
    <w:rsid w:val="00FC088D"/>
    <w:rsid w:val="00FC096E"/>
    <w:rsid w:val="00FC0A5E"/>
    <w:rsid w:val="00FC0DA7"/>
    <w:rsid w:val="00FC10FE"/>
    <w:rsid w:val="00FC12FA"/>
    <w:rsid w:val="00FC20C3"/>
    <w:rsid w:val="00FC2661"/>
    <w:rsid w:val="00FC3327"/>
    <w:rsid w:val="00FC43CB"/>
    <w:rsid w:val="00FC47D1"/>
    <w:rsid w:val="00FC54C2"/>
    <w:rsid w:val="00FC582B"/>
    <w:rsid w:val="00FC5BE6"/>
    <w:rsid w:val="00FC7586"/>
    <w:rsid w:val="00FC7BA2"/>
    <w:rsid w:val="00FD0ABB"/>
    <w:rsid w:val="00FD0CB6"/>
    <w:rsid w:val="00FD15E3"/>
    <w:rsid w:val="00FD197B"/>
    <w:rsid w:val="00FD1E4C"/>
    <w:rsid w:val="00FD1FD0"/>
    <w:rsid w:val="00FD233F"/>
    <w:rsid w:val="00FD3865"/>
    <w:rsid w:val="00FD3AE8"/>
    <w:rsid w:val="00FD455A"/>
    <w:rsid w:val="00FD4FB7"/>
    <w:rsid w:val="00FD6C24"/>
    <w:rsid w:val="00FE03A0"/>
    <w:rsid w:val="00FE08C9"/>
    <w:rsid w:val="00FE0AB5"/>
    <w:rsid w:val="00FE0BB0"/>
    <w:rsid w:val="00FE0F7D"/>
    <w:rsid w:val="00FE134B"/>
    <w:rsid w:val="00FE1FE3"/>
    <w:rsid w:val="00FE2027"/>
    <w:rsid w:val="00FE2593"/>
    <w:rsid w:val="00FE2896"/>
    <w:rsid w:val="00FE2B47"/>
    <w:rsid w:val="00FE2EB7"/>
    <w:rsid w:val="00FE3D75"/>
    <w:rsid w:val="00FE429F"/>
    <w:rsid w:val="00FE4A84"/>
    <w:rsid w:val="00FE4B6A"/>
    <w:rsid w:val="00FE5BE8"/>
    <w:rsid w:val="00FE5C2A"/>
    <w:rsid w:val="00FE6C59"/>
    <w:rsid w:val="00FE6C93"/>
    <w:rsid w:val="00FF008C"/>
    <w:rsid w:val="00FF0F35"/>
    <w:rsid w:val="00FF22B8"/>
    <w:rsid w:val="00FF2A58"/>
    <w:rsid w:val="00FF2D60"/>
    <w:rsid w:val="00FF2DEB"/>
    <w:rsid w:val="00FF3BF2"/>
    <w:rsid w:val="00FF3F9E"/>
    <w:rsid w:val="00FF3FD3"/>
    <w:rsid w:val="00FF407F"/>
    <w:rsid w:val="00FF47EE"/>
    <w:rsid w:val="00FF4A0D"/>
    <w:rsid w:val="00FF536A"/>
    <w:rsid w:val="00FF585C"/>
    <w:rsid w:val="00FF58AB"/>
    <w:rsid w:val="00FF5C07"/>
    <w:rsid w:val="00FF5D7E"/>
    <w:rsid w:val="00FF63CE"/>
    <w:rsid w:val="00FF6A02"/>
    <w:rsid w:val="00FF7329"/>
    <w:rsid w:val="00FF7E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F3BF99"/>
  <w15:chartTrackingRefBased/>
  <w15:docId w15:val="{1CFB2A4B-FF35-4369-9209-4FB114D67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CAA"/>
    <w:pPr>
      <w:spacing w:after="240" w:line="360" w:lineRule="auto"/>
      <w:jc w:val="both"/>
    </w:pPr>
    <w:rPr>
      <w:rFonts w:eastAsia="Times New Roman" w:cstheme="minorHAnsi"/>
      <w:color w:val="000000" w:themeColor="text1"/>
      <w:lang w:val="en-GB"/>
    </w:rPr>
  </w:style>
  <w:style w:type="paragraph" w:styleId="Heading1">
    <w:name w:val="heading 1"/>
    <w:basedOn w:val="Normal"/>
    <w:next w:val="Normal"/>
    <w:link w:val="Heading1Char"/>
    <w:uiPriority w:val="9"/>
    <w:qFormat/>
    <w:rsid w:val="00D852AD"/>
    <w:pPr>
      <w:keepNext/>
      <w:keepLines/>
      <w:numPr>
        <w:numId w:val="6"/>
      </w:numPr>
      <w:spacing w:after="0" w:line="480" w:lineRule="auto"/>
      <w:outlineLvl w:val="0"/>
    </w:pPr>
    <w:rPr>
      <w:rFonts w:cstheme="majorBidi"/>
      <w:b/>
      <w:sz w:val="32"/>
      <w:szCs w:val="32"/>
    </w:rPr>
  </w:style>
  <w:style w:type="paragraph" w:styleId="Heading2">
    <w:name w:val="heading 2"/>
    <w:basedOn w:val="Normal"/>
    <w:next w:val="Normal"/>
    <w:link w:val="Heading2Char"/>
    <w:uiPriority w:val="9"/>
    <w:unhideWhenUsed/>
    <w:qFormat/>
    <w:rsid w:val="00EF6622"/>
    <w:pPr>
      <w:keepNext/>
      <w:keepLines/>
      <w:numPr>
        <w:ilvl w:val="1"/>
        <w:numId w:val="6"/>
      </w:numPr>
      <w:spacing w:after="0" w:line="48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5502C8"/>
    <w:pPr>
      <w:keepNext/>
      <w:keepLines/>
      <w:numPr>
        <w:ilvl w:val="2"/>
        <w:numId w:val="6"/>
      </w:numPr>
      <w:spacing w:after="0" w:line="480" w:lineRule="auto"/>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5502C8"/>
    <w:pPr>
      <w:keepNext/>
      <w:keepLines/>
      <w:numPr>
        <w:ilvl w:val="3"/>
        <w:numId w:val="6"/>
      </w:numPr>
      <w:spacing w:after="0" w:line="480" w:lineRule="auto"/>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C1554E"/>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1554E"/>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1554E"/>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1554E"/>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554E"/>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965426"/>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965426"/>
    <w:rPr>
      <w:rFonts w:ascii="Calibri" w:eastAsia="Times New Roman" w:hAnsi="Calibri" w:cs="Calibri"/>
      <w:noProof/>
      <w:color w:val="000000" w:themeColor="text1"/>
      <w:lang w:val="en-GB"/>
    </w:rPr>
  </w:style>
  <w:style w:type="paragraph" w:customStyle="1" w:styleId="EndNoteBibliography">
    <w:name w:val="EndNote Bibliography"/>
    <w:basedOn w:val="Normal"/>
    <w:link w:val="EndNoteBibliographyChar"/>
    <w:rsid w:val="00965426"/>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965426"/>
    <w:rPr>
      <w:rFonts w:ascii="Calibri" w:eastAsia="Times New Roman" w:hAnsi="Calibri" w:cs="Calibri"/>
      <w:noProof/>
      <w:color w:val="000000" w:themeColor="text1"/>
      <w:lang w:val="en-GB"/>
    </w:rPr>
  </w:style>
  <w:style w:type="character" w:styleId="CommentReference">
    <w:name w:val="annotation reference"/>
    <w:basedOn w:val="DefaultParagraphFont"/>
    <w:uiPriority w:val="99"/>
    <w:semiHidden/>
    <w:unhideWhenUsed/>
    <w:rsid w:val="00DF6D7D"/>
    <w:rPr>
      <w:sz w:val="16"/>
      <w:szCs w:val="16"/>
    </w:rPr>
  </w:style>
  <w:style w:type="paragraph" w:styleId="CommentText">
    <w:name w:val="annotation text"/>
    <w:basedOn w:val="Normal"/>
    <w:link w:val="CommentTextChar"/>
    <w:uiPriority w:val="99"/>
    <w:unhideWhenUsed/>
    <w:rsid w:val="00DF6D7D"/>
    <w:pPr>
      <w:spacing w:line="240" w:lineRule="auto"/>
    </w:pPr>
    <w:rPr>
      <w:sz w:val="20"/>
      <w:szCs w:val="20"/>
    </w:rPr>
  </w:style>
  <w:style w:type="character" w:customStyle="1" w:styleId="CommentTextChar">
    <w:name w:val="Comment Text Char"/>
    <w:basedOn w:val="DefaultParagraphFont"/>
    <w:link w:val="CommentText"/>
    <w:uiPriority w:val="99"/>
    <w:rsid w:val="00DF6D7D"/>
    <w:rPr>
      <w:sz w:val="20"/>
      <w:szCs w:val="20"/>
    </w:rPr>
  </w:style>
  <w:style w:type="paragraph" w:styleId="CommentSubject">
    <w:name w:val="annotation subject"/>
    <w:basedOn w:val="CommentText"/>
    <w:next w:val="CommentText"/>
    <w:link w:val="CommentSubjectChar"/>
    <w:uiPriority w:val="99"/>
    <w:semiHidden/>
    <w:unhideWhenUsed/>
    <w:rsid w:val="00DF6D7D"/>
    <w:rPr>
      <w:b/>
      <w:bCs/>
    </w:rPr>
  </w:style>
  <w:style w:type="character" w:customStyle="1" w:styleId="CommentSubjectChar">
    <w:name w:val="Comment Subject Char"/>
    <w:basedOn w:val="CommentTextChar"/>
    <w:link w:val="CommentSubject"/>
    <w:uiPriority w:val="99"/>
    <w:semiHidden/>
    <w:rsid w:val="00DF6D7D"/>
    <w:rPr>
      <w:b/>
      <w:bCs/>
      <w:sz w:val="20"/>
      <w:szCs w:val="20"/>
    </w:rPr>
  </w:style>
  <w:style w:type="character" w:styleId="Hyperlink">
    <w:name w:val="Hyperlink"/>
    <w:basedOn w:val="DefaultParagraphFont"/>
    <w:uiPriority w:val="99"/>
    <w:unhideWhenUsed/>
    <w:rsid w:val="00F10C5C"/>
    <w:rPr>
      <w:color w:val="0563C1" w:themeColor="hyperlink"/>
      <w:u w:val="single"/>
    </w:rPr>
  </w:style>
  <w:style w:type="character" w:styleId="UnresolvedMention">
    <w:name w:val="Unresolved Mention"/>
    <w:basedOn w:val="DefaultParagraphFont"/>
    <w:uiPriority w:val="99"/>
    <w:semiHidden/>
    <w:unhideWhenUsed/>
    <w:rsid w:val="00F10C5C"/>
    <w:rPr>
      <w:color w:val="605E5C"/>
      <w:shd w:val="clear" w:color="auto" w:fill="E1DFDD"/>
    </w:rPr>
  </w:style>
  <w:style w:type="paragraph" w:styleId="BalloonText">
    <w:name w:val="Balloon Text"/>
    <w:basedOn w:val="Normal"/>
    <w:link w:val="BalloonTextChar"/>
    <w:uiPriority w:val="99"/>
    <w:semiHidden/>
    <w:unhideWhenUsed/>
    <w:rsid w:val="00C129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981"/>
    <w:rPr>
      <w:rFonts w:ascii="Segoe UI" w:hAnsi="Segoe UI" w:cs="Segoe UI"/>
      <w:sz w:val="18"/>
      <w:szCs w:val="18"/>
    </w:rPr>
  </w:style>
  <w:style w:type="paragraph" w:styleId="Revision">
    <w:name w:val="Revision"/>
    <w:hidden/>
    <w:uiPriority w:val="99"/>
    <w:semiHidden/>
    <w:rsid w:val="00966803"/>
    <w:pPr>
      <w:spacing w:after="0" w:line="240" w:lineRule="auto"/>
    </w:pPr>
  </w:style>
  <w:style w:type="table" w:styleId="TableGrid">
    <w:name w:val="Table Grid"/>
    <w:basedOn w:val="TableNormal"/>
    <w:uiPriority w:val="39"/>
    <w:rsid w:val="00E86810"/>
    <w:pPr>
      <w:spacing w:after="0" w:line="240" w:lineRule="auto"/>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character" w:styleId="FollowedHyperlink">
    <w:name w:val="FollowedHyperlink"/>
    <w:basedOn w:val="DefaultParagraphFont"/>
    <w:uiPriority w:val="99"/>
    <w:semiHidden/>
    <w:unhideWhenUsed/>
    <w:rsid w:val="00D0664E"/>
    <w:rPr>
      <w:color w:val="954F72" w:themeColor="followedHyperlink"/>
      <w:u w:val="single"/>
    </w:rPr>
  </w:style>
  <w:style w:type="table" w:customStyle="1" w:styleId="TableGrid1">
    <w:name w:val="Table Grid1"/>
    <w:basedOn w:val="TableNormal"/>
    <w:next w:val="TableGrid"/>
    <w:uiPriority w:val="39"/>
    <w:rsid w:val="0030100B"/>
    <w:pPr>
      <w:spacing w:after="0" w:line="240" w:lineRule="auto"/>
    </w:pPr>
    <w:rPr>
      <w:rFonts w:ascii="Calibri" w:eastAsia="Times New Roman" w:hAnsi="Calibri" w:cs="Calibri"/>
      <w:sz w:val="24"/>
      <w:szCs w:val="24"/>
      <w:lang w:val="nl-BE" w:eastAsia="nl-B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7C6F8A"/>
    <w:pPr>
      <w:tabs>
        <w:tab w:val="center" w:pos="4703"/>
        <w:tab w:val="right" w:pos="9406"/>
      </w:tabs>
      <w:spacing w:after="0" w:line="240" w:lineRule="auto"/>
    </w:pPr>
  </w:style>
  <w:style w:type="character" w:customStyle="1" w:styleId="HeaderChar">
    <w:name w:val="Header Char"/>
    <w:basedOn w:val="DefaultParagraphFont"/>
    <w:link w:val="Header"/>
    <w:uiPriority w:val="99"/>
    <w:rsid w:val="007C6F8A"/>
  </w:style>
  <w:style w:type="paragraph" w:styleId="Footer">
    <w:name w:val="footer"/>
    <w:basedOn w:val="Normal"/>
    <w:link w:val="FooterChar"/>
    <w:uiPriority w:val="99"/>
    <w:unhideWhenUsed/>
    <w:rsid w:val="007C6F8A"/>
    <w:pPr>
      <w:tabs>
        <w:tab w:val="center" w:pos="4703"/>
        <w:tab w:val="right" w:pos="9406"/>
      </w:tabs>
      <w:spacing w:after="0" w:line="240" w:lineRule="auto"/>
    </w:pPr>
  </w:style>
  <w:style w:type="character" w:customStyle="1" w:styleId="FooterChar">
    <w:name w:val="Footer Char"/>
    <w:basedOn w:val="DefaultParagraphFont"/>
    <w:link w:val="Footer"/>
    <w:uiPriority w:val="99"/>
    <w:rsid w:val="007C6F8A"/>
  </w:style>
  <w:style w:type="character" w:styleId="PlaceholderText">
    <w:name w:val="Placeholder Text"/>
    <w:basedOn w:val="DefaultParagraphFont"/>
    <w:uiPriority w:val="99"/>
    <w:semiHidden/>
    <w:rsid w:val="00110745"/>
    <w:rPr>
      <w:color w:val="808080"/>
    </w:rPr>
  </w:style>
  <w:style w:type="paragraph" w:customStyle="1" w:styleId="Body">
    <w:name w:val="Body"/>
    <w:basedOn w:val="Normal"/>
    <w:qFormat/>
    <w:rsid w:val="00E32996"/>
    <w:pPr>
      <w:spacing w:line="480" w:lineRule="auto"/>
    </w:pPr>
    <w:rPr>
      <w:lang w:val="nl-BE"/>
    </w:rPr>
  </w:style>
  <w:style w:type="character" w:customStyle="1" w:styleId="Heading1Char">
    <w:name w:val="Heading 1 Char"/>
    <w:basedOn w:val="DefaultParagraphFont"/>
    <w:link w:val="Heading1"/>
    <w:uiPriority w:val="9"/>
    <w:rsid w:val="00D852AD"/>
    <w:rPr>
      <w:rFonts w:eastAsia="Times New Roman" w:cstheme="majorBidi"/>
      <w:b/>
      <w:sz w:val="32"/>
      <w:szCs w:val="32"/>
      <w:lang w:val="en-GB"/>
    </w:rPr>
  </w:style>
  <w:style w:type="character" w:customStyle="1" w:styleId="Heading2Char">
    <w:name w:val="Heading 2 Char"/>
    <w:basedOn w:val="DefaultParagraphFont"/>
    <w:link w:val="Heading2"/>
    <w:uiPriority w:val="9"/>
    <w:rsid w:val="00EF6622"/>
    <w:rPr>
      <w:rFonts w:eastAsiaTheme="majorEastAsia" w:cstheme="majorBidi"/>
      <w:b/>
      <w:sz w:val="28"/>
      <w:szCs w:val="26"/>
    </w:rPr>
  </w:style>
  <w:style w:type="character" w:customStyle="1" w:styleId="Heading3Char">
    <w:name w:val="Heading 3 Char"/>
    <w:basedOn w:val="DefaultParagraphFont"/>
    <w:link w:val="Heading3"/>
    <w:uiPriority w:val="9"/>
    <w:rsid w:val="005502C8"/>
    <w:rPr>
      <w:rFonts w:eastAsiaTheme="majorEastAsia" w:cstheme="majorBidi"/>
      <w:b/>
      <w:sz w:val="24"/>
      <w:szCs w:val="24"/>
    </w:rPr>
  </w:style>
  <w:style w:type="character" w:customStyle="1" w:styleId="Heading4Char">
    <w:name w:val="Heading 4 Char"/>
    <w:basedOn w:val="DefaultParagraphFont"/>
    <w:link w:val="Heading4"/>
    <w:uiPriority w:val="9"/>
    <w:rsid w:val="005502C8"/>
    <w:rPr>
      <w:rFonts w:eastAsiaTheme="majorEastAsia" w:cstheme="majorBidi"/>
      <w:b/>
      <w:iCs/>
    </w:rPr>
  </w:style>
  <w:style w:type="character" w:customStyle="1" w:styleId="Heading5Char">
    <w:name w:val="Heading 5 Char"/>
    <w:basedOn w:val="DefaultParagraphFont"/>
    <w:link w:val="Heading5"/>
    <w:uiPriority w:val="9"/>
    <w:semiHidden/>
    <w:rsid w:val="00C1554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1554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1554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155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1554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946E7"/>
    <w:pPr>
      <w:ind w:left="720"/>
      <w:contextualSpacing/>
    </w:pPr>
  </w:style>
  <w:style w:type="paragraph" w:styleId="Title">
    <w:name w:val="Title"/>
    <w:basedOn w:val="Normal"/>
    <w:next w:val="Normal"/>
    <w:link w:val="TitleChar"/>
    <w:uiPriority w:val="10"/>
    <w:qFormat/>
    <w:rsid w:val="004E58AA"/>
    <w:pPr>
      <w:jc w:val="left"/>
    </w:pPr>
    <w:rPr>
      <w:b/>
      <w:bCs/>
      <w:sz w:val="28"/>
      <w:szCs w:val="28"/>
    </w:rPr>
  </w:style>
  <w:style w:type="character" w:customStyle="1" w:styleId="TitleChar">
    <w:name w:val="Title Char"/>
    <w:basedOn w:val="DefaultParagraphFont"/>
    <w:link w:val="Title"/>
    <w:uiPriority w:val="10"/>
    <w:rsid w:val="004E58AA"/>
    <w:rPr>
      <w:rFonts w:eastAsia="Times New Roman" w:cstheme="minorHAnsi"/>
      <w:b/>
      <w:bCs/>
      <w:color w:val="000000" w:themeColor="text1"/>
      <w:sz w:val="28"/>
      <w:szCs w:val="2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790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sciencedirect.com/journal/international-journal-of-antimicrobial-agents/publish/guide-for-authors" TargetMode="External"/><Relationship Id="rId3" Type="http://schemas.openxmlformats.org/officeDocument/2006/relationships/hyperlink" Target="https://www.sciencedirect.com/journal/international-journal-of-antimicrobial-agents/publish/guide-for-authors" TargetMode="External"/><Relationship Id="rId7" Type="http://schemas.openxmlformats.org/officeDocument/2006/relationships/hyperlink" Target="https://www.sciencedirect.com/journal/international-journal-of-antimicrobial-agents/publish/guide-for-authors" TargetMode="External"/><Relationship Id="rId2" Type="http://schemas.openxmlformats.org/officeDocument/2006/relationships/hyperlink" Target="https://pdf.sciencedirectassets.com/271247/1-s2.0-S0924857923X00132/1-s2.0-S0924857923002923/main.pdf?X-Amz-Security-Token=IQoJb3JpZ2luX2VjEJD%2F%2F%2F%2F%2F%2F%2F%2F%2F%2FwEaCXVzLWVhc3QtMSJHMEUCIQCCtaZ2LxEKt4UvRPmsO7ZEyWP5Pn1TVX2P%2By6b02aT4QIgVhNrmR7IJ47oAK7UuAn6l5BRwp42h1BTnI8iOnb23CoqvAUI6P%2F%2F%2F%2F%2F%2F%2F%2F%2F%2FARAFGgwwNTkwMDM1NDY4NjUiDEj5zFdGrn3zl1qmdiqQBbEC4Vj%2Fte3nrKDEotj%2Bi3gW5n31Vr11wx9Kc1r0ihfqkPd4Aj9eb4d2N1dWCqcL4KYhQgmvaa73wbmSYG9jAARTjHLUcq0bQKuLORDxhRx57ouCke65EP6w0zmi3%2B%2FPBWqPhbDqz0yJQM1t2sygDsM3RyjII9VasdnwbCosBcZ2UxQGyn7DEqLiIzmsg8qg8ybClikueoSkF9%2BSd0mhsr1Xq%2BE%2BvHpB2lPFMjzQ4G%2FTs3yzZhBM7ni2nbMC5n6PyuY2gY27QkyJo3L3%2F15Tz5wB6rBpd4RFBqjHvlsz8V3b9Ik%2FuCj3KQQgr1qdpibq4164OhgAytR0HMk7MFYI36FdaQ3OqmflUVHQNvzXuh5WYOGnQ5BE3lbUJqWAXk9XICyR1Jo1Ncu9%2BUMXasJDSY2F9q6PhuoPa2TLclD54B0I249nQv5%2BE15rdsWsK4MSGTuWZ6EYXQ0Bhlbk70PUaoBFHAm2y8kuZuhDqx8yBe0VU9OfarQZC2t%2BEfXZsAor8rLcSFsEd6NLm2mkSY85mnp4oXbdOkW5Rl6DVmu3aV8Fwxn5cK%2FGhpkmx%2BVhqskG5VblOBw%2B%2Fxa%2FzNj3weA1%2BPZTB1HV3QJGXlnfzs6lYedGgYuJKZLFOW7zb4%2Fx2T4zg%2B4tnfIDnST5FbAG8R9n6STXEKdMZeAiRXhpNKj9IujwAWhNsE%2B2NQgahjdSI3%2Fnw3aez0oMN4nQHnZnDxb12nASxiNTRp9PFcR2x%2BJwDciQCocC7mDl49bPnTDOSS8q%2F%2BsJN%2B%2BDEXLUqrwOiNkW1HytmeH8pI4vC0mO%2B%2Fsxs7a3Kqy0QoZP6KUM1l1IISNC%2BhWMHEwy3ApU%2FUFZDL5oKShJyIhc%2FGbK9D4JaO1KRUhSMIzroKsGOrEB5OVqpximIIf2OV%2B2KTVcSbqMUQ267eTnO9tV%2B9dvEQMQ4HcGgHUFAd%2BeMuD9%2Buw7jYdF3e0NOp%2BOTqQmUZVBNZXADVu9Cj1kZUOEBxyOenmvCBsdjMxa6hYwqG09jw5x4Db5w17dZRLbDSzyKjKU2HOraTFWAZYWMHA%2BnNHZlb5mG41swf5SyKN3LSmReIX%2FM1UgW71rm410rE6fo4T6hRY2Z1c7lyzjL08BR9fqHXkz&amp;X-Amz-Algorithm=AWS4-HMAC-SHA256&amp;X-Amz-Date=20231130T073640Z&amp;X-Amz-SignedHeaders=host&amp;X-Amz-Expires=299&amp;X-Amz-Credential=ASIAQ3PHCVTY7H5RQT4O%2F20231130%2Fus-east-1%2Fs3%2Faws4_request&amp;X-Amz-Signature=51c86362c56910c5d301dbaa51b0456be35615583cad6a8cbb025eda5dcd289d&amp;hash=83f26a1f1c003862e12418cca1c80c0fb7e70efc9ead7b85224265974f126e99&amp;host=68042c943591013ac2b2430a89b270f6af2c76d8dfd086a07176afe7c76c2c61&amp;pii=S0924857923002923&amp;tid=spdf-114e8a02-5fc0-433f-9290-790580a350c8&amp;sid=f66ecdd1837be348bb2b2cd2ca1e356" TargetMode="External"/><Relationship Id="rId1" Type="http://schemas.openxmlformats.org/officeDocument/2006/relationships/hyperlink" Target="https://www.sciencedirect.com/journal/international-journal-of-antimicrobial-agents/publish/guide-for-authors" TargetMode="External"/><Relationship Id="rId6" Type="http://schemas.openxmlformats.org/officeDocument/2006/relationships/hyperlink" Target="https://www.elsevier.com/researcher/author/tools-and-resources/highlights" TargetMode="External"/><Relationship Id="rId5" Type="http://schemas.openxmlformats.org/officeDocument/2006/relationships/hyperlink" Target="https://www.sciencedirect.com/journal/international-journal-of-antimicrobial-agents/publish/guide-for-authors" TargetMode="External"/><Relationship Id="rId4" Type="http://schemas.openxmlformats.org/officeDocument/2006/relationships/hyperlink" Target="https://pdf.sciencedirectassets.com/271247/1-s2.0-S0924857923X00132/1-s2.0-S0924857923002923/main.pdf?X-Amz-Security-Token=IQoJb3JpZ2luX2VjEJD%2F%2F%2F%2F%2F%2F%2F%2F%2F%2FwEaCXVzLWVhc3QtMSJHMEUCIQCCtaZ2LxEKt4UvRPmsO7ZEyWP5Pn1TVX2P%2By6b02aT4QIgVhNrmR7IJ47oAK7UuAn6l5BRwp42h1BTnI8iOnb23CoqvAUI6P%2F%2F%2F%2F%2F%2F%2F%2F%2F%2FARAFGgwwNTkwMDM1NDY4NjUiDEj5zFdGrn3zl1qmdiqQBbEC4Vj%2Fte3nrKDEotj%2Bi3gW5n31Vr11wx9Kc1r0ihfqkPd4Aj9eb4d2N1dWCqcL4KYhQgmvaa73wbmSYG9jAARTjHLUcq0bQKuLORDxhRx57ouCke65EP6w0zmi3%2B%2FPBWqPhbDqz0yJQM1t2sygDsM3RyjII9VasdnwbCosBcZ2UxQGyn7DEqLiIzmsg8qg8ybClikueoSkF9%2BSd0mhsr1Xq%2BE%2BvHpB2lPFMjzQ4G%2FTs3yzZhBM7ni2nbMC5n6PyuY2gY27QkyJo3L3%2F15Tz5wB6rBpd4RFBqjHvlsz8V3b9Ik%2FuCj3KQQgr1qdpibq4164OhgAytR0HMk7MFYI36FdaQ3OqmflUVHQNvzXuh5WYOGnQ5BE3lbUJqWAXk9XICyR1Jo1Ncu9%2BUMXasJDSY2F9q6PhuoPa2TLclD54B0I249nQv5%2BE15rdsWsK4MSGTuWZ6EYXQ0Bhlbk70PUaoBFHAm2y8kuZuhDqx8yBe0VU9OfarQZC2t%2BEfXZsAor8rLcSFsEd6NLm2mkSY85mnp4oXbdOkW5Rl6DVmu3aV8Fwxn5cK%2FGhpkmx%2BVhqskG5VblOBw%2B%2Fxa%2FzNj3weA1%2BPZTB1HV3QJGXlnfzs6lYedGgYuJKZLFOW7zb4%2Fx2T4zg%2B4tnfIDnST5FbAG8R9n6STXEKdMZeAiRXhpNKj9IujwAWhNsE%2B2NQgahjdSI3%2Fnw3aez0oMN4nQHnZnDxb12nASxiNTRp9PFcR2x%2BJwDciQCocC7mDl49bPnTDOSS8q%2F%2BsJN%2B%2BDEXLUqrwOiNkW1HytmeH8pI4vC0mO%2B%2Fsxs7a3Kqy0QoZP6KUM1l1IISNC%2BhWMHEwy3ApU%2FUFZDL5oKShJyIhc%2FGbK9D4JaO1KRUhSMIzroKsGOrEB5OVqpximIIf2OV%2B2KTVcSbqMUQ267eTnO9tV%2B9dvEQMQ4HcGgHUFAd%2BeMuD9%2Buw7jYdF3e0NOp%2BOTqQmUZVBNZXADVu9Cj1kZUOEBxyOenmvCBsdjMxa6hYwqG09jw5x4Db5w17dZRLbDSzyKjKU2HOraTFWAZYWMHA%2BnNHZlb5mG41swf5SyKN3LSmReIX%2FM1UgW71rm410rE6fo4T6hRY2Z1c7lyzjL08BR9fqHXkz&amp;X-Amz-Algorithm=AWS4-HMAC-SHA256&amp;X-Amz-Date=20231130T073640Z&amp;X-Amz-SignedHeaders=host&amp;X-Amz-Expires=299&amp;X-Amz-Credential=ASIAQ3PHCVTY7H5RQT4O%2F20231130%2Fus-east-1%2Fs3%2Faws4_request&amp;X-Amz-Signature=51c86362c56910c5d301dbaa51b0456be35615583cad6a8cbb025eda5dcd289d&amp;hash=83f26a1f1c003862e12418cca1c80c0fb7e70efc9ead7b85224265974f126e99&amp;host=68042c943591013ac2b2430a89b270f6af2c76d8dfd086a07176afe7c76c2c61&amp;pii=S0924857923002923&amp;tid=spdf-114e8a02-5fc0-433f-9290-790580a350c8&amp;sid=f66ecdd1837be348bb2b2cd2ca1e356" TargetMode="External"/><Relationship Id="rId9" Type="http://schemas.openxmlformats.org/officeDocument/2006/relationships/hyperlink" Target="https://www.sciencedirect.com/science/article/pii/S0924857923000389?via%3Dihub"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BB8BE-711D-4021-95C5-EFC9D1229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6736</Words>
  <Characters>143658</Characters>
  <Application>Microsoft Office Word</Application>
  <DocSecurity>0</DocSecurity>
  <Lines>3420</Lines>
  <Paragraphs>1566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9Slide</Company>
  <LinksUpToDate>false</LinksUpToDate>
  <CharactersWithSpaces>148828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Luong Vuong</dc:creator>
  <cp:keywords/>
  <dc:description/>
  <cp:lastModifiedBy>My Luong Vuong</cp:lastModifiedBy>
  <cp:revision>1173</cp:revision>
  <dcterms:created xsi:type="dcterms:W3CDTF">2023-11-24T15:36:00Z</dcterms:created>
  <dcterms:modified xsi:type="dcterms:W3CDTF">2023-12-07T11:06:00Z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88dc21dd3982d1b1d0d2b0a4c5cfe27650201a65c911cf21247653a286ca8063</vt:lpwstr>
  </property>
</Properties>
</file>