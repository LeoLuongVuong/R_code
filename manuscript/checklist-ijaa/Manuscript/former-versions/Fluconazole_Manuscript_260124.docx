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73A18FE" w:rsidR="00596EC9" w:rsidRPr="00593CAA" w:rsidRDefault="00596EC9" w:rsidP="004E58AA">
      <w:pPr>
        <w:pStyle w:val="Title"/>
      </w:pPr>
      <w:r w:rsidRPr="00593CAA">
        <w:t>Model</w:t>
      </w:r>
      <w:r w:rsidR="00D63A4A" w:rsidRPr="00593CAA">
        <w:t>-</w:t>
      </w:r>
      <w:r w:rsidR="004E58AA">
        <w:t>i</w:t>
      </w:r>
      <w:r w:rsidR="00D63A4A" w:rsidRPr="00593CAA">
        <w:t xml:space="preserve">nformed </w:t>
      </w:r>
      <w:r w:rsidR="004E58AA">
        <w:t>i</w:t>
      </w:r>
      <w:r w:rsidR="00D63A4A" w:rsidRPr="00593CAA">
        <w:t xml:space="preserve">dentification </w:t>
      </w:r>
      <w:r w:rsidR="00D63A4A" w:rsidRPr="005006F4">
        <w:t>o</w:t>
      </w:r>
      <w:r w:rsidR="00D63A4A" w:rsidRPr="00593CAA">
        <w:t xml:space="preserve">f a </w:t>
      </w:r>
      <w:r w:rsidR="004E58AA">
        <w:t>w</w:t>
      </w:r>
      <w:r w:rsidR="00D63A4A" w:rsidRPr="00593CAA">
        <w:t>eight-</w:t>
      </w:r>
      <w:r w:rsidR="004E58AA">
        <w:t>b</w:t>
      </w:r>
      <w:r w:rsidR="00D63A4A" w:rsidRPr="00593CAA">
        <w:t xml:space="preserve">ased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2679D054" w:rsidR="003D0E51" w:rsidRPr="00494DCF" w:rsidRDefault="00E31872" w:rsidP="00593CAA">
      <w:r w:rsidRPr="00494DCF">
        <w:t>My</w:t>
      </w:r>
      <w:r w:rsidR="0002535A" w:rsidRPr="00494DCF">
        <w:t>-</w:t>
      </w:r>
      <w:r w:rsidRPr="00494DCF">
        <w:t>Luong Vuong</w:t>
      </w:r>
      <w:r w:rsidR="002135FC" w:rsidRPr="00494DCF">
        <w:t xml:space="preserve"> (</w:t>
      </w:r>
      <w:proofErr w:type="spellStart"/>
      <w:r w:rsidR="00E27D91" w:rsidRPr="00494DCF">
        <w:t>Mỹ-Lượng</w:t>
      </w:r>
      <w:proofErr w:type="spellEnd"/>
      <w:r w:rsidR="00E27D91" w:rsidRPr="00494DCF">
        <w:t xml:space="preserve"> </w:t>
      </w:r>
      <w:proofErr w:type="spellStart"/>
      <w:r w:rsidR="00E27D91" w:rsidRPr="00494DCF">
        <w:t>Vương</w:t>
      </w:r>
      <w:proofErr w:type="spellEnd"/>
      <w:r w:rsidR="00262C56" w:rsidRPr="00494DCF">
        <w:t>)</w:t>
      </w:r>
      <w:r w:rsidR="0082034B" w:rsidRPr="00494DCF">
        <w:rPr>
          <w:vertAlign w:val="superscript"/>
        </w:rPr>
        <w:t>a</w:t>
      </w:r>
      <w:r w:rsidR="00FD197B" w:rsidRPr="00494DCF">
        <w:rPr>
          <w:vertAlign w:val="superscript"/>
        </w:rPr>
        <w:t>†</w:t>
      </w:r>
      <w:r w:rsidRPr="00494DCF">
        <w:t xml:space="preserve">, Omar </w:t>
      </w:r>
      <w:proofErr w:type="spellStart"/>
      <w:r w:rsidRPr="00494DCF">
        <w:t>Elkayal</w:t>
      </w:r>
      <w:r w:rsidR="00FE4B6A" w:rsidRPr="00494DCF">
        <w:rPr>
          <w:vertAlign w:val="superscript"/>
        </w:rPr>
        <w:t>a</w:t>
      </w:r>
      <w:proofErr w:type="spellEnd"/>
      <w:r w:rsidR="00FE4B6A" w:rsidRPr="00494DCF">
        <w:rPr>
          <w:vertAlign w:val="superscript"/>
        </w:rPr>
        <w:t>,</w:t>
      </w:r>
      <w:r w:rsidR="00EA5ADA" w:rsidRPr="00494DCF">
        <w:rPr>
          <w:vertAlign w:val="superscript"/>
        </w:rPr>
        <w:t>†</w:t>
      </w:r>
      <w:r w:rsidRPr="00494DCF">
        <w:t>,</w:t>
      </w:r>
      <w:r w:rsidR="00B67D96" w:rsidRPr="00494DCF">
        <w:t xml:space="preserve"> Ruth Van Daele</w:t>
      </w:r>
      <w:r w:rsidR="00F7699D" w:rsidRPr="00494DCF">
        <w:rPr>
          <w:vertAlign w:val="superscript"/>
        </w:rPr>
        <w:t>a</w:t>
      </w:r>
      <w:r w:rsidR="00226FDC" w:rsidRPr="00494DCF">
        <w:rPr>
          <w:vertAlign w:val="superscript"/>
        </w:rPr>
        <w:t>,</w:t>
      </w:r>
      <w:r w:rsidR="00C07445">
        <w:rPr>
          <w:vertAlign w:val="superscript"/>
        </w:rPr>
        <w:t>b</w:t>
      </w:r>
      <w:r w:rsidR="002340EC">
        <w:rPr>
          <w:vertAlign w:val="superscript"/>
        </w:rPr>
        <w:t>,1</w:t>
      </w:r>
      <w:r w:rsidR="00B67D96" w:rsidRPr="00494DCF">
        <w:t>,</w:t>
      </w:r>
      <w:r w:rsidRPr="00494DCF">
        <w:t xml:space="preserve"> Jan-Willem C. </w:t>
      </w:r>
      <w:proofErr w:type="spellStart"/>
      <w:r w:rsidRPr="00494DCF">
        <w:t>Alffenaar</w:t>
      </w:r>
      <w:r w:rsidR="00C07445">
        <w:rPr>
          <w:vertAlign w:val="superscript"/>
        </w:rPr>
        <w:t>c</w:t>
      </w:r>
      <w:r w:rsidRPr="00494DCF">
        <w:rPr>
          <w:vertAlign w:val="superscript"/>
        </w:rPr>
        <w:t>,</w:t>
      </w:r>
      <w:r w:rsidR="00C07445">
        <w:rPr>
          <w:vertAlign w:val="superscript"/>
        </w:rPr>
        <w:t>d</w:t>
      </w:r>
      <w:r w:rsidRPr="00494DCF">
        <w:rPr>
          <w:vertAlign w:val="superscript"/>
        </w:rPr>
        <w:t>,</w:t>
      </w:r>
      <w:r w:rsidR="00C07445">
        <w:rPr>
          <w:vertAlign w:val="superscript"/>
        </w:rPr>
        <w:t>e</w:t>
      </w:r>
      <w:proofErr w:type="spellEnd"/>
      <w:r w:rsidR="00E72332" w:rsidRPr="00494DCF">
        <w:t>,</w:t>
      </w:r>
      <w:r w:rsidR="002073BD" w:rsidRPr="00494DCF">
        <w:t xml:space="preserve"> Sophie L. </w:t>
      </w:r>
      <w:proofErr w:type="spellStart"/>
      <w:r w:rsidR="002073BD" w:rsidRPr="00494DCF">
        <w:t>Stocker</w:t>
      </w:r>
      <w:r w:rsidR="00425155">
        <w:rPr>
          <w:vertAlign w:val="superscript"/>
        </w:rPr>
        <w:t>c</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proofErr w:type="spellEnd"/>
      <w:r w:rsidR="002073BD" w:rsidRPr="00494DCF">
        <w:t>,</w:t>
      </w:r>
      <w:r w:rsidR="0041079A" w:rsidRPr="00494DCF">
        <w:t xml:space="preserve"> Jason A. </w:t>
      </w:r>
      <w:proofErr w:type="spellStart"/>
      <w:r w:rsidR="0041079A" w:rsidRPr="00494DCF">
        <w:t>Roberts</w:t>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proofErr w:type="spellEnd"/>
      <w:r w:rsidR="0041079A" w:rsidRPr="00494DCF">
        <w:t>,</w:t>
      </w:r>
      <w:r w:rsidRPr="00494DCF">
        <w:t xml:space="preserve"> Yves </w:t>
      </w:r>
      <w:proofErr w:type="spellStart"/>
      <w:r w:rsidRPr="00494DCF">
        <w:t>Debaveye</w:t>
      </w:r>
      <w:r w:rsidR="00F34BBA">
        <w:rPr>
          <w:vertAlign w:val="superscript"/>
        </w:rPr>
        <w:t>k</w:t>
      </w:r>
      <w:r w:rsidRPr="00494DCF">
        <w:rPr>
          <w:vertAlign w:val="superscript"/>
        </w:rPr>
        <w:t>,</w:t>
      </w:r>
      <w:r w:rsidR="00F34BBA">
        <w:rPr>
          <w:vertAlign w:val="superscript"/>
        </w:rPr>
        <w:t>l</w:t>
      </w:r>
      <w:proofErr w:type="spellEnd"/>
      <w:r w:rsidRPr="00494DCF">
        <w:t>, Joost</w:t>
      </w:r>
      <w:r w:rsidR="00F76D85" w:rsidRPr="00494DCF">
        <w:t xml:space="preserve"> </w:t>
      </w:r>
      <w:proofErr w:type="spellStart"/>
      <w:r w:rsidRPr="00494DCF">
        <w:t>Wauters</w:t>
      </w:r>
      <w:r w:rsidR="009D687A">
        <w:rPr>
          <w:vertAlign w:val="superscript"/>
        </w:rPr>
        <w:t>m</w:t>
      </w:r>
      <w:r w:rsidR="00B82EFC" w:rsidRPr="00494DCF">
        <w:rPr>
          <w:vertAlign w:val="superscript"/>
        </w:rPr>
        <w:t>,</w:t>
      </w:r>
      <w:r w:rsidR="009D687A">
        <w:rPr>
          <w:vertAlign w:val="superscript"/>
        </w:rPr>
        <w:t>n</w:t>
      </w:r>
      <w:proofErr w:type="spellEnd"/>
      <w:r w:rsidRPr="00494DCF">
        <w:t xml:space="preserve">, Beatrijs </w:t>
      </w:r>
      <w:proofErr w:type="spellStart"/>
      <w:r w:rsidRPr="00494DCF">
        <w:t>Mertens</w:t>
      </w:r>
      <w:r w:rsidR="00934F7F" w:rsidRPr="00494DCF">
        <w:rPr>
          <w:vertAlign w:val="superscript"/>
        </w:rPr>
        <w:t>a</w:t>
      </w:r>
      <w:r w:rsidRPr="00494DCF">
        <w:rPr>
          <w:vertAlign w:val="superscript"/>
        </w:rPr>
        <w:t>,</w:t>
      </w:r>
      <w:r w:rsidR="00B55146">
        <w:rPr>
          <w:vertAlign w:val="superscript"/>
        </w:rPr>
        <w:t>b</w:t>
      </w:r>
      <w:proofErr w:type="spellEnd"/>
      <w:r w:rsidRPr="00494DCF">
        <w:t xml:space="preserve">, Jasper M. </w:t>
      </w:r>
      <w:proofErr w:type="spellStart"/>
      <w:r w:rsidRPr="00494DCF">
        <w:t>Boonstra</w:t>
      </w:r>
      <w:r w:rsidR="00387837">
        <w:rPr>
          <w:vertAlign w:val="superscript"/>
        </w:rPr>
        <w:t>o</w:t>
      </w:r>
      <w:proofErr w:type="spellEnd"/>
      <w:r w:rsidRPr="00494DCF">
        <w:t>,</w:t>
      </w:r>
      <w:r w:rsidR="00F020C1" w:rsidRPr="00494DCF">
        <w:t xml:space="preserve"> Indy </w:t>
      </w:r>
      <w:proofErr w:type="spellStart"/>
      <w:r w:rsidR="00F020C1" w:rsidRPr="00494DCF">
        <w:t>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proofErr w:type="spellEnd"/>
      <w:r w:rsidR="00F020C1" w:rsidRPr="00494DCF">
        <w:t>,</w:t>
      </w:r>
      <w:r w:rsidR="00A83774" w:rsidRPr="00494DCF">
        <w:t xml:space="preserve"> Roger J. </w:t>
      </w:r>
      <w:proofErr w:type="spellStart"/>
      <w:r w:rsidR="00A83774" w:rsidRPr="00494DCF">
        <w:t>Brüggemann</w:t>
      </w:r>
      <w:r w:rsidR="003D158C">
        <w:rPr>
          <w:vertAlign w:val="superscript"/>
        </w:rPr>
        <w:t>s</w:t>
      </w:r>
      <w:r w:rsidR="00480D7F" w:rsidRPr="00494DCF">
        <w:rPr>
          <w:vertAlign w:val="superscript"/>
        </w:rPr>
        <w:t>,</w:t>
      </w:r>
      <w:r w:rsidR="003D158C">
        <w:rPr>
          <w:vertAlign w:val="superscript"/>
        </w:rPr>
        <w:t>t</w:t>
      </w:r>
      <w:proofErr w:type="spellEnd"/>
      <w:r w:rsidR="00A83774" w:rsidRPr="00494DCF">
        <w:t>,</w:t>
      </w:r>
      <w:r w:rsidR="00FB5201" w:rsidRPr="00494DCF">
        <w:t xml:space="preserve"> Jeroen A. </w:t>
      </w:r>
      <w:proofErr w:type="spellStart"/>
      <w:r w:rsidR="00FB5201" w:rsidRPr="00494DCF">
        <w:t>Schouten</w:t>
      </w:r>
      <w:r w:rsidR="006F5057">
        <w:rPr>
          <w:vertAlign w:val="superscript"/>
        </w:rPr>
        <w:t>u</w:t>
      </w:r>
      <w:proofErr w:type="spellEnd"/>
      <w:r w:rsidR="00FB5201" w:rsidRPr="00494DCF">
        <w:t xml:space="preserve">, </w:t>
      </w:r>
      <w:r w:rsidRPr="00494DCF">
        <w:t>Raoul</w:t>
      </w:r>
      <w:r w:rsidR="00F76D85" w:rsidRPr="00494DCF">
        <w:t xml:space="preserve"> </w:t>
      </w:r>
      <w:proofErr w:type="spellStart"/>
      <w:r w:rsidRPr="00494DCF">
        <w:t>Bergner</w:t>
      </w:r>
      <w:r w:rsidR="006F5057">
        <w:rPr>
          <w:vertAlign w:val="superscript"/>
        </w:rPr>
        <w:t>v</w:t>
      </w:r>
      <w:proofErr w:type="spellEnd"/>
      <w:r w:rsidRPr="00494DCF">
        <w:t xml:space="preserve">, Steven </w:t>
      </w:r>
      <w:proofErr w:type="spellStart"/>
      <w:r w:rsidRPr="00494DCF">
        <w:t>Buijk</w:t>
      </w:r>
      <w:r w:rsidR="008715AE">
        <w:rPr>
          <w:vertAlign w:val="superscript"/>
        </w:rPr>
        <w:t>w</w:t>
      </w:r>
      <w:proofErr w:type="spellEnd"/>
      <w:r w:rsidRPr="00494DCF">
        <w:t>,</w:t>
      </w:r>
      <w:r w:rsidR="00E56CA4" w:rsidRPr="00494DCF">
        <w:t xml:space="preserve"> </w:t>
      </w:r>
      <w:r w:rsidR="004750B5" w:rsidRPr="00494DCF">
        <w:t>Sebastian</w:t>
      </w:r>
      <w:r w:rsidR="00720FD8" w:rsidRPr="00494DCF">
        <w:t xml:space="preserve"> G.</w:t>
      </w:r>
      <w:r w:rsidR="004750B5" w:rsidRPr="00494DCF">
        <w:t xml:space="preserve"> </w:t>
      </w:r>
      <w:proofErr w:type="spellStart"/>
      <w:r w:rsidR="004750B5" w:rsidRPr="00494DCF">
        <w:t>Wicha</w:t>
      </w:r>
      <w:r w:rsidR="008715AE">
        <w:rPr>
          <w:vertAlign w:val="superscript"/>
        </w:rPr>
        <w:t>x</w:t>
      </w:r>
      <w:proofErr w:type="spellEnd"/>
      <w:r w:rsidR="004750B5" w:rsidRPr="00494DCF">
        <w:t>,</w:t>
      </w:r>
      <w:r w:rsidRPr="00494DCF">
        <w:t xml:space="preserve"> Isabel </w:t>
      </w:r>
      <w:proofErr w:type="spellStart"/>
      <w:r w:rsidRPr="00494DCF">
        <w:t>Spriet</w:t>
      </w:r>
      <w:r w:rsidR="000A5800" w:rsidRPr="00494DCF">
        <w:rPr>
          <w:vertAlign w:val="superscript"/>
        </w:rPr>
        <w:t>a,</w:t>
      </w:r>
      <w:r w:rsidR="008715AE">
        <w:rPr>
          <w:vertAlign w:val="superscript"/>
        </w:rPr>
        <w:t>b</w:t>
      </w:r>
      <w:proofErr w:type="spellEnd"/>
      <w:r w:rsidR="003F0D07" w:rsidRPr="00494DCF">
        <w:rPr>
          <w:vertAlign w:val="superscript"/>
        </w:rPr>
        <w:t>,</w:t>
      </w:r>
      <w:r w:rsidR="00EA5ADA" w:rsidRPr="00494DCF">
        <w:rPr>
          <w:vertAlign w:val="superscript"/>
        </w:rPr>
        <w:t>‡</w:t>
      </w:r>
      <w:r w:rsidRPr="00494DCF">
        <w:t xml:space="preserve">, Erwin </w:t>
      </w:r>
      <w:proofErr w:type="spellStart"/>
      <w:r w:rsidRPr="00494DCF">
        <w:t>Dreesen</w:t>
      </w:r>
      <w:r w:rsidR="00516025" w:rsidRPr="00494DCF">
        <w:rPr>
          <w:vertAlign w:val="superscript"/>
        </w:rPr>
        <w:t>a</w:t>
      </w:r>
      <w:proofErr w:type="spellEnd"/>
      <w:r w:rsidR="00516025" w:rsidRPr="00494DCF">
        <w:rPr>
          <w:vertAlign w:val="superscript"/>
        </w:rPr>
        <w:t>,</w:t>
      </w:r>
      <w:r w:rsidR="00EA5ADA" w:rsidRPr="00494DCF">
        <w:rPr>
          <w:vertAlign w:val="superscript"/>
        </w:rPr>
        <w:t>‡</w:t>
      </w:r>
      <w:r w:rsidR="00516025" w:rsidRPr="00494DCF">
        <w:rPr>
          <w:vertAlign w:val="superscript"/>
        </w:rPr>
        <w:t>,</w:t>
      </w:r>
      <w:r w:rsidR="00EA5ADA" w:rsidRPr="00494DCF">
        <w:rPr>
          <w:vertAlign w:val="superscript"/>
        </w:rPr>
        <w:t>*</w:t>
      </w:r>
    </w:p>
    <w:p w14:paraId="2798C0AC" w14:textId="0C2AACA7" w:rsidR="00F648D3" w:rsidRDefault="00796939" w:rsidP="00C07E95">
      <w:pPr>
        <w:spacing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r w:rsidR="005B0EB5" w:rsidRPr="00494DCF">
        <w:rPr>
          <w:sz w:val="20"/>
          <w:szCs w:val="20"/>
        </w:rPr>
        <w:t>Leuven, Belgium</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BE00D0">
        <w:rPr>
          <w:sz w:val="20"/>
          <w:szCs w:val="20"/>
          <w:vertAlign w:val="superscript"/>
        </w:rPr>
        <w:t>c</w:t>
      </w:r>
      <w:r w:rsidR="00BE00D0" w:rsidRPr="00494DCF">
        <w:rPr>
          <w:sz w:val="20"/>
          <w:szCs w:val="20"/>
        </w:rPr>
        <w:t xml:space="preserve"> </w:t>
      </w:r>
      <w:r w:rsidR="005B0EB5" w:rsidRPr="00494DCF">
        <w:rPr>
          <w:sz w:val="20"/>
          <w:szCs w:val="20"/>
        </w:rPr>
        <w:t xml:space="preserve">The University of Sydney, Faculty of Medicine and Health, School of Pharmacy, Sydney, Australia </w:t>
      </w:r>
      <w:r w:rsidR="00A10EDA" w:rsidRPr="00494DCF">
        <w:rPr>
          <w:sz w:val="20"/>
          <w:szCs w:val="20"/>
          <w:vertAlign w:val="superscript"/>
        </w:rPr>
        <w:br/>
      </w:r>
      <w:r w:rsidR="00BE00D0">
        <w:rPr>
          <w:sz w:val="20"/>
          <w:szCs w:val="20"/>
          <w:vertAlign w:val="superscript"/>
        </w:rPr>
        <w:t>d</w:t>
      </w:r>
      <w:r w:rsidR="005B0EB5" w:rsidRPr="00494DCF">
        <w:rPr>
          <w:sz w:val="20"/>
          <w:szCs w:val="20"/>
        </w:rPr>
        <w:t xml:space="preserve"> </w:t>
      </w:r>
      <w:proofErr w:type="spellStart"/>
      <w:r w:rsidR="005B0EB5" w:rsidRPr="00494DCF">
        <w:rPr>
          <w:sz w:val="20"/>
          <w:szCs w:val="20"/>
        </w:rPr>
        <w:t>Westmead</w:t>
      </w:r>
      <w:proofErr w:type="spellEnd"/>
      <w:r w:rsidR="005B0EB5" w:rsidRPr="00494DCF">
        <w:rPr>
          <w:sz w:val="20"/>
          <w:szCs w:val="20"/>
        </w:rPr>
        <w:t xml:space="preserve"> Hospital, Sydney, Australia</w:t>
      </w:r>
      <w:r w:rsidR="00A10EDA" w:rsidRPr="00494DCF">
        <w:rPr>
          <w:sz w:val="20"/>
          <w:szCs w:val="20"/>
          <w:vertAlign w:val="superscript"/>
        </w:rPr>
        <w:br/>
      </w:r>
      <w:r w:rsidR="00CA4CC3">
        <w:rPr>
          <w:sz w:val="20"/>
          <w:szCs w:val="20"/>
          <w:vertAlign w:val="superscript"/>
        </w:rPr>
        <w:t>e</w:t>
      </w:r>
      <w:r w:rsidR="005B0EB5" w:rsidRPr="00494DCF">
        <w:rPr>
          <w:sz w:val="20"/>
          <w:szCs w:val="20"/>
        </w:rPr>
        <w:t xml:space="preserve"> </w:t>
      </w:r>
      <w:r w:rsidR="00676057" w:rsidRPr="00494DCF">
        <w:rPr>
          <w:sz w:val="20"/>
          <w:szCs w:val="20"/>
        </w:rPr>
        <w:t>The University of Sydney Institute for Infectious Diseases (Sydney ID), Sydney, Australia</w:t>
      </w:r>
      <w:r w:rsidR="00A10EDA" w:rsidRPr="00494DCF">
        <w:rPr>
          <w:sz w:val="20"/>
          <w:szCs w:val="20"/>
          <w:vertAlign w:val="superscript"/>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proofErr w:type="spellStart"/>
      <w:r w:rsidR="00CA4CC3">
        <w:rPr>
          <w:sz w:val="20"/>
          <w:szCs w:val="20"/>
          <w:vertAlign w:val="superscript"/>
        </w:rPr>
        <w:t>i</w:t>
      </w:r>
      <w:proofErr w:type="spellEnd"/>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 xml:space="preserve">Division of Anaesthesiology Critical Care Emergency and Pain Medicine, </w:t>
      </w:r>
      <w:proofErr w:type="spellStart"/>
      <w:r w:rsidR="00C23ED3" w:rsidRPr="00494DCF">
        <w:rPr>
          <w:sz w:val="20"/>
          <w:szCs w:val="20"/>
        </w:rPr>
        <w:t>Nîmes</w:t>
      </w:r>
      <w:proofErr w:type="spellEnd"/>
      <w:r w:rsidR="00C23ED3" w:rsidRPr="00494DCF">
        <w:rPr>
          <w:sz w:val="20"/>
          <w:szCs w:val="20"/>
        </w:rPr>
        <w:t xml:space="preserve"> University Hospital, University of Montpellier, </w:t>
      </w:r>
      <w:proofErr w:type="spellStart"/>
      <w:r w:rsidR="00C23ED3" w:rsidRPr="00494DCF">
        <w:rPr>
          <w:sz w:val="20"/>
          <w:szCs w:val="20"/>
        </w:rPr>
        <w:t>Nîmes</w:t>
      </w:r>
      <w:proofErr w:type="spellEnd"/>
      <w:r w:rsidR="00C23ED3" w:rsidRPr="00494DCF">
        <w:rPr>
          <w:sz w:val="20"/>
          <w:szCs w:val="20"/>
        </w:rPr>
        <w:t>,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 xml:space="preserve">Centre for Infectious Diseases and Microbiology, </w:t>
      </w:r>
      <w:proofErr w:type="spellStart"/>
      <w:r w:rsidR="00CD2DBC" w:rsidRPr="00494DCF">
        <w:rPr>
          <w:sz w:val="20"/>
          <w:szCs w:val="20"/>
        </w:rPr>
        <w:t>Westmead</w:t>
      </w:r>
      <w:proofErr w:type="spellEnd"/>
      <w:r w:rsidR="00CD2DBC" w:rsidRPr="00494DCF">
        <w:rPr>
          <w:sz w:val="20"/>
          <w:szCs w:val="20"/>
        </w:rPr>
        <w:t xml:space="preserve">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 xml:space="preserve">Faculty of Medicine and Health, </w:t>
      </w:r>
      <w:proofErr w:type="spellStart"/>
      <w:r w:rsidR="00CD2DBC" w:rsidRPr="00494DCF">
        <w:rPr>
          <w:sz w:val="20"/>
          <w:szCs w:val="20"/>
        </w:rPr>
        <w:t>Westmead</w:t>
      </w:r>
      <w:proofErr w:type="spellEnd"/>
      <w:r w:rsidR="00CD2DBC" w:rsidRPr="00494DCF">
        <w:rPr>
          <w:sz w:val="20"/>
          <w:szCs w:val="20"/>
        </w:rPr>
        <w:t xml:space="preserve">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t>
      </w:r>
      <w:proofErr w:type="spellStart"/>
      <w:r w:rsidR="00CD2DBC" w:rsidRPr="00494DCF">
        <w:rPr>
          <w:sz w:val="20"/>
          <w:szCs w:val="20"/>
        </w:rPr>
        <w:t>Westmead</w:t>
      </w:r>
      <w:proofErr w:type="spellEnd"/>
      <w:r w:rsidR="00CD2DBC" w:rsidRPr="00494DCF">
        <w:rPr>
          <w:sz w:val="20"/>
          <w:szCs w:val="20"/>
        </w:rPr>
        <w:t xml:space="preserve"> Hospital, Sydney, </w:t>
      </w:r>
      <w:bookmarkStart w:id="0" w:name="_Hlk152339168"/>
      <w:r w:rsidR="00CD2DBC" w:rsidRPr="00494DCF">
        <w:rPr>
          <w:sz w:val="20"/>
          <w:szCs w:val="20"/>
        </w:rPr>
        <w:t>Australia</w:t>
      </w:r>
      <w:bookmarkEnd w:id="0"/>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C96464" w:rsidRPr="00494DCF">
        <w:rPr>
          <w:sz w:val="20"/>
          <w:szCs w:val="20"/>
        </w:rPr>
        <w:t>Radboud university medical centre, Radboud Institute for Medical Innovations, Department of Pharmacy, Nijmegen, The Netherlands</w:t>
      </w:r>
      <w:r w:rsidR="00A10EDA" w:rsidRPr="00494DCF">
        <w:rPr>
          <w:sz w:val="20"/>
          <w:szCs w:val="20"/>
          <w:vertAlign w:val="superscript"/>
        </w:rPr>
        <w:br/>
      </w:r>
      <w:r w:rsidR="00C07E95">
        <w:rPr>
          <w:sz w:val="20"/>
          <w:szCs w:val="20"/>
          <w:vertAlign w:val="superscript"/>
        </w:rPr>
        <w:t>t</w:t>
      </w:r>
      <w:r w:rsidR="00740FC2" w:rsidRPr="00494DCF">
        <w:rPr>
          <w:sz w:val="20"/>
          <w:szCs w:val="20"/>
        </w:rPr>
        <w:t xml:space="preserve"> </w:t>
      </w:r>
      <w:proofErr w:type="spellStart"/>
      <w:r w:rsidR="005F35EF" w:rsidRPr="00494DCF">
        <w:rPr>
          <w:sz w:val="20"/>
          <w:szCs w:val="20"/>
        </w:rPr>
        <w:t>Radboudumc</w:t>
      </w:r>
      <w:proofErr w:type="spellEnd"/>
      <w:r w:rsidR="005F35EF" w:rsidRPr="00494DCF">
        <w:rPr>
          <w:sz w:val="20"/>
          <w:szCs w:val="20"/>
        </w:rPr>
        <w:t>/CWZ Centre of Expertise in Mycology, Nijmegen, The Netherlands</w:t>
      </w:r>
      <w:r w:rsidR="00A10EDA" w:rsidRPr="00494DCF">
        <w:rPr>
          <w:sz w:val="20"/>
          <w:szCs w:val="20"/>
          <w:vertAlign w:val="superscript"/>
        </w:rPr>
        <w:br/>
      </w:r>
      <w:r w:rsidR="00C07E95">
        <w:rPr>
          <w:sz w:val="20"/>
          <w:szCs w:val="20"/>
          <w:vertAlign w:val="superscript"/>
        </w:rPr>
        <w:t>u</w:t>
      </w:r>
      <w:r w:rsidR="00C5367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C07E95">
        <w:rPr>
          <w:sz w:val="20"/>
          <w:szCs w:val="20"/>
          <w:vertAlign w:val="superscript"/>
        </w:rPr>
        <w:t>v</w:t>
      </w:r>
      <w:r w:rsidR="00A27093" w:rsidRPr="00494DCF">
        <w:rPr>
          <w:sz w:val="20"/>
          <w:szCs w:val="20"/>
        </w:rPr>
        <w:t xml:space="preserve"> </w:t>
      </w:r>
      <w:r w:rsidR="005B0EB5" w:rsidRPr="00494DCF">
        <w:rPr>
          <w:sz w:val="20"/>
          <w:szCs w:val="20"/>
        </w:rPr>
        <w:t xml:space="preserve">Division of Rheumatology,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C07E95">
        <w:rPr>
          <w:sz w:val="20"/>
          <w:szCs w:val="20"/>
          <w:vertAlign w:val="superscript"/>
        </w:rPr>
        <w:t>w</w:t>
      </w:r>
      <w:r w:rsidR="00CE52D2" w:rsidRPr="00494DCF">
        <w:rPr>
          <w:sz w:val="20"/>
          <w:szCs w:val="20"/>
        </w:rPr>
        <w:t xml:space="preserve"> </w:t>
      </w:r>
      <w:r w:rsidR="005B0EB5" w:rsidRPr="00494DCF">
        <w:rPr>
          <w:sz w:val="20"/>
          <w:szCs w:val="20"/>
        </w:rPr>
        <w:t xml:space="preserve">Department of Surgery, </w:t>
      </w:r>
      <w:proofErr w:type="spellStart"/>
      <w:r w:rsidR="005B0EB5" w:rsidRPr="00494DCF">
        <w:rPr>
          <w:sz w:val="20"/>
          <w:szCs w:val="20"/>
        </w:rPr>
        <w:t>IJsseland</w:t>
      </w:r>
      <w:proofErr w:type="spellEnd"/>
      <w:r w:rsidR="005B0EB5" w:rsidRPr="00494DCF">
        <w:rPr>
          <w:sz w:val="20"/>
          <w:szCs w:val="20"/>
        </w:rPr>
        <w:t xml:space="preserve"> Hospital, Capelle </w:t>
      </w:r>
      <w:proofErr w:type="spellStart"/>
      <w:r w:rsidR="005B0EB5" w:rsidRPr="00494DCF">
        <w:rPr>
          <w:sz w:val="20"/>
          <w:szCs w:val="20"/>
        </w:rPr>
        <w:t>aan</w:t>
      </w:r>
      <w:proofErr w:type="spellEnd"/>
      <w:r w:rsidR="005B0EB5" w:rsidRPr="00494DCF">
        <w:rPr>
          <w:sz w:val="20"/>
          <w:szCs w:val="20"/>
        </w:rPr>
        <w:t xml:space="preserve"> den Ijssel, </w:t>
      </w:r>
      <w:r w:rsidR="003954E1" w:rsidRPr="00494DCF">
        <w:rPr>
          <w:sz w:val="20"/>
          <w:szCs w:val="20"/>
        </w:rPr>
        <w:t>The Netherlands</w:t>
      </w:r>
      <w:r w:rsidR="00A10EDA" w:rsidRPr="00494DCF">
        <w:rPr>
          <w:sz w:val="20"/>
          <w:szCs w:val="20"/>
          <w:vertAlign w:val="superscript"/>
        </w:rPr>
        <w:br/>
      </w:r>
      <w:r w:rsidR="00C07E95">
        <w:rPr>
          <w:sz w:val="20"/>
          <w:szCs w:val="20"/>
          <w:vertAlign w:val="superscript"/>
        </w:rPr>
        <w:t>x</w:t>
      </w:r>
      <w:r w:rsidR="00CE52D2" w:rsidRPr="00494DCF">
        <w:rPr>
          <w:sz w:val="20"/>
          <w:szCs w:val="20"/>
        </w:rPr>
        <w:t xml:space="preserve"> </w:t>
      </w:r>
      <w:r w:rsidR="0054174E" w:rsidRPr="00494DCF">
        <w:rPr>
          <w:sz w:val="20"/>
          <w:szCs w:val="20"/>
        </w:rPr>
        <w:t>Institute of Pharmacy, University of Hamburg, Hamburg, Germany</w:t>
      </w:r>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r w:rsidRPr="00E03B11">
        <w:t>†Shared co-first authorship, ‡Shared co-senior authorship</w:t>
      </w:r>
    </w:p>
    <w:p w14:paraId="6335736E" w14:textId="41AFBE0C" w:rsidR="00D97E1B" w:rsidRDefault="00D97E1B" w:rsidP="00857110">
      <w:pPr>
        <w:jc w:val="left"/>
      </w:pPr>
      <w:r w:rsidRPr="00E03B11">
        <w:lastRenderedPageBreak/>
        <w:t xml:space="preserve">*Corresponding author. E-mail: </w:t>
      </w:r>
      <w:hyperlink r:id="rId8" w:history="1">
        <w:r w:rsidR="006D297B" w:rsidRPr="00F56FF8">
          <w:rPr>
            <w:rStyle w:val="Hyperlink"/>
          </w:rPr>
          <w:t>erwin.dreesen@kuleuven.be</w:t>
        </w:r>
      </w:hyperlink>
      <w:r w:rsidR="006D297B">
        <w:t>.</w:t>
      </w:r>
      <w:r w:rsidR="00B46A3C">
        <w:t xml:space="preserve"> </w:t>
      </w:r>
      <w:r w:rsidR="00964253">
        <w:t xml:space="preserve">Address: </w:t>
      </w:r>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rsidP="00494DCF">
      <w:pPr>
        <w:pStyle w:val="Heading1"/>
        <w:numPr>
          <w:ilvl w:val="0"/>
          <w:numId w:val="0"/>
        </w:numPr>
        <w:ind w:left="432" w:hanging="432"/>
      </w:pPr>
      <w:r>
        <w:lastRenderedPageBreak/>
        <w:t>Abstract</w:t>
      </w:r>
    </w:p>
    <w:p w14:paraId="0639F04D" w14:textId="0CF2AA34" w:rsidR="00715016" w:rsidRPr="00715016" w:rsidRDefault="00715016" w:rsidP="00593CAA">
      <w:r w:rsidRPr="00A72BCD">
        <w:rPr>
          <w:rStyle w:val="Heading2Char"/>
        </w:rPr>
        <w:t>Background</w:t>
      </w:r>
      <w:r w:rsidR="004F09DA">
        <w:t> </w:t>
      </w:r>
      <w:r w:rsidRPr="00715016">
        <w:t xml:space="preserve">Invasive candidiasis, particularly </w:t>
      </w:r>
      <w:proofErr w:type="spellStart"/>
      <w:r w:rsidRPr="00715016">
        <w:t>candidaemia</w:t>
      </w:r>
      <w:proofErr w:type="spellEnd"/>
      <w:r w:rsidRPr="00715016">
        <w:t xml:space="preserve">, is a </w:t>
      </w:r>
      <w:r w:rsidR="009D0960">
        <w:t>life-threatening</w:t>
      </w:r>
      <w:r w:rsidR="009D0960" w:rsidRPr="00715016">
        <w:t xml:space="preserve"> </w:t>
      </w:r>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However, c</w:t>
      </w:r>
      <w:r w:rsidR="00127535">
        <w:t>urrent fluconazole standard</w:t>
      </w:r>
      <w:r w:rsidRPr="00715016">
        <w:t xml:space="preserve"> dosing regimen </w:t>
      </w:r>
      <w:r w:rsidR="008B0A79">
        <w:t>does</w:t>
      </w:r>
      <w:r w:rsidRPr="00715016">
        <w:t xml:space="preserve"> not achieve adequate exposure in critically ill patients</w:t>
      </w:r>
      <w:r w:rsidR="008B0A79">
        <w:t xml:space="preserve"> with continuous renal replacement therapy and </w:t>
      </w:r>
      <w:r w:rsidR="00753653">
        <w:t>obesity</w:t>
      </w:r>
      <w:r w:rsidRPr="00715016">
        <w:t>.</w:t>
      </w:r>
    </w:p>
    <w:p w14:paraId="77C467FA" w14:textId="02CC0746" w:rsidR="00715016" w:rsidRPr="00715016" w:rsidRDefault="00715016" w:rsidP="00593CAA">
      <w:r w:rsidRPr="00A72BCD">
        <w:rPr>
          <w:rStyle w:val="Heading2Char"/>
        </w:rPr>
        <w:t>Objectives</w:t>
      </w:r>
      <w:r w:rsidR="004F09DA">
        <w:t> </w:t>
      </w:r>
      <w:r w:rsidRPr="00715016">
        <w:t>This study aimed to develop a population pharmacokinetic</w:t>
      </w:r>
      <w:r w:rsidR="006E4C9F">
        <w:t>s</w:t>
      </w:r>
      <w:r w:rsidRPr="00715016">
        <w:t xml:space="preserve"> (</w:t>
      </w:r>
      <w:proofErr w:type="spellStart"/>
      <w:r w:rsidRPr="00715016">
        <w:t>popPK</w:t>
      </w:r>
      <w:proofErr w:type="spellEnd"/>
      <w:r w:rsidRPr="00715016">
        <w:t>) model of fluconazole</w:t>
      </w:r>
      <w:r w:rsidR="00DC5EF7">
        <w:t>,</w:t>
      </w:r>
      <w:r w:rsidRPr="00715016">
        <w:t xml:space="preserve"> identify factors that impact target </w:t>
      </w:r>
      <w:r w:rsidR="00DC5EF7">
        <w:t xml:space="preserve">attainment, and provide a dosing regimen ensuring </w:t>
      </w:r>
      <w:r w:rsidR="001A0B76">
        <w:t>an adequate</w:t>
      </w:r>
      <w:r w:rsidR="005E1FFD">
        <w:t xml:space="preserve"> </w:t>
      </w:r>
      <w:r w:rsidR="005C35FF" w:rsidRPr="005C35FF">
        <w:t>pharmacokinetic-pharmacodynamic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13E558A8" w:rsidR="00600A21" w:rsidRPr="00715016" w:rsidRDefault="00715016" w:rsidP="00600A21">
      <w:r w:rsidRPr="00A72BCD">
        <w:rPr>
          <w:rStyle w:val="Heading2Char"/>
        </w:rPr>
        <w:t>Patients and Methods</w:t>
      </w:r>
      <w:r w:rsidR="00AD26F3">
        <w:t xml:space="preserve"> </w:t>
      </w:r>
      <w:r w:rsidRPr="00715016">
        <w:t xml:space="preserve">An individual patient data meta-analysis was conducted, collecting therapeutic drug monitoring data from eight published studies. A </w:t>
      </w:r>
      <w:proofErr w:type="spellStart"/>
      <w:r w:rsidRPr="00715016">
        <w:t>popPK</w:t>
      </w:r>
      <w:proofErr w:type="spellEnd"/>
      <w:r w:rsidRPr="00715016">
        <w:t xml:space="preserve"> model was developed. </w:t>
      </w:r>
      <w:r w:rsidR="00AF21AB">
        <w:t>, in</w:t>
      </w:r>
      <w:r w:rsidR="003D216C">
        <w:t xml:space="preserve"> </w:t>
      </w:r>
      <w:proofErr w:type="spellStart"/>
      <w:r w:rsidR="00AF21AB">
        <w:t>whichm</w:t>
      </w:r>
      <w:r w:rsidRPr="00715016">
        <w:t>ultiple</w:t>
      </w:r>
      <w:proofErr w:type="spellEnd"/>
      <w:r w:rsidRPr="00715016">
        <w:t xml:space="preserve"> imputation was used to handle missing</w:t>
      </w:r>
      <w:r w:rsidR="00AF21AB">
        <w:t xml:space="preserve"> covariate</w:t>
      </w:r>
      <w:r w:rsidRPr="00715016">
        <w:t xml:space="preserve"> data. Monte Carlo simulations were conducted</w:t>
      </w:r>
      <w:r w:rsidR="00537CAF">
        <w:t xml:space="preserve"> to identify</w:t>
      </w:r>
      <w:r w:rsidR="00537CAF" w:rsidRPr="00715016">
        <w:t xml:space="preserve"> </w:t>
      </w:r>
      <w:r w:rsidR="00A55E46">
        <w:t xml:space="preserve">the </w:t>
      </w:r>
      <w:r w:rsidR="00537CAF">
        <w:t>probability of</w:t>
      </w:r>
      <w:r w:rsidR="00AE08BD">
        <w:t xml:space="preserve"> attaining</w:t>
      </w:r>
      <w:r w:rsidR="00537CAF">
        <w:t xml:space="preserve"> PKPD target </w:t>
      </w:r>
      <w:r w:rsidR="000A34FA">
        <w:t>in the population</w:t>
      </w:r>
      <w:r w:rsidR="00D75C18">
        <w:t xml:space="preserve"> </w:t>
      </w:r>
      <w:r w:rsidR="00A21FE2">
        <w:t>under</w:t>
      </w:r>
      <w:r w:rsidR="00D75C18">
        <w:t xml:space="preserve"> </w:t>
      </w:r>
      <w:r w:rsidR="00D75C18" w:rsidRPr="00715016">
        <w:t>various dosing regimens</w:t>
      </w:r>
      <w:r w:rsidR="00F506D5">
        <w:t xml:space="preserve">, with 90% considered to be </w:t>
      </w:r>
      <w:r w:rsidR="00E50108">
        <w:t>clinically acceptable.</w:t>
      </w:r>
      <w:r w:rsidR="007A2909">
        <w:t xml:space="preserve"> </w:t>
      </w:r>
      <w:r w:rsidR="005B0BE9">
        <w:t xml:space="preserve">Covariates with </w:t>
      </w:r>
      <w:r w:rsidR="00BC32F0">
        <w:t xml:space="preserve">an impact on </w:t>
      </w:r>
      <w:proofErr w:type="spellStart"/>
      <w:r w:rsidR="002E2BC8">
        <w:t>achiving</w:t>
      </w:r>
      <w:proofErr w:type="spellEnd"/>
      <w:r w:rsidR="002E2BC8">
        <w:t xml:space="preserve"> </w:t>
      </w:r>
      <w:r w:rsidR="00BA6755">
        <w:t>such</w:t>
      </w:r>
      <w:r w:rsidR="00BC32F0">
        <w:t xml:space="preserve"> target</w:t>
      </w:r>
      <w:r w:rsidR="002E2BC8">
        <w:t xml:space="preserve"> in the population</w:t>
      </w:r>
      <w:r w:rsidR="00BC32F0">
        <w:t xml:space="preserve"> </w:t>
      </w:r>
      <w:r w:rsidR="002844D8">
        <w:t>were</w:t>
      </w:r>
      <w:r w:rsidR="00A529F7">
        <w:t xml:space="preserve"> considered </w:t>
      </w:r>
      <w:r w:rsidR="00374A63">
        <w:t xml:space="preserve">to be </w:t>
      </w:r>
      <w:r w:rsidR="00A529F7">
        <w:t>clinically relevant.</w:t>
      </w:r>
      <w:r w:rsidR="00CA403B">
        <w:t xml:space="preserve"> </w:t>
      </w:r>
      <w:r w:rsidR="006D75A9">
        <w:t xml:space="preserve"> </w:t>
      </w:r>
      <w:r w:rsidR="003D216C">
        <w:t xml:space="preserve"> </w:t>
      </w:r>
    </w:p>
    <w:p w14:paraId="59953139" w14:textId="7506A645" w:rsidR="00715016" w:rsidRPr="00715016" w:rsidRDefault="00715016" w:rsidP="00593CAA">
      <w:r w:rsidRPr="00A72BCD">
        <w:rPr>
          <w:rStyle w:val="Heading2Char"/>
        </w:rPr>
        <w:t>Results</w:t>
      </w:r>
      <w:r w:rsidR="004F09DA">
        <w:t> </w:t>
      </w:r>
      <w:r w:rsidRPr="00715016">
        <w:t xml:space="preserve">Data from 177 critically ill patients were included in the analysis. The final </w:t>
      </w:r>
      <w:proofErr w:type="spellStart"/>
      <w:r w:rsidRPr="00715016">
        <w:t>popPK</w:t>
      </w:r>
      <w:proofErr w:type="spellEnd"/>
      <w:r w:rsidRPr="00715016">
        <w:t xml:space="preserve"> model was a two-compartment model with linear elimination, </w:t>
      </w:r>
      <w:r w:rsidR="007C1B11">
        <w:t xml:space="preserve">with </w:t>
      </w:r>
      <w:r w:rsidRPr="00715016">
        <w:t>continuous renal replacement therapy status</w:t>
      </w:r>
      <w:r w:rsidR="000A1607">
        <w:t>,</w:t>
      </w:r>
      <w:r w:rsidR="00465320">
        <w:t xml:space="preserve"> </w:t>
      </w:r>
      <w:r w:rsidR="006832B1">
        <w:t>estimated glomerular filtration rate</w:t>
      </w:r>
      <w:r w:rsidR="00A178AD">
        <w:t>,</w:t>
      </w:r>
      <w:r w:rsidR="007C1B11">
        <w:t xml:space="preserve"> </w:t>
      </w:r>
      <w:r w:rsidR="00465320">
        <w:t>and</w:t>
      </w:r>
      <w:r w:rsidRPr="00715016">
        <w:t xml:space="preserve"> body weight </w:t>
      </w:r>
      <w:r w:rsidR="007C1B11">
        <w:t>as</w:t>
      </w:r>
      <w:r w:rsidRPr="00715016">
        <w:t xml:space="preserve"> </w:t>
      </w:r>
      <w:r w:rsidR="007C1B11">
        <w:t xml:space="preserve">statistically </w:t>
      </w:r>
      <w:r w:rsidR="00542CE5">
        <w:t>significan</w:t>
      </w:r>
      <w:r w:rsidR="007C1B11">
        <w:t>t</w:t>
      </w:r>
      <w:r w:rsidR="00B916E4">
        <w:t xml:space="preserve"> </w:t>
      </w:r>
      <w:r w:rsidRPr="00715016">
        <w:t xml:space="preserve">covariates. </w:t>
      </w:r>
      <w:r w:rsidR="00552F2F">
        <w:t>In the studie</w:t>
      </w:r>
      <w:r w:rsidR="00292B48">
        <w:t>d</w:t>
      </w:r>
      <w:r w:rsidR="00552F2F">
        <w:t xml:space="preserve"> range, </w:t>
      </w:r>
      <w:r w:rsidR="006832B1" w:rsidRPr="006832B1">
        <w:t>estimated glomerular filtration rate</w:t>
      </w:r>
      <w:r w:rsidR="00552F2F">
        <w:t xml:space="preserve"> had </w:t>
      </w:r>
      <w:r w:rsidR="000E671B">
        <w:t>a</w:t>
      </w:r>
      <w:r w:rsidR="00422E95">
        <w:t xml:space="preserve"> clinically</w:t>
      </w:r>
      <w:r w:rsidR="007C1B11">
        <w:t xml:space="preserve"> </w:t>
      </w:r>
      <w:r w:rsidR="00422E95">
        <w:t xml:space="preserve">irrelevant </w:t>
      </w:r>
      <w:r w:rsidR="00552F2F">
        <w:t>impact on target attainment</w:t>
      </w:r>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04FD4C38" w:rsidR="0064343D" w:rsidRDefault="00715016" w:rsidP="00593CAA">
      <w:r w:rsidRPr="00A72BCD">
        <w:rPr>
          <w:rStyle w:val="Heading2Char"/>
        </w:rPr>
        <w:t>Conclusion</w:t>
      </w:r>
      <w:r w:rsidR="00DD6772">
        <w:t xml:space="preserve"> </w:t>
      </w:r>
      <w:r w:rsidR="007132A7">
        <w:t>We have developed a convenient</w:t>
      </w:r>
      <w:r w:rsidR="004674D4">
        <w:t xml:space="preserve"> fluconazole</w:t>
      </w:r>
      <w:r w:rsidR="007132A7">
        <w:t xml:space="preserve"> </w:t>
      </w:r>
      <w:r w:rsidR="00F46DEA">
        <w:t xml:space="preserve">dosing </w:t>
      </w:r>
      <w:r w:rsidR="007335F0">
        <w:t>regimen</w:t>
      </w:r>
      <w:r w:rsidR="006D0DD0">
        <w:t xml:space="preserve"> </w:t>
      </w:r>
      <w:r w:rsidR="007335F0">
        <w:t xml:space="preserve">that helps achieve </w:t>
      </w:r>
      <w:r w:rsidR="00C826E1">
        <w:t>a population-wide PKPD target attainment in critically ill patients.</w:t>
      </w:r>
    </w:p>
    <w:p w14:paraId="0E009C1D" w14:textId="77777777" w:rsidR="00534990" w:rsidRDefault="00164C4E" w:rsidP="00494DCF">
      <w:pPr>
        <w:spacing w:after="0" w:line="240" w:lineRule="auto"/>
      </w:pPr>
      <w:r w:rsidRPr="00494DCF">
        <w:rPr>
          <w:i/>
          <w:iCs/>
        </w:rPr>
        <w:t>Keywords</w:t>
      </w:r>
      <w:r>
        <w:t xml:space="preserve">: </w:t>
      </w:r>
    </w:p>
    <w:p w14:paraId="2E2FAB81" w14:textId="17CDDC0D" w:rsidR="00534990" w:rsidRDefault="00C70F62" w:rsidP="00494DCF">
      <w:pPr>
        <w:spacing w:after="0" w:line="240" w:lineRule="auto"/>
      </w:pPr>
      <w:r>
        <w:t>Fluconazole</w:t>
      </w:r>
      <w:r w:rsidR="00E420BF">
        <w:t xml:space="preserve"> </w:t>
      </w:r>
    </w:p>
    <w:p w14:paraId="2FB4A8C9" w14:textId="26BA2C6E" w:rsidR="00534990" w:rsidRDefault="00162D5F" w:rsidP="00494DCF">
      <w:pPr>
        <w:spacing w:after="0" w:line="240" w:lineRule="auto"/>
      </w:pPr>
      <w:r>
        <w:t xml:space="preserve">Population pharmacokinetics </w:t>
      </w:r>
    </w:p>
    <w:p w14:paraId="0AE44896" w14:textId="448798E9" w:rsidR="002F1914" w:rsidRDefault="002B166C" w:rsidP="003F5345">
      <w:pPr>
        <w:spacing w:after="0" w:line="240" w:lineRule="auto"/>
      </w:pPr>
      <w:r>
        <w:t>Monte Carlo</w:t>
      </w:r>
      <w:r w:rsidR="00162D5F">
        <w:t xml:space="preserve"> simulation</w:t>
      </w:r>
    </w:p>
    <w:p w14:paraId="51D583E5" w14:textId="77777777" w:rsidR="008B5274" w:rsidRDefault="002F1914" w:rsidP="003F5345">
      <w:pPr>
        <w:spacing w:after="0" w:line="240" w:lineRule="auto"/>
      </w:pPr>
      <w:r>
        <w:t>Critically ill patients</w:t>
      </w:r>
    </w:p>
    <w:p w14:paraId="7347588C" w14:textId="77777777" w:rsidR="00150BF0" w:rsidRDefault="00150BF0" w:rsidP="00150BF0">
      <w:pPr>
        <w:spacing w:after="0" w:line="240" w:lineRule="auto"/>
      </w:pPr>
      <w:r>
        <w:t>Covariate missingness</w:t>
      </w:r>
    </w:p>
    <w:p w14:paraId="5BE7FC02" w14:textId="29F2D64B" w:rsidR="0064343D" w:rsidRDefault="00163A01" w:rsidP="00494DCF">
      <w:pPr>
        <w:spacing w:after="0" w:line="240" w:lineRule="auto"/>
      </w:pPr>
      <w:r>
        <w:t>Multiple imputation</w:t>
      </w:r>
    </w:p>
    <w:p w14:paraId="0503BD17" w14:textId="77777777" w:rsidR="0064343D" w:rsidRPr="00E03B11" w:rsidRDefault="0064343D" w:rsidP="00593CAA"/>
    <w:p w14:paraId="33115127" w14:textId="77777777" w:rsidR="00D55C90" w:rsidRPr="00E03B11" w:rsidRDefault="00D55C90" w:rsidP="00593CAA">
      <w:r w:rsidRPr="00E03B11">
        <w:br w:type="page"/>
      </w:r>
    </w:p>
    <w:p w14:paraId="1F091AAD" w14:textId="219EC2AB" w:rsidR="0021227E" w:rsidRPr="00E03B11" w:rsidRDefault="00680222" w:rsidP="00593CAA">
      <w:pPr>
        <w:pStyle w:val="Heading1"/>
      </w:pPr>
      <w:r w:rsidRPr="00E03B11">
        <w:lastRenderedPageBreak/>
        <w:t>Introduction</w:t>
      </w:r>
    </w:p>
    <w:p w14:paraId="30EFE36F" w14:textId="007FBB97" w:rsidR="001F6035" w:rsidRPr="00593CAA" w:rsidRDefault="0077091E" w:rsidP="00593CAA">
      <w:bookmarkStart w:id="1"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w:t>
      </w:r>
      <w:del w:id="2" w:author="Isabel Spriet" w:date="2024-01-19T10:11:00Z">
        <w:r w:rsidRPr="00593CAA" w:rsidDel="001300AC">
          <w:delText xml:space="preserve">one or more underlying </w:delText>
        </w:r>
      </w:del>
      <w:r w:rsidRPr="00593CAA">
        <w:t>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w:t>
      </w:r>
      <w:proofErr w:type="spellStart"/>
      <w:r w:rsidR="00956C10" w:rsidRPr="00593CAA">
        <w:t>criticall</w:t>
      </w:r>
      <w:proofErr w:type="spellEnd"/>
      <w:r w:rsidR="00956C10" w:rsidRPr="00593CAA">
        <w:t xml:space="preserve"> illness</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F20F50">
        <w:rPr>
          <w:noProof/>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F20F50">
        <w:rPr>
          <w:noProof/>
        </w:rPr>
        <w:t> [3]</w:t>
      </w:r>
      <w:r w:rsidR="004818BF" w:rsidRPr="00593CAA">
        <w:fldChar w:fldCharType="end"/>
      </w:r>
      <w:r w:rsidR="003F37EB" w:rsidRPr="00593CAA">
        <w:t>.</w:t>
      </w:r>
    </w:p>
    <w:p w14:paraId="501C77A0" w14:textId="799F34BB"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985DA7">
        <w:fldChar w:fldCharType="separate"/>
      </w:r>
      <w:r w:rsidR="00F20F50">
        <w:rPr>
          <w:noProof/>
        </w:rPr>
        <w:t> [4]</w:t>
      </w:r>
      <w:r w:rsidR="00985DA7">
        <w:fldChar w:fldCharType="end"/>
      </w:r>
      <w:r w:rsidR="00475E0F">
        <w:t>.</w:t>
      </w:r>
      <w:r w:rsidRPr="00E03B11">
        <w:t xml:space="preserve"> It is recommended as a </w:t>
      </w:r>
      <w:r w:rsidR="00D10E7D">
        <w:t>step-down therapy</w:t>
      </w:r>
      <w:r w:rsidRPr="00E03B11">
        <w:t xml:space="preserve"> </w:t>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 xml:space="preserve">Candida </w:t>
      </w:r>
      <w:proofErr w:type="spellStart"/>
      <w:r w:rsidRPr="00E03B11">
        <w:rPr>
          <w:i/>
        </w:rPr>
        <w:t>parapsilosis</w:t>
      </w:r>
      <w:proofErr w:type="spellEnd"/>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 </w:instrText>
      </w:r>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r w:rsidR="000C409D">
        <w:rPr>
          <w:i/>
        </w:rPr>
      </w:r>
      <w:r w:rsidR="000C409D">
        <w:rPr>
          <w:i/>
        </w:rPr>
        <w:fldChar w:fldCharType="separate"/>
      </w:r>
      <w:r w:rsidR="00F20F50">
        <w:rPr>
          <w:i/>
          <w:noProof/>
        </w:rPr>
        <w:t> </w:t>
      </w:r>
      <w:r w:rsidR="00F20F50" w:rsidRPr="00217884">
        <w:rPr>
          <w:iCs/>
          <w:noProof/>
        </w:rPr>
        <w:t>[4]</w:t>
      </w:r>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w:t>
      </w:r>
      <w:del w:id="3" w:author="Isabel Spriet" w:date="2024-01-19T10:12:00Z">
        <w:r w:rsidRPr="00E03B11" w:rsidDel="001300AC">
          <w:delText>er</w:delText>
        </w:r>
      </w:del>
      <w:r w:rsidRPr="00E03B11">
        <w:t xml:space="preserve">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 </w:instrText>
      </w:r>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r w:rsidR="00CB214F" w:rsidRPr="00E03B11">
        <w:fldChar w:fldCharType="separate"/>
      </w:r>
      <w:r w:rsidR="00F20F50">
        <w:rPr>
          <w:noProof/>
        </w:rPr>
        <w:t> [5, 6]</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516EF">
        <w:fldChar w:fldCharType="separate"/>
      </w:r>
      <w:r w:rsidR="00F20F50">
        <w:rPr>
          <w:noProof/>
        </w:rPr>
        <w:t> [7]</w:t>
      </w:r>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3D7446">
        <w:rPr>
          <w:noProof/>
        </w:rPr>
        <w:t xml:space="preserve"> [7]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F20F50">
        <w:rPr>
          <w:noProof/>
        </w:rPr>
        <w:t> [7]</w:t>
      </w:r>
      <w:r w:rsidR="00EB5474" w:rsidRPr="00E03B11">
        <w:fldChar w:fldCharType="end"/>
      </w:r>
      <w:r w:rsidR="00D90F07">
        <w:t>.</w:t>
      </w:r>
    </w:p>
    <w:p w14:paraId="20091C43" w14:textId="506EB828"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F20F50">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1300AC">
        <w:rPr>
          <w:i/>
          <w:iCs/>
          <w:rPrChange w:id="4" w:author="Isabel Spriet" w:date="2024-01-19T10:12:00Z">
            <w:rPr/>
          </w:rPrChange>
        </w:rPr>
        <w:t>Candida</w:t>
      </w:r>
      <w:r w:rsidR="00677035" w:rsidRPr="00E03B11">
        <w:t xml:space="preserve"> species most frequently associated with human infection</w:t>
      </w:r>
      <w:r w:rsidR="00CF34D7" w:rsidRPr="007B1510">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F20F50">
        <w:rPr>
          <w:noProof/>
        </w:rPr>
        <w:t> [8]</w:t>
      </w:r>
      <w:r w:rsidR="00CF34D7" w:rsidRPr="007B1510">
        <w:fldChar w:fldCharType="end"/>
      </w:r>
      <w:r w:rsidR="007B1510">
        <w:t>.</w:t>
      </w:r>
      <w:r w:rsidR="00AF774A" w:rsidRPr="00E03B11">
        <w:t xml:space="preserve"> </w:t>
      </w:r>
      <w:commentRangeStart w:id="5"/>
      <w:commentRangeStart w:id="6"/>
      <w:commentRangeStart w:id="7"/>
      <w:commentRangeStart w:id="8"/>
      <w:r w:rsidR="00F501E5" w:rsidRPr="00E03B11">
        <w:t>Fluconazole-</w:t>
      </w:r>
      <w:del w:id="9" w:author="My Luong Vuong" w:date="2024-01-30T16:03:00Z">
        <w:r w:rsidR="00E41689" w:rsidRPr="00E03B11" w:rsidDel="00E46D8A">
          <w:delText xml:space="preserve">related </w:delText>
        </w:r>
      </w:del>
      <w:ins w:id="10" w:author="My Luong Vuong" w:date="2024-01-30T16:03:00Z">
        <w:r w:rsidR="00E46D8A">
          <w:t>induced</w:t>
        </w:r>
        <w:r w:rsidR="00E46D8A" w:rsidRPr="00E03B11">
          <w:t xml:space="preserve"> </w:t>
        </w:r>
      </w:ins>
      <w:ins w:id="11" w:author="My Luong Vuong" w:date="2024-01-30T16:00:00Z">
        <w:r w:rsidR="00223BD5">
          <w:t>hepato</w:t>
        </w:r>
      </w:ins>
      <w:r w:rsidR="00E41689" w:rsidRPr="00E03B11">
        <w:t xml:space="preserve">toxicity </w:t>
      </w:r>
      <w:ins w:id="12" w:author="My Luong Vuong" w:date="2024-01-30T16:03:00Z">
        <w:r w:rsidR="0003626F">
          <w:t>is estimated to be very low and non-dose-dependent</w:t>
        </w:r>
      </w:ins>
      <w:r w:rsidR="00066A79">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 </w:instrText>
      </w:r>
      <w:r w:rsidR="00E305CF">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EN.CITE.DATA </w:instrText>
      </w:r>
      <w:r w:rsidR="00E305CF">
        <w:fldChar w:fldCharType="end"/>
      </w:r>
      <w:r w:rsidR="00066A79">
        <w:fldChar w:fldCharType="separate"/>
      </w:r>
      <w:r w:rsidR="00E305CF">
        <w:rPr>
          <w:noProof/>
        </w:rPr>
        <w:t> [9, 10]</w:t>
      </w:r>
      <w:r w:rsidR="00066A79">
        <w:fldChar w:fldCharType="end"/>
      </w:r>
      <w:ins w:id="13" w:author="My Luong Vuong" w:date="2024-01-30T16:06:00Z">
        <w:r w:rsidR="00E305CF">
          <w:t>.</w:t>
        </w:r>
      </w:ins>
      <w:ins w:id="14" w:author="My Luong Vuong" w:date="2024-01-30T16:03:00Z">
        <w:r w:rsidR="0003626F">
          <w:t xml:space="preserve"> </w:t>
        </w:r>
      </w:ins>
      <w:ins w:id="15" w:author="My Luong Vuong" w:date="2024-01-30T16:07:00Z">
        <w:r w:rsidR="008779EB">
          <w:t>On the other hand, c</w:t>
        </w:r>
        <w:r w:rsidR="000A4196">
          <w:t xml:space="preserve">oncentration-dependent </w:t>
        </w:r>
      </w:ins>
      <w:ins w:id="16" w:author="My Luong Vuong" w:date="2024-01-30T16:08:00Z">
        <w:r w:rsidR="0092480F">
          <w:t>toxicity related to fluconazole</w:t>
        </w:r>
      </w:ins>
      <w:ins w:id="17" w:author="My Luong Vuong" w:date="2024-01-30T16:07:00Z">
        <w:r w:rsidR="000A4196">
          <w:t xml:space="preserve"> </w:t>
        </w:r>
      </w:ins>
      <w:r w:rsidR="004A2530">
        <w:t xml:space="preserve">has </w:t>
      </w:r>
      <w:del w:id="18" w:author="My Luong Vuong" w:date="2024-01-30T16:07:00Z">
        <w:r w:rsidR="004A2530" w:rsidDel="00BF5670">
          <w:delText xml:space="preserve">only </w:delText>
        </w:r>
      </w:del>
      <w:r w:rsidR="004A2530">
        <w:t>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proofErr w:type="spellStart"/>
      <w:r w:rsidR="00DC7B8C" w:rsidRPr="00E03B11">
        <w:t>C</w:t>
      </w:r>
      <w:r w:rsidR="006146C9">
        <w:rPr>
          <w:vertAlign w:val="subscript"/>
        </w:rPr>
        <w:t>trough</w:t>
      </w:r>
      <w:proofErr w:type="spellEnd"/>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 </w:instrText>
      </w:r>
      <w:r w:rsidR="00066A79">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EN.CITE.DATA </w:instrText>
      </w:r>
      <w:r w:rsidR="00066A79">
        <w:fldChar w:fldCharType="end"/>
      </w:r>
      <w:r w:rsidR="0034755E" w:rsidRPr="00E03B11">
        <w:fldChar w:fldCharType="separate"/>
      </w:r>
      <w:r w:rsidR="00066A79">
        <w:rPr>
          <w:noProof/>
        </w:rPr>
        <w:t> [11, 12]</w:t>
      </w:r>
      <w:r w:rsidR="0034755E" w:rsidRPr="00E03B11">
        <w:fldChar w:fldCharType="end"/>
      </w:r>
      <w:commentRangeEnd w:id="5"/>
      <w:r w:rsidR="001300AC">
        <w:rPr>
          <w:rStyle w:val="CommentReference"/>
        </w:rPr>
        <w:commentReference w:id="5"/>
      </w:r>
      <w:commentRangeEnd w:id="6"/>
      <w:r w:rsidR="00DB1077">
        <w:rPr>
          <w:rStyle w:val="CommentReference"/>
        </w:rPr>
        <w:commentReference w:id="6"/>
      </w:r>
      <w:commentRangeEnd w:id="7"/>
      <w:r w:rsidR="00AB37FA">
        <w:rPr>
          <w:rStyle w:val="CommentReference"/>
        </w:rPr>
        <w:commentReference w:id="7"/>
      </w:r>
      <w:commentRangeEnd w:id="8"/>
      <w:r w:rsidR="008F4288">
        <w:rPr>
          <w:rStyle w:val="CommentReference"/>
        </w:rPr>
        <w:commentReference w:id="8"/>
      </w:r>
      <w:r w:rsidR="00182E91">
        <w:t>.</w:t>
      </w:r>
    </w:p>
    <w:p w14:paraId="02E83417" w14:textId="512F7DC0"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in those with</w:t>
      </w:r>
      <w:ins w:id="19" w:author="Isabel Spriet" w:date="2024-01-19T10:14:00Z">
        <w:r w:rsidR="001300AC">
          <w:t xml:space="preserve"> a</w:t>
        </w:r>
      </w:ins>
      <w:r w:rsidR="00153138" w:rsidRPr="00E03B11">
        <w:t xml:space="preserve">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del w:id="20" w:author="Isabel Spriet" w:date="2024-01-19T10:14:00Z">
        <w:r w:rsidR="00721BBE" w:rsidDel="001300AC">
          <w:delText>when</w:delText>
        </w:r>
        <w:r w:rsidR="00721BBE" w:rsidRPr="00E03B11" w:rsidDel="001300AC">
          <w:delText xml:space="preserve"> </w:delText>
        </w:r>
      </w:del>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F3479A">
        <w:fldChar w:fldCharType="separate"/>
      </w:r>
      <w:r w:rsidR="00066A79">
        <w:rPr>
          <w:noProof/>
        </w:rPr>
        <w:t> [13]</w:t>
      </w:r>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EN.CITE.DATA </w:instrText>
      </w:r>
      <w:r w:rsidR="00066A79">
        <w:fldChar w:fldCharType="end"/>
      </w:r>
      <w:r w:rsidR="0062765C" w:rsidRPr="00E03B11">
        <w:fldChar w:fldCharType="separate"/>
      </w:r>
      <w:r w:rsidR="00066A79">
        <w:rPr>
          <w:noProof/>
        </w:rPr>
        <w:t> [13-16]</w:t>
      </w:r>
      <w:r w:rsidR="0062765C" w:rsidRPr="00E03B11">
        <w:fldChar w:fldCharType="end"/>
      </w:r>
      <w:r w:rsidR="0026752B">
        <w:t>.</w:t>
      </w:r>
      <w:r w:rsidR="001F6035" w:rsidRPr="00E03B11">
        <w:t xml:space="preserve"> </w:t>
      </w:r>
      <w:r w:rsidR="009B24ED">
        <w:t>This might be attributed</w:t>
      </w:r>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del w:id="21" w:author="My Luong Vuong" w:date="2024-01-26T17:10:00Z">
        <w:r w:rsidR="00721BBE" w:rsidDel="00B65469">
          <w:delText xml:space="preserve"> and the </w:delText>
        </w:r>
        <w:commentRangeStart w:id="22"/>
        <w:commentRangeStart w:id="23"/>
        <w:r w:rsidR="0050669C" w:rsidDel="00B65469">
          <w:delText>inconsistent</w:delText>
        </w:r>
        <w:r w:rsidR="00721BBE" w:rsidDel="00B65469">
          <w:delText xml:space="preserve"> findings</w:delText>
        </w:r>
      </w:del>
      <w:r w:rsidR="001F6035" w:rsidRPr="00E03B11">
        <w:t>.</w:t>
      </w:r>
      <w:commentRangeEnd w:id="22"/>
      <w:r w:rsidR="001300AC">
        <w:rPr>
          <w:rStyle w:val="CommentReference"/>
        </w:rPr>
        <w:commentReference w:id="22"/>
      </w:r>
      <w:commentRangeEnd w:id="23"/>
      <w:r w:rsidR="00E00189">
        <w:rPr>
          <w:rStyle w:val="CommentReference"/>
        </w:rPr>
        <w:commentReference w:id="23"/>
      </w:r>
    </w:p>
    <w:p w14:paraId="04DDA19B" w14:textId="40443B0B"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B32D54" w:rsidRPr="00E03B11">
        <w:t>intravenous (IV)</w:t>
      </w:r>
      <w:r w:rsidR="0078287A" w:rsidRPr="00E03B11">
        <w:t xml:space="preserve"> fluconazole </w:t>
      </w:r>
      <w:r w:rsidR="00001605">
        <w:t>TDM</w:t>
      </w:r>
      <w:r w:rsidR="0078287A" w:rsidRPr="00E03B11">
        <w:t xml:space="preserve"> data collected from </w:t>
      </w:r>
      <w:commentRangeStart w:id="24"/>
      <w:commentRangeStart w:id="25"/>
      <w:r w:rsidR="0078287A" w:rsidRPr="00E03B11">
        <w:t>eight published studies</w:t>
      </w:r>
      <w:commentRangeEnd w:id="24"/>
      <w:r w:rsidR="001300AC">
        <w:rPr>
          <w:rStyle w:val="CommentReference"/>
        </w:rPr>
        <w:commentReference w:id="24"/>
      </w:r>
      <w:commentRangeEnd w:id="25"/>
      <w:r w:rsidR="00E00189">
        <w:rPr>
          <w:rStyle w:val="CommentReference"/>
        </w:rPr>
        <w:commentReference w:id="25"/>
      </w:r>
      <w:r w:rsidR="00235497">
        <w:t>.</w:t>
      </w:r>
      <w:r w:rsidR="0078287A" w:rsidRPr="00E03B11">
        <w:t xml:space="preserve"> </w:t>
      </w:r>
      <w:r w:rsidR="00235497">
        <w:t>Our</w:t>
      </w:r>
      <w:r w:rsidRPr="00E03B11">
        <w:t xml:space="preserve"> aim</w:t>
      </w:r>
      <w:r w:rsidR="00776FDA">
        <w:t>s</w:t>
      </w:r>
      <w:r w:rsidR="00235497">
        <w:t xml:space="preserve"> w</w:t>
      </w:r>
      <w:r w:rsidR="00776FDA">
        <w:t>ere</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w:t>
      </w:r>
      <w:r w:rsidR="0078287A" w:rsidRPr="00E03B11">
        <w:lastRenderedPageBreak/>
        <w:t xml:space="preserve">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proofErr w:type="spellStart"/>
      <w:r w:rsidR="00C76402" w:rsidRPr="00D57E3D">
        <w:rPr>
          <w:color w:val="000000"/>
        </w:rPr>
        <w:t>adequate</w:t>
      </w:r>
      <w:del w:id="26" w:author="Isabel Spriet" w:date="2024-01-19T10:15:00Z">
        <w:r w:rsidR="00C76402" w:rsidDel="001300AC">
          <w:rPr>
            <w:color w:val="000000"/>
          </w:rPr>
          <w:delText>,</w:delText>
        </w:r>
        <w:r w:rsidR="00C76402" w:rsidRPr="00D57E3D" w:rsidDel="001300AC">
          <w:rPr>
            <w:color w:val="000000"/>
          </w:rPr>
          <w:delText xml:space="preserve"> </w:delText>
        </w:r>
      </w:del>
      <w:r w:rsidR="00D57E3D">
        <w:rPr>
          <w:color w:val="000000"/>
        </w:rPr>
        <w:t>ICU</w:t>
      </w:r>
      <w:proofErr w:type="spellEnd"/>
      <w:r w:rsidR="00D57E3D" w:rsidRPr="00D57E3D">
        <w:rPr>
          <w:color w:val="000000"/>
        </w:rPr>
        <w:t>-wide target attainment</w:t>
      </w:r>
      <w:r w:rsidR="0078287A" w:rsidRPr="00E03B11">
        <w:rPr>
          <w:rFonts w:eastAsia="Lato-Regular"/>
        </w:rPr>
        <w:t>.</w:t>
      </w:r>
      <w:bookmarkEnd w:id="1"/>
      <w:r w:rsidR="00D55C90" w:rsidRPr="00E03B11">
        <w:rPr>
          <w:b/>
          <w:bCs/>
          <w:sz w:val="28"/>
          <w:szCs w:val="28"/>
        </w:rPr>
        <w:br w:type="page"/>
      </w:r>
    </w:p>
    <w:p w14:paraId="5BB1DE8C" w14:textId="50D62454" w:rsidR="00680222" w:rsidRPr="00E03B11" w:rsidRDefault="00EE5876" w:rsidP="00593CAA">
      <w:pPr>
        <w:pStyle w:val="Heading1"/>
      </w:pPr>
      <w:r>
        <w:lastRenderedPageBreak/>
        <w:t>Material</w:t>
      </w:r>
      <w:r w:rsidRPr="00E03B11">
        <w:t xml:space="preserve"> </w:t>
      </w:r>
      <w:r w:rsidR="00A218AD" w:rsidRPr="00E03B11">
        <w:t>and methods</w:t>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29267312" w:rsidR="00914769" w:rsidRPr="00E03B11" w:rsidRDefault="006B0FCA" w:rsidP="00593CAA">
      <w:bookmarkStart w:id="27" w:name="_Hlk136852279"/>
      <w:r w:rsidRPr="006B0FCA">
        <w:t xml:space="preserve">Medical centres that had published data on plasma concentrations of intravenous (IV) fluconazole </w:t>
      </w:r>
      <w:del w:id="28" w:author="Isabel Spriet" w:date="2024-01-19T10:15:00Z">
        <w:r w:rsidRPr="006B0FCA" w:rsidDel="001300AC">
          <w:delText xml:space="preserve">among </w:delText>
        </w:r>
      </w:del>
      <w:ins w:id="29" w:author="Isabel Spriet" w:date="2024-01-19T10:15:00Z">
        <w:r w:rsidR="001300AC">
          <w:t>obtained in</w:t>
        </w:r>
        <w:r w:rsidR="001300AC" w:rsidRPr="006B0FCA">
          <w:t xml:space="preserve"> </w:t>
        </w:r>
      </w:ins>
      <w:del w:id="30" w:author="Isabel Spriet" w:date="2024-01-19T10:15:00Z">
        <w:r w:rsidRPr="006B0FCA" w:rsidDel="001300AC">
          <w:delText xml:space="preserve">critically ill </w:delText>
        </w:r>
      </w:del>
      <w:r w:rsidRPr="006B0FCA">
        <w:t>patients admitted to the intensive care unit (ICU) have been identified</w:t>
      </w:r>
      <w:r w:rsidR="00860916">
        <w:t xml:space="preserve"> through a</w:t>
      </w:r>
      <w:r w:rsidRPr="006B0FCA">
        <w:t xml:space="preserve"> PubMed</w:t>
      </w:r>
      <w:r w:rsidR="00860916">
        <w:t xml:space="preserve"> search</w:t>
      </w:r>
      <w:r w:rsidRPr="006B0FCA">
        <w:t xml:space="preserve"> from </w:t>
      </w:r>
      <w:commentRangeStart w:id="31"/>
      <w:commentRangeStart w:id="32"/>
      <w:commentRangeStart w:id="33"/>
      <w:commentRangeStart w:id="34"/>
      <w:r w:rsidRPr="006B0FCA">
        <w:t xml:space="preserve">inception to </w:t>
      </w:r>
      <w:del w:id="35" w:author="My Luong Vuong" w:date="2024-01-30T16:27:00Z">
        <w:r w:rsidRPr="006B0FCA" w:rsidDel="00AD7C11">
          <w:delText>November</w:delText>
        </w:r>
        <w:r w:rsidR="00860916" w:rsidDel="00AD7C11">
          <w:delText> </w:delText>
        </w:r>
      </w:del>
      <w:ins w:id="36" w:author="My Luong Vuong" w:date="2024-01-30T16:27:00Z">
        <w:r w:rsidR="00AD7C11">
          <w:t>October </w:t>
        </w:r>
      </w:ins>
      <w:del w:id="37" w:author="My Luong Vuong" w:date="2024-01-30T16:27:00Z">
        <w:r w:rsidRPr="006B0FCA" w:rsidDel="00AD7C11">
          <w:delText>2021</w:delText>
        </w:r>
      </w:del>
      <w:commentRangeEnd w:id="31"/>
      <w:ins w:id="38" w:author="My Luong Vuong" w:date="2024-01-30T16:27:00Z">
        <w:r w:rsidR="00AD7C11" w:rsidRPr="006B0FCA">
          <w:t>202</w:t>
        </w:r>
        <w:r w:rsidR="00AD7C11">
          <w:t>2</w:t>
        </w:r>
      </w:ins>
      <w:r w:rsidR="001300AC">
        <w:rPr>
          <w:rStyle w:val="CommentReference"/>
        </w:rPr>
        <w:commentReference w:id="31"/>
      </w:r>
      <w:commentRangeEnd w:id="32"/>
      <w:r w:rsidR="00746A8A">
        <w:rPr>
          <w:rStyle w:val="CommentReference"/>
        </w:rPr>
        <w:commentReference w:id="32"/>
      </w:r>
      <w:commentRangeEnd w:id="33"/>
      <w:r w:rsidR="00FA7CC3">
        <w:rPr>
          <w:rStyle w:val="CommentReference"/>
        </w:rPr>
        <w:commentReference w:id="33"/>
      </w:r>
      <w:commentRangeEnd w:id="34"/>
      <w:r w:rsidR="00A736F1">
        <w:rPr>
          <w:rStyle w:val="CommentReference"/>
        </w:rPr>
        <w:commentReference w:id="34"/>
      </w:r>
      <w:r w:rsidRPr="006B0FCA">
        <w:t xml:space="preserve">.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w:t>
      </w:r>
      <w:commentRangeStart w:id="39"/>
      <w:commentRangeStart w:id="40"/>
      <w:del w:id="41" w:author="My Luong Vuong" w:date="2024-01-26T17:19:00Z">
        <w:r w:rsidR="00646595" w:rsidRPr="00E03B11" w:rsidDel="00C12D1C">
          <w:delText xml:space="preserve">All data was transferred under formal data transfer agreements. </w:delText>
        </w:r>
        <w:commentRangeEnd w:id="39"/>
        <w:r w:rsidR="001300AC" w:rsidDel="00C12D1C">
          <w:rPr>
            <w:rStyle w:val="CommentReference"/>
          </w:rPr>
          <w:commentReference w:id="39"/>
        </w:r>
        <w:commentRangeEnd w:id="40"/>
        <w:r w:rsidR="00746A8A" w:rsidDel="00C12D1C">
          <w:rPr>
            <w:rStyle w:val="CommentReference"/>
          </w:rPr>
          <w:commentReference w:id="40"/>
        </w:r>
      </w:del>
      <w:r w:rsidR="00DB57AB">
        <w:t>Written</w:t>
      </w:r>
      <w:r w:rsidR="00DB57AB" w:rsidRPr="00DB57AB">
        <w:t xml:space="preserve"> informed consent </w:t>
      </w:r>
      <w:r w:rsidR="00DB57AB">
        <w:t>was obtained from all</w:t>
      </w:r>
      <w:r w:rsidR="00DB57AB" w:rsidRPr="00DB57AB">
        <w:t xml:space="preserve"> patients </w:t>
      </w:r>
      <w:r w:rsidR="00DB57AB">
        <w:t>before</w:t>
      </w:r>
      <w:r w:rsidR="00DB57AB" w:rsidRPr="00DB57AB">
        <w:t xml:space="preserve"> participation in the</w:t>
      </w:r>
      <w:ins w:id="42" w:author="Isabel Spriet" w:date="2024-01-19T10:16:00Z">
        <w:r w:rsidR="001300AC">
          <w:t xml:space="preserve"> original</w:t>
        </w:r>
      </w:ins>
      <w:r w:rsidR="00DB57AB" w:rsidRPr="00DB57AB">
        <w:t xml:space="preserve"> stud</w:t>
      </w:r>
      <w:r w:rsidR="00DB57AB">
        <w:t>ies</w:t>
      </w:r>
      <w:r w:rsidR="00DB57AB" w:rsidRPr="00DB57AB">
        <w:t xml:space="preserve"> in compliance </w:t>
      </w:r>
      <w:ins w:id="43" w:author="Isabel Spriet" w:date="2024-01-19T10:17:00Z">
        <w:r w:rsidR="001300AC">
          <w:t xml:space="preserve">with </w:t>
        </w:r>
      </w:ins>
      <w:del w:id="44" w:author="Isabel Spriet" w:date="2024-01-19T10:17:00Z">
        <w:r w:rsidR="00DB57AB" w:rsidRPr="00DB57AB" w:rsidDel="001300AC">
          <w:delText>with all applicable laws, regulations</w:delText>
        </w:r>
        <w:r w:rsidR="00DB57AB" w:rsidDel="001300AC">
          <w:delText>,</w:delText>
        </w:r>
        <w:r w:rsidR="00DB57AB" w:rsidRPr="00DB57AB" w:rsidDel="001300AC">
          <w:delText xml:space="preserve"> and the </w:delText>
        </w:r>
      </w:del>
      <w:r w:rsidR="00DB57AB" w:rsidRPr="00DB57AB">
        <w:t>approval of the (local) Ethics Committee</w:t>
      </w:r>
      <w:r w:rsidR="001538AA">
        <w:t>s</w:t>
      </w:r>
      <w:r w:rsidR="00DB57AB" w:rsidRPr="00DB57AB">
        <w:t>.</w:t>
      </w:r>
    </w:p>
    <w:bookmarkEnd w:id="27"/>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45"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993975" w:rsidRPr="00E03B11">
        <w:t xml:space="preserve">, which is referred to as residual variability.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r w:rsidR="00F62CBB" w:rsidRPr="00E03B11">
        <w:t xml:space="preserve"> Between-centre variability was tested as a random effect</w:t>
      </w:r>
      <w:r w:rsidR="00AD62BB">
        <w:t xml:space="preserve"> as well as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000000" w:rsidP="00E056FD">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m:t>
        </m:r>
        <m:r>
          <m:rPr>
            <m:nor/>
          </m:rPr>
          <w:rPr>
            <w:rFonts w:ascii="Cambria Math"/>
          </w:rPr>
          <m:t xml:space="preserve">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788B69CF"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r w:rsidR="00066A79">
        <w:instrText xml:space="preserve"> ADDIN EN.CITE &lt;EndNote&gt;&lt;Cite&gt;&lt;Author&gt;Jonsson&lt;/Author&gt;&lt;Year&gt;1998&lt;/Year&gt;&lt;RecNum&gt;36&lt;/RecNum&gt;&lt;DisplayText&gt; [17]&lt;/DisplayText&gt;&lt;record&gt;&lt;rec-number&gt;36&lt;/rec-number&gt;&lt;foreign-keys&gt;&lt;key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066A79">
        <w:rPr>
          <w:noProof/>
        </w:rPr>
        <w:t> [17]</w:t>
      </w:r>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body weight</w:t>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066A79">
        <w:rPr>
          <w:noProof/>
        </w:rPr>
        <w:t> [18]</w:t>
      </w:r>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w:t>
      </w:r>
      <w:r w:rsidR="008D03C5">
        <w:lastRenderedPageBreak/>
        <w:t>and</w:t>
      </w:r>
      <w:r w:rsidR="004C172A" w:rsidRPr="004C172A">
        <w:t xml:space="preserve"> </w:t>
      </w:r>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r w:rsidR="00066A7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066A79">
        <w:rPr>
          <w:noProof/>
        </w:rPr>
        <w:t> [19]</w:t>
      </w:r>
      <w:r w:rsidR="008D03C5" w:rsidRPr="00E03B11">
        <w:fldChar w:fldCharType="end"/>
      </w:r>
      <w:r w:rsidR="00500B92">
        <w:t>)</w:t>
      </w:r>
      <w:r w:rsidR="005B5642">
        <w:t>.</w:t>
      </w:r>
    </w:p>
    <w:p w14:paraId="66F7F3EF" w14:textId="39B4962B" w:rsidR="00A7137D" w:rsidRDefault="00E32996">
      <w:r w:rsidRPr="0012059F">
        <w:t xml:space="preserve">Continuous </w:t>
      </w:r>
      <w:r w:rsidRPr="00E00993">
        <w:t>covariates</w:t>
      </w:r>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066A79">
        <w:rPr>
          <w:noProof/>
        </w:rPr>
        <w:t> [20]</w:t>
      </w:r>
      <w:r w:rsidRPr="0012059F">
        <w:fldChar w:fldCharType="end"/>
      </w:r>
      <w:r w:rsidR="00A7137D">
        <w:t>, exemplified as follows:</w:t>
      </w:r>
    </w:p>
    <w:p w14:paraId="283FF6F2" w14:textId="2730A7DD" w:rsidR="00A7137D" w:rsidRPr="00A7137D" w:rsidRDefault="00000000" w:rsidP="0003308C">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w:proofErr w:type="spellStart"/>
                        <m:r>
                          <m:rPr>
                            <m:nor/>
                          </m:rPr>
                          <m:t>i</m:t>
                        </m:r>
                        <w:proofErr w:type="spellEnd"/>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proofErr w:type="spellStart"/>
      <w:r w:rsidR="009F7C3C" w:rsidRPr="0003308C">
        <w:rPr>
          <w:lang w:val="en-GB"/>
        </w:rPr>
        <w:t>Vc</w:t>
      </w:r>
      <w:r w:rsidRPr="0003308C">
        <w:rPr>
          <w:i/>
          <w:iCs/>
          <w:vertAlign w:val="subscript"/>
          <w:lang w:val="en-GB"/>
        </w:rPr>
        <w:t>i</w:t>
      </w:r>
      <w:proofErr w:type="spellEnd"/>
      <w:r w:rsidR="007A6ACC" w:rsidRPr="0003308C">
        <w:rPr>
          <w:lang w:val="en-GB"/>
        </w:rPr>
        <w:t xml:space="preserve"> </w:t>
      </w:r>
      <w:r w:rsidR="00FE2EB7" w:rsidRPr="0003308C">
        <w:rPr>
          <w:lang w:val="en-GB"/>
        </w:rPr>
        <w:t xml:space="preserve">and the body weight of patient </w:t>
      </w:r>
      <w:proofErr w:type="spellStart"/>
      <w:r w:rsidR="00FE2EB7" w:rsidRPr="0003308C">
        <w:rPr>
          <w:i/>
          <w:iCs/>
          <w:lang w:val="en-GB"/>
        </w:rPr>
        <w:t>i</w:t>
      </w:r>
      <w:proofErr w:type="spellEnd"/>
      <w:r w:rsidR="00FE2EB7" w:rsidRPr="0003308C">
        <w:rPr>
          <w:lang w:val="en-GB"/>
        </w:rPr>
        <w:t xml:space="preserve"> normalised to the population median value of 80 kg.</w:t>
      </w:r>
    </w:p>
    <w:bookmarkEnd w:id="45"/>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17348A5A" w:rsidR="00A91C50" w:rsidRPr="00E03B11" w:rsidRDefault="00096005" w:rsidP="00593CAA">
      <w:bookmarkStart w:id="46"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3F7970">
        <w:fldChar w:fldCharType="separate"/>
      </w:r>
      <w:r w:rsidR="00066A79">
        <w:rPr>
          <w:noProof/>
        </w:rPr>
        <w:t> [21]</w:t>
      </w:r>
      <w:r w:rsidR="003F7970">
        <w:fldChar w:fldCharType="end"/>
      </w:r>
      <w:r w:rsidR="00EB2800">
        <w:t>.</w:t>
      </w:r>
      <w:r w:rsidR="00066B6E">
        <w:t xml:space="preserve"> </w:t>
      </w:r>
      <w:r w:rsidR="00C07FA3" w:rsidRPr="00E03B11">
        <w:t>All variables</w:t>
      </w:r>
      <w:r w:rsidR="001D58CE">
        <w:t xml:space="preserve"> in the final </w:t>
      </w:r>
      <w:proofErr w:type="spellStart"/>
      <w:r w:rsidR="004A5778">
        <w:t>popPK</w:t>
      </w:r>
      <w:proofErr w:type="spellEnd"/>
      <w:r w:rsidR="004A5778">
        <w:t xml:space="preserve"> model</w:t>
      </w:r>
      <w:r w:rsidR="00C07FA3" w:rsidRPr="00E03B11">
        <w:t xml:space="preserve"> were included</w:t>
      </w:r>
      <w:r w:rsidR="00A74B82">
        <w:t xml:space="preserve"> </w:t>
      </w:r>
      <w:r w:rsidR="00C07FA3" w:rsidRPr="00E03B11">
        <w:t xml:space="preserve">in </w:t>
      </w:r>
      <w:r w:rsidR="0040156E">
        <w:t>the</w:t>
      </w:r>
      <w:r w:rsidR="00C07FA3" w:rsidRPr="00E03B11">
        <w:t xml:space="preserve"> imputation model</w:t>
      </w:r>
      <w:del w:id="47" w:author="My Luong Vuong" w:date="2024-01-30T16:27:00Z">
        <w:r w:rsidR="00C07FA3" w:rsidRPr="00E03B11" w:rsidDel="000B1D58">
          <w:delText xml:space="preserve"> </w:delText>
        </w:r>
      </w:del>
      <w:commentRangeStart w:id="48"/>
      <w:commentRangeStart w:id="49"/>
      <w:del w:id="50" w:author="My Luong Vuong" w:date="2024-01-26T17:20:00Z">
        <w:r w:rsidR="00C07FA3" w:rsidRPr="00E03B11" w:rsidDel="00CC42BC">
          <w:delText>(with the exception of the variable that was being imputed</w:delText>
        </w:r>
        <w:commentRangeEnd w:id="48"/>
        <w:r w:rsidR="001300AC" w:rsidDel="00CC42BC">
          <w:rPr>
            <w:rStyle w:val="CommentReference"/>
          </w:rPr>
          <w:commentReference w:id="48"/>
        </w:r>
        <w:commentRangeEnd w:id="49"/>
        <w:r w:rsidR="00C775BD" w:rsidDel="00CC42BC">
          <w:rPr>
            <w:rStyle w:val="CommentReference"/>
          </w:rPr>
          <w:commentReference w:id="49"/>
        </w:r>
        <w:r w:rsidR="00C07FA3" w:rsidRPr="00E03B11" w:rsidDel="00CC42BC">
          <w:delText>)</w:delText>
        </w:r>
      </w:del>
      <w:r w:rsidR="00FA0E43"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A0E43" w:rsidRPr="00E03B11">
        <w:fldChar w:fldCharType="separate"/>
      </w:r>
      <w:r w:rsidR="00066A79">
        <w:rPr>
          <w:noProof/>
        </w:rPr>
        <w:t> [21]</w:t>
      </w:r>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r w:rsidR="00E808E8">
        <w:t>defined as</w:t>
      </w:r>
      <w:r w:rsidR="00A60A2C">
        <w:t xml:space="preserve"> the </w:t>
      </w:r>
      <w:r w:rsidR="000E4846">
        <w:t>order of dosing events</w:t>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 effect</w:t>
      </w:r>
      <w:r w:rsidR="006D3F93">
        <w:t xml:space="preserve">s </w:t>
      </w:r>
      <w:r w:rsidR="00437EEB">
        <w:t>with the remaining variables</w:t>
      </w:r>
      <w:r w:rsidR="00F74A6C">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74A6C">
        <w:fldChar w:fldCharType="separate"/>
      </w:r>
      <w:r w:rsidR="00066A79">
        <w:rPr>
          <w:noProof/>
        </w:rPr>
        <w:t> [21]</w:t>
      </w:r>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value observed in that variable.</w:t>
      </w:r>
      <w:r w:rsidR="00C07FA3" w:rsidRPr="00E03B11">
        <w:t xml:space="preserve"> </w:t>
      </w:r>
      <w:r w:rsidR="00D779EC" w:rsidRPr="00E03B11">
        <w:t>M</w:t>
      </w:r>
      <w:r w:rsidR="00F478FC" w:rsidRPr="00E03B11">
        <w:t>ultipl</w:t>
      </w:r>
      <w:r w:rsidR="00F74A6C">
        <w:t>e</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066A79">
        <w:rPr>
          <w:noProof/>
        </w:rPr>
        <w:t> [21]</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066A79">
        <w:rPr>
          <w:noProof/>
        </w:rPr>
        <w:t> [21]</w:t>
      </w:r>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066A79">
        <w:instrText xml:space="preserve"> ADDIN EN.CITE &lt;EndNote&gt;&lt;Cite&gt;&lt;Author&gt;Hosmer&lt;/Author&gt;&lt;Year&gt;2008&lt;/Year&gt;&lt;RecNum&gt;29&lt;/RecNum&gt;&lt;DisplayText&gt; [22]&lt;/DisplayText&gt;&lt;record&gt;&lt;rec-number&gt;29&lt;/rec-number&gt;&lt;foreign-keys&gt;&lt;key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066A79">
        <w:rPr>
          <w:noProof/>
        </w:rPr>
        <w:t> [22]</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066A79">
        <w:rPr>
          <w:noProof/>
        </w:rPr>
        <w:t> [21]</w:t>
      </w:r>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066A79">
        <w:rPr>
          <w:noProof/>
        </w:rPr>
        <w:t> [21]</w:t>
      </w:r>
      <w:r w:rsidR="00013EF8" w:rsidRPr="00E03B11">
        <w:fldChar w:fldCharType="end"/>
      </w:r>
      <w:r w:rsidR="00AF0DD2">
        <w:t>.</w:t>
      </w:r>
    </w:p>
    <w:bookmarkEnd w:id="46"/>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6AFE6D31" w:rsidR="008A26BD" w:rsidRPr="00E03B11" w:rsidRDefault="008A26BD" w:rsidP="00593CAA">
      <w:bookmarkStart w:id="51"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at a 5% significance level (delta objective function value ≥3.84 points, 1 degree of freedom), </w:t>
      </w:r>
      <w:r w:rsidR="006116CB">
        <w:t xml:space="preserve">parameter </w:t>
      </w:r>
      <w:r w:rsidRPr="00E03B11">
        <w:t>precision (95% CI)</w:t>
      </w:r>
      <w:r w:rsidR="00F1531F">
        <w:t>,</w:t>
      </w:r>
      <w:r w:rsidRPr="00E03B11">
        <w:t xml:space="preserve"> </w:t>
      </w:r>
      <w:r w:rsidRPr="00E03B11">
        <w:lastRenderedPageBreak/>
        <w:t>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plots (n</w:t>
      </w:r>
      <w:r w:rsidR="00FD3AE8">
        <w:t> </w:t>
      </w:r>
      <w:r w:rsidRPr="00E03B11">
        <w:t>=</w:t>
      </w:r>
      <w:r w:rsidR="00FD3AE8">
        <w:t> </w:t>
      </w:r>
      <w:r w:rsidRPr="00E03B11">
        <w:t>1000 simulations) were used</w:t>
      </w:r>
      <w:r w:rsidR="004F5934"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066A79">
        <w:rPr>
          <w:noProof/>
        </w:rPr>
        <w:t> [20]</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066A79">
        <w:rPr>
          <w:noProof/>
        </w:rPr>
        <w:t> [20]</w:t>
      </w:r>
      <w:r w:rsidR="00FA6FCA" w:rsidRPr="00E03B11">
        <w:fldChar w:fldCharType="end"/>
      </w:r>
      <w:r w:rsidR="00EA472F">
        <w:t>.</w:t>
      </w:r>
    </w:p>
    <w:bookmarkEnd w:id="51"/>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52" w:name="_Hlk136861976"/>
      <w:r w:rsidRPr="00344E1F">
        <w:rPr>
          <w:rFonts w:eastAsia="Times New Roman"/>
        </w:rPr>
        <w:t>Selecting dosing regimens for testing</w:t>
      </w:r>
    </w:p>
    <w:p w14:paraId="41370DBA" w14:textId="18948598" w:rsidR="00653711" w:rsidRDefault="00F21274" w:rsidP="00593CAA">
      <w:bookmarkStart w:id="53" w:name="_Hlk136861998"/>
      <w:bookmarkEnd w:id="52"/>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E14AD3">
        <w:rPr>
          <w:noProof/>
        </w:rPr>
        <w:t> [7]</w:t>
      </w:r>
      <w:r w:rsidR="00E14AD3">
        <w:fldChar w:fldCharType="end"/>
      </w:r>
      <w:r w:rsidR="00CE0F70">
        <w:t>.</w:t>
      </w:r>
      <w:r w:rsidRPr="00E03B11">
        <w:t xml:space="preserve"> </w:t>
      </w:r>
      <w:r w:rsidR="005B428F">
        <w:t xml:space="preserve">Considering a 200 mg </w:t>
      </w:r>
      <w:proofErr w:type="spellStart"/>
      <w:r w:rsidR="005B428F">
        <w:t>stepsize</w:t>
      </w:r>
      <w:proofErr w:type="spellEnd"/>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w:t>
      </w:r>
      <w:proofErr w:type="spellStart"/>
      <w:r w:rsidR="00EC4271">
        <w:t>popPK</w:t>
      </w:r>
      <w:proofErr w:type="spellEnd"/>
      <w:r w:rsidR="00EC4271">
        <w:t xml:space="preserve"> model. A virtual patient </w:t>
      </w:r>
      <w:r w:rsidR="00444FAF">
        <w:t xml:space="preserve">population </w:t>
      </w:r>
      <w:r w:rsidR="00EC4271">
        <w:t xml:space="preserve">was created </w:t>
      </w:r>
      <w:r w:rsidR="009236E9">
        <w:t xml:space="preserve">considering reasonable </w:t>
      </w:r>
      <w:proofErr w:type="spellStart"/>
      <w:r w:rsidR="009236E9">
        <w:t>stepsizes</w:t>
      </w:r>
      <w:proofErr w:type="spellEnd"/>
      <w:r w:rsidR="009236E9">
        <w:t xml:space="preserve">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A total of 1000 simulations were performed per virtual patient.</w:t>
      </w:r>
    </w:p>
    <w:p w14:paraId="69A9B794" w14:textId="5D6AD1A4" w:rsidR="00F74989" w:rsidRPr="00CA5A80" w:rsidRDefault="00F74989" w:rsidP="00593CAA">
      <w:pPr>
        <w:pStyle w:val="Heading4"/>
        <w:rPr>
          <w:rFonts w:eastAsia="Times New Roman"/>
        </w:rPr>
      </w:pPr>
      <w:bookmarkStart w:id="54" w:name="_Hlk136862017"/>
      <w:bookmarkEnd w:id="53"/>
      <w:r w:rsidRPr="00CA5A80">
        <w:rPr>
          <w:rFonts w:eastAsia="Times New Roman"/>
        </w:rPr>
        <w:t>Criteria for evaluating dosing regimens</w:t>
      </w:r>
    </w:p>
    <w:p w14:paraId="7218710E" w14:textId="6DF730BC"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Pr>
          <w:vertAlign w:val="superscript"/>
        </w:rPr>
        <w:fldChar w:fldCharType="begin"/>
      </w:r>
      <w:r w:rsidR="00066A79">
        <w:rPr>
          <w:vertAlign w:val="superscript"/>
        </w:rPr>
        <w:instrText xml:space="preserve"> ADDIN EN.CITE &lt;EndNote&gt;&lt;Cite&gt;&lt;Author&gt;Committee for Medicinal Products for Human Use (CHMP)&lt;/Author&gt;&lt;Year&gt;2016&lt;/Year&gt;&lt;RecNum&gt;32&lt;/RecNum&gt;&lt;DisplayText&gt; [23]&lt;/DisplayText&gt;&lt;record&gt;&lt;rec-number&gt;32&lt;/rec-number&gt;&lt;foreign-keys&gt;&lt;key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Pr>
          <w:vertAlign w:val="superscript"/>
        </w:rPr>
        <w:fldChar w:fldCharType="separate"/>
      </w:r>
      <w:r w:rsidR="00066A79">
        <w:rPr>
          <w:noProof/>
          <w:vertAlign w:val="superscript"/>
        </w:rPr>
        <w:t> [23]</w:t>
      </w:r>
      <w:r w:rsidR="00093820">
        <w:rPr>
          <w:vertAlign w:val="superscript"/>
        </w:rPr>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69454632" w14:textId="6068E82F" w:rsidR="007E3AB8" w:rsidRDefault="00EB4685" w:rsidP="007E3AB8">
      <w:r w:rsidRPr="00E03B11">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w:t>
      </w:r>
      <w:proofErr w:type="spellStart"/>
      <w:r w:rsidR="00D47329">
        <w:t>popPK</w:t>
      </w:r>
      <w:proofErr w:type="spellEnd"/>
      <w:r w:rsidR="00D47329">
        <w:t xml:space="preserve">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w:t>
      </w:r>
      <w:r w:rsidR="00610131">
        <w:lastRenderedPageBreak/>
        <w:t xml:space="preserve">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F20F50">
        <w:rPr>
          <w:noProof/>
        </w:rPr>
        <w:t> [7]</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w:t>
      </w:r>
      <w:ins w:id="55" w:author="My Luong Vuong" w:date="2024-01-30T23:44:00Z">
        <w:r w:rsidR="00D313FF">
          <w:t>×</w:t>
        </w:r>
      </w:ins>
      <w:del w:id="56" w:author="My Luong Vuong" w:date="2024-01-30T23:44:00Z">
        <w:r w:rsidR="004F6CBB" w:rsidRPr="00E03B11" w:rsidDel="00D313FF">
          <w:delText>x</w:delText>
        </w:r>
      </w:del>
      <w:r w:rsidR="004F6CBB" w:rsidRPr="00E03B11">
        <w:t>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2</w:t>
      </w:r>
      <w:r w:rsidR="00610131">
        <w:t> </w:t>
      </w:r>
      <w:r w:rsidR="00001CFF">
        <w:t>mg/L</w:t>
      </w:r>
      <w:r w:rsidR="00C36D63">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F20F50">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w:t>
      </w:r>
      <w:ins w:id="57" w:author="My Luong Vuong" w:date="2024-01-30T23:44:00Z">
        <w:r w:rsidR="00493409">
          <w:t>×</w:t>
        </w:r>
      </w:ins>
      <w:del w:id="58" w:author="My Luong Vuong" w:date="2024-01-30T23:44:00Z">
        <w:r w:rsidR="00D803BD" w:rsidRPr="00E03B11" w:rsidDel="00493409">
          <w:delText>x</w:delText>
        </w:r>
      </w:del>
      <w:r w:rsidR="00D803BD" w:rsidRPr="00E03B11">
        <w:t>h</w:t>
      </w:r>
      <w:proofErr w:type="spellEnd"/>
      <w:r w:rsidR="00D803BD" w:rsidRPr="00E03B11">
        <w:t>/L</w:t>
      </w:r>
      <w:r w:rsidR="00C12AF2">
        <w:t xml:space="preserve"> was also explored </w:t>
      </w:r>
      <w:r w:rsidR="00961162">
        <w:t xml:space="preserve">to account for </w:t>
      </w:r>
      <w:commentRangeStart w:id="59"/>
      <w:commentRangeStart w:id="60"/>
      <w:commentRangeStart w:id="61"/>
      <w:commentRangeStart w:id="62"/>
      <w:r w:rsidR="00F95F0A">
        <w:t xml:space="preserve">“susceptible, </w:t>
      </w:r>
      <w:r w:rsidR="00870310">
        <w:t>increased exposure”</w:t>
      </w:r>
      <w:ins w:id="63" w:author="My Luong Vuong" w:date="2024-01-26T17:22:00Z">
        <w:r w:rsidR="007265D2">
          <w:t xml:space="preserve"> non</w:t>
        </w:r>
      </w:ins>
      <w:ins w:id="64" w:author="My Luong Vuong" w:date="2024-01-30T16:44:00Z">
        <w:r w:rsidR="004A730C">
          <w:t>–</w:t>
        </w:r>
      </w:ins>
      <w:ins w:id="65" w:author="My Luong Vuong" w:date="2024-01-26T17:23:00Z">
        <w:r w:rsidR="00D01B36" w:rsidRPr="00A77658">
          <w:rPr>
            <w:i/>
            <w:iCs/>
            <w:rPrChange w:id="66" w:author="My Luong Vuong" w:date="2024-01-30T16:45:00Z">
              <w:rPr/>
            </w:rPrChange>
          </w:rPr>
          <w:t>Candida glabrata</w:t>
        </w:r>
      </w:ins>
      <w:r w:rsidR="00870310">
        <w:t xml:space="preserve"> </w:t>
      </w:r>
      <w:r w:rsidR="00E70774">
        <w:t>species</w:t>
      </w:r>
      <w:r w:rsidR="00870310">
        <w:t xml:space="preserve"> (i.e. </w:t>
      </w:r>
      <w:r w:rsidR="00134566">
        <w:t>MIC of 4 mg/L)</w:t>
      </w:r>
      <w:r w:rsidR="00C12AF2">
        <w:t>.</w:t>
      </w:r>
      <w:ins w:id="67" w:author="My Luong Vuong" w:date="2024-01-30T16:28:00Z">
        <w:r w:rsidR="000C7DB8">
          <w:t xml:space="preserve"> </w:t>
        </w:r>
      </w:ins>
      <w:del w:id="68" w:author="My Luong Vuong" w:date="2024-01-30T16:28:00Z">
        <w:r w:rsidR="00394374" w:rsidDel="000C7DB8">
          <w:delText xml:space="preserve"> </w:delText>
        </w:r>
      </w:del>
      <w:commentRangeEnd w:id="59"/>
      <w:r w:rsidR="00DB1077">
        <w:rPr>
          <w:rStyle w:val="CommentReference"/>
        </w:rPr>
        <w:commentReference w:id="59"/>
      </w:r>
      <w:commentRangeEnd w:id="60"/>
      <w:r w:rsidR="007A3EB9">
        <w:rPr>
          <w:rStyle w:val="CommentReference"/>
        </w:rPr>
        <w:commentReference w:id="60"/>
      </w:r>
      <w:commentRangeEnd w:id="61"/>
      <w:r w:rsidR="00AE5172">
        <w:rPr>
          <w:rStyle w:val="CommentReference"/>
        </w:rPr>
        <w:commentReference w:id="61"/>
      </w:r>
      <w:commentRangeEnd w:id="62"/>
      <w:r w:rsidR="00E13F84">
        <w:rPr>
          <w:rStyle w:val="CommentReference"/>
        </w:rPr>
        <w:commentReference w:id="62"/>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PjxSZWNOdW0+MzA8L1JlY051bT48RGlzcGxheVRleHQ+wqBbMTEsIDE1XTwvRGlzcGxheVRleHQ+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066A79">
        <w:instrText xml:space="preserve"> ADDIN EN.CITE </w:instrText>
      </w:r>
      <w:r w:rsidR="00066A79">
        <w:fldChar w:fldCharType="begin">
          <w:fldData xml:space="preserve">PEVuZE5vdGU+PENpdGU+PEF1dGhvcj5NYXRzdW1vdG88L0F1dGhvcj48WWVhcj4yMDAwPC9ZZWFy
PjxSZWNOdW0+MzA8L1JlY051bT48RGlzcGxheVRleHQ+wqBbMTEsIDE1XTwvRGlzcGxheVRleHQ+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066A79">
        <w:instrText xml:space="preserve"> ADDIN EN.CITE.DATA </w:instrText>
      </w:r>
      <w:r w:rsidR="00066A79">
        <w:fldChar w:fldCharType="end"/>
      </w:r>
      <w:r w:rsidR="004F6CBB" w:rsidRPr="00E03B11">
        <w:fldChar w:fldCharType="separate"/>
      </w:r>
      <w:r w:rsidR="00066A79">
        <w:rPr>
          <w:noProof/>
        </w:rPr>
        <w:t> [11, 15]</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2924CB8"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r w:rsidR="00066A79">
        <w:instrText xml:space="preserve"> ADDIN EN.CITE &lt;EndNote&gt;&lt;Cite&gt;&lt;Author&gt;Ramachandran&lt;/Author&gt;&lt;Year&gt;2021&lt;/Year&gt;&lt;RecNum&gt;47&lt;/RecNum&gt;&lt;DisplayText&gt; [24]&lt;/DisplayText&gt;&lt;record&gt;&lt;rec-number&gt;47&lt;/rec-number&gt;&lt;foreign-keys&gt;&lt;key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066A79">
        <w:rPr>
          <w:noProof/>
        </w:rPr>
        <w:t> [24]</w:t>
      </w:r>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54"/>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28A41ACD" w:rsidR="00110745" w:rsidRDefault="00412F80" w:rsidP="00593CAA">
      <w:pPr>
        <w:rPr>
          <w:b/>
          <w:bCs/>
          <w:sz w:val="28"/>
          <w:szCs w:val="28"/>
        </w:rPr>
      </w:pPr>
      <w:bookmarkStart w:id="69"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066A79">
        <w:instrText xml:space="preserve"> ADDIN EN.CITE &lt;EndNote&gt;&lt;Cite&gt;&lt;Author&gt;Buuren&lt;/Author&gt;&lt;Year&gt;2018&lt;/Year&gt;&lt;RecNum&gt;26&lt;/RecNum&gt;&lt;DisplayText&gt; [21, 25]&lt;/DisplayText&gt;&lt;record&gt;&lt;rec-number&gt;26&lt;/rec-number&gt;&lt;foreign-keys&gt;&lt;key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066A79">
        <w:rPr>
          <w:noProof/>
        </w:rPr>
        <w:t> [21, 25]</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066A79">
        <w:instrText xml:space="preserve"> ADDIN EN.CITE &lt;EndNote&gt;&lt;Cite&gt;&lt;Author&gt;Keizer&lt;/Author&gt;&lt;Year&gt;2013&lt;/Year&gt;&lt;RecNum&gt;35&lt;/RecNum&gt;&lt;DisplayText&gt; [26]&lt;/DisplayText&gt;&lt;record&gt;&lt;rec-number&gt;35&lt;/rec-number&gt;&lt;foreign-keys&gt;&lt;key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066A79">
        <w:rPr>
          <w:noProof/>
        </w:rPr>
        <w:t> [26]</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69"/>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395507E6" w:rsidR="00BF6CF3" w:rsidRPr="00E05CF4" w:rsidRDefault="00BF6CF3" w:rsidP="00593CAA">
      <w:bookmarkStart w:id="70"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EN.CITE.DATA </w:instrText>
      </w:r>
      <w:r w:rsidR="00066A79">
        <w:fldChar w:fldCharType="end"/>
      </w:r>
      <w:r w:rsidRPr="00E03B11">
        <w:fldChar w:fldCharType="separate"/>
      </w:r>
      <w:r w:rsidR="00066A79">
        <w:rPr>
          <w:noProof/>
        </w:rPr>
        <w:t> [13-16, 27-30]</w:t>
      </w:r>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del w:id="71" w:author="My Luong Vuong" w:date="2024-01-30T21:42:00Z">
        <w:r w:rsidR="00BE063A" w:rsidDel="00C225F0">
          <w:delText>baselin</w:delText>
        </w:r>
        <w:r w:rsidR="00580BC8" w:rsidDel="00C225F0">
          <w:delText xml:space="preserve">e </w:delText>
        </w:r>
      </w:del>
      <w:commentRangeStart w:id="72"/>
      <w:commentRangeStart w:id="73"/>
      <w:commentRangeStart w:id="74"/>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w:t>
      </w:r>
      <w:commentRangeStart w:id="75"/>
      <w:ins w:id="76" w:author="My Luong Vuong" w:date="2024-01-30T21:42:00Z">
        <w:r w:rsidR="00682AD7">
          <w:t>when off</w:t>
        </w:r>
        <w:r w:rsidR="007452AC">
          <w:t xml:space="preserve"> CRRT</w:t>
        </w:r>
      </w:ins>
      <w:commentRangeEnd w:id="75"/>
      <w:ins w:id="77" w:author="My Luong Vuong" w:date="2024-01-30T21:43:00Z">
        <w:r w:rsidR="002341E7">
          <w:rPr>
            <w:rStyle w:val="CommentReference"/>
          </w:rPr>
          <w:commentReference w:id="75"/>
        </w:r>
      </w:ins>
      <w:ins w:id="78" w:author="My Luong Vuong" w:date="2024-01-30T21:42:00Z">
        <w:r w:rsidR="005E45EB">
          <w:t xml:space="preserve"> </w:t>
        </w:r>
      </w:ins>
      <w:r w:rsidR="00FA0048" w:rsidRPr="007B176B">
        <w:t>range</w:t>
      </w:r>
      <w:r w:rsidR="00C26E94">
        <w:t>d</w:t>
      </w:r>
      <w:r w:rsidR="00FA0048" w:rsidRPr="007B176B">
        <w:t xml:space="preserve"> from </w:t>
      </w:r>
      <w:del w:id="79" w:author="My Luong Vuong" w:date="2024-01-30T21:43:00Z">
        <w:r w:rsidR="00026643" w:rsidRPr="007B176B" w:rsidDel="00D44803">
          <w:delText>5</w:delText>
        </w:r>
        <w:r w:rsidR="00C26E94" w:rsidDel="00D44803">
          <w:delText> </w:delText>
        </w:r>
      </w:del>
      <w:ins w:id="80" w:author="My Luong Vuong" w:date="2024-01-30T21:43:00Z">
        <w:r w:rsidR="00D44803">
          <w:t>7 </w:t>
        </w:r>
      </w:ins>
      <w:r w:rsidR="00C26E94" w:rsidRPr="00026643">
        <w:t>mL/min/1.73 m</w:t>
      </w:r>
      <w:r w:rsidR="00C26E94" w:rsidRPr="00CA5A80">
        <w:rPr>
          <w:vertAlign w:val="superscript"/>
        </w:rPr>
        <w:t>2</w:t>
      </w:r>
      <w:r w:rsidR="00026643" w:rsidRPr="007B176B">
        <w:t xml:space="preserve"> to 213</w:t>
      </w:r>
      <w:r w:rsidR="00C26E94">
        <w:t> </w:t>
      </w:r>
      <w:r w:rsidR="00026643" w:rsidRPr="00026643">
        <w:t>mL/min/1.73 m</w:t>
      </w:r>
      <w:r w:rsidR="00026643" w:rsidRPr="00CA5A80">
        <w:rPr>
          <w:vertAlign w:val="superscript"/>
        </w:rPr>
        <w:t>2</w:t>
      </w:r>
      <w:commentRangeEnd w:id="72"/>
      <w:r w:rsidR="00DB1077">
        <w:rPr>
          <w:rStyle w:val="CommentReference"/>
        </w:rPr>
        <w:commentReference w:id="72"/>
      </w:r>
      <w:commentRangeEnd w:id="73"/>
      <w:r w:rsidR="00A1495A">
        <w:rPr>
          <w:rStyle w:val="CommentReference"/>
        </w:rPr>
        <w:commentReference w:id="73"/>
      </w:r>
      <w:commentRangeEnd w:id="74"/>
      <w:r w:rsidR="00125A47">
        <w:rPr>
          <w:rStyle w:val="CommentReference"/>
        </w:rPr>
        <w:commentReference w:id="74"/>
      </w:r>
      <w:r w:rsidR="00026643">
        <w:t>.</w:t>
      </w:r>
      <w:r w:rsidR="00E05CF4" w:rsidRPr="00762255">
        <w:t xml:space="preserve"> </w:t>
      </w:r>
      <w:r w:rsidR="001F4CBE">
        <w:t>Body weights were missing</w:t>
      </w:r>
      <w:r w:rsidR="00DB4CD8">
        <w:t xml:space="preserve"> in </w:t>
      </w:r>
      <w:r w:rsidR="004739AE">
        <w:t xml:space="preserve">5.5% </w:t>
      </w:r>
      <w:r w:rsidR="00F846E2">
        <w:t>of the total sampling a</w:t>
      </w:r>
      <w:r w:rsidR="00811097">
        <w:t>nd dosing events.</w:t>
      </w:r>
      <w:r w:rsidR="00201009">
        <w:t xml:space="preserve"> </w:t>
      </w:r>
      <w:del w:id="81" w:author="My Luong Vuong" w:date="2024-01-30T23:00:00Z">
        <w:r w:rsidR="006E7BDC" w:rsidDel="00AA674D">
          <w:delText>18</w:delText>
        </w:r>
      </w:del>
      <w:ins w:id="82" w:author="My Luong Vuong" w:date="2024-01-30T23:00:00Z">
        <w:r w:rsidR="00AA674D">
          <w:t>19</w:t>
        </w:r>
      </w:ins>
      <w:r w:rsidR="006E7BDC">
        <w:t>.</w:t>
      </w:r>
      <w:del w:id="83" w:author="My Luong Vuong" w:date="2024-01-30T23:00:00Z">
        <w:r w:rsidR="006E7BDC" w:rsidDel="00AA674D">
          <w:delText>1</w:delText>
        </w:r>
      </w:del>
      <w:ins w:id="84" w:author="My Luong Vuong" w:date="2024-01-30T23:00:00Z">
        <w:r w:rsidR="00AA674D">
          <w:t>2</w:t>
        </w:r>
      </w:ins>
      <w:r w:rsidR="006E7BDC">
        <w:t xml:space="preserve">% of </w:t>
      </w:r>
      <w:r w:rsidR="00EE279B">
        <w:t xml:space="preserve">the </w:t>
      </w:r>
      <w:r w:rsidR="006E7BDC">
        <w:t xml:space="preserve">patients were on </w:t>
      </w:r>
      <w:commentRangeStart w:id="85"/>
      <w:commentRangeStart w:id="86"/>
      <w:commentRangeStart w:id="87"/>
      <w:r w:rsidR="006E7BDC">
        <w:t xml:space="preserve">CRRT </w:t>
      </w:r>
      <w:commentRangeEnd w:id="85"/>
      <w:r w:rsidR="00DB1077">
        <w:rPr>
          <w:rStyle w:val="CommentReference"/>
        </w:rPr>
        <w:commentReference w:id="85"/>
      </w:r>
      <w:commentRangeEnd w:id="86"/>
      <w:r w:rsidR="00DB1077">
        <w:rPr>
          <w:rStyle w:val="CommentReference"/>
        </w:rPr>
        <w:commentReference w:id="86"/>
      </w:r>
      <w:commentRangeEnd w:id="87"/>
      <w:r w:rsidR="00E467DE">
        <w:rPr>
          <w:rStyle w:val="CommentReference"/>
        </w:rPr>
        <w:commentReference w:id="87"/>
      </w:r>
      <w:r w:rsidR="006E7BDC">
        <w:t>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 xml:space="preserve">only </w:t>
      </w:r>
      <w:commentRangeStart w:id="88"/>
      <w:r w:rsidR="00066555">
        <w:t>in</w:t>
      </w:r>
      <w:r w:rsidR="00FF2DEB">
        <w:t xml:space="preserve"> </w:t>
      </w:r>
      <w:r w:rsidR="009D5622">
        <w:t>40.7</w:t>
      </w:r>
      <w:r w:rsidR="00CF5A9A">
        <w:t xml:space="preserve">% </w:t>
      </w:r>
      <w:commentRangeEnd w:id="88"/>
      <w:r w:rsidR="00DB1077">
        <w:rPr>
          <w:rStyle w:val="CommentReference"/>
        </w:rPr>
        <w:commentReference w:id="88"/>
      </w:r>
      <w:r w:rsidR="00CF5A9A">
        <w:t>of the dosing intervals</w:t>
      </w:r>
      <w:r w:rsidR="00066555">
        <w:t xml:space="preserve">. </w:t>
      </w:r>
      <w:r w:rsidR="0075746B">
        <w:t xml:space="preserve">Missing </w:t>
      </w:r>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r w:rsidR="004C102C">
        <w:t xml:space="preserve">were </w:t>
      </w:r>
      <w:r w:rsidR="0075746B">
        <w:t>handled with multiple imputation at the dosing interval level</w:t>
      </w:r>
      <w:r w:rsidR="005D7FE3">
        <w:t>, while missing body weights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70"/>
    <w:p w14:paraId="33E010C5" w14:textId="77777777" w:rsidR="00BF6CF3" w:rsidRPr="00E03B11" w:rsidRDefault="00BF6CF3" w:rsidP="00593CAA">
      <w:pPr>
        <w:pStyle w:val="Heading2"/>
        <w:rPr>
          <w:rFonts w:eastAsia="Times New Roman"/>
        </w:rPr>
      </w:pPr>
      <w:r w:rsidRPr="00E03B11">
        <w:rPr>
          <w:rFonts w:eastAsia="Times New Roman"/>
        </w:rPr>
        <w:t>Population pharmacokinetics modelling</w:t>
      </w:r>
    </w:p>
    <w:p w14:paraId="0867944D" w14:textId="317C8C63" w:rsidR="001169E0" w:rsidRPr="00E03B11" w:rsidRDefault="00BF6CF3" w:rsidP="00593CAA">
      <w:bookmarkStart w:id="89"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536DB6" w:rsidP="00593CAA">
      <w:r w:rsidRPr="00536DB6">
        <w:t>Inclusion of effects of</w:t>
      </w:r>
      <w:r w:rsidR="001169E0">
        <w:t xml:space="preserve"> baseline</w:t>
      </w:r>
      <w:r w:rsidRPr="00536DB6">
        <w:t xml:space="preserve"> </w:t>
      </w:r>
      <w:r w:rsidR="001169E0">
        <w:t>body weight</w:t>
      </w:r>
      <w:r w:rsidR="001169E0" w:rsidRPr="00536DB6">
        <w:t xml:space="preserve"> </w:t>
      </w:r>
      <w:r w:rsidRPr="00536DB6">
        <w:t xml:space="preserve">on </w:t>
      </w:r>
      <w:proofErr w:type="spellStart"/>
      <w:r w:rsidR="001169E0">
        <w:t>Vc</w:t>
      </w:r>
      <w:proofErr w:type="spellEnd"/>
      <w:r w:rsidRPr="00536DB6">
        <w:t xml:space="preserve"> and </w:t>
      </w:r>
      <w:proofErr w:type="spellStart"/>
      <w:r w:rsidRPr="00536DB6">
        <w:t>eGFR</w:t>
      </w:r>
      <w:r w:rsidRPr="00A72BCD">
        <w:rPr>
          <w:vertAlign w:val="subscript"/>
        </w:rPr>
        <w:t>CKD</w:t>
      </w:r>
      <w:proofErr w:type="spellEnd"/>
      <w:r w:rsidRPr="00A72BCD">
        <w:rPr>
          <w:vertAlign w:val="subscript"/>
        </w:rPr>
        <w:t>-EPI</w:t>
      </w:r>
      <w:r w:rsidRPr="00536DB6">
        <w:t xml:space="preserve"> on </w:t>
      </w:r>
      <w:proofErr w:type="spellStart"/>
      <w:r w:rsidRPr="00536DB6">
        <w:t>CL</w:t>
      </w:r>
      <w:r w:rsidRPr="00A72BCD">
        <w:rPr>
          <w:vertAlign w:val="subscript"/>
        </w:rPr>
        <w:t>o</w:t>
      </w:r>
      <w:r w:rsidR="001169E0">
        <w:rPr>
          <w:vertAlign w:val="subscript"/>
        </w:rPr>
        <w:t>ff</w:t>
      </w:r>
      <w:proofErr w:type="spellEnd"/>
      <w:r w:rsidRPr="00A72BCD">
        <w:rPr>
          <w:vertAlign w:val="subscript"/>
        </w:rPr>
        <w:t>-CRRT</w:t>
      </w:r>
      <w:r w:rsidRPr="00FD4FB7">
        <w:t xml:space="preserve"> </w:t>
      </w:r>
      <w:r w:rsidRPr="00536DB6">
        <w:t xml:space="preserve">significantly improved </w:t>
      </w:r>
      <w:r w:rsidR="001169E0">
        <w:t xml:space="preserve">the </w:t>
      </w:r>
      <w:r w:rsidRPr="00536DB6">
        <w:t>goodness-of-fit</w:t>
      </w:r>
      <w:r w:rsidR="001169E0">
        <w:t xml:space="preserve"> of the </w:t>
      </w:r>
      <w:proofErr w:type="spellStart"/>
      <w:r w:rsidR="001169E0">
        <w:t>popPK</w:t>
      </w:r>
      <w:proofErr w:type="spellEnd"/>
      <w:r w:rsidR="001169E0">
        <w:t xml:space="preserve"> model</w:t>
      </w:r>
      <w:r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078DCB16" w:rsidR="009E2FE8" w:rsidRDefault="00000000" w:rsidP="00FD4FB7">
      <w:pPr>
        <w:tabs>
          <w:tab w:val="right" w:pos="9026"/>
        </w:tabs>
        <w:ind w:left="567"/>
        <w:rPr>
          <w:rFonts w:eastAsiaTheme="minorEastAsia"/>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w:proofErr w:type="spellStart"/>
                        <m:r>
                          <m:rPr>
                            <m:nor/>
                          </m:rPr>
                          <w:rPr>
                            <w:i/>
                            <w:iCs/>
                          </w:rPr>
                          <m:t>i</m:t>
                        </m:r>
                        <w:proofErr w:type="spellEnd"/>
                      </m:sub>
                    </m:sSub>
                  </m:num>
                  <m:den>
                    <m:r>
                      <m:rPr>
                        <m:nor/>
                      </m:rPr>
                      <m:t>80</m:t>
                    </m:r>
                    <m:r>
                      <m:rPr>
                        <m:nor/>
                      </m:rPr>
                      <w:rPr>
                        <w:rFonts w:ascii="Cambria Math"/>
                      </w:rPr>
                      <m:t> </m:t>
                    </m:r>
                    <m:r>
                      <m:rPr>
                        <m:nor/>
                      </m:rPr>
                      <m:t xml:space="preserve">kg </m:t>
                    </m:r>
                  </m:den>
                </m:f>
              </m:e>
            </m:d>
          </m:e>
          <m:sup>
            <m:r>
              <m:rPr>
                <m:nor/>
              </m:rPr>
              <m:t>1.03</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25853F18" w:rsidR="003517DF" w:rsidRDefault="00000000"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m:t>
            </m:r>
            <w:proofErr w:type="spellStart"/>
            <m:r>
              <m:rPr>
                <m:nor/>
              </m:rPr>
              <m:t>CRRT,</m:t>
            </m:r>
            <m:r>
              <m:rPr>
                <m:nor/>
              </m:rPr>
              <w:rPr>
                <w:i/>
                <w:iCs/>
              </w:rPr>
              <m:t>i</m:t>
            </m:r>
            <w:proofErr w:type="spellEnd"/>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m:t>
                        </m:r>
                        <w:proofErr w:type="spellStart"/>
                        <m:r>
                          <m:rPr>
                            <m:nor/>
                          </m:rPr>
                          <m:t>EPI,</m:t>
                        </m:r>
                        <m:r>
                          <m:rPr>
                            <m:nor/>
                          </m:rPr>
                          <w:rPr>
                            <w:i/>
                            <w:iCs/>
                          </w:rPr>
                          <m:t>i</m:t>
                        </m:r>
                        <w:proofErr w:type="spellEnd"/>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3EB18A18"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r w:rsidR="00D27C63" w:rsidRPr="00FD4FB7">
        <w:t>c</w:t>
      </w:r>
      <w:proofErr w:type="spellEnd"/>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w:t>
      </w:r>
      <w:ins w:id="90" w:author="Isabel Spriet" w:date="2024-01-19T10:28:00Z">
        <w:r w:rsidR="00DB1077">
          <w:t xml:space="preserve">, i.e. </w:t>
        </w:r>
      </w:ins>
      <w:del w:id="91" w:author="Isabel Spriet" w:date="2024-01-19T10:28:00Z">
        <w:r w:rsidR="00A9147B" w:rsidRPr="00E03B11" w:rsidDel="00DB1077">
          <w:delText xml:space="preserve"> (</w:delText>
        </w:r>
      </w:del>
      <w:r w:rsidR="00D97799" w:rsidRPr="00E03B11">
        <w:t>5</w:t>
      </w:r>
      <w:r w:rsidR="00D97799">
        <w:t>7</w:t>
      </w:r>
      <w:r w:rsidR="00A9147B" w:rsidRPr="00E03B11">
        <w:t>.</w:t>
      </w:r>
      <w:r w:rsidR="00D97799">
        <w:t>9</w:t>
      </w:r>
      <w:r w:rsidR="00A9147B" w:rsidRPr="00E03B11">
        <w:t>%</w:t>
      </w:r>
      <w:r w:rsidR="00EE6484">
        <w:t xml:space="preserve"> and </w:t>
      </w:r>
      <w:r w:rsidR="00C706AD">
        <w:t>49.7%, respectively</w:t>
      </w:r>
      <w:del w:id="92" w:author="Isabel Spriet" w:date="2024-01-19T10:28:00Z">
        <w:r w:rsidR="00A9147B" w:rsidRPr="00E03B11" w:rsidDel="00DB1077">
          <w:delText>)</w:delText>
        </w:r>
      </w:del>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89"/>
    <w:p w14:paraId="1668758A" w14:textId="7E78FBC7" w:rsidR="00262A1C" w:rsidRPr="00E03B11" w:rsidRDefault="005653EE" w:rsidP="00593CAA">
      <w:pPr>
        <w:pStyle w:val="Heading2"/>
        <w:rPr>
          <w:rFonts w:eastAsia="Times New Roman"/>
        </w:rPr>
      </w:pPr>
      <w:r w:rsidRPr="00E03B11">
        <w:rPr>
          <w:rFonts w:eastAsia="Times New Roman"/>
        </w:rPr>
        <w:t>S</w:t>
      </w:r>
      <w:r w:rsidR="00262A1C" w:rsidRPr="00E03B11">
        <w:rPr>
          <w:rFonts w:eastAsia="Times New Roman"/>
        </w:rPr>
        <w:t>imulations</w:t>
      </w:r>
    </w:p>
    <w:p w14:paraId="38BFDCED" w14:textId="7025F2CF" w:rsidR="004B1B5C" w:rsidRDefault="006A7564" w:rsidP="00593CAA">
      <w:bookmarkStart w:id="93" w:name="_Hlk136862153"/>
      <w:r>
        <w:t>The</w:t>
      </w:r>
      <w:r w:rsidR="00FA0D97">
        <w:t xml:space="preserve"> statistically significant effect of</w:t>
      </w:r>
      <w:r>
        <w:t xml:space="preserve"> </w:t>
      </w:r>
      <w:proofErr w:type="spellStart"/>
      <w:r w:rsidR="008E1D7B">
        <w:t>eGFR</w:t>
      </w:r>
      <w:r w:rsidR="008E1D7B" w:rsidRPr="00A72BCD">
        <w:rPr>
          <w:vertAlign w:val="subscript"/>
        </w:rPr>
        <w:t>CKD</w:t>
      </w:r>
      <w:proofErr w:type="spellEnd"/>
      <w:r w:rsidR="00E46977">
        <w:rPr>
          <w:vertAlign w:val="subscript"/>
        </w:rPr>
        <w:t>-</w:t>
      </w:r>
      <w:r w:rsidR="008E1D7B" w:rsidRPr="00A72BCD">
        <w:rPr>
          <w:vertAlign w:val="subscript"/>
        </w:rPr>
        <w:t>EPI</w:t>
      </w:r>
      <w:r w:rsidR="008E1D7B" w:rsidRPr="00092B52">
        <w:t xml:space="preserve"> </w:t>
      </w:r>
      <w:r w:rsidR="00FA0D97">
        <w:t xml:space="preserve">on </w:t>
      </w:r>
      <w:proofErr w:type="spellStart"/>
      <w:r w:rsidR="00FA0D97">
        <w:t>CL</w:t>
      </w:r>
      <w:r w:rsidR="00FA0D97" w:rsidRPr="00092B52">
        <w:rPr>
          <w:vertAlign w:val="subscript"/>
        </w:rPr>
        <w:t>off</w:t>
      </w:r>
      <w:proofErr w:type="spellEnd"/>
      <w:r w:rsidR="00FA0D97" w:rsidRPr="00092B52">
        <w:rPr>
          <w:vertAlign w:val="subscript"/>
        </w:rPr>
        <w:t>-CRRT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fluconazole</w:t>
      </w:r>
      <w:ins w:id="94" w:author="My Luong Vuong" w:date="2024-01-30T23:29:00Z">
        <w:r w:rsidR="00E11CFE">
          <w:t xml:space="preserve"> </w:t>
        </w:r>
        <w:r w:rsidR="00E11CFE" w:rsidRPr="00C47D23">
          <w:rPr>
            <w:i/>
            <w:iCs/>
            <w:color w:val="auto"/>
          </w:rPr>
          <w:t>f</w:t>
        </w:r>
        <w:r w:rsidR="00E11CFE" w:rsidRPr="00C47D23">
          <w:rPr>
            <w:color w:val="auto"/>
          </w:rPr>
          <w:t>AUC</w:t>
        </w:r>
        <w:r w:rsidR="00E11CFE" w:rsidRPr="00C47D23">
          <w:rPr>
            <w:color w:val="auto"/>
            <w:vertAlign w:val="subscript"/>
          </w:rPr>
          <w:t>0-24</w:t>
        </w:r>
        <w:r w:rsidR="00E11CFE" w:rsidRPr="00C47D23">
          <w:rPr>
            <w:color w:val="auto"/>
          </w:rPr>
          <w:t xml:space="preserve"> </w:t>
        </w:r>
        <w:r w:rsidR="00E11CFE">
          <w:rPr>
            <w:color w:val="auto"/>
          </w:rPr>
          <w:t>2</w:t>
        </w:r>
        <w:r w:rsidR="00E11CFE" w:rsidRPr="00C47D23">
          <w:rPr>
            <w:color w:val="auto"/>
          </w:rPr>
          <w:t xml:space="preserve">00 </w:t>
        </w:r>
        <w:proofErr w:type="spellStart"/>
        <w:r w:rsidR="00E11CFE" w:rsidRPr="00C47D23">
          <w:rPr>
            <w:color w:val="auto"/>
          </w:rPr>
          <w:t>mg×h</w:t>
        </w:r>
        <w:proofErr w:type="spellEnd"/>
        <w:r w:rsidR="00E11CFE" w:rsidRPr="00C47D23">
          <w:rPr>
            <w:color w:val="auto"/>
          </w:rPr>
          <w:t>/L</w:t>
        </w:r>
      </w:ins>
      <w:r w:rsidR="00992848">
        <w:t xml:space="preserve"> </w:t>
      </w:r>
      <w:r w:rsidR="003F6314">
        <w:t>PTA</w:t>
      </w:r>
      <w:del w:id="95" w:author="My Luong Vuong" w:date="2024-01-30T23:29:00Z">
        <w:r w:rsidR="00F83870" w:rsidDel="00E11CFE">
          <w:delText xml:space="preserve"> </w:delText>
        </w:r>
      </w:del>
      <w:ins w:id="96" w:author="My Luong Vuong" w:date="2024-01-30T23:29:00Z">
        <w:r w:rsidR="00E11CFE">
          <w:t xml:space="preserve"> </w:t>
        </w:r>
      </w:ins>
      <w:r w:rsidR="00F83870">
        <w:t>under simulated dosing regimens</w:t>
      </w:r>
      <w:r w:rsidR="003F6314">
        <w:t xml:space="preserve"> </w:t>
      </w:r>
      <w:r w:rsidR="00EF5813">
        <w:t xml:space="preserve">across </w:t>
      </w:r>
      <w:r w:rsidR="00992848">
        <w:t>the</w:t>
      </w:r>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F058C3">
        <w:t>S</w:t>
      </w:r>
      <w:r w:rsidR="004B1B5C" w:rsidRPr="004B1B5C">
        <w:t xml:space="preserve">tandard dosing regimen </w:t>
      </w:r>
      <w:r w:rsidR="00613AD8">
        <w:t>did not result</w:t>
      </w:r>
      <w:r w:rsidR="004B1B5C" w:rsidRPr="004B1B5C">
        <w:t xml:space="preserve"> in clinically acceptable PTA</w:t>
      </w:r>
      <w:ins w:id="97" w:author="My Luong Vuong" w:date="2024-01-26T17:36:00Z">
        <w:r w:rsidR="002D791B">
          <w:t xml:space="preserve"> </w:t>
        </w:r>
      </w:ins>
      <w:del w:id="98" w:author="My Luong Vuong" w:date="2024-01-26T17:37:00Z">
        <w:r w:rsidR="004B1B5C" w:rsidRPr="004B1B5C" w:rsidDel="00F64DB8">
          <w:delText xml:space="preserve"> </w:delText>
        </w:r>
      </w:del>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w:t>
      </w:r>
      <w:r w:rsidR="00202403">
        <w:t>65</w:t>
      </w:r>
      <w:r w:rsidR="00E86957">
        <w:t xml:space="preserve"> kg and </w:t>
      </w:r>
      <w:r w:rsidR="00EB4C7E">
        <w:t>40</w:t>
      </w:r>
      <w:r w:rsidR="00E86957">
        <w:t xml:space="preserve">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BC0CDA">
        <w:t xml:space="preserve">, </w:t>
      </w:r>
      <w:r w:rsidR="003906CB" w:rsidRPr="00092B52">
        <w:rPr>
          <w:b/>
          <w:bCs/>
        </w:rPr>
        <w:t>Fig. 3</w:t>
      </w:r>
      <w:r w:rsidR="00346B89">
        <w:t>)</w:t>
      </w:r>
      <w:r w:rsidR="0028490E">
        <w:t>.</w:t>
      </w:r>
      <w:r w:rsidR="00AA5B19">
        <w:t xml:space="preserve"> </w:t>
      </w:r>
      <w:commentRangeStart w:id="99"/>
      <w:commentRangeStart w:id="100"/>
      <w:r w:rsidR="00DA660A" w:rsidRPr="00C47D23">
        <w:rPr>
          <w:color w:val="auto"/>
        </w:rPr>
        <w:t xml:space="preserve">An </w:t>
      </w:r>
      <w:r w:rsidR="00DA660A" w:rsidRPr="00C47D23">
        <w:rPr>
          <w:i/>
          <w:iCs/>
          <w:color w:val="auto"/>
        </w:rPr>
        <w:t>f</w:t>
      </w:r>
      <w:r w:rsidR="00DA660A" w:rsidRPr="00C47D23">
        <w:rPr>
          <w:color w:val="auto"/>
        </w:rPr>
        <w:t>AUC</w:t>
      </w:r>
      <w:r w:rsidR="00DA660A" w:rsidRPr="00C47D23">
        <w:rPr>
          <w:color w:val="auto"/>
          <w:vertAlign w:val="subscript"/>
        </w:rPr>
        <w:t>0-24</w:t>
      </w:r>
      <w:r w:rsidR="00DA660A" w:rsidRPr="00C47D23">
        <w:rPr>
          <w:color w:val="auto"/>
        </w:rPr>
        <w:t xml:space="preserve"> </w:t>
      </w:r>
      <w:r w:rsidR="00F457B9" w:rsidRPr="00C47D23">
        <w:rPr>
          <w:color w:val="auto"/>
        </w:rPr>
        <w:t xml:space="preserve">of 400 </w:t>
      </w:r>
      <w:proofErr w:type="spellStart"/>
      <w:r w:rsidR="00F457B9" w:rsidRPr="00C47D23">
        <w:rPr>
          <w:color w:val="auto"/>
        </w:rPr>
        <w:t>mg×h</w:t>
      </w:r>
      <w:proofErr w:type="spellEnd"/>
      <w:r w:rsidR="00F457B9" w:rsidRPr="00C47D23">
        <w:rPr>
          <w:color w:val="auto"/>
        </w:rPr>
        <w:t>/L</w:t>
      </w:r>
      <w:r w:rsidR="00DA660A" w:rsidRPr="00C47D23">
        <w:rPr>
          <w:color w:val="auto"/>
        </w:rPr>
        <w:t>, corresponding to an MIC of 4 mg/L</w:t>
      </w:r>
      <w:r w:rsidR="00540308" w:rsidRPr="00C47D23">
        <w:rPr>
          <w:color w:val="auto"/>
        </w:rPr>
        <w:fldChar w:fldCharType="begin"/>
      </w:r>
      <w:r w:rsidR="00F20F50">
        <w:rPr>
          <w:color w:val="auto"/>
        </w:rPr>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540308" w:rsidRPr="00C47D23">
        <w:rPr>
          <w:color w:val="auto"/>
        </w:rPr>
        <w:fldChar w:fldCharType="separate"/>
      </w:r>
      <w:r w:rsidR="00F20F50">
        <w:rPr>
          <w:noProof/>
          <w:color w:val="auto"/>
        </w:rPr>
        <w:t> [8]</w:t>
      </w:r>
      <w:r w:rsidR="00540308" w:rsidRPr="00C47D23">
        <w:rPr>
          <w:color w:val="auto"/>
        </w:rPr>
        <w:fldChar w:fldCharType="end"/>
      </w:r>
      <w:commentRangeEnd w:id="99"/>
      <w:r w:rsidR="009B1E00">
        <w:rPr>
          <w:rStyle w:val="CommentReference"/>
        </w:rPr>
        <w:commentReference w:id="99"/>
      </w:r>
      <w:commentRangeEnd w:id="100"/>
      <w:r w:rsidR="00D910FE">
        <w:rPr>
          <w:rStyle w:val="CommentReference"/>
        </w:rPr>
        <w:commentReference w:id="100"/>
      </w:r>
      <w:r w:rsidR="00AA5B19" w:rsidRPr="00C47D23">
        <w:rPr>
          <w:color w:val="auto"/>
        </w:rPr>
        <w:t xml:space="preserve"> </w:t>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r w:rsidR="00DA660A" w:rsidRPr="00C47D23">
        <w:rPr>
          <w:b/>
          <w:bCs/>
          <w:color w:val="auto"/>
        </w:rPr>
        <w:t xml:space="preserve"> </w:t>
      </w:r>
    </w:p>
    <w:p w14:paraId="52351FEB" w14:textId="085D5D30"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The proposed loading dose</w:t>
      </w:r>
      <w:r w:rsidR="00BF0A36">
        <w:t>s</w:t>
      </w:r>
      <w:r w:rsidR="005552D8" w:rsidRPr="005552D8">
        <w:t xml:space="preserv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8E6C08">
        <w:t xml:space="preserve">body </w:t>
      </w:r>
      <w:r w:rsidR="004B7663">
        <w:t>weight range</w:t>
      </w:r>
      <w:r w:rsidR="00240EC2" w:rsidRPr="00E03B11">
        <w:t xml:space="preserve"> </w:t>
      </w:r>
      <w:r w:rsidR="0087630D">
        <w:t>when o</w:t>
      </w:r>
      <w:r w:rsidR="00F869B6">
        <w:t>ff</w:t>
      </w:r>
      <w:r w:rsidR="0087630D">
        <w:t xml:space="preserve"> and o</w:t>
      </w:r>
      <w:r w:rsidR="00F869B6">
        <w:t>n</w:t>
      </w:r>
      <w:r w:rsidR="0087630D" w:rsidRPr="00E03B11">
        <w:t xml:space="preserve"> </w:t>
      </w:r>
      <w:r w:rsidR="00240EC2" w:rsidRPr="00E03B11">
        <w:t>CRRT, respectively (</w:t>
      </w:r>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r w:rsidR="00240EC2" w:rsidRPr="00E03B11">
        <w:t>).</w:t>
      </w:r>
      <w:r w:rsidR="00E86A3C" w:rsidRPr="00E86A3C">
        <w:t xml:space="preserve"> </w:t>
      </w:r>
      <w:r w:rsidR="00E86A3C" w:rsidRPr="00E03B11">
        <w:t xml:space="preserve">The percentage of patients with fluconazole </w:t>
      </w:r>
      <w:proofErr w:type="spellStart"/>
      <w:r w:rsidR="00E86A3C">
        <w:t>C</w:t>
      </w:r>
      <w:r w:rsidR="00E86A3C" w:rsidRPr="00AF5993">
        <w:rPr>
          <w:vertAlign w:val="subscript"/>
        </w:rPr>
        <w:t>trough</w:t>
      </w:r>
      <w:proofErr w:type="spellEnd"/>
      <w:r w:rsidR="00E86A3C" w:rsidRPr="00E03B11">
        <w:t xml:space="preserve"> </w:t>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6AFEAFD8" w:rsidR="00CA6CF6" w:rsidRDefault="00D6713F" w:rsidP="00593CAA">
      <w:commentRangeStart w:id="101"/>
      <w:commentRangeStart w:id="102"/>
      <w:commentRangeStart w:id="103"/>
      <w:commentRangeStart w:id="104"/>
      <w:r>
        <w:t>Real-world population</w:t>
      </w:r>
      <w:r w:rsidR="00240EC2" w:rsidRPr="00E03B11">
        <w:t xml:space="preserve"> simulations confirmed that the standard dosing regimen resulted in clinically unacceptable PTA in the first two days of the treatment perio</w:t>
      </w:r>
      <w:commentRangeEnd w:id="101"/>
      <w:r w:rsidR="009B1E00">
        <w:rPr>
          <w:rStyle w:val="CommentReference"/>
        </w:rPr>
        <w:commentReference w:id="101"/>
      </w:r>
      <w:commentRangeEnd w:id="102"/>
      <w:r w:rsidR="009A7B90">
        <w:rPr>
          <w:rStyle w:val="CommentReference"/>
        </w:rPr>
        <w:commentReference w:id="102"/>
      </w:r>
      <w:commentRangeEnd w:id="103"/>
      <w:r w:rsidR="00840B83">
        <w:rPr>
          <w:rStyle w:val="CommentReference"/>
        </w:rPr>
        <w:commentReference w:id="103"/>
      </w:r>
      <w:commentRangeEnd w:id="104"/>
      <w:r w:rsidR="00FC6339">
        <w:rPr>
          <w:rStyle w:val="CommentReference"/>
        </w:rPr>
        <w:commentReference w:id="104"/>
      </w:r>
      <w:r w:rsidR="00240EC2" w:rsidRPr="00E03B11">
        <w:t>d.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r w:rsidR="00066A79">
        <w:instrText xml:space="preserve"> ADDIN EN.CITE &lt;EndNote&gt;&lt;Cite&gt;&lt;Author&gt;Methodology&lt;/Author&gt;&lt;Year&gt;2023&lt;/Year&gt;&lt;RecNum&gt;74&lt;/RecNum&gt;&lt;DisplayText&gt; [31]&lt;/DisplayText&gt;&lt;record&gt;&lt;rec-number&gt;74&lt;/rec-number&gt;&lt;foreign-keys&gt;&lt;key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r w:rsidR="00B475DA">
        <w:fldChar w:fldCharType="separate"/>
      </w:r>
      <w:r w:rsidR="00066A79">
        <w:rPr>
          <w:noProof/>
        </w:rPr>
        <w:t> [31]</w:t>
      </w:r>
      <w:r w:rsidR="00B475DA">
        <w:fldChar w:fldCharType="end"/>
      </w:r>
      <w:r w:rsidR="000D5473">
        <w:t>/1000 patient days</w:t>
      </w:r>
      <w:r w:rsidR="00DD7FC4">
        <w:t>,</w:t>
      </w:r>
      <w:r w:rsidR="00A73710">
        <w:t xml:space="preserve"> </w:t>
      </w:r>
      <w:r w:rsidR="00D811E0">
        <w:t>compared to the standard dosing regimen</w:t>
      </w:r>
      <w:del w:id="105" w:author="My Luong Vuong" w:date="2024-01-30T23:40:00Z">
        <w:r w:rsidR="00A133E4" w:rsidDel="00566052">
          <w:delText xml:space="preserve"> </w:delText>
        </w:r>
      </w:del>
      <w:r w:rsidR="00EE395A">
        <w:t>.</w:t>
      </w:r>
    </w:p>
    <w:p w14:paraId="1FD5D263" w14:textId="415C9D8C" w:rsidR="009248EC" w:rsidRDefault="00E86A3C" w:rsidP="00593CAA">
      <w:r>
        <w:t xml:space="preserve">The </w:t>
      </w:r>
      <w:r w:rsidR="00240EC2" w:rsidRPr="00E03B11">
        <w:t>ROC analysis confirmed</w:t>
      </w:r>
      <w:r w:rsidR="00354441">
        <w:t xml:space="preserve"> the clinical irrelevance </w:t>
      </w:r>
      <w:r w:rsidR="00D05D62">
        <w:t xml:space="preserve">of </w:t>
      </w:r>
      <w:proofErr w:type="spellStart"/>
      <w:r w:rsidR="001D71F2">
        <w:t>eGFR</w:t>
      </w:r>
      <w:r w:rsidR="001D71F2" w:rsidRPr="00BA7DD3">
        <w:rPr>
          <w:vertAlign w:val="subscript"/>
        </w:rPr>
        <w:t>CKD</w:t>
      </w:r>
      <w:proofErr w:type="spellEnd"/>
      <w:r w:rsidR="00E46977">
        <w:rPr>
          <w:vertAlign w:val="subscript"/>
        </w:rPr>
        <w:t>-</w:t>
      </w:r>
      <w:r w:rsidR="001D71F2" w:rsidRPr="00BA7DD3">
        <w:rPr>
          <w:vertAlign w:val="subscript"/>
        </w:rPr>
        <w:t>EPI</w:t>
      </w:r>
      <w:r w:rsidR="00240EC2" w:rsidRPr="00E03B11">
        <w:t xml:space="preserve">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r>
        <w:t xml:space="preserve">not different from </w:t>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predictor for target attainment on 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[95% CI 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standard </w:t>
      </w:r>
      <w:r w:rsidR="00240EC2" w:rsidRPr="00E03B11">
        <w:lastRenderedPageBreak/>
        <w:t>dosing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F41E5">
        <w:t>ir</w:t>
      </w:r>
      <w:r w:rsidR="00240EC2" w:rsidRPr="00E03B11">
        <w:t xml:space="preserve">relevant when </w:t>
      </w:r>
      <w:r w:rsidR="000F41E5">
        <w:t>the</w:t>
      </w:r>
      <w:r w:rsidR="000F41E5" w:rsidRPr="00E03B11">
        <w:t xml:space="preserve"> </w:t>
      </w:r>
      <w:r w:rsidR="00240EC2" w:rsidRPr="00E03B11">
        <w:t xml:space="preserve">optimised dosing regimen was utilised </w:t>
      </w:r>
      <w:r w:rsidR="00733EA1">
        <w:t>[</w:t>
      </w:r>
      <w:r w:rsidR="00240EC2" w:rsidRPr="00E03B11">
        <w:t>AUROC 0.</w:t>
      </w:r>
      <w:r w:rsidR="00A43877">
        <w:t>462</w:t>
      </w:r>
      <w:r w:rsidR="00A43877" w:rsidRPr="00E03B11">
        <w:t xml:space="preserve"> </w:t>
      </w:r>
      <w:r w:rsidR="00240EC2" w:rsidRPr="00E03B11">
        <w:t>(0.</w:t>
      </w:r>
      <w:r w:rsidR="002D32C6">
        <w:t>459</w:t>
      </w:r>
      <w:r w:rsidR="000F41E5">
        <w:t>–</w:t>
      </w:r>
      <w:r w:rsidR="00240EC2" w:rsidRPr="00E03B11">
        <w:t>0.</w:t>
      </w:r>
      <w:r w:rsidR="00F75D13">
        <w:t>464</w:t>
      </w:r>
      <w:r w:rsidR="00240EC2" w:rsidRPr="00E03B11">
        <w:t>) and 0.53</w:t>
      </w:r>
      <w:r w:rsidR="00CA3954">
        <w:t>9</w:t>
      </w:r>
      <w:r w:rsidR="001165B8">
        <w:t xml:space="preserve"> </w:t>
      </w:r>
      <w:r w:rsidR="00240EC2" w:rsidRPr="00E03B11">
        <w:t>(0.</w:t>
      </w:r>
      <w:r w:rsidR="00892A57">
        <w:t>535</w:t>
      </w:r>
      <w:r w:rsidR="000F41E5">
        <w:t>–</w:t>
      </w:r>
      <w:r w:rsidR="00240EC2" w:rsidRPr="00E03B11">
        <w:t>0.</w:t>
      </w:r>
      <w:r w:rsidR="009142C2" w:rsidRPr="00E03B11">
        <w:t>5</w:t>
      </w:r>
      <w:r w:rsidR="009142C2">
        <w:t>42</w:t>
      </w:r>
      <w:r w:rsidR="00240EC2" w:rsidRPr="00E03B11">
        <w:t>)</w:t>
      </w:r>
      <w:r w:rsidR="007220D2">
        <w:t>, respectively</w:t>
      </w:r>
      <w:r w:rsidR="00733EA1">
        <w:t>]</w:t>
      </w:r>
      <w:r w:rsidR="00240EC2" w:rsidRPr="00E03B11">
        <w:t>.</w:t>
      </w:r>
      <w:bookmarkEnd w:id="93"/>
      <w:r w:rsidR="009248EC">
        <w:br w:type="page"/>
      </w:r>
    </w:p>
    <w:p w14:paraId="6F4D32B2" w14:textId="4E1BE966" w:rsidR="00A905E8" w:rsidRPr="00E03B11" w:rsidRDefault="00A905E8" w:rsidP="00593CAA">
      <w:pPr>
        <w:pStyle w:val="Heading1"/>
      </w:pPr>
      <w:r w:rsidRPr="00E03B11">
        <w:lastRenderedPageBreak/>
        <w:t>Discussion</w:t>
      </w:r>
    </w:p>
    <w:p w14:paraId="39606BFF" w14:textId="13B79936" w:rsidR="00CB50CB" w:rsidRPr="00E03B11" w:rsidRDefault="00CB50CB" w:rsidP="00593CAA">
      <w:bookmarkStart w:id="106"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commentRangeStart w:id="107"/>
      <w:commentRangeStart w:id="108"/>
      <w:commentRangeStart w:id="109"/>
      <w:r w:rsidRPr="00CA5A80">
        <w:rPr>
          <w:i/>
          <w:iCs/>
        </w:rPr>
        <w:t>f</w:t>
      </w:r>
      <w:r w:rsidRPr="00E03B11">
        <w:t>AUC</w:t>
      </w:r>
      <w:r w:rsidRPr="00E03B11">
        <w:rPr>
          <w:vertAlign w:val="subscript"/>
        </w:rPr>
        <w:t>0-24</w:t>
      </w:r>
      <w:r w:rsidRPr="00E03B11">
        <w:t xml:space="preserve"> </w:t>
      </w:r>
      <w:commentRangeEnd w:id="107"/>
      <w:ins w:id="110" w:author="My Luong Vuong" w:date="2024-01-26T17:39:00Z">
        <w:r w:rsidR="00CC1798">
          <w:t xml:space="preserve">200 </w:t>
        </w:r>
        <w:proofErr w:type="spellStart"/>
        <w:r w:rsidR="00CC1798">
          <w:t>mg</w:t>
        </w:r>
      </w:ins>
      <w:ins w:id="111" w:author="My Luong Vuong" w:date="2024-01-30T23:44:00Z">
        <w:r w:rsidR="001251A5">
          <w:t>×</w:t>
        </w:r>
      </w:ins>
      <w:ins w:id="112" w:author="My Luong Vuong" w:date="2024-01-26T17:39:00Z">
        <w:r w:rsidR="00CC1798">
          <w:t>h</w:t>
        </w:r>
        <w:proofErr w:type="spellEnd"/>
        <w:r w:rsidR="00CC1798">
          <w:t xml:space="preserve">/L </w:t>
        </w:r>
      </w:ins>
      <w:r w:rsidR="009B1E00">
        <w:rPr>
          <w:rStyle w:val="CommentReference"/>
        </w:rPr>
        <w:commentReference w:id="107"/>
      </w:r>
      <w:commentRangeEnd w:id="108"/>
      <w:r w:rsidR="009B1E00">
        <w:rPr>
          <w:rStyle w:val="CommentReference"/>
        </w:rPr>
        <w:commentReference w:id="108"/>
      </w:r>
      <w:commentRangeEnd w:id="109"/>
      <w:r w:rsidR="00C54FBC">
        <w:rPr>
          <w:rStyle w:val="CommentReference"/>
        </w:rPr>
        <w:commentReference w:id="109"/>
      </w:r>
      <w:r w:rsidRPr="00E03B11">
        <w:t xml:space="preserve">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6CE58C53" w:rsidR="00CB50CB" w:rsidRPr="00E03B11" w:rsidRDefault="00CB50CB" w:rsidP="00593CAA">
      <w:r w:rsidRPr="00E03B11">
        <w:t xml:space="preserve">In our study, we employed the technique of individual </w:t>
      </w:r>
      <w:r w:rsidR="008B2E15">
        <w:t>patient</w:t>
      </w:r>
      <w:r w:rsidR="008B2E15" w:rsidRPr="00E03B11">
        <w:t xml:space="preserve"> </w:t>
      </w:r>
      <w:r w:rsidRPr="00E03B11">
        <w:t>data meta-analysis (IPDMA), which involves merging datasets from multiple studies that share subject populations and similar variables</w:t>
      </w:r>
      <w:r w:rsidR="001D76C7" w:rsidRPr="00E03B11">
        <w:fldChar w:fldCharType="begin"/>
      </w:r>
      <w:r w:rsidR="00066A79">
        <w:instrText xml:space="preserve"> ADDIN EN.CITE &lt;EndNote&gt;&lt;Cite&gt;&lt;Author&gt;Azar&lt;/Author&gt;&lt;Year&gt;2020&lt;/Year&gt;&lt;RecNum&gt;48&lt;/RecNum&gt;&lt;DisplayText&gt; [32]&lt;/DisplayText&gt;&lt;record&gt;&lt;rec-number&gt;48&lt;/rec-number&gt;&lt;foreign-keys&gt;&lt;key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066A79">
        <w:rPr>
          <w:noProof/>
        </w:rPr>
        <w:t> [32]</w:t>
      </w:r>
      <w:r w:rsidR="001D76C7" w:rsidRPr="00E03B11">
        <w:fldChar w:fldCharType="end"/>
      </w:r>
      <w:r w:rsidR="00A20AD6">
        <w:t>.</w:t>
      </w:r>
      <w:r w:rsidRPr="00E03B11">
        <w:t xml:space="preserve"> </w:t>
      </w:r>
      <w:r w:rsidR="003A6708">
        <w:t xml:space="preserve">An </w:t>
      </w:r>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the ability of conducting more complex analysis</w:t>
      </w:r>
      <w:r w:rsidR="00A33B88">
        <w:t>,</w:t>
      </w:r>
      <w:r w:rsidR="00A72D32">
        <w:t xml:space="preserve"> and </w:t>
      </w:r>
      <w:proofErr w:type="spellStart"/>
      <w:r w:rsidR="00A72D32">
        <w:t>achiving</w:t>
      </w:r>
      <w:proofErr w:type="spellEnd"/>
      <w:r w:rsidR="00A72D32">
        <w:t xml:space="preserve"> greater</w:t>
      </w:r>
      <w:r w:rsidR="00B879DE">
        <w:t xml:space="preserve"> statistical</w:t>
      </w:r>
      <w:r w:rsidR="00A72D32">
        <w:t xml:space="preserve"> power</w:t>
      </w:r>
      <w:r w:rsidR="009969F2" w:rsidRPr="00E03B11">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 </w:instrText>
      </w:r>
      <w:r w:rsidR="00066A79">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EN.CITE.DATA </w:instrText>
      </w:r>
      <w:r w:rsidR="00066A79">
        <w:fldChar w:fldCharType="end"/>
      </w:r>
      <w:r w:rsidR="009969F2" w:rsidRPr="00E03B11">
        <w:fldChar w:fldCharType="separate"/>
      </w:r>
      <w:r w:rsidR="00066A79">
        <w:rPr>
          <w:noProof/>
        </w:rPr>
        <w:t> [33]</w:t>
      </w:r>
      <w:r w:rsidR="009969F2" w:rsidRPr="00E03B11">
        <w:fldChar w:fldCharType="end"/>
      </w:r>
      <w:r w:rsidR="00DB06E2">
        <w:t>.</w:t>
      </w:r>
    </w:p>
    <w:p w14:paraId="5D36F38E" w14:textId="153A182B"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best described by a two-compartment model with first-order elimination, consistent with studies that utili</w:t>
      </w:r>
      <w:r w:rsidR="00A12DE6" w:rsidRPr="00E03B11">
        <w:t>s</w:t>
      </w:r>
      <w:r w:rsidRPr="00E03B11">
        <w:t>ed rich-sampling technique</w:t>
      </w:r>
      <w:r w:rsidR="00C2334D" w:rsidRPr="00E03B11">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EN.CITE.DATA </w:instrText>
      </w:r>
      <w:r w:rsidR="00066A79">
        <w:fldChar w:fldCharType="end"/>
      </w:r>
      <w:r w:rsidR="00C2334D" w:rsidRPr="00E03B11">
        <w:fldChar w:fldCharType="separate"/>
      </w:r>
      <w:r w:rsidR="00066A79">
        <w:rPr>
          <w:noProof/>
        </w:rPr>
        <w:t> [14, 16, 34]</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 </w:instrText>
      </w:r>
      <w:r w:rsidR="00066A79">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EN.CITE.DATA </w:instrText>
      </w:r>
      <w:r w:rsidR="00066A79">
        <w:fldChar w:fldCharType="end"/>
      </w:r>
      <w:r w:rsidR="0029658F" w:rsidRPr="00E03B11">
        <w:fldChar w:fldCharType="separate"/>
      </w:r>
      <w:r w:rsidR="00066A79">
        <w:rPr>
          <w:noProof/>
        </w:rPr>
        <w:t> [13, 15, 35]</w:t>
      </w:r>
      <w:r w:rsidR="0029658F" w:rsidRPr="00E03B11">
        <w:fldChar w:fldCharType="end"/>
      </w:r>
      <w:r w:rsidR="00AA50B6">
        <w:t>.</w:t>
      </w:r>
      <w:r w:rsidRPr="00E03B11">
        <w:t xml:space="preserve"> This disparity can be attributed to the sparse sampling in clinical practice, which limits the capture of a more informative two-compartment model.</w:t>
      </w:r>
      <w:r w:rsidR="002A14CB">
        <w:t xml:space="preserve"> </w:t>
      </w:r>
      <w:r w:rsidR="00D5798A" w:rsidRPr="00E03B11">
        <w:t xml:space="preserve">Body weight was </w:t>
      </w:r>
      <w:r w:rsidR="00266F53">
        <w:t>a</w:t>
      </w:r>
      <w:r w:rsidR="006E3D15">
        <w:t xml:space="preserve"> clinically relevant</w:t>
      </w:r>
      <w:r w:rsidR="00D5798A" w:rsidRPr="00E03B11">
        <w:t xml:space="preserve"> covariate in our model, and it significantly influenced </w:t>
      </w:r>
      <w:proofErr w:type="spellStart"/>
      <w:r w:rsidR="00D5798A" w:rsidRPr="00E03B11">
        <w:t>V</w:t>
      </w:r>
      <w:r w:rsidR="003404E6">
        <w:t>c</w:t>
      </w:r>
      <w:proofErr w:type="spellEnd"/>
      <w:r w:rsidR="00D5798A" w:rsidRPr="00E03B11">
        <w:t xml:space="preserve">. This finding aligns with a previous </w:t>
      </w:r>
      <w:proofErr w:type="spellStart"/>
      <w:r w:rsidR="00C96B95">
        <w:t>popPK</w:t>
      </w:r>
      <w:proofErr w:type="spellEnd"/>
      <w:r w:rsidR="00C96B95">
        <w:t xml:space="preserve"> </w:t>
      </w:r>
      <w:r w:rsidR="00D5798A" w:rsidRPr="00E03B11">
        <w:t>study</w:t>
      </w:r>
      <w:r w:rsidR="00FC12FA">
        <w:t xml:space="preserve"> conducting in ICU patients</w:t>
      </w:r>
      <w:r w:rsidR="00D5798A" w:rsidRPr="00E03B11">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D5798A" w:rsidRPr="00E03B11">
        <w:fldChar w:fldCharType="separate"/>
      </w:r>
      <w:r w:rsidR="00066A79">
        <w:rPr>
          <w:noProof/>
        </w:rPr>
        <w:t> [13]</w:t>
      </w:r>
      <w:r w:rsidR="00D5798A" w:rsidRPr="00E03B11">
        <w:fldChar w:fldCharType="end"/>
      </w:r>
      <w:r w:rsidR="00D5798A">
        <w:t>.</w:t>
      </w:r>
      <w:r w:rsidR="004179E2">
        <w:t xml:space="preserve"> </w:t>
      </w:r>
      <w:r w:rsidR="00D242BF">
        <w:t xml:space="preserve">It also makes sense physiologically as </w:t>
      </w:r>
      <w:r w:rsidR="00FA6954">
        <w:t>body weight is shown to be one of the main drivers of fluconazole pharmaco</w:t>
      </w:r>
      <w:r w:rsidR="001567E4">
        <w:t>kinetic in adults patients</w:t>
      </w:r>
      <w:r w:rsidR="00B32EEE">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 </w:instrText>
      </w:r>
      <w:r w:rsidR="00066A79">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EN.CITE.DATA </w:instrText>
      </w:r>
      <w:r w:rsidR="00066A79">
        <w:fldChar w:fldCharType="end"/>
      </w:r>
      <w:r w:rsidR="00B32EEE">
        <w:fldChar w:fldCharType="separate"/>
      </w:r>
      <w:r w:rsidR="00066A79">
        <w:rPr>
          <w:noProof/>
        </w:rPr>
        <w:t> [14, 36]</w:t>
      </w:r>
      <w:r w:rsidR="00B32EEE">
        <w:fldChar w:fldCharType="end"/>
      </w:r>
      <w:r w:rsidR="001567E4">
        <w:t>.</w:t>
      </w:r>
      <w:r w:rsidR="00D5798A" w:rsidRPr="00E03B11">
        <w:t xml:space="preserve"> Although LBW or </w:t>
      </w:r>
      <w:r w:rsidR="00A66218">
        <w:t>FFM</w:t>
      </w:r>
      <w:r w:rsidR="00D5798A" w:rsidRPr="00E03B11">
        <w:t xml:space="preserve"> may be better surrogates for </w:t>
      </w:r>
      <w:r w:rsidR="00805FB0">
        <w:t>central volume of distribution (</w:t>
      </w:r>
      <w:proofErr w:type="spellStart"/>
      <w:r w:rsidR="00D5798A" w:rsidRPr="00E03B11">
        <w:t>V</w:t>
      </w:r>
      <w:r w:rsidR="00BA25E1" w:rsidRPr="00BA25E1">
        <w:t>c</w:t>
      </w:r>
      <w:proofErr w:type="spellEnd"/>
      <w:r w:rsidR="00805FB0">
        <w:t xml:space="preserve">) </w:t>
      </w:r>
      <w:r w:rsidR="00D5798A">
        <w:t xml:space="preserve">for fluconazole, </w:t>
      </w:r>
      <w:r w:rsidR="00D5798A" w:rsidRPr="00E03B11">
        <w:t>we found that</w:t>
      </w:r>
      <w:ins w:id="113" w:author="Isabel Spriet" w:date="2024-01-19T10:33:00Z">
        <w:r w:rsidR="009B1E00">
          <w:t xml:space="preserve"> actual</w:t>
        </w:r>
        <w:del w:id="114" w:author="My Luong Vuong" w:date="2024-01-26T08:13:00Z">
          <w:r w:rsidR="009B1E00" w:rsidDel="00A10C7A">
            <w:delText>?</w:delText>
          </w:r>
        </w:del>
      </w:ins>
      <w:r w:rsidR="00D5798A" w:rsidRPr="00E03B11">
        <w:t xml:space="preserve"> </w:t>
      </w:r>
      <w:r w:rsidR="00D5798A">
        <w:t>body weight</w:t>
      </w:r>
      <w:r w:rsidR="000779BD">
        <w:t xml:space="preserve"> improved the model fit most</w:t>
      </w:r>
      <w:r w:rsidR="00D5798A" w:rsidRPr="00E03B11">
        <w:t xml:space="preserve">. </w:t>
      </w:r>
      <w:commentRangeStart w:id="115"/>
      <w:commentRangeStart w:id="116"/>
      <w:r w:rsidR="000779BD">
        <w:t>Furthermore</w:t>
      </w:r>
      <w:r w:rsidR="00D5798A">
        <w:t>, b</w:t>
      </w:r>
      <w:r w:rsidR="00D5798A" w:rsidRPr="00E03B11">
        <w:t>ody weight is preferred</w:t>
      </w:r>
      <w:r w:rsidR="000779BD">
        <w:t xml:space="preserve"> over </w:t>
      </w:r>
      <w:r w:rsidR="00B554FD">
        <w:t>BMI and FFM</w:t>
      </w:r>
      <w:r w:rsidR="00D5798A" w:rsidRPr="00E03B11">
        <w:t xml:space="preserve"> in clinical practice </w:t>
      </w:r>
      <w:r w:rsidR="00B554FD">
        <w:t xml:space="preserve">as it does not require </w:t>
      </w:r>
      <w:proofErr w:type="spellStart"/>
      <w:r w:rsidR="00B554FD">
        <w:t>guestimating</w:t>
      </w:r>
      <w:proofErr w:type="spellEnd"/>
      <w:r w:rsidR="00B554FD">
        <w:t xml:space="preserve"> the patient’s</w:t>
      </w:r>
      <w:r w:rsidR="00D5798A" w:rsidRPr="00E03B11">
        <w:t xml:space="preserve"> height</w:t>
      </w:r>
      <w:r w:rsidR="00D5798A"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066A79">
        <w:rPr>
          <w:noProof/>
        </w:rPr>
        <w:t> [18]</w:t>
      </w:r>
      <w:r w:rsidR="00D5798A" w:rsidRPr="00E03B11">
        <w:fldChar w:fldCharType="end"/>
      </w:r>
      <w:commentRangeEnd w:id="115"/>
      <w:r w:rsidR="009B1E00">
        <w:rPr>
          <w:rStyle w:val="CommentReference"/>
        </w:rPr>
        <w:commentReference w:id="115"/>
      </w:r>
      <w:commentRangeEnd w:id="116"/>
      <w:r w:rsidR="009A1AA6">
        <w:rPr>
          <w:rStyle w:val="CommentReference"/>
        </w:rPr>
        <w:commentReference w:id="116"/>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1846ED">
        <w:t>almost 3</w:t>
      </w:r>
      <w:r w:rsidR="00F02428">
        <w:t>-</w:t>
      </w:r>
      <w:r w:rsidR="001846ED">
        <w:t xml:space="preserve">fold </w:t>
      </w:r>
      <w:r w:rsidR="00F02428">
        <w:t xml:space="preserve">higher </w:t>
      </w:r>
      <w:r w:rsidR="001846ED">
        <w:t xml:space="preserve">when patients were on CRRT </w:t>
      </w:r>
      <w:r w:rsidR="00F02428">
        <w:t xml:space="preserve">as </w:t>
      </w:r>
      <w:r w:rsidR="001846ED">
        <w:t xml:space="preserve">compared </w:t>
      </w:r>
      <w:r w:rsidR="00F02428">
        <w:t xml:space="preserve">to </w:t>
      </w:r>
      <w:r w:rsidR="00DA6C55">
        <w:t xml:space="preserve">when </w:t>
      </w:r>
      <w:r w:rsidR="00F02428">
        <w:t>off</w:t>
      </w:r>
      <w:r w:rsidR="00DA6C55">
        <w:t xml:space="preserve"> CRRT. </w:t>
      </w:r>
      <w:r w:rsidR="00D07CB5">
        <w:t xml:space="preserve">This </w:t>
      </w:r>
      <w:r w:rsidR="002A0551">
        <w:t>acce</w:t>
      </w:r>
      <w:r w:rsidR="008A4C9A">
        <w:t>lerated on-</w:t>
      </w:r>
      <w:r w:rsidR="004D3F19">
        <w:t xml:space="preserve">CRRT </w:t>
      </w:r>
      <w:r w:rsidR="008A4C9A">
        <w:t xml:space="preserve">clearance </w:t>
      </w:r>
      <w:del w:id="117" w:author="Isabel Spriet" w:date="2024-01-19T10:33:00Z">
        <w:r w:rsidR="008A4C9A" w:rsidDel="009B1E00">
          <w:delText xml:space="preserve">may </w:delText>
        </w:r>
        <w:r w:rsidR="004D3F19" w:rsidDel="009B1E00">
          <w:delText>be</w:delText>
        </w:r>
      </w:del>
      <w:ins w:id="118" w:author="Isabel Spriet" w:date="2024-01-19T10:33:00Z">
        <w:r w:rsidR="009B1E00">
          <w:t>is</w:t>
        </w:r>
      </w:ins>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when kidney function is</w:t>
      </w:r>
      <w:r w:rsidR="00C82FEC">
        <w:t xml:space="preserve"> normal</w:t>
      </w:r>
      <w:r w:rsidR="00053E2C">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 </w:instrText>
      </w:r>
      <w:r w:rsidR="00066A79">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EN.CITE.DATA </w:instrText>
      </w:r>
      <w:r w:rsidR="00066A79">
        <w:fldChar w:fldCharType="end"/>
      </w:r>
      <w:r w:rsidR="00053E2C">
        <w:fldChar w:fldCharType="separate"/>
      </w:r>
      <w:r w:rsidR="00066A79">
        <w:rPr>
          <w:noProof/>
        </w:rPr>
        <w:t> [34]</w:t>
      </w:r>
      <w:r w:rsidR="00053E2C">
        <w:fldChar w:fldCharType="end"/>
      </w:r>
      <w:r w:rsidR="00C82FEC">
        <w:t>.</w:t>
      </w:r>
    </w:p>
    <w:p w14:paraId="7DFFBF45" w14:textId="09C3FCB7" w:rsidR="00116AAE" w:rsidRDefault="00582568" w:rsidP="00FA10AD">
      <w:del w:id="119" w:author="Isabel Spriet" w:date="2024-01-19T10:34:00Z">
        <w:r w:rsidDel="009B1E00">
          <w:delText xml:space="preserve">The </w:delText>
        </w:r>
      </w:del>
      <w:proofErr w:type="spellStart"/>
      <w:r w:rsidR="00B730E7">
        <w:t>eGFR</w:t>
      </w:r>
      <w:r w:rsidR="00B730E7" w:rsidRPr="00A72BCD">
        <w:rPr>
          <w:vertAlign w:val="subscript"/>
        </w:rPr>
        <w:t>CKD</w:t>
      </w:r>
      <w:proofErr w:type="spellEnd"/>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lastRenderedPageBreak/>
        <w:t xml:space="preserve">were </w:t>
      </w:r>
      <w:r w:rsidR="005B79C8">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 </w:instrText>
      </w:r>
      <w:r w:rsidR="00066A79">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EN.CITE.DATA </w:instrText>
      </w:r>
      <w:r w:rsidR="00066A79">
        <w:fldChar w:fldCharType="end"/>
      </w:r>
      <w:r w:rsidR="006F73FD">
        <w:fldChar w:fldCharType="separate"/>
      </w:r>
      <w:r w:rsidR="00066A79">
        <w:rPr>
          <w:noProof/>
        </w:rPr>
        <w:t> [13, 16]</w:t>
      </w:r>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when data is </w:t>
      </w:r>
      <w:r w:rsidR="0017061F">
        <w:t>missing at random</w:t>
      </w:r>
      <w:r w:rsidR="00BF2EC5">
        <w:fldChar w:fldCharType="begin"/>
      </w:r>
      <w:r w:rsidR="00066A79">
        <w:instrText xml:space="preserve"> ADDIN EN.CITE &lt;EndNote&gt;&lt;Cite&gt;&lt;Author&gt;Johansson Å&lt;/Author&gt;&lt;Year&gt;2013&lt;/Year&gt;&lt;RecNum&gt;63&lt;/RecNum&gt;&lt;DisplayText&gt; [37]&lt;/DisplayText&gt;&lt;record&gt;&lt;rec-number&gt;63&lt;/rec-number&gt;&lt;foreign-keys&gt;&lt;key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066A79">
        <w:rPr>
          <w:noProof/>
        </w:rPr>
        <w:t> [37]</w:t>
      </w:r>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r w:rsidR="00066A79">
        <w:instrText xml:space="preserve"> ADDIN EN.CITE &lt;EndNote&gt;&lt;Cite&gt;&lt;Author&gt;Huang&lt;/Author&gt;&lt;Year&gt;2022&lt;/Year&gt;&lt;RecNum&gt;72&lt;/RecNum&gt;&lt;DisplayText&gt; [38]&lt;/DisplayText&gt;&lt;record&gt;&lt;rec-number&gt;72&lt;/rec-number&gt;&lt;foreign-keys&gt;&lt;key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066A79">
        <w:rPr>
          <w:noProof/>
        </w:rPr>
        <w:t> [38]</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missing data in multiple times </w:t>
      </w:r>
      <w:r w:rsidR="00342E01" w:rsidRPr="00342E01">
        <w:t>with many different plausible values</w:t>
      </w:r>
      <w:r w:rsidR="00DF7754">
        <w:t xml:space="preserve">, </w:t>
      </w:r>
      <w:r w:rsidR="00C01288">
        <w:t>thereby accounting for the variability</w:t>
      </w:r>
      <w:r w:rsidR="00461C4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066A79">
        <w:rPr>
          <w:noProof/>
        </w:rPr>
        <w:t> [21]</w:t>
      </w:r>
      <w:r w:rsidR="00461C40">
        <w:fldChar w:fldCharType="end"/>
      </w:r>
      <w:r w:rsidR="007E4428">
        <w:t>.</w:t>
      </w:r>
      <w:r w:rsidR="00B95CFC">
        <w:t xml:space="preserve"> </w:t>
      </w:r>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commentRangeStart w:id="120"/>
      <w:commentRangeStart w:id="121"/>
      <w:r w:rsidR="009911D9">
        <w:t>There is a high need for a w</w:t>
      </w:r>
      <w:r w:rsidR="00AF5CE9">
        <w:t>ell-designed</w:t>
      </w:r>
      <w:r w:rsidR="009911D9">
        <w:t xml:space="preserve">, prospective clinical trial to confirm </w:t>
      </w:r>
      <w:commentRangeEnd w:id="120"/>
      <w:r w:rsidR="009B1E00">
        <w:rPr>
          <w:rStyle w:val="CommentReference"/>
        </w:rPr>
        <w:commentReference w:id="120"/>
      </w:r>
      <w:commentRangeEnd w:id="121"/>
      <w:r w:rsidR="00440C96">
        <w:rPr>
          <w:rStyle w:val="CommentReference"/>
        </w:rPr>
        <w:commentReference w:id="121"/>
      </w:r>
      <w:r w:rsidR="009911D9">
        <w:t xml:space="preserve">or refute the clinical relevance of </w:t>
      </w:r>
      <w:r w:rsidR="00BE7E50">
        <w:t>the renal function on PKPD target attainment during fluconazole therapy.</w:t>
      </w:r>
    </w:p>
    <w:p w14:paraId="73505988" w14:textId="0D838713" w:rsidR="00A24960" w:rsidRPr="00E03B11" w:rsidRDefault="00A24960" w:rsidP="00593CAA">
      <w:r w:rsidRPr="00E03B11">
        <w:t>The optimised</w:t>
      </w:r>
      <w:r w:rsidR="00BE7E50">
        <w:t xml:space="preserve"> </w:t>
      </w:r>
      <w:r w:rsidRPr="00E03B11">
        <w:t>dosing regimen</w:t>
      </w:r>
      <w:r w:rsidR="004859F2">
        <w:t xml:space="preserve"> guarantees pharmacotherapeutic equity in a diverse population</w:t>
      </w:r>
      <w:r w:rsidR="00C20A52">
        <w:t>,</w:t>
      </w:r>
      <w:r w:rsidR="004859F2">
        <w:t xml:space="preserve"> </w:t>
      </w:r>
      <w:r w:rsidR="00C20A52">
        <w:t xml:space="preserve">providing </w:t>
      </w:r>
      <w:r w:rsidR="004859F2">
        <w:t>adequate PKPD target attainment</w:t>
      </w:r>
      <w:r w:rsidR="00C20A52">
        <w:t xml:space="preserve"> and</w:t>
      </w:r>
      <w:ins w:id="122" w:author="Isabel Spriet" w:date="2024-01-19T10:36:00Z">
        <w:r w:rsidR="009B1E00">
          <w:t xml:space="preserve"> </w:t>
        </w:r>
      </w:ins>
      <w:r w:rsidRPr="00E03B11">
        <w:t>makes the use of TDM no longer necessary. TDM of fluconazole</w:t>
      </w:r>
      <w:r w:rsidR="0039037D">
        <w:t xml:space="preserve"> </w:t>
      </w:r>
      <w:r w:rsidR="00EC7FA5">
        <w:t>is not widely recommended nor implemented, but advocated in rare circumstances such as for obese patients, patients on CRRT</w:t>
      </w:r>
      <w:ins w:id="123" w:author="Isabel Spriet" w:date="2024-01-19T10:36:00Z">
        <w:r w:rsidR="009B1E00">
          <w:t xml:space="preserve">, </w:t>
        </w:r>
      </w:ins>
      <w:del w:id="124" w:author="Isabel Spriet" w:date="2024-01-19T10:36:00Z">
        <w:r w:rsidR="00EC7FA5" w:rsidDel="009B1E00">
          <w:delText xml:space="preserve"> or</w:delText>
        </w:r>
      </w:del>
      <w:r w:rsidR="00EC7FA5">
        <w:t xml:space="preserve"> in patients with sepsis</w:t>
      </w:r>
      <w:r w:rsidR="00D875A9">
        <w:fldChar w:fldCharType="begin"/>
      </w:r>
      <w:r w:rsidR="00066A79">
        <w:instrText xml:space="preserve"> ADDIN EN.CITE &lt;EndNote&gt;&lt;Cite&gt;&lt;Author&gt;Lewis&lt;/Author&gt;&lt;Year&gt;2015&lt;/Year&gt;&lt;RecNum&gt;68&lt;/RecNum&gt;&lt;DisplayText&gt; [12]&lt;/DisplayText&gt;&lt;record&gt;&lt;rec-number&gt;68&lt;/rec-number&gt;&lt;foreign-keys&gt;&lt;key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r w:rsidR="00066A79">
        <w:rPr>
          <w:noProof/>
        </w:rPr>
        <w:t> [12]</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 </w:instrText>
      </w:r>
      <w:r w:rsidR="00066A79">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EN.CITE.DATA </w:instrText>
      </w:r>
      <w:r w:rsidR="00066A79">
        <w:fldChar w:fldCharType="end"/>
      </w:r>
      <w:r w:rsidRPr="00E03B11">
        <w:fldChar w:fldCharType="separate"/>
      </w:r>
      <w:r w:rsidR="00066A79">
        <w:rPr>
          <w:noProof/>
        </w:rPr>
        <w:t> [39]</w:t>
      </w:r>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r w:rsidR="00DD32B1">
        <w:t xml:space="preserve">optimised </w:t>
      </w:r>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r w:rsidR="00776AEF">
        <w:t xml:space="preserve"> </w:t>
      </w:r>
    </w:p>
    <w:p w14:paraId="1D29AC9B" w14:textId="2674CD87" w:rsidR="00CB50CB" w:rsidRDefault="007E5073" w:rsidP="0072645E">
      <w:r w:rsidRPr="007E5073">
        <w:t xml:space="preserve">We have </w:t>
      </w:r>
      <w:r w:rsidRPr="00952395">
        <w:t>developed an</w:t>
      </w:r>
      <w:r w:rsidR="00BC3285" w:rsidRPr="00952395">
        <w:t xml:space="preserve"> easy-to-implement,</w:t>
      </w:r>
      <w:r w:rsidRPr="00952395">
        <w:t xml:space="preserve"> </w:t>
      </w:r>
      <w:r w:rsidR="00486D97" w:rsidRPr="00952395">
        <w:t>optimi</w:t>
      </w:r>
      <w:r w:rsidR="00486D97">
        <w:t>s</w:t>
      </w:r>
      <w:r w:rsidR="00486D97" w:rsidRPr="00952395">
        <w:t xml:space="preserve">ed </w:t>
      </w:r>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commentRangeStart w:id="125"/>
      <w:commentRangeStart w:id="126"/>
      <w:commentRangeStart w:id="127"/>
      <w:r w:rsidR="00BC3285" w:rsidRPr="00952395">
        <w:t>However, we do not claim to have identified the sole 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commentRangeEnd w:id="125"/>
      <w:r w:rsidR="009B1E00">
        <w:rPr>
          <w:rStyle w:val="CommentReference"/>
        </w:rPr>
        <w:commentReference w:id="125"/>
      </w:r>
      <w:commentRangeEnd w:id="126"/>
      <w:r w:rsidR="00AB01E5">
        <w:rPr>
          <w:rStyle w:val="CommentReference"/>
        </w:rPr>
        <w:commentReference w:id="126"/>
      </w:r>
      <w:commentRangeEnd w:id="127"/>
      <w:r w:rsidR="00697C6E">
        <w:rPr>
          <w:rStyle w:val="CommentReference"/>
        </w:rPr>
        <w:commentReference w:id="127"/>
      </w:r>
      <w:r w:rsidRPr="007E5073">
        <w:t xml:space="preserve">. </w:t>
      </w:r>
      <w:r w:rsidR="00A0176A">
        <w:t xml:space="preserve">The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proofErr w:type="spellStart"/>
      <w:r w:rsidR="003713E8">
        <w:t>under</w:t>
      </w:r>
      <w:r w:rsidR="00507ABC">
        <w:t>gu</w:t>
      </w:r>
      <w:r w:rsidRPr="007E5073">
        <w:t>estimat</w:t>
      </w:r>
      <w:r w:rsidR="00507ABC">
        <w:t>ion</w:t>
      </w:r>
      <w:proofErr w:type="spellEnd"/>
      <w:r w:rsidR="00507ABC">
        <w:t xml:space="preserve"> of their</w:t>
      </w:r>
      <w:r w:rsidRPr="007E5073">
        <w:t xml:space="preserve"> body weight. Given the challenges associated with accurately measuring body weight </w:t>
      </w:r>
      <w:r w:rsidR="00623061">
        <w:t>of patients confined to their bed</w:t>
      </w:r>
      <w:r w:rsidR="006F6402">
        <w:t>s</w:t>
      </w:r>
      <w:ins w:id="128" w:author="Isabel Spriet" w:date="2024-01-19T10:38:00Z">
        <w:r w:rsidR="009B1E00">
          <w:t xml:space="preserve"> in the ICU setting</w:t>
        </w:r>
      </w:ins>
      <w:r w:rsidRPr="007E5073">
        <w:t xml:space="preserve">, </w:t>
      </w:r>
      <w:r w:rsidR="007F1648">
        <w:t>we incorporated this</w:t>
      </w:r>
      <w:r w:rsidR="007F1648" w:rsidRPr="007E5073">
        <w:t xml:space="preserve"> </w:t>
      </w:r>
      <w:r w:rsidR="006F6402">
        <w:t>precautionary measure</w:t>
      </w:r>
      <w:r w:rsidR="00143934" w:rsidRPr="00E03B11">
        <w:fldChar w:fldCharType="begin"/>
      </w:r>
      <w:r w:rsidR="00066A79">
        <w:instrText xml:space="preserve"> ADDIN EN.CITE &lt;EndNote&gt;&lt;Cite&gt;&lt;Author&gt;Darnis&lt;/Author&gt;&lt;Year&gt;2012&lt;/Year&gt;&lt;RecNum&gt;64&lt;/RecNum&gt;&lt;DisplayText&gt; [40]&lt;/DisplayText&gt;&lt;record&gt;&lt;rec-number&gt;64&lt;/rec-number&gt;&lt;foreign-keys&gt;&lt;key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066A79">
        <w:rPr>
          <w:noProof/>
        </w:rPr>
        <w:t> [40]</w:t>
      </w:r>
      <w:r w:rsidR="00143934" w:rsidRPr="00E03B11">
        <w:fldChar w:fldCharType="end"/>
      </w:r>
      <w:r w:rsidR="00A14F24">
        <w:t>.</w:t>
      </w:r>
    </w:p>
    <w:p w14:paraId="5429EA5E" w14:textId="5DED9F79" w:rsidR="0036411B" w:rsidRDefault="00047E03" w:rsidP="00593CAA">
      <w:r>
        <w:lastRenderedPageBreak/>
        <w:t xml:space="preserve">The proposed regimen was also demonstrated to be safe (risk of having </w:t>
      </w:r>
      <w:proofErr w:type="spellStart"/>
      <w:r>
        <w:t>C</w:t>
      </w:r>
      <w:r w:rsidRPr="00E12082">
        <w:rPr>
          <w:vertAlign w:val="subscript"/>
        </w:rPr>
        <w:t>trough</w:t>
      </w:r>
      <w:proofErr w:type="spellEnd"/>
      <w:r>
        <w:t xml:space="preserve"> ≥80 mg/L of &lt;0.5%). Being both effective, convenient</w:t>
      </w:r>
      <w:r w:rsidR="005E136A">
        <w:t>,</w:t>
      </w:r>
      <w:r>
        <w:t xml:space="preserve"> and safe makes it an ideal </w:t>
      </w:r>
      <w:r w:rsidR="006F7B09">
        <w:t xml:space="preserve">dosing </w:t>
      </w:r>
      <w:r w:rsidR="000005EE">
        <w:t>to be used in clinical practice</w:t>
      </w:r>
      <w:r w:rsidR="00A356E7">
        <w:t xml:space="preserve"> in</w:t>
      </w:r>
      <w:r w:rsidR="005009F7">
        <w:t xml:space="preserve"> intensive care units worldwide</w:t>
      </w:r>
      <w:r w:rsidR="00395A2C">
        <w:t xml:space="preserve"> to treat patients infected with </w:t>
      </w:r>
      <w:r w:rsidR="00443C76" w:rsidRPr="0042166A">
        <w:rPr>
          <w:i/>
          <w:iCs/>
        </w:rPr>
        <w:t>Candida</w:t>
      </w:r>
      <w:r w:rsidR="00443C76">
        <w:t xml:space="preserve"> species of MIC ≤2 mg/L</w:t>
      </w:r>
      <w:r w:rsidR="000005EE">
        <w:t>.</w:t>
      </w:r>
      <w:r w:rsidR="005009F7">
        <w:t xml:space="preserve"> </w:t>
      </w:r>
      <w:commentRangeStart w:id="129"/>
      <w:commentRangeStart w:id="130"/>
      <w:r w:rsidR="00E6586F">
        <w:t>However, w</w:t>
      </w:r>
      <w:r w:rsidR="00850220">
        <w:t xml:space="preserve">ith </w:t>
      </w:r>
      <w:r w:rsidR="00DB1F17">
        <w:t>“</w:t>
      </w:r>
      <w:r w:rsidR="00DB1F17" w:rsidRPr="00DB1F17">
        <w:t>susceptible, increased exposure</w:t>
      </w:r>
      <w:r w:rsidR="00561113">
        <w:t>”</w:t>
      </w:r>
      <w:ins w:id="131" w:author="My Luong Vuong" w:date="2024-01-26T17:44:00Z">
        <w:r w:rsidR="00134107">
          <w:t xml:space="preserve"> non</w:t>
        </w:r>
      </w:ins>
      <w:ins w:id="132" w:author="My Luong Vuong" w:date="2024-01-30T23:46:00Z">
        <w:r w:rsidR="00DD06E4">
          <w:t>–</w:t>
        </w:r>
      </w:ins>
      <w:ins w:id="133" w:author="My Luong Vuong" w:date="2024-01-26T17:44:00Z">
        <w:r w:rsidR="00134107" w:rsidRPr="00EF77ED">
          <w:rPr>
            <w:i/>
            <w:iCs/>
            <w:rPrChange w:id="134" w:author="My Luong Vuong" w:date="2024-01-30T23:47:00Z">
              <w:rPr/>
            </w:rPrChange>
          </w:rPr>
          <w:t>Candia glabrata</w:t>
        </w:r>
      </w:ins>
      <w:r w:rsidR="00561113">
        <w:t xml:space="preserve"> species (MIC</w:t>
      </w:r>
      <w:r w:rsidR="00F02F16">
        <w:t xml:space="preserve"> </w:t>
      </w:r>
      <w:r w:rsidR="00FE40E2">
        <w:t xml:space="preserve">of 4 mg/L), </w:t>
      </w:r>
      <w:r w:rsidR="007719B2" w:rsidRPr="007719B2">
        <w:t>our recommended regimen demonstrated poor target attainment, indicating the necessity of a</w:t>
      </w:r>
      <w:r w:rsidR="00750B30">
        <w:t xml:space="preserve"> much</w:t>
      </w:r>
      <w:r w:rsidR="007719B2" w:rsidRPr="007719B2">
        <w:t xml:space="preserve"> higher dose.</w:t>
      </w:r>
      <w:ins w:id="135" w:author="My Luong Vuong" w:date="2024-01-26T17:44:00Z">
        <w:r w:rsidR="001E18A5">
          <w:t xml:space="preserve"> The same is true for </w:t>
        </w:r>
        <w:proofErr w:type="spellStart"/>
        <w:r w:rsidR="001E18A5" w:rsidRPr="00B3391B">
          <w:rPr>
            <w:i/>
            <w:iCs/>
            <w:rPrChange w:id="136" w:author="My Luong Vuong" w:date="2024-01-30T23:47:00Z">
              <w:rPr/>
            </w:rPrChange>
          </w:rPr>
          <w:t>C.glabrata</w:t>
        </w:r>
        <w:proofErr w:type="spellEnd"/>
        <w:r w:rsidR="001E18A5">
          <w:t xml:space="preserve"> species with MICs up</w:t>
        </w:r>
      </w:ins>
      <w:ins w:id="137" w:author="My Luong Vuong" w:date="2024-01-30T23:47:00Z">
        <w:r w:rsidR="00792479">
          <w:t xml:space="preserve"> </w:t>
        </w:r>
      </w:ins>
      <w:ins w:id="138" w:author="My Luong Vuong" w:date="2024-01-26T17:44:00Z">
        <w:r w:rsidR="001E18A5">
          <w:t>to 16 mg/L.</w:t>
        </w:r>
      </w:ins>
      <w:r w:rsidR="007719B2" w:rsidRPr="007719B2">
        <w:t xml:space="preserve"> This raises concerns regarding safety.</w:t>
      </w:r>
      <w:commentRangeEnd w:id="129"/>
      <w:r w:rsidR="009B1E00">
        <w:rPr>
          <w:rStyle w:val="CommentReference"/>
        </w:rPr>
        <w:commentReference w:id="129"/>
      </w:r>
      <w:commentRangeEnd w:id="130"/>
      <w:r w:rsidR="00DA4CEA">
        <w:rPr>
          <w:rStyle w:val="CommentReference"/>
        </w:rPr>
        <w:commentReference w:id="130"/>
      </w:r>
    </w:p>
    <w:p w14:paraId="49ACDA9B" w14:textId="6B3AE4C1" w:rsidR="00CB50CB" w:rsidRPr="00E03B11" w:rsidRDefault="00CB50CB" w:rsidP="00593CAA">
      <w:commentRangeStart w:id="139"/>
      <w:commentRangeStart w:id="140"/>
      <w:commentRangeStart w:id="141"/>
      <w:commentRangeStart w:id="142"/>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available data in our </w:t>
      </w:r>
      <w:r w:rsidR="00470F40" w:rsidRPr="00470F40">
        <w:t>IPDMA</w:t>
      </w:r>
      <w:r w:rsidR="0018159C">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066A79">
        <w:rPr>
          <w:noProof/>
        </w:rPr>
        <w:t> [41]</w:t>
      </w:r>
      <w:r w:rsidR="0018159C">
        <w:fldChar w:fldCharType="end"/>
      </w:r>
      <w:commentRangeEnd w:id="139"/>
      <w:r w:rsidR="009B1E00">
        <w:rPr>
          <w:rStyle w:val="CommentReference"/>
        </w:rPr>
        <w:commentReference w:id="139"/>
      </w:r>
      <w:commentRangeEnd w:id="140"/>
      <w:r w:rsidR="00DA4CEA">
        <w:rPr>
          <w:rStyle w:val="CommentReference"/>
        </w:rPr>
        <w:commentReference w:id="140"/>
      </w:r>
      <w:commentRangeEnd w:id="141"/>
      <w:r w:rsidR="00CE3E66">
        <w:rPr>
          <w:rStyle w:val="CommentReference"/>
        </w:rPr>
        <w:commentReference w:id="141"/>
      </w:r>
      <w:commentRangeEnd w:id="142"/>
      <w:r w:rsidR="00917671">
        <w:rPr>
          <w:rStyle w:val="CommentReference"/>
        </w:rPr>
        <w:commentReference w:id="142"/>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 xml:space="preserve">may not always </w:t>
      </w:r>
      <w:proofErr w:type="spellStart"/>
      <w:r w:rsidR="00261E77">
        <w:t>outw</w:t>
      </w:r>
      <w:r w:rsidR="00543F1B">
        <w:t>eight</w:t>
      </w:r>
      <w:proofErr w:type="spellEnd"/>
      <w:r w:rsidR="00543F1B">
        <w:t xml:space="preserve"> the benefits and should be seriously considered before initi</w:t>
      </w:r>
      <w:r w:rsidR="008B32AE">
        <w:t>atio</w:t>
      </w:r>
      <w:r w:rsidR="00662B4C">
        <w:t>n</w:t>
      </w:r>
      <w:r w:rsidR="00C35CF2">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066A79">
        <w:rPr>
          <w:noProof/>
        </w:rPr>
        <w:t> [41]</w:t>
      </w:r>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w:t>
      </w:r>
      <w:commentRangeStart w:id="143"/>
      <w:commentRangeStart w:id="144"/>
      <w:commentRangeStart w:id="145"/>
      <w:r w:rsidR="001077C9">
        <w:t xml:space="preserve">Second, </w:t>
      </w:r>
      <w:r w:rsidRPr="00E03B11">
        <w:t xml:space="preserve">we were unable to differentiate between different types CRRT due to a lack of information.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972F81" w:rsidRPr="00E03B11">
        <w:fldChar w:fldCharType="separate"/>
      </w:r>
      <w:r w:rsidR="00066A79">
        <w:rPr>
          <w:noProof/>
        </w:rPr>
        <w:t> [42]</w:t>
      </w:r>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B635F9">
        <w:t>.</w:t>
      </w:r>
      <w:commentRangeEnd w:id="143"/>
      <w:r w:rsidR="009B1E00">
        <w:rPr>
          <w:rStyle w:val="CommentReference"/>
        </w:rPr>
        <w:commentReference w:id="143"/>
      </w:r>
      <w:commentRangeEnd w:id="144"/>
      <w:r w:rsidR="00DA4CEA">
        <w:rPr>
          <w:rStyle w:val="CommentReference"/>
        </w:rPr>
        <w:commentReference w:id="144"/>
      </w:r>
      <w:commentRangeEnd w:id="145"/>
      <w:r w:rsidR="00A91085">
        <w:rPr>
          <w:rStyle w:val="CommentReference"/>
        </w:rPr>
        <w:commentReference w:id="145"/>
      </w:r>
      <w:r w:rsidR="00102674" w:rsidRPr="00E03B11">
        <w:t xml:space="preserve"> However, </w:t>
      </w:r>
      <w:r w:rsidR="00AE5A57" w:rsidRPr="00E03B11">
        <w:t xml:space="preserve">due to </w:t>
      </w:r>
      <w:r w:rsidR="00AE5A57">
        <w:t>a</w:t>
      </w:r>
      <w:r w:rsidR="00AE5A57" w:rsidRPr="00E03B11">
        <w:t xml:space="preserve"> limited representation in our study (</w:t>
      </w:r>
      <w:del w:id="146" w:author="My Luong Vuong" w:date="2024-01-31T10:00:00Z">
        <w:r w:rsidR="00AE5A57" w:rsidRPr="00E03B11" w:rsidDel="00C736E4">
          <w:delText>18</w:delText>
        </w:r>
      </w:del>
      <w:ins w:id="147" w:author="My Luong Vuong" w:date="2024-01-31T10:00:00Z">
        <w:r w:rsidR="00C736E4" w:rsidRPr="00E03B11">
          <w:t>1</w:t>
        </w:r>
        <w:r w:rsidR="00C736E4">
          <w:t>9.2</w:t>
        </w:r>
      </w:ins>
      <w:r w:rsidR="00AE5A57" w:rsidRPr="00E03B11">
        <w:t>%</w:t>
      </w:r>
      <w:r w:rsidR="00E17D60">
        <w:t xml:space="preserve"> of patients were on</w:t>
      </w:r>
      <w:r w:rsidR="00AE5A57" w:rsidRPr="00E03B11">
        <w:t xml:space="preserve"> CRRT</w:t>
      </w:r>
      <w:r w:rsidR="00E17D60">
        <w:t xml:space="preserve"> at least once</w:t>
      </w:r>
      <w:r w:rsidR="00AE5A57" w:rsidRPr="00E03B11">
        <w:t>)</w:t>
      </w:r>
      <w:r w:rsidR="00AE5A57">
        <w:t xml:space="preserve">, </w:t>
      </w:r>
      <w:r w:rsidR="00102674" w:rsidRPr="00E03B11">
        <w:t xml:space="preserve">we could </w:t>
      </w:r>
      <w:r w:rsidR="008B6720">
        <w:t xml:space="preserve">not </w:t>
      </w:r>
      <w:r w:rsidR="00102674" w:rsidRPr="00E03B11">
        <w:t xml:space="preserve">detect significant effects of </w:t>
      </w:r>
      <w:r w:rsidR="00C0491B">
        <w:t>different</w:t>
      </w:r>
      <w:r w:rsidR="00711EC2">
        <w:t xml:space="preserve"> </w:t>
      </w:r>
      <w:r w:rsidR="00102674" w:rsidRPr="00E03B11">
        <w:t>CRRT types.</w:t>
      </w:r>
      <w:r w:rsidR="007B40FD" w:rsidRPr="00E03B11">
        <w:t xml:space="preserve"> Furthermore, different CRRT flow rates (i.e., </w:t>
      </w:r>
      <w:commentRangeStart w:id="148"/>
      <w:commentRangeStart w:id="149"/>
      <w:r w:rsidR="007B40FD" w:rsidRPr="00E03B11">
        <w:t xml:space="preserve">dialysate rate </w:t>
      </w:r>
      <w:commentRangeEnd w:id="148"/>
      <w:r w:rsidR="00413C52">
        <w:rPr>
          <w:rStyle w:val="CommentReference"/>
        </w:rPr>
        <w:commentReference w:id="148"/>
      </w:r>
      <w:commentRangeEnd w:id="149"/>
      <w:r w:rsidR="00B04BDE">
        <w:rPr>
          <w:rStyle w:val="CommentReference"/>
        </w:rPr>
        <w:commentReference w:id="149"/>
      </w:r>
      <w:r w:rsidR="007B40FD" w:rsidRPr="00E03B11">
        <w:t>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r w:rsidR="006F6EA5">
        <w:t>when</w:t>
      </w:r>
      <w:r w:rsidRPr="00E03B11">
        <w:t xml:space="preserve"> 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r w:rsidR="00066A79">
        <w:instrText xml:space="preserve"> ADDIN EN.CITE &lt;EndNote&gt;&lt;Cite&gt;&lt;Author&gt;Huang&lt;/Author&gt;&lt;Year&gt;2022&lt;/Year&gt;&lt;RecNum&gt;65&lt;/RecNum&gt;&lt;DisplayText&gt; [38]&lt;/DisplayText&gt;&lt;record&gt;&lt;rec-number&gt;65&lt;/rec-number&gt;&lt;foreign-keys&gt;&lt;key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066A79">
        <w:rPr>
          <w:noProof/>
        </w:rPr>
        <w:t> [38]</w:t>
      </w:r>
      <w:r w:rsidR="00A724FF" w:rsidRPr="00E03B11">
        <w:fldChar w:fldCharType="end"/>
      </w:r>
      <w:r w:rsidR="001B14F4">
        <w:t>.</w:t>
      </w:r>
      <w:r w:rsidRPr="00E03B11">
        <w:t xml:space="preserve"> </w:t>
      </w:r>
      <w:ins w:id="150" w:author="My Luong Vuong" w:date="2024-01-31T11:57:00Z">
        <w:r w:rsidR="00213909">
          <w:t xml:space="preserve">Finally, </w:t>
        </w:r>
      </w:ins>
      <w:ins w:id="151" w:author="My Luong Vuong" w:date="2024-01-31T12:11:00Z">
        <w:r w:rsidR="00927CB1">
          <w:t xml:space="preserve">our </w:t>
        </w:r>
      </w:ins>
      <w:ins w:id="152" w:author="My Luong Vuong" w:date="2024-01-31T12:14:00Z">
        <w:r w:rsidR="00876A9E">
          <w:t xml:space="preserve">study </w:t>
        </w:r>
        <w:r w:rsidR="0080718D">
          <w:t xml:space="preserve">did not provide </w:t>
        </w:r>
      </w:ins>
      <w:ins w:id="153" w:author="My Luong Vuong" w:date="2024-01-31T13:30:00Z">
        <w:r w:rsidR="00044832">
          <w:t xml:space="preserve">a </w:t>
        </w:r>
      </w:ins>
      <w:ins w:id="154" w:author="My Luong Vuong" w:date="2024-01-31T12:14:00Z">
        <w:r w:rsidR="0080718D">
          <w:t>dosing recommendation for patients</w:t>
        </w:r>
      </w:ins>
      <w:ins w:id="155" w:author="My Luong Vuong" w:date="2024-01-31T12:13:00Z">
        <w:r w:rsidR="00345C90">
          <w:t xml:space="preserve"> on concomitant CRRT and </w:t>
        </w:r>
        <w:r w:rsidR="00345C90" w:rsidRPr="00345C90">
          <w:t>extracorporeal membrane oxygenation (ECMO)</w:t>
        </w:r>
        <w:r w:rsidR="00345C90">
          <w:t>.</w:t>
        </w:r>
      </w:ins>
      <w:ins w:id="156" w:author="My Luong Vuong" w:date="2024-01-31T12:15:00Z">
        <w:r w:rsidR="00976BBF">
          <w:t xml:space="preserve"> </w:t>
        </w:r>
      </w:ins>
      <w:ins w:id="157" w:author="My Luong Vuong" w:date="2024-01-31T12:16:00Z">
        <w:r w:rsidR="00D50B22">
          <w:t>Nevertheless</w:t>
        </w:r>
      </w:ins>
      <w:ins w:id="158" w:author="My Luong Vuong" w:date="2024-01-31T12:15:00Z">
        <w:r w:rsidR="00976BBF">
          <w:t xml:space="preserve">, </w:t>
        </w:r>
      </w:ins>
      <w:ins w:id="159" w:author="My Luong Vuong" w:date="2024-01-31T13:33:00Z">
        <w:r w:rsidR="00636251">
          <w:t xml:space="preserve">we did come to the </w:t>
        </w:r>
        <w:r w:rsidR="00C276F8">
          <w:t>similar</w:t>
        </w:r>
        <w:r w:rsidR="00636251">
          <w:t xml:space="preserve"> conclusion as </w:t>
        </w:r>
      </w:ins>
      <w:ins w:id="160" w:author="My Luong Vuong" w:date="2024-01-31T13:32:00Z">
        <w:r w:rsidR="009510DB">
          <w:t xml:space="preserve">the </w:t>
        </w:r>
      </w:ins>
      <w:ins w:id="161" w:author="My Luong Vuong" w:date="2024-01-31T13:31:00Z">
        <w:r w:rsidR="004B6FFB">
          <w:t>recent study by Emmanuel et al.</w:t>
        </w:r>
      </w:ins>
      <w:ins w:id="162" w:author="My Luong Vuong" w:date="2024-01-31T13:36:00Z">
        <w:r w:rsidR="00DE3F3C">
          <w:t xml:space="preserve"> conducted in this patient population</w:t>
        </w:r>
      </w:ins>
      <w:ins w:id="163" w:author="My Luong Vuong" w:date="2024-01-31T13:33:00Z">
        <w:r w:rsidR="00C276F8">
          <w:t xml:space="preserve">, </w:t>
        </w:r>
      </w:ins>
      <w:ins w:id="164" w:author="My Luong Vuong" w:date="2024-01-31T13:31:00Z">
        <w:r w:rsidR="004B6FFB">
          <w:t xml:space="preserve"> </w:t>
        </w:r>
      </w:ins>
      <w:ins w:id="165" w:author="My Luong Vuong" w:date="2024-01-31T13:33:00Z">
        <w:r w:rsidR="00C276F8">
          <w:t>in which they also suggest</w:t>
        </w:r>
        <w:r w:rsidR="00D85D66">
          <w:t>ed</w:t>
        </w:r>
        <w:r w:rsidR="00C276F8">
          <w:t xml:space="preserve"> </w:t>
        </w:r>
      </w:ins>
      <w:ins w:id="166" w:author="My Luong Vuong" w:date="2024-01-31T13:37:00Z">
        <w:r w:rsidR="006A7F7D">
          <w:t>a fluconazole dosing regimen based on body weight</w:t>
        </w:r>
      </w:ins>
      <w:r w:rsidR="00877F74">
        <w:fldChar w:fldCharType="begin"/>
      </w:r>
      <w:r w:rsidR="00877F74">
        <w:instrText xml:space="preserve"> ADDIN EN.CITE &lt;EndNote&gt;&lt;Cite&gt;&lt;Author&gt;Novy&lt;/Author&gt;&lt;Year&gt;2024&lt;/Year&gt;&lt;RecNum&gt;78&lt;/RecNum&gt;&lt;DisplayText&gt; [43]&lt;/DisplayText&gt;&lt;record&gt;&lt;rec-number&gt;78&lt;/rec-number&gt;&lt;foreign-keys&gt;&lt;key app="EN" db-id="xred9e5sg009pcetsepxtfs0dwxsa5rzvawx" timestamp="1706699155"&gt;78&lt;/key&gt;&lt;/foreign-keys&gt;&lt;ref-type name="Journal Article"&gt;17&lt;/ref-type&gt;&lt;contributors&gt;&lt;authors&gt;&lt;author&gt;Emmanuel Novy&lt;/author&gt;&lt;author&gt;Mohd H. Abdul-Aziz&lt;/author&gt;&lt;author&gt;Vesa Cheng&lt;/author&gt;&lt;author&gt;Fay Burrows&lt;/author&gt;&lt;author&gt;Hergen Buscher&lt;/author&gt;&lt;author&gt;Amanda Corley&lt;/author&gt;&lt;author&gt;Arne Diehl&lt;/author&gt;&lt;author&gt;Eileen Gilder&lt;/author&gt;&lt;author&gt;Bianca J. Levkovich&lt;/author&gt;&lt;author&gt;Shay McGuinness&lt;/author&gt;&lt;author&gt;Jenny Ordonez&lt;/author&gt;&lt;author&gt;Rachael Parke&lt;/author&gt;&lt;author&gt;Suzanne Parker&lt;/author&gt;&lt;author&gt;Vincent Pellegrino&lt;/author&gt;&lt;author&gt;Claire Reynolds&lt;/author&gt;&lt;author&gt;Sam Rudham&lt;/author&gt;&lt;author&gt;Steven C. Wallis&lt;/author&gt;&lt;author&gt;Susan A. Welch&lt;/author&gt;&lt;author&gt;John F. Fraser&lt;/author&gt;&lt;author&gt;Kiran Shekar&lt;/author&gt;&lt;author&gt;Jason A. Roberts&lt;/author&gt;&lt;/authors&gt;&lt;/contributors&gt;&lt;titles&gt;&lt;title&gt;Population pharmacokinetics of fluconazole in critically ill patients receiving extracorporeal membrane oxygenation and continuous renal replacement therapy: an ASAP ECMO study&lt;/title&gt;&lt;secondary-title&gt;Antimicrobial Agents and Chemotherapy&lt;/secondary-title&gt;&lt;/titles&gt;&lt;periodical&gt;&lt;full-title&gt;Antimicrobial Agents and Chemotherapy&lt;/full-title&gt;&lt;/periodical&gt;&lt;pages&gt;e01201-23&lt;/pages&gt;&lt;volume&gt;68&lt;/volume&gt;&lt;number&gt;1&lt;/number&gt;&lt;dates&gt;&lt;year&gt;2024&lt;/year&gt;&lt;/dates&gt;&lt;urls&gt;&lt;related-urls&gt;&lt;url&gt;https://journals.asm.org/doi/abs/10.1128/aac.01201-23&lt;/url&gt;&lt;/related-urls&gt;&lt;/urls&gt;&lt;electronic-resource-num&gt;doi:10.1128/aac.01201-23&lt;/electronic-resource-num&gt;&lt;/record&gt;&lt;/Cite&gt;&lt;/EndNote&gt;</w:instrText>
      </w:r>
      <w:r w:rsidR="00877F74">
        <w:fldChar w:fldCharType="separate"/>
      </w:r>
      <w:r w:rsidR="00877F74">
        <w:rPr>
          <w:noProof/>
        </w:rPr>
        <w:t> [43]</w:t>
      </w:r>
      <w:r w:rsidR="00877F74">
        <w:fldChar w:fldCharType="end"/>
      </w:r>
      <w:ins w:id="167" w:author="My Luong Vuong" w:date="2024-01-31T13:38:00Z">
        <w:r w:rsidR="00425204">
          <w:t>.</w:t>
        </w:r>
      </w:ins>
      <w:ins w:id="168" w:author="My Luong Vuong" w:date="2024-01-31T13:33:00Z">
        <w:r w:rsidR="00C276F8">
          <w:t xml:space="preserve"> </w:t>
        </w:r>
      </w:ins>
      <w:ins w:id="169" w:author="My Luong Vuong" w:date="2024-01-31T13:32:00Z">
        <w:r w:rsidR="00A728C5">
          <w:t xml:space="preserve"> </w:t>
        </w:r>
      </w:ins>
    </w:p>
    <w:p w14:paraId="02C01D1A" w14:textId="0FE12E9D" w:rsidR="004B0DC8" w:rsidRDefault="00CB50CB" w:rsidP="00593CAA">
      <w:r w:rsidRPr="00E03B11">
        <w:t xml:space="preserve">In conclusion, our </w:t>
      </w:r>
      <w:proofErr w:type="spellStart"/>
      <w:r w:rsidRPr="00E03B11">
        <w:t>popPK</w:t>
      </w:r>
      <w:proofErr w:type="spellEnd"/>
      <w:r w:rsidRPr="00E03B11">
        <w:t xml:space="preserve">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lastRenderedPageBreak/>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dosing recommendations for this drug</w:t>
      </w:r>
      <w:r w:rsidR="004648A1">
        <w:t xml:space="preserve"> and to </w:t>
      </w:r>
      <w:r w:rsidR="00055089">
        <w:t>validate</w:t>
      </w:r>
      <w:r w:rsidR="004648A1">
        <w:t xml:space="preserve"> our dosing recommendation</w:t>
      </w:r>
      <w:r w:rsidRPr="00E03B11">
        <w:t>.</w:t>
      </w:r>
      <w:r w:rsidR="004B0DC8">
        <w:br w:type="page"/>
      </w:r>
    </w:p>
    <w:p w14:paraId="229594BA" w14:textId="2A322B2C" w:rsidR="00EE5777" w:rsidRDefault="00DB122C" w:rsidP="00494DCF">
      <w:pPr>
        <w:spacing w:after="0" w:line="480" w:lineRule="auto"/>
        <w:rPr>
          <w:b/>
          <w:bCs/>
        </w:rPr>
      </w:pPr>
      <w:r w:rsidRPr="00494DCF">
        <w:rPr>
          <w:b/>
          <w:bCs/>
        </w:rPr>
        <w:lastRenderedPageBreak/>
        <w:t>Acknowledgements</w:t>
      </w:r>
    </w:p>
    <w:p w14:paraId="02853BD5" w14:textId="4488A944" w:rsidR="00B37DE1" w:rsidRPr="00CE6856" w:rsidRDefault="00B82C7A" w:rsidP="00B37DE1">
      <w:r w:rsidRPr="00B82C7A">
        <w:t xml:space="preserve">The authors wish to thank </w:t>
      </w:r>
      <w:proofErr w:type="spellStart"/>
      <w:r w:rsidRPr="00B82C7A">
        <w:t>Thi</w:t>
      </w:r>
      <w:proofErr w:type="spellEnd"/>
      <w:r w:rsidRPr="00B82C7A">
        <w:t xml:space="preserve"> Nguyen and Sebastian Rosser from the University of Sydney for their valuable support in the </w:t>
      </w:r>
      <w:r w:rsidR="00EB1C88">
        <w:t>modelling step of this study</w:t>
      </w:r>
      <w:r w:rsidR="00B37DE1" w:rsidRPr="00494DCF">
        <w:t>.</w:t>
      </w:r>
    </w:p>
    <w:p w14:paraId="37558E76" w14:textId="4C7BA2A2" w:rsidR="00DB122C" w:rsidRPr="00494DCF" w:rsidRDefault="00DB122C" w:rsidP="00494DCF">
      <w:pPr>
        <w:spacing w:after="0" w:line="480" w:lineRule="auto"/>
        <w:rPr>
          <w:b/>
          <w:bCs/>
        </w:rPr>
      </w:pPr>
      <w:r w:rsidRPr="00494DCF">
        <w:rPr>
          <w:b/>
          <w:bCs/>
        </w:rPr>
        <w:t>Funding sources</w:t>
      </w:r>
    </w:p>
    <w:p w14:paraId="10767AB4" w14:textId="5E3A68AA" w:rsidR="00A55057"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ins w:id="170" w:author="Isabel Spriet" w:date="2024-01-19T10:43:00Z">
        <w:r w:rsidR="00413C52">
          <w:t xml:space="preserve"> Isabel Spriet is supported by the Clinical Research Fund, University Hospitals Leuven, Belgium.</w:t>
        </w:r>
      </w:ins>
      <w:r w:rsidR="00A55057">
        <w:br w:type="page"/>
      </w:r>
    </w:p>
    <w:p w14:paraId="527CE4A1" w14:textId="6143B146" w:rsidR="00A55057" w:rsidRDefault="00A55057" w:rsidP="00593CAA">
      <w:pPr>
        <w:pStyle w:val="Heading1"/>
      </w:pPr>
      <w:r>
        <w:lastRenderedPageBreak/>
        <w:t>References</w:t>
      </w:r>
    </w:p>
    <w:p w14:paraId="03DA2D5F" w14:textId="3076DA49" w:rsidR="00877F74" w:rsidRPr="00877F74" w:rsidRDefault="00221AE5" w:rsidP="00877F74">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877F74" w:rsidRPr="00877F74">
        <w:t xml:space="preserve">[1] Cornely OA, Bassetti M, Calandra T, Garbino J, Kullberg BJ, Lortholary O, et al. ESCMID* guideline for the diagnosis and management of Candida diseases 2012: non-neutropenic adult patients. Clin Microbiol Infect. 2012;18 Suppl 7:19-37. </w:t>
      </w:r>
      <w:hyperlink r:id="rId13" w:history="1">
        <w:r w:rsidR="00877F74" w:rsidRPr="00877F74">
          <w:rPr>
            <w:rStyle w:val="Hyperlink"/>
          </w:rPr>
          <w:t>http://doi.org/10.1111/1469-0691.12039</w:t>
        </w:r>
      </w:hyperlink>
      <w:r w:rsidR="00877F74" w:rsidRPr="00877F74">
        <w:t>.</w:t>
      </w:r>
    </w:p>
    <w:p w14:paraId="1E413780" w14:textId="47ECF241" w:rsidR="00877F74" w:rsidRPr="00877F74" w:rsidRDefault="00877F74" w:rsidP="00877F74">
      <w:pPr>
        <w:pStyle w:val="EndNoteBibliography"/>
        <w:spacing w:after="0"/>
      </w:pPr>
      <w:r w:rsidRPr="00877F74">
        <w:t xml:space="preserve">[2] Chen S, Slavin M, Nguyen Q, Marriott D, Playford EG, Ellis D, et al. Active surveillance for candidemia, Australia. Emerg Infect Dis. 2006;12:1508-16. </w:t>
      </w:r>
      <w:hyperlink r:id="rId14" w:history="1">
        <w:r w:rsidRPr="00877F74">
          <w:rPr>
            <w:rStyle w:val="Hyperlink"/>
          </w:rPr>
          <w:t>http://doi.org/10.3201/eid1210.060389</w:t>
        </w:r>
      </w:hyperlink>
      <w:r w:rsidRPr="00877F74">
        <w:t>.</w:t>
      </w:r>
    </w:p>
    <w:p w14:paraId="3147216D" w14:textId="6CB68D08" w:rsidR="00877F74" w:rsidRPr="00877F74" w:rsidRDefault="00877F74" w:rsidP="00877F74">
      <w:pPr>
        <w:pStyle w:val="EndNoteBibliography"/>
        <w:spacing w:after="0"/>
      </w:pPr>
      <w:r w:rsidRPr="00877F74">
        <w:t xml:space="preserve">[3] Eggimann P, Garbino J, Pittet D. Epidemiology of Candida species infections in critically ill non-immunosuppressed patients. Lancet Infect Dis. 2003;3:685-702. </w:t>
      </w:r>
      <w:hyperlink r:id="rId15" w:history="1">
        <w:r w:rsidRPr="00877F74">
          <w:rPr>
            <w:rStyle w:val="Hyperlink"/>
          </w:rPr>
          <w:t>http://doi.org/10.1016/s1473-3099(03)00801-6</w:t>
        </w:r>
      </w:hyperlink>
      <w:r w:rsidRPr="00877F74">
        <w:t>.</w:t>
      </w:r>
    </w:p>
    <w:p w14:paraId="66753700" w14:textId="50359873" w:rsidR="00877F74" w:rsidRPr="00877F74" w:rsidRDefault="00877F74" w:rsidP="00877F74">
      <w:pPr>
        <w:pStyle w:val="EndNoteBibliography"/>
        <w:spacing w:after="0"/>
      </w:pPr>
      <w:r w:rsidRPr="00877F74">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6" w:history="1">
        <w:r w:rsidRPr="00877F74">
          <w:rPr>
            <w:rStyle w:val="Hyperlink"/>
          </w:rPr>
          <w:t>http://doi.org/10.3324/haematol.2016.152900</w:t>
        </w:r>
      </w:hyperlink>
      <w:r w:rsidRPr="00877F74">
        <w:t>.</w:t>
      </w:r>
    </w:p>
    <w:p w14:paraId="37E0D6A9" w14:textId="59E4BD2D" w:rsidR="00877F74" w:rsidRPr="00877F74" w:rsidRDefault="00877F74" w:rsidP="00877F74">
      <w:pPr>
        <w:pStyle w:val="EndNoteBibliography"/>
        <w:spacing w:after="0"/>
      </w:pPr>
      <w:r w:rsidRPr="00877F74">
        <w:t xml:space="preserve">[5] Pappas PG, Kauffman CA, Andes DR, Clancy CJ, Marr KA, Ostrosky-Zeichner L, et al. Clinical Practice Guideline for the Management of Candidiasis: 2016 Update by the Infectious Diseases Society of America. Clin Infect Dis. 2016;62:e1-50. </w:t>
      </w:r>
      <w:hyperlink r:id="rId17" w:history="1">
        <w:r w:rsidRPr="00877F74">
          <w:rPr>
            <w:rStyle w:val="Hyperlink"/>
          </w:rPr>
          <w:t>http://doi.org/10.1093/cid/civ933</w:t>
        </w:r>
      </w:hyperlink>
      <w:r w:rsidRPr="00877F74">
        <w:t>.</w:t>
      </w:r>
    </w:p>
    <w:p w14:paraId="42A72601" w14:textId="721CBEAE" w:rsidR="00877F74" w:rsidRPr="00877F74" w:rsidRDefault="00877F74" w:rsidP="00877F74">
      <w:pPr>
        <w:pStyle w:val="EndNoteBibliography"/>
        <w:spacing w:after="0"/>
      </w:pPr>
      <w:r w:rsidRPr="00877F74">
        <w:t xml:space="preserve">[6] Grau S, Pozo JC, Romá E, Salavert M, Barrueta JA, Peral C, et al. Cost-effectiveness of three echinocandins and fluconazole in the treatment of candidemia and/or invasive candidiasis in nonneutropenic adult patients. Clinicoecon Outcomes Res. 2015;7:527-35. </w:t>
      </w:r>
      <w:hyperlink r:id="rId18" w:history="1">
        <w:r w:rsidRPr="00877F74">
          <w:rPr>
            <w:rStyle w:val="Hyperlink"/>
          </w:rPr>
          <w:t>http://doi.org/10.2147/ceor.S91587</w:t>
        </w:r>
      </w:hyperlink>
      <w:r w:rsidRPr="00877F74">
        <w:t>.</w:t>
      </w:r>
    </w:p>
    <w:p w14:paraId="70EDAB85" w14:textId="77777777" w:rsidR="00877F74" w:rsidRPr="00877F74" w:rsidRDefault="00877F74" w:rsidP="00877F74">
      <w:pPr>
        <w:pStyle w:val="EndNoteBibliography"/>
        <w:spacing w:after="0"/>
      </w:pPr>
      <w:r w:rsidRPr="00877F74">
        <w:t>[7] Pfizer. Summary of Product Characteristics (SmPC) Diflucan. Summary of Product Characteristics (SmPC) Diflucan. 2012.</w:t>
      </w:r>
    </w:p>
    <w:p w14:paraId="3AEA34EF" w14:textId="77777777" w:rsidR="00877F74" w:rsidRPr="00877F74" w:rsidRDefault="00877F74" w:rsidP="00877F74">
      <w:pPr>
        <w:pStyle w:val="EndNoteBibliography"/>
        <w:spacing w:after="0"/>
      </w:pPr>
      <w:r w:rsidRPr="00877F74">
        <w:t>[8] European Committee on Antimicrobial Susceptibility Testing. Fluconazole: Rationale for the clinical breakpoints, version 3.0. 2020.</w:t>
      </w:r>
    </w:p>
    <w:p w14:paraId="2D118D84" w14:textId="2006CEED" w:rsidR="00877F74" w:rsidRPr="00877F74" w:rsidRDefault="00877F74" w:rsidP="00877F74">
      <w:pPr>
        <w:pStyle w:val="EndNoteBibliography"/>
        <w:spacing w:after="0"/>
      </w:pPr>
      <w:r w:rsidRPr="00877F74">
        <w:t xml:space="preserve">[9] Gearhart MO. Worsening of Liver Function with Fluconazole and Review of Azole Antifungal Hepatotoxicity. Annals of Pharmacotherapy. 1994;28:1177-81. </w:t>
      </w:r>
      <w:hyperlink r:id="rId19" w:history="1">
        <w:r w:rsidRPr="00877F74">
          <w:rPr>
            <w:rStyle w:val="Hyperlink"/>
          </w:rPr>
          <w:t>http://doi.org/10.1177/106002809402801009</w:t>
        </w:r>
      </w:hyperlink>
      <w:r w:rsidRPr="00877F74">
        <w:t>.</w:t>
      </w:r>
    </w:p>
    <w:p w14:paraId="5FBDBC50" w14:textId="3772FE2A" w:rsidR="00877F74" w:rsidRPr="00877F74" w:rsidRDefault="00877F74" w:rsidP="00877F74">
      <w:pPr>
        <w:pStyle w:val="EndNoteBibliography"/>
        <w:spacing w:after="0"/>
      </w:pPr>
      <w:r w:rsidRPr="00877F74">
        <w:t xml:space="preserve">[10] Jacobson MA, Hanks DK, Ferrell LD. Fatal acute hepatic necrosis due to fluconazole. The American Journal of Medicine. 1994;96:188-90. </w:t>
      </w:r>
      <w:hyperlink r:id="rId20" w:history="1">
        <w:r w:rsidRPr="00877F74">
          <w:rPr>
            <w:rStyle w:val="Hyperlink"/>
          </w:rPr>
          <w:t>http://doi.org/https://doi.org/10.1016/0002-9343(94)90141-4</w:t>
        </w:r>
      </w:hyperlink>
      <w:r w:rsidRPr="00877F74">
        <w:t>.</w:t>
      </w:r>
    </w:p>
    <w:p w14:paraId="0D315D83" w14:textId="77777777" w:rsidR="00877F74" w:rsidRPr="00877F74" w:rsidRDefault="00877F74" w:rsidP="00877F74">
      <w:pPr>
        <w:pStyle w:val="EndNoteBibliography"/>
        <w:spacing w:after="0"/>
      </w:pPr>
      <w:r w:rsidRPr="00877F74">
        <w:t>[11] Matsumoto K, Ueno K, Yoshimura H, Morii M, Takada M, Sawai T, et al. Fluconazole-Induced Convulsions at Serum Trough Concentrations of Approximately 80 μg/mL. Therapeutic Drug Monitoring. 2000;22:635-6.</w:t>
      </w:r>
    </w:p>
    <w:p w14:paraId="0FE1B783" w14:textId="77777777" w:rsidR="00877F74" w:rsidRPr="00877F74" w:rsidRDefault="00877F74" w:rsidP="00877F74">
      <w:pPr>
        <w:pStyle w:val="EndNoteBibliography"/>
        <w:spacing w:after="0"/>
      </w:pPr>
      <w:r w:rsidRPr="00877F74">
        <w:t>[12] Lewis R, Brüggemann R, Padoin C, Maertens J, Marchetti O, Groll A, et al. Triazole antifungal therapeutic drug monitoring.  Sixth European Conference on Infections in Leukaemia Meeting, Sophia Antipolis, France2015.</w:t>
      </w:r>
    </w:p>
    <w:p w14:paraId="50B0077A" w14:textId="457B080F" w:rsidR="00877F74" w:rsidRPr="00877F74" w:rsidRDefault="00877F74" w:rsidP="00877F74">
      <w:pPr>
        <w:pStyle w:val="EndNoteBibliography"/>
        <w:spacing w:after="0"/>
      </w:pPr>
      <w:r w:rsidRPr="00877F74">
        <w:t xml:space="preserve">[13] Sandaradura I, Marriott DJE, Day RO, Norris RLG, Pang E, Stocker SL, et al. Current fluconazole treatment regimens result in under-dosing of critically ill adults during early therapy. Eur J Clin Microbiol Infect Dis. 2021;40:1521-8. </w:t>
      </w:r>
      <w:hyperlink r:id="rId21" w:history="1">
        <w:r w:rsidRPr="00877F74">
          <w:rPr>
            <w:rStyle w:val="Hyperlink"/>
          </w:rPr>
          <w:t>http://doi.org/10.1007/s10096-021-04201-w</w:t>
        </w:r>
      </w:hyperlink>
      <w:r w:rsidRPr="00877F74">
        <w:t>.</w:t>
      </w:r>
    </w:p>
    <w:p w14:paraId="1991B346" w14:textId="659F9439" w:rsidR="00877F74" w:rsidRPr="00877F74" w:rsidRDefault="00877F74" w:rsidP="00877F74">
      <w:pPr>
        <w:pStyle w:val="EndNoteBibliography"/>
        <w:spacing w:after="0"/>
      </w:pPr>
      <w:r w:rsidRPr="00877F74">
        <w:t xml:space="preserve">[14] Alobaid AS, Wallis SC, Jarrett P, Starr T, Stuart J, Lassig-Smith M, et al. Effect of Obesity on the Population Pharmacokinetics of Fluconazole in Critically Ill Patients. Antimicrob Agents Chemother. 2016;60:6550-7. </w:t>
      </w:r>
      <w:hyperlink r:id="rId22" w:history="1">
        <w:r w:rsidRPr="00877F74">
          <w:rPr>
            <w:rStyle w:val="Hyperlink"/>
          </w:rPr>
          <w:t>http://doi.org/10.1128/aac.01088-16</w:t>
        </w:r>
      </w:hyperlink>
      <w:r w:rsidRPr="00877F74">
        <w:t>.</w:t>
      </w:r>
    </w:p>
    <w:p w14:paraId="7E2F3A00" w14:textId="16DC0D2B" w:rsidR="00877F74" w:rsidRPr="00877F74" w:rsidRDefault="00877F74" w:rsidP="00877F74">
      <w:pPr>
        <w:pStyle w:val="EndNoteBibliography"/>
        <w:spacing w:after="0"/>
      </w:pPr>
      <w:r w:rsidRPr="00877F74">
        <w:t xml:space="preserve">[15]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23" w:history="1">
        <w:r w:rsidRPr="00877F74">
          <w:rPr>
            <w:rStyle w:val="Hyperlink"/>
          </w:rPr>
          <w:t>http://doi.org/10.1128/aac.01554-20</w:t>
        </w:r>
      </w:hyperlink>
      <w:r w:rsidRPr="00877F74">
        <w:t>.</w:t>
      </w:r>
    </w:p>
    <w:p w14:paraId="1B0F9650" w14:textId="61963284" w:rsidR="00877F74" w:rsidRPr="00877F74" w:rsidRDefault="00877F74" w:rsidP="00877F74">
      <w:pPr>
        <w:pStyle w:val="EndNoteBibliography"/>
        <w:spacing w:after="0"/>
      </w:pPr>
      <w:r w:rsidRPr="00877F74">
        <w:t xml:space="preserve">[16] Muilwijk EW, de Lange DW, Schouten JA, Wasmann RE, Ter Heine R, Burger DM, et al. Suboptimal Dosing of Fluconazole in Critically Ill Patients: Time To Rethink Dosing. Antimicrob Agents Chemother. 2020;64. </w:t>
      </w:r>
      <w:hyperlink r:id="rId24" w:history="1">
        <w:r w:rsidRPr="00877F74">
          <w:rPr>
            <w:rStyle w:val="Hyperlink"/>
          </w:rPr>
          <w:t>http://doi.org/10.1128/aac.00984-20</w:t>
        </w:r>
      </w:hyperlink>
      <w:r w:rsidRPr="00877F74">
        <w:t>.</w:t>
      </w:r>
    </w:p>
    <w:p w14:paraId="19716A09" w14:textId="39D05750" w:rsidR="00877F74" w:rsidRPr="00877F74" w:rsidRDefault="00877F74" w:rsidP="00877F74">
      <w:pPr>
        <w:pStyle w:val="EndNoteBibliography"/>
        <w:spacing w:after="0"/>
      </w:pPr>
      <w:r w:rsidRPr="00877F74">
        <w:t xml:space="preserve">[17] Jonsson EN, Karlsson MO. Automated covariate model building within NONMEM. Pharm Res. 1998;15:1463-8. </w:t>
      </w:r>
      <w:hyperlink r:id="rId25" w:history="1">
        <w:r w:rsidRPr="00877F74">
          <w:rPr>
            <w:rStyle w:val="Hyperlink"/>
          </w:rPr>
          <w:t>http://doi.org/10.1023/a:1011970125687</w:t>
        </w:r>
      </w:hyperlink>
      <w:r w:rsidRPr="00877F74">
        <w:t>.</w:t>
      </w:r>
    </w:p>
    <w:p w14:paraId="5BB62AC8" w14:textId="73C9C482" w:rsidR="00877F74" w:rsidRPr="00877F74" w:rsidRDefault="00877F74" w:rsidP="00877F74">
      <w:pPr>
        <w:pStyle w:val="EndNoteBibliography"/>
        <w:spacing w:after="0"/>
      </w:pPr>
      <w:r w:rsidRPr="00877F74">
        <w:lastRenderedPageBreak/>
        <w:t xml:space="preserve">[18] Boer P. Estimated lean body mass as an index for normalization of body fluid volumes in humans. Am J Physiol. 1984;247:F632-6. </w:t>
      </w:r>
      <w:hyperlink r:id="rId26" w:history="1">
        <w:r w:rsidRPr="00877F74">
          <w:rPr>
            <w:rStyle w:val="Hyperlink"/>
          </w:rPr>
          <w:t>http://doi.org/10.1152/ajprenal.1984.247.4.F632</w:t>
        </w:r>
      </w:hyperlink>
      <w:r w:rsidRPr="00877F74">
        <w:t>.</w:t>
      </w:r>
    </w:p>
    <w:p w14:paraId="3610254F" w14:textId="362B1BAA" w:rsidR="00877F74" w:rsidRPr="00877F74" w:rsidRDefault="00877F74" w:rsidP="00877F74">
      <w:pPr>
        <w:pStyle w:val="EndNoteBibliography"/>
        <w:spacing w:after="0"/>
      </w:pPr>
      <w:r w:rsidRPr="00877F74">
        <w:t xml:space="preserve">[19] Sharma A, Sahasrabudhe V, Musib L, Zhang S, Younis I, Kanodia J. Time to Rethink the Current Paradigm for Assessing Kidney Function in Drug Development and Beyond. Clin Pharmacol Ther. 2022;112:946-58. </w:t>
      </w:r>
      <w:hyperlink r:id="rId27" w:history="1">
        <w:r w:rsidRPr="00877F74">
          <w:rPr>
            <w:rStyle w:val="Hyperlink"/>
          </w:rPr>
          <w:t>http://doi.org/10.1002/cpt.2489</w:t>
        </w:r>
      </w:hyperlink>
      <w:r w:rsidRPr="00877F74">
        <w:t>.</w:t>
      </w:r>
    </w:p>
    <w:p w14:paraId="161D9DF9" w14:textId="6BAEEEB3" w:rsidR="00877F74" w:rsidRPr="00877F74" w:rsidRDefault="00877F74" w:rsidP="00877F74">
      <w:pPr>
        <w:pStyle w:val="EndNoteBibliography"/>
        <w:spacing w:after="0"/>
      </w:pPr>
      <w:r w:rsidRPr="00877F74">
        <w:t xml:space="preserve">[20] Mould DR, Upton RN. Basic concepts in population modeling, simulation, and model-based drug development-part 2: introduction to pharmacokinetic modeling methods. CPT Pharmacometrics Syst Pharmacol. 2013;2:e38. </w:t>
      </w:r>
      <w:hyperlink r:id="rId28" w:history="1">
        <w:r w:rsidRPr="00877F74">
          <w:rPr>
            <w:rStyle w:val="Hyperlink"/>
          </w:rPr>
          <w:t>http://doi.org/10.1038/psp.2013.14</w:t>
        </w:r>
      </w:hyperlink>
      <w:r w:rsidRPr="00877F74">
        <w:t>.</w:t>
      </w:r>
    </w:p>
    <w:p w14:paraId="45B4E178" w14:textId="77777777" w:rsidR="00877F74" w:rsidRPr="00877F74" w:rsidRDefault="00877F74" w:rsidP="00877F74">
      <w:pPr>
        <w:pStyle w:val="EndNoteBibliography"/>
        <w:spacing w:after="0"/>
      </w:pPr>
      <w:r w:rsidRPr="00877F74">
        <w:t>[21] Buuren Sv. Flexible Imputation of Missing Data, Second Edition: Taylor &amp; Francis Group; 2018.</w:t>
      </w:r>
    </w:p>
    <w:p w14:paraId="2FB3FF9B" w14:textId="77777777" w:rsidR="00877F74" w:rsidRPr="00877F74" w:rsidRDefault="00877F74" w:rsidP="00877F74">
      <w:pPr>
        <w:pStyle w:val="EndNoteBibliography"/>
        <w:spacing w:after="0"/>
      </w:pPr>
      <w:r w:rsidRPr="00877F74">
        <w:t>[22] Hosmer DW, Lemeshow S, May S. Applied Survival Analysis: Regression Modeling of Time-to-Event Data, Second Edition: John Wiley &amp; Sons, Inc.; 2008.</w:t>
      </w:r>
    </w:p>
    <w:p w14:paraId="5B163808" w14:textId="77777777" w:rsidR="00877F74" w:rsidRPr="00877F74" w:rsidRDefault="00877F74" w:rsidP="00877F74">
      <w:pPr>
        <w:pStyle w:val="EndNoteBibliography"/>
        <w:spacing w:after="0"/>
      </w:pPr>
      <w:r w:rsidRPr="00877F74">
        <w:t>[23] Committee for Medicinal Products for Human Use (CHMP) EMA. Guideline on the use of pharmacokinetics and pharmacodynamics in the development of antimicrobial medicinal products. United Kingdom: European Medicines Agency; 2016.</w:t>
      </w:r>
    </w:p>
    <w:p w14:paraId="2AD22E71" w14:textId="77777777" w:rsidR="00877F74" w:rsidRPr="00877F74" w:rsidRDefault="00877F74" w:rsidP="00877F74">
      <w:pPr>
        <w:pStyle w:val="EndNoteBibliography"/>
        <w:spacing w:after="0"/>
      </w:pPr>
      <w:r w:rsidRPr="00877F74">
        <w:t>[24] Ramachandran KM, Tsokos CP. Chapter 5 - Statistical estimation. In: Ramachandran KM, Tsokos CP, editors. Mathematical Statistics with Applications in R (Third Edition): Academic Press; 2021. p. 179-251.</w:t>
      </w:r>
    </w:p>
    <w:p w14:paraId="73B36BCE" w14:textId="310E272E" w:rsidR="00877F74" w:rsidRPr="00877F74" w:rsidRDefault="00877F74" w:rsidP="00877F74">
      <w:pPr>
        <w:pStyle w:val="EndNoteBibliography"/>
        <w:spacing w:after="0"/>
      </w:pPr>
      <w:r w:rsidRPr="00877F74">
        <w:t xml:space="preserve">[25] Wickham H, Grolemund G. R for Data Science2017. </w:t>
      </w:r>
      <w:hyperlink r:id="rId29" w:history="1">
        <w:r w:rsidRPr="00877F74">
          <w:rPr>
            <w:rStyle w:val="Hyperlink"/>
          </w:rPr>
          <w:t>https://r4ds.had.co.nz/</w:t>
        </w:r>
      </w:hyperlink>
      <w:r w:rsidRPr="00877F74">
        <w:t>.</w:t>
      </w:r>
    </w:p>
    <w:p w14:paraId="1DD9EFB2" w14:textId="3E615C90" w:rsidR="00877F74" w:rsidRPr="00877F74" w:rsidRDefault="00877F74" w:rsidP="00877F74">
      <w:pPr>
        <w:pStyle w:val="EndNoteBibliography"/>
        <w:spacing w:after="0"/>
      </w:pPr>
      <w:r w:rsidRPr="00877F74">
        <w:t xml:space="preserve">[26] Keizer RJ, Karlsson MO, Hooker A. Modeling and Simulation Workbench for NONMEM: Tutorial on Pirana, PsN, and Xpose. CPT Pharmacometrics Syst Pharmacol. 2013;2:e50. </w:t>
      </w:r>
      <w:hyperlink r:id="rId30" w:history="1">
        <w:r w:rsidRPr="00877F74">
          <w:rPr>
            <w:rStyle w:val="Hyperlink"/>
          </w:rPr>
          <w:t>http://doi.org/10.1038/psp.2013.24</w:t>
        </w:r>
      </w:hyperlink>
      <w:r w:rsidRPr="00877F74">
        <w:t>.</w:t>
      </w:r>
    </w:p>
    <w:p w14:paraId="0AFEA1B2" w14:textId="02BEAF7F" w:rsidR="00877F74" w:rsidRPr="00877F74" w:rsidRDefault="00877F74" w:rsidP="00877F74">
      <w:pPr>
        <w:pStyle w:val="EndNoteBibliography"/>
        <w:spacing w:after="0"/>
      </w:pPr>
      <w:r w:rsidRPr="00877F74">
        <w:t xml:space="preserve">[27] Bergner R, Hoffmann M, Riedel KD, Mikus G, Henrich DM, Haefeli WE, et al. Fluconazole dosing in continuous veno-venous haemofiltration (CVVHF): need for a high daily dose of 800 mg. Nephrol Dial Transplant. 2006;21:1019-23. </w:t>
      </w:r>
      <w:hyperlink r:id="rId31" w:history="1">
        <w:r w:rsidRPr="00877F74">
          <w:rPr>
            <w:rStyle w:val="Hyperlink"/>
          </w:rPr>
          <w:t>http://doi.org/10.1093/ndt/gfi284</w:t>
        </w:r>
      </w:hyperlink>
      <w:r w:rsidRPr="00877F74">
        <w:t>.</w:t>
      </w:r>
    </w:p>
    <w:p w14:paraId="0F46A3A6" w14:textId="7D56E425" w:rsidR="00877F74" w:rsidRPr="00877F74" w:rsidRDefault="00877F74" w:rsidP="00877F74">
      <w:pPr>
        <w:pStyle w:val="EndNoteBibliography"/>
        <w:spacing w:after="0"/>
      </w:pPr>
      <w:r w:rsidRPr="00877F74">
        <w:t xml:space="preserve">[28]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32" w:history="1">
        <w:r w:rsidRPr="00877F74">
          <w:rPr>
            <w:rStyle w:val="Hyperlink"/>
          </w:rPr>
          <w:t>http://doi.org/10.1007/s001340000771</w:t>
        </w:r>
      </w:hyperlink>
      <w:r w:rsidRPr="00877F74">
        <w:t>.</w:t>
      </w:r>
    </w:p>
    <w:p w14:paraId="47C80A28" w14:textId="77777777" w:rsidR="00877F74" w:rsidRPr="00877F74" w:rsidRDefault="00877F74" w:rsidP="00877F74">
      <w:pPr>
        <w:pStyle w:val="EndNoteBibliography"/>
        <w:spacing w:after="0"/>
      </w:pPr>
      <w:r w:rsidRPr="00877F74">
        <w:t>[29]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6956BEA9" w14:textId="67B29EFB" w:rsidR="00877F74" w:rsidRPr="00877F74" w:rsidRDefault="00877F74" w:rsidP="00877F74">
      <w:pPr>
        <w:pStyle w:val="EndNoteBibliography"/>
        <w:spacing w:after="0"/>
      </w:pPr>
      <w:r w:rsidRPr="00877F74">
        <w:t xml:space="preserve">[30] Van Daele R, Wauters J, Lagrou K, Denooz R, Hayette MP, Gijsen M, et al. Pharmacokinetic Variability and Target Attainment of Fluconazole in Critically Ill Patients. Microorganisms. 2021;9. </w:t>
      </w:r>
      <w:hyperlink r:id="rId33" w:history="1">
        <w:r w:rsidRPr="00877F74">
          <w:rPr>
            <w:rStyle w:val="Hyperlink"/>
          </w:rPr>
          <w:t>http://doi.org/10.3390/microorganisms9102068</w:t>
        </w:r>
      </w:hyperlink>
      <w:r w:rsidRPr="00877F74">
        <w:t>.</w:t>
      </w:r>
    </w:p>
    <w:p w14:paraId="298F5695" w14:textId="77777777" w:rsidR="00877F74" w:rsidRPr="00877F74" w:rsidRDefault="00877F74" w:rsidP="00877F74">
      <w:pPr>
        <w:pStyle w:val="EndNoteBibliography"/>
        <w:spacing w:after="0"/>
      </w:pPr>
      <w:r w:rsidRPr="00877F74">
        <w:t>[31] Methodology WCCfDS. Fluconazole ATC/DDD Index. 2023.</w:t>
      </w:r>
    </w:p>
    <w:p w14:paraId="3367DF1E" w14:textId="17101B73" w:rsidR="00877F74" w:rsidRPr="00877F74" w:rsidRDefault="00877F74" w:rsidP="00877F74">
      <w:pPr>
        <w:pStyle w:val="EndNoteBibliography"/>
        <w:spacing w:after="0"/>
      </w:pPr>
      <w:r w:rsidRPr="00877F74">
        <w:t xml:space="preserve">[32]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4" w:history="1">
        <w:r w:rsidRPr="00877F74">
          <w:rPr>
            <w:rStyle w:val="Hyperlink"/>
          </w:rPr>
          <w:t>http://doi.org/10.1016/j.jclinepi.2020.03.026</w:t>
        </w:r>
      </w:hyperlink>
      <w:r w:rsidRPr="00877F74">
        <w:t>.</w:t>
      </w:r>
    </w:p>
    <w:p w14:paraId="72BD35BE" w14:textId="1D0FCC21" w:rsidR="00877F74" w:rsidRPr="00877F74" w:rsidRDefault="00877F74" w:rsidP="00877F74">
      <w:pPr>
        <w:pStyle w:val="EndNoteBibliography"/>
        <w:spacing w:after="0"/>
      </w:pPr>
      <w:r w:rsidRPr="00877F74">
        <w:t xml:space="preserve">[33] Tierney JF, Vale C, Riley R, Smith CT, Stewart L, Clarke M, et al. Individual Participant Data (IPD) Meta-analyses of Randomised Controlled Trials: Guidance on Their Use. PLoS Med. 2015;12:e1001855. </w:t>
      </w:r>
      <w:hyperlink r:id="rId35" w:history="1">
        <w:r w:rsidRPr="00877F74">
          <w:rPr>
            <w:rStyle w:val="Hyperlink"/>
          </w:rPr>
          <w:t>http://doi.org/10.1371/journal.pmed.1001855</w:t>
        </w:r>
      </w:hyperlink>
      <w:r w:rsidRPr="00877F74">
        <w:t>.</w:t>
      </w:r>
    </w:p>
    <w:p w14:paraId="11B91DA5" w14:textId="65CCE7FB" w:rsidR="00877F74" w:rsidRPr="00877F74" w:rsidRDefault="00877F74" w:rsidP="00877F74">
      <w:pPr>
        <w:pStyle w:val="EndNoteBibliography"/>
        <w:spacing w:after="0"/>
      </w:pPr>
      <w:r w:rsidRPr="00877F74">
        <w:t xml:space="preserve">[34]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6" w:history="1">
        <w:r w:rsidRPr="00877F74">
          <w:rPr>
            <w:rStyle w:val="Hyperlink"/>
          </w:rPr>
          <w:t>http://doi.org/10.1128/aac.00424-11</w:t>
        </w:r>
      </w:hyperlink>
      <w:r w:rsidRPr="00877F74">
        <w:t>.</w:t>
      </w:r>
    </w:p>
    <w:p w14:paraId="4C98A8D2" w14:textId="798FF948" w:rsidR="00877F74" w:rsidRPr="00877F74" w:rsidRDefault="00877F74" w:rsidP="00877F74">
      <w:pPr>
        <w:pStyle w:val="EndNoteBibliography"/>
        <w:spacing w:after="0"/>
      </w:pPr>
      <w:r w:rsidRPr="00877F74">
        <w:t xml:space="preserve">[35] Aoyama T, Hirata K, Hirata R, Yamazaki H, Yamamoto Y, Hayashi H, et al. Population pharmacokinetics of fluconazole after administration of fosfluconazole and fluconazole in critically ill patients. J Clin Pharm Ther. 2012;37:356-63. </w:t>
      </w:r>
      <w:hyperlink r:id="rId37" w:history="1">
        <w:r w:rsidRPr="00877F74">
          <w:rPr>
            <w:rStyle w:val="Hyperlink"/>
          </w:rPr>
          <w:t>http://doi.org/10.1111/j.1365-2710.2011.01297.x</w:t>
        </w:r>
      </w:hyperlink>
      <w:r w:rsidRPr="00877F74">
        <w:t>.</w:t>
      </w:r>
    </w:p>
    <w:p w14:paraId="70C8876B" w14:textId="2B81A12B" w:rsidR="00877F74" w:rsidRPr="00877F74" w:rsidRDefault="00877F74" w:rsidP="00877F74">
      <w:pPr>
        <w:pStyle w:val="EndNoteBibliography"/>
        <w:spacing w:after="0"/>
      </w:pPr>
      <w:r w:rsidRPr="00877F74">
        <w:lastRenderedPageBreak/>
        <w:t xml:space="preserve">[36] Chen L, van Rhee KP, Wasmann RE, Krekels EHJ, Wiezer MJ, van Dongen EPA, et al. Total bodyweight and sex both drive pharmacokinetic variability of fluconazole in obese adults. J Antimicrob Chemother. 2022;77:2217-26. </w:t>
      </w:r>
      <w:hyperlink r:id="rId38" w:history="1">
        <w:r w:rsidRPr="00877F74">
          <w:rPr>
            <w:rStyle w:val="Hyperlink"/>
          </w:rPr>
          <w:t>http://doi.org/10.1093/jac/dkac160</w:t>
        </w:r>
      </w:hyperlink>
      <w:r w:rsidRPr="00877F74">
        <w:t>.</w:t>
      </w:r>
    </w:p>
    <w:p w14:paraId="1F6E21CF" w14:textId="04A376B7" w:rsidR="00877F74" w:rsidRPr="00877F74" w:rsidRDefault="00877F74" w:rsidP="00877F74">
      <w:pPr>
        <w:pStyle w:val="EndNoteBibliography"/>
        <w:spacing w:after="0"/>
      </w:pPr>
      <w:r w:rsidRPr="00877F74">
        <w:t xml:space="preserve">[37] Johansson Å M, Karlsson MO. Comparison of methods for handling missing covariate data. Aaps j. 2013;15:1232-41. </w:t>
      </w:r>
      <w:hyperlink r:id="rId39" w:history="1">
        <w:r w:rsidRPr="00877F74">
          <w:rPr>
            <w:rStyle w:val="Hyperlink"/>
          </w:rPr>
          <w:t>http://doi.org/10.1208/s12248-013-9526-y</w:t>
        </w:r>
      </w:hyperlink>
      <w:r w:rsidRPr="00877F74">
        <w:t>.</w:t>
      </w:r>
    </w:p>
    <w:p w14:paraId="12B77951" w14:textId="0CFCCFFB" w:rsidR="00877F74" w:rsidRPr="00877F74" w:rsidRDefault="00877F74" w:rsidP="00877F74">
      <w:pPr>
        <w:pStyle w:val="EndNoteBibliography"/>
        <w:spacing w:after="0"/>
      </w:pPr>
      <w:r w:rsidRPr="00877F74">
        <w:t xml:space="preserve">[38] Huang C-Y, Güiza F, De Vlieger G, Meyfroidt G. Daily fluctuations in kidney function in critically ill adults. Critical Care. 2022;26:347. </w:t>
      </w:r>
      <w:hyperlink r:id="rId40" w:history="1">
        <w:r w:rsidRPr="00877F74">
          <w:rPr>
            <w:rStyle w:val="Hyperlink"/>
          </w:rPr>
          <w:t>http://doi.org/10.1186/s13054-022-04226-3</w:t>
        </w:r>
      </w:hyperlink>
      <w:r w:rsidRPr="00877F74">
        <w:t>.</w:t>
      </w:r>
    </w:p>
    <w:p w14:paraId="57C8BDAC" w14:textId="75EB1FB1" w:rsidR="00877F74" w:rsidRPr="00877F74" w:rsidRDefault="00877F74" w:rsidP="00877F74">
      <w:pPr>
        <w:pStyle w:val="EndNoteBibliography"/>
        <w:spacing w:after="0"/>
      </w:pPr>
      <w:r w:rsidRPr="00877F74">
        <w:t xml:space="preserve">[39]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41" w:history="1">
        <w:r w:rsidRPr="00877F74">
          <w:rPr>
            <w:rStyle w:val="Hyperlink"/>
          </w:rPr>
          <w:t>http://doi.org/10.1128/aac.02019-20</w:t>
        </w:r>
      </w:hyperlink>
      <w:r w:rsidRPr="00877F74">
        <w:t>.</w:t>
      </w:r>
    </w:p>
    <w:p w14:paraId="5A0EE3E8" w14:textId="70178DA6" w:rsidR="00877F74" w:rsidRPr="00877F74" w:rsidRDefault="00877F74" w:rsidP="00877F74">
      <w:pPr>
        <w:pStyle w:val="EndNoteBibliography"/>
        <w:spacing w:after="0"/>
      </w:pPr>
      <w:r w:rsidRPr="00877F74">
        <w:t xml:space="preserve">[40] Darnis S, Fareau N, Corallo CE, Poole S, Dooley MJ, Cheng AC. Estimation of body weight in hospitalized patients. QJM: An International Journal of Medicine. 2012;105:769-74. </w:t>
      </w:r>
      <w:hyperlink r:id="rId42" w:history="1">
        <w:r w:rsidRPr="00877F74">
          <w:rPr>
            <w:rStyle w:val="Hyperlink"/>
          </w:rPr>
          <w:t>http://doi.org/10.1093/qjmed/hcs060</w:t>
        </w:r>
      </w:hyperlink>
      <w:r w:rsidRPr="00877F74">
        <w:t>.</w:t>
      </w:r>
    </w:p>
    <w:p w14:paraId="7484B616" w14:textId="6179FBBD" w:rsidR="00877F74" w:rsidRPr="00877F74" w:rsidRDefault="00877F74" w:rsidP="00877F74">
      <w:pPr>
        <w:pStyle w:val="EndNoteBibliography"/>
        <w:spacing w:after="0"/>
      </w:pPr>
      <w:r w:rsidRPr="00877F74">
        <w:t xml:space="preserve">[41] van Wijk RC, Imperial MZ, Savic RM, Solans BP. Pharmacokinetic analysis across studies to drive knowledge-integration: A tutorial on individual patient data meta-analysis (IPDMA). CPT Pharmacometrics Syst Pharmacol. 2023;12:1187-200. </w:t>
      </w:r>
      <w:hyperlink r:id="rId43" w:history="1">
        <w:r w:rsidRPr="00877F74">
          <w:rPr>
            <w:rStyle w:val="Hyperlink"/>
          </w:rPr>
          <w:t>http://doi.org/10.1002/psp4.13002</w:t>
        </w:r>
      </w:hyperlink>
      <w:r w:rsidRPr="00877F74">
        <w:t>.</w:t>
      </w:r>
    </w:p>
    <w:p w14:paraId="68542F73" w14:textId="434E146E" w:rsidR="00877F74" w:rsidRPr="00877F74" w:rsidRDefault="00877F74" w:rsidP="00877F74">
      <w:pPr>
        <w:pStyle w:val="EndNoteBibliography"/>
        <w:spacing w:after="0"/>
      </w:pPr>
      <w:r w:rsidRPr="00877F74">
        <w:t xml:space="preserve">[42] Li L, Li X, Xia Y, Chu Y, Zhong H, Li J, et al. Recommendation of Antimicrobial Dosing Optimization During Continuous Renal Replacement Therapy. Front Pharmacol. 2020;11:786. </w:t>
      </w:r>
      <w:hyperlink r:id="rId44" w:history="1">
        <w:r w:rsidRPr="00877F74">
          <w:rPr>
            <w:rStyle w:val="Hyperlink"/>
          </w:rPr>
          <w:t>http://doi.org/10.3389/fphar.2020.00786</w:t>
        </w:r>
      </w:hyperlink>
      <w:r w:rsidRPr="00877F74">
        <w:t>.</w:t>
      </w:r>
    </w:p>
    <w:p w14:paraId="3E8BB483" w14:textId="1A77A36E" w:rsidR="00877F74" w:rsidRPr="00877F74" w:rsidRDefault="00877F74" w:rsidP="00877F74">
      <w:pPr>
        <w:pStyle w:val="EndNoteBibliography"/>
      </w:pPr>
      <w:r w:rsidRPr="00877F74">
        <w:t xml:space="preserve">[43] Novy E, Abdul-Aziz MH, Cheng V, Burrows F, Buscher H, Corley A, et al. Population pharmacokinetics of fluconazole in critically ill patients receiving extracorporeal membrane oxygenation and continuous renal replacement therapy: an ASAP ECMO study. Antimicrobial Agents and Chemotherapy. 2024;68:e01201-23. </w:t>
      </w:r>
      <w:hyperlink r:id="rId45" w:history="1">
        <w:r w:rsidRPr="00877F74">
          <w:rPr>
            <w:rStyle w:val="Hyperlink"/>
          </w:rPr>
          <w:t>http://doi.org/doi:10.1128/aac.01201-23</w:t>
        </w:r>
      </w:hyperlink>
      <w:r w:rsidRPr="00877F74">
        <w:t>.</w:t>
      </w:r>
    </w:p>
    <w:p w14:paraId="218B9AF3" w14:textId="7C540689" w:rsidR="00A55057" w:rsidRPr="00845D5D" w:rsidRDefault="00221AE5" w:rsidP="00221AE5">
      <w:r w:rsidRPr="00E03B11">
        <w:fldChar w:fldCharType="end"/>
      </w:r>
      <w:r w:rsidDel="00221AE5">
        <w:t xml:space="preserve"> </w:t>
      </w:r>
    </w:p>
    <w:p w14:paraId="15B0E83B" w14:textId="77777777" w:rsidR="00DB122C" w:rsidRPr="00E03B11" w:rsidRDefault="00DB122C" w:rsidP="00593CAA"/>
    <w:bookmarkEnd w:id="106"/>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46"/>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r w:rsidRPr="00E03B11">
        <w:lastRenderedPageBreak/>
        <w:t xml:space="preserve"> </w:t>
      </w:r>
      <w:r w:rsidR="00F73945" w:rsidRPr="00E03B11">
        <w:rPr>
          <w:b/>
          <w:bCs/>
        </w:rPr>
        <w:t>Table 1.</w:t>
      </w:r>
      <w:r w:rsidR="00F73945" w:rsidRPr="00E03B11">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283AFBEC"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r w:rsidR="0012034A" w:rsidRPr="002E01AC">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066A79">
              <w:rPr>
                <w:b/>
                <w:bCs/>
                <w:sz w:val="18"/>
                <w:szCs w:val="18"/>
                <w:lang w:val="nl-BE"/>
                <w:rPrChange w:id="171" w:author="My Luong Vuong" w:date="2024-01-30T16:06:00Z">
                  <w:rPr>
                    <w:b/>
                    <w:bCs/>
                    <w:sz w:val="18"/>
                    <w:szCs w:val="18"/>
                  </w:rPr>
                </w:rPrChange>
              </w:rPr>
              <w:instrText xml:space="preserve"> ADDIN EN.CITE </w:instrText>
            </w:r>
            <w:r w:rsidR="00066A79">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066A79">
              <w:rPr>
                <w:b/>
                <w:bCs/>
                <w:sz w:val="18"/>
                <w:szCs w:val="18"/>
                <w:lang w:val="nl-BE"/>
                <w:rPrChange w:id="172" w:author="My Luong Vuong" w:date="2024-01-30T16:06:00Z">
                  <w:rPr>
                    <w:b/>
                    <w:bCs/>
                    <w:sz w:val="18"/>
                    <w:szCs w:val="18"/>
                  </w:rPr>
                </w:rPrChange>
              </w:rPr>
              <w:instrText xml:space="preserve"> ADDIN EN.CITE.DATA </w:instrText>
            </w:r>
            <w:r w:rsidR="00066A79">
              <w:rPr>
                <w:b/>
                <w:bCs/>
                <w:sz w:val="18"/>
                <w:szCs w:val="18"/>
              </w:rPr>
            </w:r>
            <w:r w:rsidR="00066A79">
              <w:rPr>
                <w:b/>
                <w:bCs/>
                <w:sz w:val="18"/>
                <w:szCs w:val="18"/>
              </w:rPr>
              <w:fldChar w:fldCharType="end"/>
            </w:r>
            <w:r w:rsidR="0012034A" w:rsidRPr="002E01AC">
              <w:rPr>
                <w:b/>
                <w:bCs/>
                <w:sz w:val="18"/>
                <w:szCs w:val="18"/>
              </w:rPr>
            </w:r>
            <w:r w:rsidR="0012034A" w:rsidRPr="002E01AC">
              <w:rPr>
                <w:b/>
                <w:bCs/>
                <w:sz w:val="18"/>
                <w:szCs w:val="18"/>
              </w:rPr>
              <w:fldChar w:fldCharType="separate"/>
            </w:r>
            <w:r w:rsidR="00066A79" w:rsidRPr="00066A79">
              <w:rPr>
                <w:b/>
                <w:bCs/>
                <w:noProof/>
                <w:sz w:val="18"/>
                <w:szCs w:val="18"/>
                <w:lang w:val="nl-BE"/>
              </w:rPr>
              <w:t> [30]</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31526B8A"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 </w:instrText>
            </w:r>
            <w:r w:rsidR="00066A79">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045E2C" w:rsidRPr="002E01AC">
              <w:rPr>
                <w:b/>
                <w:bCs/>
                <w:sz w:val="18"/>
                <w:szCs w:val="18"/>
              </w:rPr>
            </w:r>
            <w:r w:rsidR="00045E2C" w:rsidRPr="002E01AC">
              <w:rPr>
                <w:b/>
                <w:bCs/>
                <w:sz w:val="18"/>
                <w:szCs w:val="18"/>
              </w:rPr>
              <w:fldChar w:fldCharType="separate"/>
            </w:r>
            <w:r w:rsidR="00066A79">
              <w:rPr>
                <w:b/>
                <w:bCs/>
                <w:noProof/>
                <w:sz w:val="18"/>
                <w:szCs w:val="18"/>
              </w:rPr>
              <w:t> [16]</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6B15043E"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066A79">
              <w:rPr>
                <w:b/>
                <w:bCs/>
                <w:sz w:val="18"/>
                <w:szCs w:val="18"/>
              </w:rPr>
              <w:instrText xml:space="preserve"> ADDIN EN.CITE &lt;EndNote&gt;&lt;Cite&gt;&lt;Author&gt;Bergner&lt;/Author&gt;&lt;Year&gt;2006&lt;/Year&gt;&lt;RecNum&gt;21&lt;/RecNum&gt;&lt;DisplayText&gt; [27]&lt;/DisplayText&gt;&lt;record&gt;&lt;rec-number&gt;21&lt;/rec-number&gt;&lt;foreign-keys&gt;&lt;key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066A79">
              <w:rPr>
                <w:b/>
                <w:bCs/>
                <w:noProof/>
                <w:sz w:val="18"/>
                <w:szCs w:val="18"/>
              </w:rPr>
              <w:t> [27]</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6E13D5FC"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 </w:instrText>
            </w:r>
            <w:r w:rsidR="00066A79">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427372" w:rsidRPr="002E01AC">
              <w:rPr>
                <w:b/>
                <w:bCs/>
                <w:sz w:val="18"/>
                <w:szCs w:val="18"/>
              </w:rPr>
            </w:r>
            <w:r w:rsidR="00427372" w:rsidRPr="002E01AC">
              <w:rPr>
                <w:b/>
                <w:bCs/>
                <w:sz w:val="18"/>
                <w:szCs w:val="18"/>
              </w:rPr>
              <w:fldChar w:fldCharType="separate"/>
            </w:r>
            <w:r w:rsidR="00066A79">
              <w:rPr>
                <w:b/>
                <w:bCs/>
                <w:noProof/>
                <w:sz w:val="18"/>
                <w:szCs w:val="18"/>
              </w:rPr>
              <w:t> [28]</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1A0B4456" w:rsidR="00B10629" w:rsidRPr="002E01AC" w:rsidRDefault="00B10629" w:rsidP="002E01AC">
            <w:pPr>
              <w:spacing w:after="0" w:line="240" w:lineRule="auto"/>
              <w:jc w:val="left"/>
              <w:rPr>
                <w:b/>
                <w:bCs/>
                <w:sz w:val="18"/>
                <w:szCs w:val="18"/>
              </w:rPr>
            </w:pPr>
            <w:proofErr w:type="spellStart"/>
            <w:r w:rsidRPr="002E01AC">
              <w:rPr>
                <w:b/>
                <w:bCs/>
                <w:sz w:val="18"/>
                <w:szCs w:val="18"/>
              </w:rPr>
              <w:t>Sandaradura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 </w:instrText>
            </w:r>
            <w:r w:rsidR="00066A79">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344F02" w:rsidRPr="002E01AC">
              <w:rPr>
                <w:b/>
                <w:bCs/>
                <w:sz w:val="18"/>
                <w:szCs w:val="18"/>
              </w:rPr>
            </w:r>
            <w:r w:rsidR="00344F02" w:rsidRPr="002E01AC">
              <w:rPr>
                <w:b/>
                <w:bCs/>
                <w:sz w:val="18"/>
                <w:szCs w:val="18"/>
              </w:rPr>
              <w:fldChar w:fldCharType="separate"/>
            </w:r>
            <w:r w:rsidR="00066A79">
              <w:rPr>
                <w:b/>
                <w:bCs/>
                <w:noProof/>
                <w:sz w:val="18"/>
                <w:szCs w:val="18"/>
              </w:rPr>
              <w:t> [13]</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3FCA0F1E"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066A79">
              <w:rPr>
                <w:b/>
                <w:bCs/>
                <w:sz w:val="18"/>
                <w:szCs w:val="18"/>
              </w:rPr>
              <w:instrText xml:space="preserve"> ADDIN EN.CITE &lt;EndNote&gt;&lt;Cite&gt;&lt;Author&gt;Sinnollareddy&lt;/Author&gt;&lt;Year&gt;2015&lt;/Year&gt;&lt;RecNum&gt;5&lt;/RecNum&gt;&lt;DisplayText&gt; [29]&lt;/DisplayText&gt;&lt;record&gt;&lt;rec-number&gt;5&lt;/rec-number&gt;&lt;foreign-keys&gt;&lt;key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066A79">
              <w:rPr>
                <w:b/>
                <w:bCs/>
                <w:noProof/>
                <w:sz w:val="18"/>
                <w:szCs w:val="18"/>
              </w:rPr>
              <w:t> [29]</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2AC1EC73"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 </w:instrText>
            </w:r>
            <w:r w:rsidR="00066A79">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[14]</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501F664F" w:rsidR="00B10629" w:rsidRPr="002E01AC" w:rsidRDefault="00B10629" w:rsidP="002E01AC">
            <w:pPr>
              <w:spacing w:after="0" w:line="240" w:lineRule="auto"/>
              <w:jc w:val="left"/>
              <w:rPr>
                <w:b/>
                <w:bCs/>
                <w:sz w:val="18"/>
                <w:szCs w:val="18"/>
              </w:rPr>
            </w:pPr>
            <w:proofErr w:type="spellStart"/>
            <w:r w:rsidRPr="002E01AC">
              <w:rPr>
                <w:b/>
                <w:bCs/>
                <w:sz w:val="18"/>
                <w:szCs w:val="18"/>
              </w:rPr>
              <w:t>Boonstra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 </w:instrText>
            </w:r>
            <w:r w:rsidR="00066A79">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[15]</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1BB71F8E" w:rsidR="007979BD" w:rsidRPr="002E01AC" w:rsidRDefault="007979BD" w:rsidP="002E01AC">
            <w:pPr>
              <w:spacing w:after="0" w:line="240" w:lineRule="auto"/>
              <w:jc w:val="left"/>
              <w:rPr>
                <w:color w:val="000000"/>
                <w:sz w:val="18"/>
                <w:szCs w:val="18"/>
              </w:rPr>
            </w:pPr>
            <w:del w:id="173" w:author="My Luong Vuong" w:date="2024-01-30T22:18:00Z">
              <w:r w:rsidRPr="002E01AC" w:rsidDel="00626236">
                <w:rPr>
                  <w:sz w:val="18"/>
                  <w:szCs w:val="18"/>
                </w:rPr>
                <w:delText xml:space="preserve">3 </w:delText>
              </w:r>
            </w:del>
            <w:commentRangeStart w:id="174"/>
            <w:ins w:id="175" w:author="My Luong Vuong" w:date="2024-01-30T22:18:00Z">
              <w:r w:rsidR="00626236">
                <w:rPr>
                  <w:sz w:val="18"/>
                  <w:szCs w:val="18"/>
                </w:rPr>
                <w:t>5</w:t>
              </w:r>
              <w:commentRangeEnd w:id="174"/>
              <w:r w:rsidR="00094C7C">
                <w:rPr>
                  <w:rStyle w:val="CommentReference"/>
                </w:rPr>
                <w:commentReference w:id="174"/>
              </w:r>
              <w:r w:rsidR="00626236" w:rsidRPr="002E01AC">
                <w:rPr>
                  <w:sz w:val="18"/>
                  <w:szCs w:val="18"/>
                </w:rPr>
                <w:t xml:space="preserve"> </w:t>
              </w:r>
            </w:ins>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0A93B191" w:rsidR="007979BD" w:rsidRPr="002E01AC" w:rsidRDefault="007979BD" w:rsidP="002E01AC">
            <w:pPr>
              <w:spacing w:after="0" w:line="240" w:lineRule="auto"/>
              <w:jc w:val="left"/>
              <w:rPr>
                <w:color w:val="000000"/>
                <w:sz w:val="18"/>
                <w:szCs w:val="18"/>
              </w:rPr>
            </w:pPr>
            <w:del w:id="176" w:author="My Luong Vuong" w:date="2024-01-30T22:18:00Z">
              <w:r w:rsidRPr="002E01AC" w:rsidDel="00CF7ED4">
                <w:rPr>
                  <w:sz w:val="18"/>
                  <w:szCs w:val="18"/>
                </w:rPr>
                <w:delText xml:space="preserve">32 </w:delText>
              </w:r>
            </w:del>
            <w:ins w:id="177" w:author="My Luong Vuong" w:date="2024-01-30T22:18:00Z">
              <w:r w:rsidR="00CF7ED4" w:rsidRPr="002E01AC">
                <w:rPr>
                  <w:sz w:val="18"/>
                  <w:szCs w:val="18"/>
                </w:rPr>
                <w:t>3</w:t>
              </w:r>
              <w:r w:rsidR="00CF7ED4">
                <w:rPr>
                  <w:sz w:val="18"/>
                  <w:szCs w:val="18"/>
                </w:rPr>
                <w:t>4</w:t>
              </w:r>
              <w:r w:rsidR="00CF7ED4" w:rsidRPr="002E01AC">
                <w:rPr>
                  <w:sz w:val="18"/>
                  <w:szCs w:val="18"/>
                </w:rPr>
                <w:t xml:space="preserve"> </w:t>
              </w:r>
            </w:ins>
            <w:r w:rsidRPr="002E01AC">
              <w:rPr>
                <w:sz w:val="18"/>
                <w:szCs w:val="18"/>
              </w:rPr>
              <w:t>(</w:t>
            </w:r>
            <w:del w:id="178" w:author="My Luong Vuong" w:date="2024-01-30T22:19:00Z">
              <w:r w:rsidRPr="002E01AC" w:rsidDel="00806B67">
                <w:rPr>
                  <w:sz w:val="18"/>
                  <w:szCs w:val="18"/>
                </w:rPr>
                <w:delText>18</w:delText>
              </w:r>
            </w:del>
            <w:ins w:id="179" w:author="My Luong Vuong" w:date="2024-01-30T22:19:00Z">
              <w:r w:rsidR="00806B67" w:rsidRPr="002E01AC">
                <w:rPr>
                  <w:sz w:val="18"/>
                  <w:szCs w:val="18"/>
                </w:rPr>
                <w:t>1</w:t>
              </w:r>
              <w:r w:rsidR="00806B67">
                <w:rPr>
                  <w:sz w:val="18"/>
                  <w:szCs w:val="18"/>
                </w:rPr>
                <w:t>9</w:t>
              </w:r>
            </w:ins>
            <w:r w:rsidRPr="002E01AC">
              <w:rPr>
                <w:sz w:val="18"/>
                <w:szCs w:val="18"/>
              </w:rPr>
              <w:t>.</w:t>
            </w:r>
            <w:del w:id="180" w:author="My Luong Vuong" w:date="2024-01-30T22:19:00Z">
              <w:r w:rsidRPr="002E01AC" w:rsidDel="00806B67">
                <w:rPr>
                  <w:sz w:val="18"/>
                  <w:szCs w:val="18"/>
                </w:rPr>
                <w:delText>1</w:delText>
              </w:r>
            </w:del>
            <w:ins w:id="181" w:author="My Luong Vuong" w:date="2024-01-30T22:19:00Z">
              <w:r w:rsidR="00806B67">
                <w:rPr>
                  <w:sz w:val="18"/>
                  <w:szCs w:val="18"/>
                </w:rPr>
                <w:t>2</w:t>
              </w:r>
            </w:ins>
            <w:r w:rsidRPr="002E01AC">
              <w:rPr>
                <w:sz w:val="18"/>
                <w:szCs w:val="18"/>
              </w:rPr>
              <w:t>)</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3657F6"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140C8EB8" w:rsidR="00A3478D" w:rsidRPr="002E01AC" w:rsidDel="001276B3" w:rsidRDefault="00A3478D" w:rsidP="002E01AC">
            <w:pPr>
              <w:spacing w:after="0" w:line="240" w:lineRule="auto"/>
              <w:jc w:val="left"/>
              <w:rPr>
                <w:color w:val="000000"/>
                <w:sz w:val="18"/>
                <w:szCs w:val="18"/>
              </w:rPr>
            </w:pPr>
            <w:del w:id="182" w:author="My Luong Vuong" w:date="2024-01-30T22:25:00Z">
              <w:r w:rsidRPr="002E01AC" w:rsidDel="00D72FA0">
                <w:rPr>
                  <w:sz w:val="18"/>
                  <w:szCs w:val="18"/>
                </w:rPr>
                <w:delText>85</w:delText>
              </w:r>
            </w:del>
            <w:ins w:id="183" w:author="My Luong Vuong" w:date="2024-01-30T22:55:00Z">
              <w:r w:rsidR="00A523C5">
                <w:rPr>
                  <w:sz w:val="18"/>
                  <w:szCs w:val="18"/>
                </w:rPr>
                <w:t>85</w:t>
              </w:r>
            </w:ins>
            <w:r w:rsidRPr="002E01AC">
              <w:rPr>
                <w:sz w:val="18"/>
                <w:szCs w:val="18"/>
              </w:rPr>
              <w:t>.</w:t>
            </w:r>
            <w:del w:id="184" w:author="My Luong Vuong" w:date="2024-01-30T22:55:00Z">
              <w:r w:rsidRPr="002E01AC" w:rsidDel="00A523C5">
                <w:rPr>
                  <w:sz w:val="18"/>
                  <w:szCs w:val="18"/>
                </w:rPr>
                <w:delText xml:space="preserve">2 </w:delText>
              </w:r>
            </w:del>
            <w:ins w:id="185" w:author="My Luong Vuong" w:date="2024-01-30T22:55:00Z">
              <w:r w:rsidR="00A523C5">
                <w:rPr>
                  <w:sz w:val="18"/>
                  <w:szCs w:val="18"/>
                </w:rPr>
                <w:t>5</w:t>
              </w:r>
              <w:r w:rsidR="00A523C5" w:rsidRPr="002E01AC">
                <w:rPr>
                  <w:sz w:val="18"/>
                  <w:szCs w:val="18"/>
                </w:rPr>
                <w:t xml:space="preserve"> </w:t>
              </w:r>
            </w:ins>
            <w:r w:rsidRPr="002E01AC">
              <w:rPr>
                <w:sz w:val="18"/>
                <w:szCs w:val="18"/>
              </w:rPr>
              <w:t>[</w:t>
            </w:r>
            <w:del w:id="186" w:author="My Luong Vuong" w:date="2024-01-30T22:25:00Z">
              <w:r w:rsidRPr="002E01AC" w:rsidDel="00D72FA0">
                <w:rPr>
                  <w:sz w:val="18"/>
                  <w:szCs w:val="18"/>
                </w:rPr>
                <w:delText>46</w:delText>
              </w:r>
            </w:del>
            <w:ins w:id="187" w:author="My Luong Vuong" w:date="2024-01-30T22:55:00Z">
              <w:r w:rsidR="00A523C5">
                <w:rPr>
                  <w:sz w:val="18"/>
                  <w:szCs w:val="18"/>
                </w:rPr>
                <w:t>46</w:t>
              </w:r>
            </w:ins>
            <w:r w:rsidRPr="002E01AC">
              <w:rPr>
                <w:sz w:val="18"/>
                <w:szCs w:val="18"/>
              </w:rPr>
              <w:t>.</w:t>
            </w:r>
            <w:del w:id="188" w:author="My Luong Vuong" w:date="2024-01-30T22:25:00Z">
              <w:r w:rsidRPr="002E01AC" w:rsidDel="00D72FA0">
                <w:rPr>
                  <w:sz w:val="18"/>
                  <w:szCs w:val="18"/>
                </w:rPr>
                <w:delText>7</w:delText>
              </w:r>
            </w:del>
            <w:ins w:id="189" w:author="My Luong Vuong" w:date="2024-01-30T22:55:00Z">
              <w:r w:rsidR="00A523C5">
                <w:rPr>
                  <w:sz w:val="18"/>
                  <w:szCs w:val="18"/>
                </w:rPr>
                <w:t>9</w:t>
              </w:r>
            </w:ins>
            <w:r w:rsidR="006F045C">
              <w:rPr>
                <w:sz w:val="18"/>
                <w:szCs w:val="18"/>
              </w:rPr>
              <w:t>–</w:t>
            </w:r>
            <w:del w:id="190" w:author="My Luong Vuong" w:date="2024-01-30T22:25:00Z">
              <w:r w:rsidRPr="002E01AC" w:rsidDel="00B54C40">
                <w:rPr>
                  <w:sz w:val="18"/>
                  <w:szCs w:val="18"/>
                </w:rPr>
                <w:delText>105</w:delText>
              </w:r>
            </w:del>
            <w:ins w:id="191" w:author="My Luong Vuong" w:date="2024-01-30T22:55:00Z">
              <w:r w:rsidR="00B53A45">
                <w:rPr>
                  <w:sz w:val="18"/>
                  <w:szCs w:val="18"/>
                </w:rPr>
                <w:t>105</w:t>
              </w:r>
            </w:ins>
            <w:r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7F754CBD" w:rsidR="00A3478D" w:rsidRPr="002E01AC" w:rsidDel="001276B3" w:rsidRDefault="00A3478D" w:rsidP="002E01AC">
            <w:pPr>
              <w:spacing w:after="0" w:line="240" w:lineRule="auto"/>
              <w:jc w:val="left"/>
              <w:rPr>
                <w:color w:val="000000"/>
                <w:sz w:val="18"/>
                <w:szCs w:val="18"/>
              </w:rPr>
            </w:pPr>
            <w:del w:id="192" w:author="My Luong Vuong" w:date="2024-01-30T22:25:00Z">
              <w:r w:rsidRPr="002E01AC" w:rsidDel="0064622E">
                <w:rPr>
                  <w:sz w:val="18"/>
                  <w:szCs w:val="18"/>
                </w:rPr>
                <w:delText>88</w:delText>
              </w:r>
            </w:del>
            <w:ins w:id="193" w:author="My Luong Vuong" w:date="2024-01-30T22:55:00Z">
              <w:r w:rsidR="00CC302C">
                <w:rPr>
                  <w:sz w:val="18"/>
                  <w:szCs w:val="18"/>
                </w:rPr>
                <w:t>9</w:t>
              </w:r>
            </w:ins>
            <w:ins w:id="194" w:author="My Luong Vuong" w:date="2024-01-30T22:25:00Z">
              <w:r w:rsidR="0064622E">
                <w:rPr>
                  <w:sz w:val="18"/>
                  <w:szCs w:val="18"/>
                </w:rPr>
                <w:t>3</w:t>
              </w:r>
            </w:ins>
            <w:r w:rsidRPr="002E01AC">
              <w:rPr>
                <w:sz w:val="18"/>
                <w:szCs w:val="18"/>
              </w:rPr>
              <w:t>.</w:t>
            </w:r>
            <w:del w:id="195" w:author="My Luong Vuong" w:date="2024-01-30T22:25:00Z">
              <w:r w:rsidRPr="002E01AC" w:rsidDel="0064622E">
                <w:rPr>
                  <w:sz w:val="18"/>
                  <w:szCs w:val="18"/>
                </w:rPr>
                <w:delText xml:space="preserve">1 </w:delText>
              </w:r>
            </w:del>
            <w:ins w:id="196" w:author="My Luong Vuong" w:date="2024-01-30T22:55:00Z">
              <w:r w:rsidR="00CC302C">
                <w:rPr>
                  <w:sz w:val="18"/>
                  <w:szCs w:val="18"/>
                </w:rPr>
                <w:t>1</w:t>
              </w:r>
            </w:ins>
            <w:ins w:id="197" w:author="My Luong Vuong" w:date="2024-01-30T22:25:00Z">
              <w:r w:rsidR="0064622E" w:rsidRPr="002E01AC">
                <w:rPr>
                  <w:sz w:val="18"/>
                  <w:szCs w:val="18"/>
                </w:rPr>
                <w:t xml:space="preserve"> </w:t>
              </w:r>
            </w:ins>
            <w:r w:rsidRPr="002E01AC">
              <w:rPr>
                <w:sz w:val="18"/>
                <w:szCs w:val="18"/>
              </w:rPr>
              <w:t>[</w:t>
            </w:r>
            <w:del w:id="198" w:author="My Luong Vuong" w:date="2024-01-30T22:55:00Z">
              <w:r w:rsidRPr="002E01AC" w:rsidDel="000334CB">
                <w:rPr>
                  <w:sz w:val="18"/>
                  <w:szCs w:val="18"/>
                </w:rPr>
                <w:delText>63</w:delText>
              </w:r>
            </w:del>
            <w:ins w:id="199" w:author="My Luong Vuong" w:date="2024-01-30T22:55:00Z">
              <w:r w:rsidR="000334CB" w:rsidRPr="002E01AC">
                <w:rPr>
                  <w:sz w:val="18"/>
                  <w:szCs w:val="18"/>
                </w:rPr>
                <w:t>6</w:t>
              </w:r>
              <w:r w:rsidR="000334CB">
                <w:rPr>
                  <w:sz w:val="18"/>
                  <w:szCs w:val="18"/>
                </w:rPr>
                <w:t>0</w:t>
              </w:r>
            </w:ins>
            <w:r w:rsidRPr="002E01AC">
              <w:rPr>
                <w:sz w:val="18"/>
                <w:szCs w:val="18"/>
              </w:rPr>
              <w:t>.</w:t>
            </w:r>
            <w:del w:id="200" w:author="My Luong Vuong" w:date="2024-01-30T22:55:00Z">
              <w:r w:rsidRPr="002E01AC" w:rsidDel="000334CB">
                <w:rPr>
                  <w:sz w:val="18"/>
                  <w:szCs w:val="18"/>
                </w:rPr>
                <w:delText>4</w:delText>
              </w:r>
            </w:del>
            <w:ins w:id="201" w:author="My Luong Vuong" w:date="2024-01-30T22:55:00Z">
              <w:r w:rsidR="000334CB">
                <w:rPr>
                  <w:sz w:val="18"/>
                  <w:szCs w:val="18"/>
                </w:rPr>
                <w:t>3</w:t>
              </w:r>
            </w:ins>
            <w:r w:rsidR="006F045C">
              <w:rPr>
                <w:sz w:val="18"/>
                <w:szCs w:val="18"/>
              </w:rPr>
              <w:t>–</w:t>
            </w:r>
            <w:del w:id="202" w:author="My Luong Vuong" w:date="2024-01-30T22:55:00Z">
              <w:r w:rsidRPr="002E01AC" w:rsidDel="000334CB">
                <w:rPr>
                  <w:sz w:val="18"/>
                  <w:szCs w:val="18"/>
                </w:rPr>
                <w:delText>106</w:delText>
              </w:r>
            </w:del>
            <w:ins w:id="203" w:author="My Luong Vuong" w:date="2024-01-30T22:55:00Z">
              <w:r w:rsidR="000334CB" w:rsidRPr="002E01AC">
                <w:rPr>
                  <w:sz w:val="18"/>
                  <w:szCs w:val="18"/>
                </w:rPr>
                <w:t>10</w:t>
              </w:r>
              <w:r w:rsidR="000334CB">
                <w:rPr>
                  <w:sz w:val="18"/>
                  <w:szCs w:val="18"/>
                </w:rPr>
                <w:t>5</w:t>
              </w:r>
            </w:ins>
            <w:r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7EAF1732" w:rsidR="00A3478D" w:rsidRPr="002E01AC" w:rsidDel="001276B3" w:rsidRDefault="00A3478D" w:rsidP="002E01AC">
            <w:pPr>
              <w:spacing w:after="0" w:line="240" w:lineRule="auto"/>
              <w:jc w:val="left"/>
              <w:rPr>
                <w:color w:val="000000"/>
                <w:sz w:val="18"/>
                <w:szCs w:val="18"/>
              </w:rPr>
            </w:pPr>
            <w:del w:id="204" w:author="My Luong Vuong" w:date="2024-01-30T22:25:00Z">
              <w:r w:rsidRPr="002E01AC" w:rsidDel="00BB43EF">
                <w:rPr>
                  <w:sz w:val="18"/>
                  <w:szCs w:val="18"/>
                </w:rPr>
                <w:delText>83</w:delText>
              </w:r>
            </w:del>
            <w:ins w:id="205" w:author="My Luong Vuong" w:date="2024-01-30T22:25:00Z">
              <w:r w:rsidR="00BB43EF" w:rsidRPr="002E01AC">
                <w:rPr>
                  <w:sz w:val="18"/>
                  <w:szCs w:val="18"/>
                </w:rPr>
                <w:t>8</w:t>
              </w:r>
              <w:r w:rsidR="00BB43EF">
                <w:rPr>
                  <w:sz w:val="18"/>
                  <w:szCs w:val="18"/>
                </w:rPr>
                <w:t>2</w:t>
              </w:r>
            </w:ins>
            <w:r w:rsidRPr="002E01AC">
              <w:rPr>
                <w:sz w:val="18"/>
                <w:szCs w:val="18"/>
              </w:rPr>
              <w:t>.</w:t>
            </w:r>
            <w:del w:id="206" w:author="My Luong Vuong" w:date="2024-01-30T22:25:00Z">
              <w:r w:rsidRPr="002E01AC" w:rsidDel="00BB43EF">
                <w:rPr>
                  <w:sz w:val="18"/>
                  <w:szCs w:val="18"/>
                </w:rPr>
                <w:delText xml:space="preserve">4 </w:delText>
              </w:r>
            </w:del>
            <w:ins w:id="207" w:author="My Luong Vuong" w:date="2024-01-30T22:25:00Z">
              <w:r w:rsidR="00BB43EF">
                <w:rPr>
                  <w:sz w:val="18"/>
                  <w:szCs w:val="18"/>
                </w:rPr>
                <w:t>7</w:t>
              </w:r>
              <w:r w:rsidR="00BB43EF" w:rsidRPr="002E01AC">
                <w:rPr>
                  <w:sz w:val="18"/>
                  <w:szCs w:val="18"/>
                </w:rPr>
                <w:t xml:space="preserve"> </w:t>
              </w:r>
            </w:ins>
            <w:r w:rsidRPr="002E01AC">
              <w:rPr>
                <w:sz w:val="18"/>
                <w:szCs w:val="18"/>
              </w:rPr>
              <w:t>[49.</w:t>
            </w:r>
            <w:del w:id="208" w:author="My Luong Vuong" w:date="2024-01-30T22:25:00Z">
              <w:r w:rsidRPr="002E01AC" w:rsidDel="00C16ADB">
                <w:rPr>
                  <w:sz w:val="18"/>
                  <w:szCs w:val="18"/>
                </w:rPr>
                <w:delText>1</w:delText>
              </w:r>
            </w:del>
            <w:ins w:id="209" w:author="My Luong Vuong" w:date="2024-01-30T22:25:00Z">
              <w:r w:rsidR="00C16ADB">
                <w:rPr>
                  <w:sz w:val="18"/>
                  <w:szCs w:val="18"/>
                </w:rPr>
                <w:t>8</w:t>
              </w:r>
            </w:ins>
            <w:r w:rsidR="006F045C">
              <w:rPr>
                <w:sz w:val="18"/>
                <w:szCs w:val="18"/>
              </w:rPr>
              <w:t>–</w:t>
            </w:r>
            <w:r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29C85CEE" w:rsidR="00E546E6" w:rsidRPr="002E01AC" w:rsidDel="001276B3" w:rsidRDefault="00E6161B" w:rsidP="002E01AC">
            <w:pPr>
              <w:spacing w:after="0" w:line="240" w:lineRule="auto"/>
              <w:jc w:val="left"/>
              <w:rPr>
                <w:color w:val="000000"/>
                <w:sz w:val="18"/>
                <w:szCs w:val="18"/>
              </w:rPr>
            </w:pPr>
            <w:del w:id="210" w:author="My Luong Vuong" w:date="2024-01-30T22:56:00Z">
              <w:r w:rsidRPr="002E01AC" w:rsidDel="00C2197D">
                <w:rPr>
                  <w:sz w:val="18"/>
                  <w:szCs w:val="18"/>
                </w:rPr>
                <w:delText>38</w:delText>
              </w:r>
              <w:r w:rsidR="00A3394B" w:rsidRPr="002E01AC" w:rsidDel="00C2197D">
                <w:rPr>
                  <w:sz w:val="18"/>
                  <w:szCs w:val="18"/>
                </w:rPr>
                <w:delText xml:space="preserve"> </w:delText>
              </w:r>
            </w:del>
            <w:ins w:id="211" w:author="My Luong Vuong" w:date="2024-01-30T22:56:00Z">
              <w:r w:rsidR="00C2197D">
                <w:rPr>
                  <w:sz w:val="18"/>
                  <w:szCs w:val="18"/>
                </w:rPr>
                <w:t>2</w:t>
              </w:r>
            </w:ins>
            <w:ins w:id="212" w:author="My Luong Vuong" w:date="2024-01-30T22:57:00Z">
              <w:r w:rsidR="00C2197D">
                <w:rPr>
                  <w:sz w:val="18"/>
                  <w:szCs w:val="18"/>
                </w:rPr>
                <w:t>54</w:t>
              </w:r>
            </w:ins>
            <w:ins w:id="213" w:author="My Luong Vuong" w:date="2024-01-30T22:56:00Z">
              <w:r w:rsidR="00C2197D" w:rsidRPr="002E01AC">
                <w:rPr>
                  <w:sz w:val="18"/>
                  <w:szCs w:val="18"/>
                </w:rPr>
                <w:t xml:space="preserve"> </w:t>
              </w:r>
            </w:ins>
            <w:r w:rsidR="00E546E6" w:rsidRPr="002E01AC">
              <w:rPr>
                <w:sz w:val="18"/>
                <w:szCs w:val="18"/>
              </w:rPr>
              <w:t>(</w:t>
            </w:r>
            <w:ins w:id="214" w:author="My Luong Vuong" w:date="2024-01-30T22:57:00Z">
              <w:r w:rsidR="00C2197D">
                <w:rPr>
                  <w:sz w:val="18"/>
                  <w:szCs w:val="18"/>
                </w:rPr>
                <w:t>3</w:t>
              </w:r>
            </w:ins>
            <w:r w:rsidRPr="002E01AC">
              <w:rPr>
                <w:sz w:val="18"/>
                <w:szCs w:val="18"/>
              </w:rPr>
              <w:t>5</w:t>
            </w:r>
            <w:r w:rsidR="00E546E6" w:rsidRPr="002E01AC">
              <w:rPr>
                <w:sz w:val="18"/>
                <w:szCs w:val="18"/>
              </w:rPr>
              <w:t>.</w:t>
            </w:r>
            <w:ins w:id="215" w:author="My Luong Vuong" w:date="2024-01-30T22:57:00Z">
              <w:r w:rsidR="00C2197D">
                <w:rPr>
                  <w:sz w:val="18"/>
                  <w:szCs w:val="18"/>
                </w:rPr>
                <w:t>8)</w:t>
              </w:r>
            </w:ins>
            <w:del w:id="216" w:author="My Luong Vuong" w:date="2024-01-30T22:56:00Z">
              <w:r w:rsidRPr="002E01AC" w:rsidDel="00C2197D">
                <w:rPr>
                  <w:sz w:val="18"/>
                  <w:szCs w:val="18"/>
                </w:rPr>
                <w:delText>3</w:delText>
              </w:r>
              <w:r w:rsidR="00E546E6" w:rsidRPr="002E01AC" w:rsidDel="00C2197D">
                <w:rPr>
                  <w:sz w:val="18"/>
                  <w:szCs w:val="18"/>
                </w:rPr>
                <w:delText>)</w:delText>
              </w:r>
            </w:del>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7AF5969E" w:rsidR="00E546E6" w:rsidRPr="002E01AC" w:rsidDel="001276B3" w:rsidRDefault="00E87477" w:rsidP="002E01AC">
            <w:pPr>
              <w:spacing w:after="0" w:line="240" w:lineRule="auto"/>
              <w:jc w:val="left"/>
              <w:rPr>
                <w:color w:val="000000"/>
                <w:sz w:val="18"/>
                <w:szCs w:val="18"/>
              </w:rPr>
            </w:pPr>
            <w:del w:id="217" w:author="My Luong Vuong" w:date="2024-01-30T22:57:00Z">
              <w:r w:rsidRPr="002E01AC" w:rsidDel="002F76B6">
                <w:rPr>
                  <w:sz w:val="18"/>
                  <w:szCs w:val="18"/>
                </w:rPr>
                <w:delText xml:space="preserve">225 </w:delText>
              </w:r>
            </w:del>
            <w:ins w:id="218" w:author="My Luong Vuong" w:date="2024-01-30T22:57:00Z">
              <w:r w:rsidR="002F76B6" w:rsidRPr="002E01AC">
                <w:rPr>
                  <w:sz w:val="18"/>
                  <w:szCs w:val="18"/>
                </w:rPr>
                <w:t>2</w:t>
              </w:r>
              <w:r w:rsidR="0029302E">
                <w:rPr>
                  <w:sz w:val="18"/>
                  <w:szCs w:val="18"/>
                </w:rPr>
                <w:t>31</w:t>
              </w:r>
              <w:r w:rsidR="002F76B6" w:rsidRPr="002E01AC">
                <w:rPr>
                  <w:sz w:val="18"/>
                  <w:szCs w:val="18"/>
                </w:rPr>
                <w:t xml:space="preserve"> </w:t>
              </w:r>
            </w:ins>
            <w:r w:rsidR="00E546E6" w:rsidRPr="002E01AC">
              <w:rPr>
                <w:sz w:val="18"/>
                <w:szCs w:val="18"/>
              </w:rPr>
              <w:t>(</w:t>
            </w:r>
            <w:del w:id="219" w:author="My Luong Vuong" w:date="2024-01-30T22:57:00Z">
              <w:r w:rsidRPr="002E01AC" w:rsidDel="002F76B6">
                <w:rPr>
                  <w:sz w:val="18"/>
                  <w:szCs w:val="18"/>
                </w:rPr>
                <w:delText>45</w:delText>
              </w:r>
            </w:del>
            <w:ins w:id="220" w:author="My Luong Vuong" w:date="2024-01-30T22:57:00Z">
              <w:r w:rsidR="002F76B6" w:rsidRPr="002E01AC">
                <w:rPr>
                  <w:sz w:val="18"/>
                  <w:szCs w:val="18"/>
                </w:rPr>
                <w:t>4</w:t>
              </w:r>
              <w:r w:rsidR="001274A1">
                <w:rPr>
                  <w:sz w:val="18"/>
                  <w:szCs w:val="18"/>
                </w:rPr>
                <w:t>6</w:t>
              </w:r>
            </w:ins>
            <w:r w:rsidR="00E546E6" w:rsidRPr="002E01AC">
              <w:rPr>
                <w:sz w:val="18"/>
                <w:szCs w:val="18"/>
              </w:rPr>
              <w:t>.</w:t>
            </w:r>
            <w:del w:id="221" w:author="My Luong Vuong" w:date="2024-01-30T22:57:00Z">
              <w:r w:rsidRPr="002E01AC" w:rsidDel="002F76B6">
                <w:rPr>
                  <w:sz w:val="18"/>
                  <w:szCs w:val="18"/>
                </w:rPr>
                <w:delText>4</w:delText>
              </w:r>
            </w:del>
            <w:ins w:id="222" w:author="My Luong Vuong" w:date="2024-01-30T22:57:00Z">
              <w:r w:rsidR="001274A1">
                <w:rPr>
                  <w:sz w:val="18"/>
                  <w:szCs w:val="18"/>
                </w:rPr>
                <w:t>6</w:t>
              </w:r>
            </w:ins>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1DBB7B66" w:rsidR="00E546E6" w:rsidRPr="002E01AC" w:rsidDel="001276B3" w:rsidRDefault="00A7724D" w:rsidP="002E01AC">
            <w:pPr>
              <w:spacing w:after="0" w:line="240" w:lineRule="auto"/>
              <w:jc w:val="left"/>
              <w:rPr>
                <w:color w:val="000000"/>
                <w:sz w:val="18"/>
                <w:szCs w:val="18"/>
              </w:rPr>
            </w:pPr>
            <w:del w:id="223" w:author="My Luong Vuong" w:date="2024-01-30T22:58:00Z">
              <w:r w:rsidRPr="002E01AC" w:rsidDel="00AA2566">
                <w:rPr>
                  <w:sz w:val="18"/>
                  <w:szCs w:val="18"/>
                </w:rPr>
                <w:delText>52</w:delText>
              </w:r>
              <w:r w:rsidR="003A7ECD" w:rsidRPr="002E01AC" w:rsidDel="00AA2566">
                <w:rPr>
                  <w:sz w:val="18"/>
                  <w:szCs w:val="18"/>
                </w:rPr>
                <w:delText xml:space="preserve"> </w:delText>
              </w:r>
            </w:del>
            <w:ins w:id="224" w:author="My Luong Vuong" w:date="2024-01-30T22:58:00Z">
              <w:r w:rsidR="00AA2566">
                <w:rPr>
                  <w:sz w:val="18"/>
                  <w:szCs w:val="18"/>
                </w:rPr>
                <w:t>8</w:t>
              </w:r>
              <w:r w:rsidR="00AA2566" w:rsidRPr="002E01AC">
                <w:rPr>
                  <w:sz w:val="18"/>
                  <w:szCs w:val="18"/>
                </w:rPr>
                <w:t xml:space="preserve">2 </w:t>
              </w:r>
            </w:ins>
            <w:r w:rsidR="00E546E6" w:rsidRPr="002E01AC">
              <w:rPr>
                <w:sz w:val="18"/>
                <w:szCs w:val="18"/>
              </w:rPr>
              <w:t>(</w:t>
            </w:r>
            <w:del w:id="225" w:author="My Luong Vuong" w:date="2024-01-30T22:58:00Z">
              <w:r w:rsidRPr="002E01AC" w:rsidDel="00AA2566">
                <w:rPr>
                  <w:sz w:val="18"/>
                  <w:szCs w:val="18"/>
                </w:rPr>
                <w:delText>11</w:delText>
              </w:r>
            </w:del>
            <w:ins w:id="226" w:author="My Luong Vuong" w:date="2024-01-30T22:58:00Z">
              <w:r w:rsidR="00AA2566" w:rsidRPr="002E01AC">
                <w:rPr>
                  <w:sz w:val="18"/>
                  <w:szCs w:val="18"/>
                </w:rPr>
                <w:t>1</w:t>
              </w:r>
              <w:r w:rsidR="00AA2566">
                <w:rPr>
                  <w:sz w:val="18"/>
                  <w:szCs w:val="18"/>
                </w:rPr>
                <w:t>8</w:t>
              </w:r>
            </w:ins>
            <w:r w:rsidR="00E546E6" w:rsidRPr="002E01AC">
              <w:rPr>
                <w:sz w:val="18"/>
                <w:szCs w:val="18"/>
              </w:rPr>
              <w:t>.</w:t>
            </w:r>
            <w:ins w:id="227" w:author="My Luong Vuong" w:date="2024-01-30T22:58:00Z">
              <w:r w:rsidR="00AA2566">
                <w:rPr>
                  <w:sz w:val="18"/>
                  <w:szCs w:val="18"/>
                </w:rPr>
                <w:t>2</w:t>
              </w:r>
            </w:ins>
            <w:del w:id="228" w:author="My Luong Vuong" w:date="2024-01-30T22:58:00Z">
              <w:r w:rsidRPr="002E01AC" w:rsidDel="00AA2566">
                <w:rPr>
                  <w:sz w:val="18"/>
                  <w:szCs w:val="18"/>
                </w:rPr>
                <w:delText>5</w:delText>
              </w:r>
            </w:del>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7E1795F2"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del w:id="229" w:author="My Luong Vuong" w:date="2024-01-30T22:58:00Z">
              <w:r w:rsidRPr="002E01AC" w:rsidDel="002D08CE">
                <w:rPr>
                  <w:sz w:val="18"/>
                  <w:szCs w:val="18"/>
                </w:rPr>
                <w:delText>7</w:delText>
              </w:r>
            </w:del>
            <w:ins w:id="230" w:author="My Luong Vuong" w:date="2024-01-30T22:58:00Z">
              <w:r w:rsidR="002D08CE">
                <w:rPr>
                  <w:sz w:val="18"/>
                  <w:szCs w:val="18"/>
                </w:rPr>
                <w:t>8</w:t>
              </w:r>
            </w:ins>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281C0146" w:rsidR="00E546E6" w:rsidRPr="002E01AC" w:rsidDel="001276B3" w:rsidRDefault="00563847" w:rsidP="002E01AC">
            <w:pPr>
              <w:spacing w:after="0" w:line="240" w:lineRule="auto"/>
              <w:jc w:val="left"/>
              <w:rPr>
                <w:color w:val="000000"/>
                <w:sz w:val="18"/>
                <w:szCs w:val="18"/>
              </w:rPr>
            </w:pPr>
            <w:del w:id="231" w:author="My Luong Vuong" w:date="2024-01-30T22:58:00Z">
              <w:r w:rsidRPr="002E01AC" w:rsidDel="008E34FC">
                <w:rPr>
                  <w:sz w:val="18"/>
                  <w:szCs w:val="18"/>
                </w:rPr>
                <w:delText>4</w:delText>
              </w:r>
              <w:r w:rsidR="00C3431E" w:rsidRPr="002E01AC" w:rsidDel="008E34FC">
                <w:rPr>
                  <w:sz w:val="18"/>
                  <w:szCs w:val="18"/>
                </w:rPr>
                <w:delText>40</w:delText>
              </w:r>
              <w:r w:rsidR="00591B93" w:rsidRPr="002E01AC" w:rsidDel="008E34FC">
                <w:rPr>
                  <w:sz w:val="18"/>
                  <w:szCs w:val="18"/>
                </w:rPr>
                <w:delText xml:space="preserve"> </w:delText>
              </w:r>
            </w:del>
            <w:ins w:id="232" w:author="My Luong Vuong" w:date="2024-01-30T22:58:00Z">
              <w:r w:rsidR="008E34FC">
                <w:rPr>
                  <w:sz w:val="18"/>
                  <w:szCs w:val="18"/>
                </w:rPr>
                <w:t>692</w:t>
              </w:r>
              <w:r w:rsidR="008E34FC" w:rsidRPr="002E01AC">
                <w:rPr>
                  <w:sz w:val="18"/>
                  <w:szCs w:val="18"/>
                </w:rPr>
                <w:t xml:space="preserve"> </w:t>
              </w:r>
            </w:ins>
            <w:r w:rsidR="00E546E6" w:rsidRPr="002E01AC">
              <w:rPr>
                <w:sz w:val="18"/>
                <w:szCs w:val="18"/>
              </w:rPr>
              <w:t>(</w:t>
            </w:r>
            <w:del w:id="233" w:author="My Luong Vuong" w:date="2024-01-30T22:58:00Z">
              <w:r w:rsidR="0057364E" w:rsidRPr="002E01AC" w:rsidDel="008E34FC">
                <w:rPr>
                  <w:sz w:val="18"/>
                  <w:szCs w:val="18"/>
                </w:rPr>
                <w:delText>13</w:delText>
              </w:r>
            </w:del>
            <w:ins w:id="234" w:author="My Luong Vuong" w:date="2024-01-30T22:58:00Z">
              <w:r w:rsidR="008E34FC">
                <w:rPr>
                  <w:sz w:val="18"/>
                  <w:szCs w:val="18"/>
                </w:rPr>
                <w:t>21</w:t>
              </w:r>
            </w:ins>
            <w:r w:rsidR="00E546E6" w:rsidRPr="002E01AC">
              <w:rPr>
                <w:sz w:val="18"/>
                <w:szCs w:val="18"/>
              </w:rPr>
              <w:t>.</w:t>
            </w:r>
            <w:del w:id="235" w:author="My Luong Vuong" w:date="2024-01-30T22:58:00Z">
              <w:r w:rsidR="0057364E" w:rsidRPr="002E01AC" w:rsidDel="008E34FC">
                <w:rPr>
                  <w:sz w:val="18"/>
                  <w:szCs w:val="18"/>
                </w:rPr>
                <w:delText>9</w:delText>
              </w:r>
            </w:del>
            <w:ins w:id="236" w:author="My Luong Vuong" w:date="2024-01-30T22:58:00Z">
              <w:r w:rsidR="008E34FC">
                <w:rPr>
                  <w:sz w:val="18"/>
                  <w:szCs w:val="18"/>
                </w:rPr>
                <w:t>8</w:t>
              </w:r>
            </w:ins>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lastRenderedPageBreak/>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sz w:val="18"/>
                <w:szCs w:val="18"/>
              </w:rPr>
              <w:t>C</w:t>
            </w:r>
            <w:r w:rsidRPr="002E01AC">
              <w:rPr>
                <w:sz w:val="18"/>
                <w:szCs w:val="18"/>
                <w:vertAlign w:val="subscript"/>
              </w:rPr>
              <w:t>min</w:t>
            </w:r>
            <w:proofErr w:type="spellEnd"/>
            <w:r w:rsidRPr="002E01AC">
              <w:rPr>
                <w:sz w:val="18"/>
                <w:szCs w:val="18"/>
              </w:rPr>
              <w:t xml:space="preserve">: fluconazole trough concentration;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605AF8">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r w:rsidRPr="00E03B11">
        <w:rPr>
          <w:b/>
          <w:bCs/>
        </w:rPr>
        <w:lastRenderedPageBreak/>
        <w:t>Table 2</w:t>
      </w:r>
      <w:r w:rsidRPr="00E03B11">
        <w:t xml:space="preserve">. </w:t>
      </w:r>
      <w:r w:rsidR="00D92590">
        <w:t>Model p</w:t>
      </w:r>
      <w:r w:rsidRPr="00E03B11">
        <w:t>arameter 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C736E4"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r w:rsidRPr="002E01AC">
              <w:rPr>
                <w:b/>
                <w:bCs/>
                <w:sz w:val="18"/>
                <w:szCs w:val="18"/>
              </w:rPr>
              <w:t>Parameter</w:t>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proofErr w:type="spellStart"/>
            <w:r w:rsidRPr="002E01AC">
              <w:rPr>
                <w:sz w:val="18"/>
                <w:szCs w:val="18"/>
              </w:rPr>
              <w:t>CL</w:t>
            </w:r>
            <w:r>
              <w:rPr>
                <w:sz w:val="18"/>
                <w:szCs w:val="18"/>
                <w:vertAlign w:val="subscript"/>
              </w:rPr>
              <w:t>off</w:t>
            </w:r>
            <w:proofErr w:type="spellEnd"/>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proofErr w:type="spellStart"/>
            <w:r w:rsidR="00AF0391" w:rsidRPr="002E01AC">
              <w:rPr>
                <w:sz w:val="18"/>
                <w:szCs w:val="18"/>
              </w:rPr>
              <w:t>CL</w:t>
            </w:r>
            <w:r w:rsidR="00AF0391">
              <w:rPr>
                <w:sz w:val="18"/>
                <w:szCs w:val="18"/>
                <w:vertAlign w:val="subscript"/>
              </w:rPr>
              <w:t>off</w:t>
            </w:r>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proofErr w:type="spellStart"/>
            <w:r w:rsidRPr="002E01AC">
              <w:rPr>
                <w:sz w:val="18"/>
                <w:szCs w:val="18"/>
              </w:rPr>
              <w:t>V</w:t>
            </w:r>
            <w:r>
              <w:rPr>
                <w:sz w:val="18"/>
                <w:szCs w:val="18"/>
              </w:rPr>
              <w:t>c</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r>
              <w:rPr>
                <w:i/>
                <w:iCs/>
                <w:sz w:val="18"/>
                <w:szCs w:val="18"/>
              </w:rP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 xml:space="preserve">IIV on </w:t>
            </w:r>
            <w:proofErr w:type="spellStart"/>
            <w:r w:rsidRPr="00494DCF">
              <w:rPr>
                <w:sz w:val="18"/>
                <w:szCs w:val="18"/>
                <w:lang w:val="fr-FR"/>
              </w:rPr>
              <w:t>CL</w:t>
            </w:r>
            <w:r w:rsidR="004F7803" w:rsidRPr="00494DCF">
              <w:rPr>
                <w:sz w:val="18"/>
                <w:szCs w:val="18"/>
                <w:vertAlign w:val="subscript"/>
                <w:lang w:val="fr-FR"/>
              </w:rPr>
              <w:t>on</w:t>
            </w:r>
            <w:proofErr w:type="spellEnd"/>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proofErr w:type="spellStart"/>
            <w:r w:rsidR="00F841C2" w:rsidRPr="002E01AC">
              <w:rPr>
                <w:sz w:val="18"/>
                <w:szCs w:val="18"/>
              </w:rPr>
              <w:t>CL</w:t>
            </w:r>
            <w:r w:rsidR="00F841C2">
              <w:rPr>
                <w:sz w:val="18"/>
                <w:szCs w:val="18"/>
                <w:vertAlign w:val="subscript"/>
              </w:rPr>
              <w:t>off</w:t>
            </w:r>
            <w:proofErr w:type="spellEnd"/>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proofErr w:type="spellStart"/>
            <w:r w:rsidR="005C216D" w:rsidRPr="002E01AC">
              <w:rPr>
                <w:sz w:val="18"/>
                <w:szCs w:val="18"/>
              </w:rPr>
              <w:t>CL</w:t>
            </w:r>
            <w:r w:rsidR="005C216D">
              <w:rPr>
                <w:sz w:val="18"/>
                <w:szCs w:val="18"/>
                <w:vertAlign w:val="subscript"/>
              </w:rPr>
              <w:t>off</w:t>
            </w:r>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proofErr w:type="spellStart"/>
      <w:r w:rsidR="00CF7E36" w:rsidRPr="00DC46F5">
        <w:rPr>
          <w:sz w:val="18"/>
          <w:szCs w:val="18"/>
        </w:rPr>
        <w:t>CL</w:t>
      </w:r>
      <w:r w:rsidR="00CF7E36">
        <w:rPr>
          <w:sz w:val="18"/>
          <w:szCs w:val="18"/>
          <w:vertAlign w:val="subscript"/>
        </w:rPr>
        <w:t>off</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r w:rsidRPr="00DC46F5">
        <w:rPr>
          <w:color w:val="000000"/>
          <w:sz w:val="18"/>
          <w:szCs w:val="18"/>
        </w:rPr>
        <w:t xml:space="preserve"> </w:t>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r w:rsidRPr="00E03B11">
        <w:rPr>
          <w:b/>
          <w:bCs/>
        </w:rPr>
        <w:lastRenderedPageBreak/>
        <w:t>Table 3</w:t>
      </w:r>
      <w:r w:rsidRPr="00E03B11">
        <w:t xml:space="preserve">. </w:t>
      </w:r>
      <w:r w:rsidR="00125C5F" w:rsidRPr="00125C5F">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242030F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rsidR="00B97C45">
        <w:t> </w:t>
      </w:r>
      <w:proofErr w:type="spellStart"/>
      <w:r w:rsidRPr="001B3939">
        <w:t>mg</w:t>
      </w:r>
      <w:r w:rsidR="007725C1">
        <w:t>×</w:t>
      </w:r>
      <w:r w:rsidRPr="001B3939">
        <w:t>h</w:t>
      </w:r>
      <w:proofErr w:type="spellEnd"/>
      <w:r w:rsidRPr="001B3939">
        <w:t>/L</w:t>
      </w:r>
      <w:r w:rsidR="00350452">
        <w:t xml:space="preserve"> vs </w:t>
      </w:r>
      <w:proofErr w:type="spellStart"/>
      <w:r w:rsidR="00F92D91">
        <w:t>eGFR</w:t>
      </w:r>
      <w:r w:rsidR="00F92D91" w:rsidRPr="008D08CE">
        <w:rPr>
          <w:vertAlign w:val="subscript"/>
        </w:rPr>
        <w:t>CKD</w:t>
      </w:r>
      <w:proofErr w:type="spellEnd"/>
      <w:r w:rsidR="00F92D91" w:rsidRPr="008D08CE">
        <w:rPr>
          <w:vertAlign w:val="subscript"/>
        </w:rPr>
        <w:t>-EPI</w:t>
      </w:r>
      <w:r w:rsidR="00F92D91" w:rsidDel="00F92D91">
        <w:t xml:space="preserve"> </w:t>
      </w:r>
      <w:r w:rsidRPr="001B3939">
        <w:t>over time</w:t>
      </w:r>
      <w:r w:rsidR="002F092A">
        <w:t xml:space="preserve"> </w:t>
      </w:r>
      <w:r w:rsidR="000D4B6A">
        <w:t>when not on CRRT</w:t>
      </w:r>
      <w:r w:rsidRPr="001B3939">
        <w:t xml:space="preserve">. </w:t>
      </w:r>
      <w:proofErr w:type="spellStart"/>
      <w:r w:rsidR="00943B79">
        <w:t>eGFR</w:t>
      </w:r>
      <w:r w:rsidR="00D2785B" w:rsidRPr="00494DCF">
        <w:rPr>
          <w:vertAlign w:val="subscript"/>
        </w:rPr>
        <w:t>CKD</w:t>
      </w:r>
      <w:proofErr w:type="spellEnd"/>
      <w:r w:rsidR="00E46977" w:rsidRPr="00494DCF">
        <w:rPr>
          <w:vertAlign w:val="subscript"/>
        </w:rPr>
        <w:t>-</w:t>
      </w:r>
      <w:r w:rsidR="00D2785B" w:rsidRPr="00494DCF">
        <w:rPr>
          <w:vertAlign w:val="subscript"/>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lastRenderedPageBreak/>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4B0D1011" w:rsidR="00C40B2F" w:rsidRDefault="00C40B2F" w:rsidP="00593CAA">
      <w:r w:rsidRPr="00A72BCD">
        <w:rPr>
          <w:b/>
          <w:bCs/>
        </w:rPr>
        <w:t xml:space="preserve">Fig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4F2E435B"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5F56027B" w14:textId="6CF32013" w:rsidR="00F76D85" w:rsidRPr="00E03B11" w:rsidRDefault="00632A7E" w:rsidP="007723C0">
      <w:r>
        <w:rPr>
          <w:noProof/>
        </w:rPr>
        <w:lastRenderedPageBreak/>
        <w:drawing>
          <wp:inline distT="0" distB="0" distL="0" distR="0" wp14:anchorId="1083E491" wp14:editId="797022D6">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sectPr w:rsidR="00F76D85" w:rsidRPr="00E03B11" w:rsidSect="00605AF8">
      <w:pgSz w:w="16838" w:h="11906" w:orient="landscape"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Isabel Spriet" w:date="2024-01-19T10:13:00Z" w:initials="IS">
    <w:p w14:paraId="427D26FC" w14:textId="77777777" w:rsidR="001300AC" w:rsidRDefault="001300AC" w:rsidP="00605FA1">
      <w:pPr>
        <w:pStyle w:val="CommentText"/>
        <w:jc w:val="left"/>
      </w:pPr>
      <w:r>
        <w:rPr>
          <w:rStyle w:val="CommentReference"/>
        </w:rPr>
        <w:annotationRef/>
      </w:r>
      <w:r>
        <w:t>What about hepatotoxicity? Is this not concentration-dependent? Might be important to add here, or in the discussion section, to avoid questions on that.</w:t>
      </w:r>
    </w:p>
  </w:comment>
  <w:comment w:id="6" w:author="Isabel Spriet" w:date="2024-01-19T10:20:00Z" w:initials="IS">
    <w:p w14:paraId="52C93CE6" w14:textId="77777777" w:rsidR="00DB1077" w:rsidRDefault="00DB1077" w:rsidP="0058297A">
      <w:pPr>
        <w:pStyle w:val="CommentText"/>
        <w:jc w:val="left"/>
      </w:pPr>
      <w:r>
        <w:rPr>
          <w:rStyle w:val="CommentReference"/>
        </w:rPr>
        <w:annotationRef/>
      </w:r>
      <w:r>
        <w:t>Is there any peak related toxicity described?</w:t>
      </w:r>
    </w:p>
  </w:comment>
  <w:comment w:id="7" w:author="My Luong Vuong" w:date="2024-01-25T22:18:00Z" w:initials="MLV">
    <w:p w14:paraId="1E161DF3" w14:textId="77777777" w:rsidR="00AB37FA" w:rsidRDefault="00AB37FA" w:rsidP="00D14ED6">
      <w:pPr>
        <w:pStyle w:val="CommentText"/>
        <w:jc w:val="left"/>
      </w:pPr>
      <w:r>
        <w:rPr>
          <w:rStyle w:val="CommentReference"/>
        </w:rPr>
        <w:annotationRef/>
      </w:r>
      <w:r>
        <w:rPr>
          <w:color w:val="000000"/>
        </w:rPr>
        <w:t>There was another study (Elias J. Anaissie et al, The Journal of Infectious Diseases, 1995) reported toxic effects including central nervous system and liver dysfunction, nausea and vomiting, and rash, which was observed mostly at fluconazole dosing of 1600 mg/day. It's important to note that most patients in this study were severely ill, and many were receiving multiple concomitant medications, which could have confounded evaluation of adverse events.</w:t>
      </w:r>
    </w:p>
  </w:comment>
  <w:comment w:id="8" w:author="My Luong Vuong" w:date="2024-01-26T17:07:00Z" w:initials="MLV">
    <w:p w14:paraId="486810F7" w14:textId="77777777" w:rsidR="008F4288" w:rsidRDefault="008F4288" w:rsidP="00294682">
      <w:pPr>
        <w:pStyle w:val="CommentText"/>
        <w:jc w:val="left"/>
      </w:pPr>
      <w:r>
        <w:rPr>
          <w:rStyle w:val="CommentReference"/>
        </w:rPr>
        <w:annotationRef/>
      </w:r>
      <w:r>
        <w:rPr>
          <w:lang w:val="en-US"/>
        </w:rPr>
        <w:t>"Hepatotoxicity frequent in azoles, not exposure dependent, fluconazole toxicity 2 cases"</w:t>
      </w:r>
    </w:p>
  </w:comment>
  <w:comment w:id="22" w:author="Isabel Spriet" w:date="2024-01-19T10:14:00Z" w:initials="IS">
    <w:p w14:paraId="7A7C8EBE" w14:textId="64FFC2E3" w:rsidR="001300AC" w:rsidRDefault="001300AC" w:rsidP="00903016">
      <w:pPr>
        <w:pStyle w:val="CommentText"/>
        <w:jc w:val="left"/>
      </w:pPr>
      <w:r>
        <w:rPr>
          <w:rStyle w:val="CommentReference"/>
        </w:rPr>
        <w:annotationRef/>
      </w:r>
      <w:r>
        <w:t xml:space="preserve">Do you mean inconsistent in terms of identified covariates? Can you specify this more? </w:t>
      </w:r>
    </w:p>
  </w:comment>
  <w:comment w:id="23" w:author="My Luong Vuong" w:date="2024-01-25T22:43:00Z" w:initials="MLV">
    <w:p w14:paraId="65A9A15E" w14:textId="77777777" w:rsidR="00E00189" w:rsidRDefault="00E00189" w:rsidP="00E83496">
      <w:pPr>
        <w:pStyle w:val="CommentText"/>
        <w:jc w:val="left"/>
      </w:pPr>
      <w:r>
        <w:rPr>
          <w:rStyle w:val="CommentReference"/>
        </w:rPr>
        <w:annotationRef/>
      </w:r>
      <w:r>
        <w:rPr>
          <w:lang w:val="en-US"/>
        </w:rPr>
        <w:t>Here I meant inconsistent dosing recommendations, which supports the idea of the previous sentence over no consensus dosing has been reached.</w:t>
      </w:r>
      <w:r>
        <w:rPr>
          <w:lang w:val="en-US"/>
        </w:rPr>
        <w:br/>
        <w:t>E.g. Alobaid et al recommended 12 mg/kg + 6 mg/kg dosing while Boonstra recommended 1200 mg + 1000 mg dosing</w:t>
      </w:r>
    </w:p>
  </w:comment>
  <w:comment w:id="24" w:author="Isabel Spriet" w:date="2024-01-19T10:15:00Z" w:initials="IS">
    <w:p w14:paraId="6BDB7C31" w14:textId="140181C2" w:rsidR="001300AC" w:rsidRDefault="001300AC" w:rsidP="000B2CA1">
      <w:pPr>
        <w:pStyle w:val="CommentText"/>
        <w:jc w:val="left"/>
      </w:pPr>
      <w:r>
        <w:rPr>
          <w:rStyle w:val="CommentReference"/>
        </w:rPr>
        <w:annotationRef/>
      </w:r>
      <w:r>
        <w:t>All ondertaken in the ICU setting?</w:t>
      </w:r>
    </w:p>
  </w:comment>
  <w:comment w:id="25" w:author="My Luong Vuong" w:date="2024-01-25T22:44:00Z" w:initials="MLV">
    <w:p w14:paraId="79D44075" w14:textId="77777777" w:rsidR="00E00189" w:rsidRDefault="00E00189" w:rsidP="00405A01">
      <w:pPr>
        <w:pStyle w:val="CommentText"/>
        <w:jc w:val="left"/>
      </w:pPr>
      <w:r>
        <w:rPr>
          <w:rStyle w:val="CommentReference"/>
        </w:rPr>
        <w:annotationRef/>
      </w:r>
      <w:r>
        <w:rPr>
          <w:lang w:val="en-US"/>
        </w:rPr>
        <w:t>Yes indeed!</w:t>
      </w:r>
    </w:p>
  </w:comment>
  <w:comment w:id="31" w:author="Isabel Spriet" w:date="2024-01-19T10:16:00Z" w:initials="IS">
    <w:p w14:paraId="3975B0CA" w14:textId="5530446C" w:rsidR="001300AC" w:rsidRDefault="001300AC" w:rsidP="00B06701">
      <w:pPr>
        <w:pStyle w:val="CommentText"/>
        <w:jc w:val="left"/>
      </w:pPr>
      <w:r>
        <w:rPr>
          <w:rStyle w:val="CommentReference"/>
        </w:rPr>
        <w:annotationRef/>
      </w:r>
      <w:r>
        <w:t>Do we miss new studies published between then and now? If not, we can adapt this date?</w:t>
      </w:r>
    </w:p>
  </w:comment>
  <w:comment w:id="32" w:author="My Luong Vuong" w:date="2024-01-25T22:44:00Z" w:initials="MLV">
    <w:p w14:paraId="0A8B35E2" w14:textId="77777777" w:rsidR="00746A8A" w:rsidRDefault="00746A8A" w:rsidP="00755B3B">
      <w:pPr>
        <w:pStyle w:val="CommentText"/>
        <w:jc w:val="left"/>
      </w:pPr>
      <w:r>
        <w:rPr>
          <w:rStyle w:val="CommentReference"/>
        </w:rPr>
        <w:annotationRef/>
      </w:r>
      <w:r>
        <w:rPr>
          <w:lang w:val="en-US"/>
        </w:rPr>
        <w:t>Will discuss this during our meeting with Erwin!</w:t>
      </w:r>
    </w:p>
  </w:comment>
  <w:comment w:id="33" w:author="My Luong Vuong" w:date="2024-01-26T17:16:00Z" w:initials="MLV">
    <w:p w14:paraId="71143855" w14:textId="77777777" w:rsidR="00FA7CC3" w:rsidRDefault="00FA7CC3" w:rsidP="00B84837">
      <w:pPr>
        <w:pStyle w:val="CommentText"/>
        <w:jc w:val="left"/>
      </w:pPr>
      <w:r>
        <w:rPr>
          <w:rStyle w:val="CommentReference"/>
        </w:rPr>
        <w:annotationRef/>
      </w:r>
      <w:r>
        <w:rPr>
          <w:lang w:val="en-US"/>
        </w:rPr>
        <w:t>Oct 2022</w:t>
      </w:r>
    </w:p>
  </w:comment>
  <w:comment w:id="34" w:author="My Luong Vuong" w:date="2024-01-26T17:18:00Z" w:initials="MLV">
    <w:p w14:paraId="0C4B2BE8" w14:textId="77777777" w:rsidR="00D97D7E" w:rsidRDefault="00A736F1" w:rsidP="00A612AE">
      <w:pPr>
        <w:pStyle w:val="CommentText"/>
        <w:jc w:val="left"/>
      </w:pPr>
      <w:r>
        <w:rPr>
          <w:rStyle w:val="CommentReference"/>
        </w:rPr>
        <w:annotationRef/>
      </w:r>
      <w:r w:rsidR="00D97D7E">
        <w:rPr>
          <w:color w:val="000000"/>
        </w:rPr>
        <w:t>Mention fluconazole paper 2023 in the discussion</w:t>
      </w:r>
      <w:r w:rsidR="00D97D7E">
        <w:rPr>
          <w:color w:val="000000"/>
        </w:rPr>
        <w:br/>
        <w:t>Limitation: lack of ECMO patients (publication 2024), in this paper BW is a covariate</w:t>
      </w:r>
    </w:p>
  </w:comment>
  <w:comment w:id="39" w:author="Isabel Spriet" w:date="2024-01-19T10:17:00Z" w:initials="IS">
    <w:p w14:paraId="5647A4EB" w14:textId="4A84E2D8" w:rsidR="001300AC" w:rsidRDefault="001300AC" w:rsidP="00C0483C">
      <w:pPr>
        <w:pStyle w:val="CommentText"/>
        <w:jc w:val="left"/>
      </w:pPr>
      <w:r>
        <w:rPr>
          <w:rStyle w:val="CommentReference"/>
        </w:rPr>
        <w:annotationRef/>
      </w:r>
      <w:r>
        <w:t xml:space="preserve">This might be deleted, as a bit redundant? </w:t>
      </w:r>
    </w:p>
  </w:comment>
  <w:comment w:id="40" w:author="My Luong Vuong" w:date="2024-01-25T22:45:00Z" w:initials="MLV">
    <w:p w14:paraId="2DD5C4A0" w14:textId="77777777" w:rsidR="00746A8A" w:rsidRDefault="00746A8A" w:rsidP="000B4138">
      <w:pPr>
        <w:pStyle w:val="CommentText"/>
        <w:jc w:val="left"/>
      </w:pPr>
      <w:r>
        <w:rPr>
          <w:rStyle w:val="CommentReference"/>
        </w:rPr>
        <w:annotationRef/>
      </w:r>
      <w:r>
        <w:rPr>
          <w:lang w:val="en-US"/>
        </w:rPr>
        <w:t>Sure!</w:t>
      </w:r>
    </w:p>
  </w:comment>
  <w:comment w:id="48" w:author="Isabel Spriet" w:date="2024-01-19T10:19:00Z" w:initials="IS">
    <w:p w14:paraId="16DEF935" w14:textId="165816FA" w:rsidR="001300AC" w:rsidRDefault="001300AC" w:rsidP="003417A1">
      <w:pPr>
        <w:pStyle w:val="CommentText"/>
        <w:jc w:val="left"/>
      </w:pPr>
      <w:r>
        <w:rPr>
          <w:rStyle w:val="CommentReference"/>
        </w:rPr>
        <w:annotationRef/>
      </w:r>
      <w:r>
        <w:t xml:space="preserve">I do not understand this? </w:t>
      </w:r>
    </w:p>
  </w:comment>
  <w:comment w:id="49" w:author="My Luong Vuong" w:date="2024-01-25T22:47:00Z" w:initials="MLV">
    <w:p w14:paraId="1E9D18C7" w14:textId="77777777" w:rsidR="00C775BD" w:rsidRDefault="00C775BD" w:rsidP="008215A2">
      <w:pPr>
        <w:pStyle w:val="CommentText"/>
        <w:jc w:val="left"/>
      </w:pPr>
      <w:r>
        <w:rPr>
          <w:rStyle w:val="CommentReference"/>
        </w:rPr>
        <w:annotationRef/>
      </w:r>
      <w:r>
        <w:rPr>
          <w:lang w:val="en-US"/>
        </w:rPr>
        <w:t>E.g. SCr is part of the final popPK model, but when we want to impute its missing data, we can not use it as a predictor in the imputation model for itself. That's what it means.</w:t>
      </w:r>
      <w:r>
        <w:rPr>
          <w:lang w:val="en-US"/>
        </w:rPr>
        <w:br/>
        <w:t>If it causes confusion and can potentially make room for discussion then I can remove it.</w:t>
      </w:r>
    </w:p>
  </w:comment>
  <w:comment w:id="59" w:author="Isabel Spriet" w:date="2024-01-19T10:24:00Z" w:initials="IS">
    <w:p w14:paraId="03AB5245" w14:textId="5381C2FA" w:rsidR="00DB1077" w:rsidRDefault="00DB1077">
      <w:pPr>
        <w:pStyle w:val="CommentText"/>
        <w:jc w:val="left"/>
      </w:pPr>
      <w:r>
        <w:rPr>
          <w:rStyle w:val="CommentReference"/>
        </w:rPr>
        <w:annotationRef/>
      </w:r>
      <w:r>
        <w:t>To be discussed: for C. glabrata: which is considered as 'susceptible at increased exposure' the breakpoint for resistance is &gt;16 mg/L. What about PTA in case of C. glabrata with a MIC of 8 or 16 mg/L, which are considered susceptible with increased exposure and thus treatable with fluconazole?</w:t>
      </w:r>
    </w:p>
    <w:p w14:paraId="5E7FDBA9" w14:textId="77777777" w:rsidR="00DB1077" w:rsidRDefault="00DB1077">
      <w:pPr>
        <w:pStyle w:val="CommentText"/>
        <w:jc w:val="left"/>
      </w:pPr>
    </w:p>
    <w:p w14:paraId="58354165" w14:textId="77777777" w:rsidR="00DB1077" w:rsidRDefault="00DB1077" w:rsidP="00A46C41">
      <w:pPr>
        <w:pStyle w:val="CommentText"/>
        <w:jc w:val="left"/>
      </w:pPr>
      <w:r>
        <w:t>Now we do TDM in this setting, and we aim for a Ctrough of 40-60 mg/L.</w:t>
      </w:r>
    </w:p>
  </w:comment>
  <w:comment w:id="60" w:author="My Luong Vuong" w:date="2024-01-25T22:49:00Z" w:initials="MLV">
    <w:p w14:paraId="0C96E9FE" w14:textId="77777777" w:rsidR="007A3EB9" w:rsidRDefault="007A3EB9" w:rsidP="00516168">
      <w:pPr>
        <w:pStyle w:val="CommentText"/>
        <w:jc w:val="left"/>
      </w:pPr>
      <w:r>
        <w:rPr>
          <w:rStyle w:val="CommentReference"/>
        </w:rPr>
        <w:annotationRef/>
      </w:r>
      <w:r>
        <w:rPr>
          <w:lang w:val="en-US"/>
        </w:rPr>
        <w:t>If we do so, PTA of the tested dosing regimens on this pathogen will be extremely low, suggesting a much higher dose needed (cf. PTA plots of MIC 4 mg/L in the supplementary)</w:t>
      </w:r>
    </w:p>
  </w:comment>
  <w:comment w:id="61" w:author="My Luong Vuong" w:date="2024-01-26T17:27:00Z" w:initials="MLV">
    <w:p w14:paraId="18BC8679" w14:textId="77777777" w:rsidR="00AE5172" w:rsidRDefault="00AE5172" w:rsidP="00AE78F2">
      <w:pPr>
        <w:pStyle w:val="CommentText"/>
        <w:jc w:val="left"/>
      </w:pPr>
      <w:r>
        <w:rPr>
          <w:rStyle w:val="CommentReference"/>
        </w:rPr>
        <w:annotationRef/>
      </w:r>
      <w:r>
        <w:rPr>
          <w:lang w:val="en-US"/>
        </w:rPr>
        <w:t>Add some discussion for C.glabrata</w:t>
      </w:r>
    </w:p>
  </w:comment>
  <w:comment w:id="62" w:author="My Luong Vuong" w:date="2024-01-30T16:45:00Z" w:initials="MLV">
    <w:p w14:paraId="0E4114CD" w14:textId="77777777" w:rsidR="00E13F84" w:rsidRDefault="00E13F84" w:rsidP="00D83C6B">
      <w:pPr>
        <w:pStyle w:val="CommentText"/>
        <w:jc w:val="left"/>
      </w:pPr>
      <w:r>
        <w:rPr>
          <w:rStyle w:val="CommentReference"/>
        </w:rPr>
        <w:annotationRef/>
      </w:r>
      <w:r>
        <w:rPr>
          <w:lang w:val="en-US"/>
        </w:rPr>
        <w:t xml:space="preserve">Reference: </w:t>
      </w:r>
      <w:hyperlink r:id="rId1" w:history="1">
        <w:r w:rsidRPr="00D83C6B">
          <w:rPr>
            <w:rStyle w:val="Hyperlink"/>
            <w:lang w:val="en-US"/>
          </w:rPr>
          <w:t>https://www.sciencedirect.com/science/article/pii/S1156523317302202</w:t>
        </w:r>
      </w:hyperlink>
      <w:r>
        <w:rPr>
          <w:lang w:val="en-US"/>
        </w:rPr>
        <w:t xml:space="preserve"> &amp; </w:t>
      </w:r>
      <w:hyperlink r:id="rId2" w:history="1">
        <w:r w:rsidRPr="00D83C6B">
          <w:rPr>
            <w:rStyle w:val="Hyperlink"/>
            <w:lang w:val="en-US"/>
          </w:rPr>
          <w:t>https://www.enago.com/academy/em-dash-vs-en-dash/</w:t>
        </w:r>
      </w:hyperlink>
    </w:p>
  </w:comment>
  <w:comment w:id="75" w:author="My Luong Vuong" w:date="2024-01-30T21:43:00Z" w:initials="MLV">
    <w:p w14:paraId="6985D08D" w14:textId="77777777" w:rsidR="002341E7" w:rsidRDefault="002341E7" w:rsidP="00E9498A">
      <w:pPr>
        <w:pStyle w:val="CommentText"/>
        <w:jc w:val="left"/>
      </w:pPr>
      <w:r>
        <w:rPr>
          <w:rStyle w:val="CommentReference"/>
        </w:rPr>
        <w:annotationRef/>
      </w:r>
      <w:r>
        <w:rPr>
          <w:lang w:val="en-US"/>
        </w:rPr>
        <w:t>To be discussed with Erwin</w:t>
      </w:r>
    </w:p>
  </w:comment>
  <w:comment w:id="72" w:author="Isabel Spriet" w:date="2024-01-19T10:25:00Z" w:initials="IS">
    <w:p w14:paraId="2E4DEB55" w14:textId="50EF7D45" w:rsidR="00DB1077" w:rsidRDefault="00DB1077">
      <w:pPr>
        <w:pStyle w:val="CommentText"/>
        <w:jc w:val="left"/>
      </w:pPr>
      <w:r>
        <w:rPr>
          <w:rStyle w:val="CommentReference"/>
        </w:rPr>
        <w:annotationRef/>
      </w:r>
      <w:r>
        <w:t xml:space="preserve">In patients without CRRT, I assume? </w:t>
      </w:r>
    </w:p>
    <w:p w14:paraId="3FF3881A" w14:textId="77777777" w:rsidR="00DB1077" w:rsidRDefault="00DB1077" w:rsidP="00716D2D">
      <w:pPr>
        <w:pStyle w:val="CommentText"/>
        <w:jc w:val="left"/>
      </w:pPr>
      <w:r>
        <w:t>To be added in order to be as clear as possible?</w:t>
      </w:r>
    </w:p>
  </w:comment>
  <w:comment w:id="73" w:author="My Luong Vuong" w:date="2024-01-25T22:50:00Z" w:initials="MLV">
    <w:p w14:paraId="4F000257" w14:textId="77777777" w:rsidR="00A1495A" w:rsidRDefault="00A1495A" w:rsidP="00224599">
      <w:pPr>
        <w:pStyle w:val="CommentText"/>
        <w:jc w:val="left"/>
      </w:pPr>
      <w:r>
        <w:rPr>
          <w:rStyle w:val="CommentReference"/>
        </w:rPr>
        <w:annotationRef/>
      </w:r>
      <w:r>
        <w:rPr>
          <w:color w:val="000000"/>
        </w:rPr>
        <w:t>For all actually, as we decided to use eGFRckd-epi as a numerical value for testing its covariate effect on our model. To be discuss further during our meeting!</w:t>
      </w:r>
    </w:p>
  </w:comment>
  <w:comment w:id="74" w:author="My Luong Vuong" w:date="2024-01-26T17:30:00Z" w:initials="MLV">
    <w:p w14:paraId="7FF3D383" w14:textId="77777777" w:rsidR="00125A47" w:rsidRDefault="00125A47" w:rsidP="00CF06BA">
      <w:pPr>
        <w:pStyle w:val="CommentText"/>
        <w:jc w:val="left"/>
      </w:pPr>
      <w:r>
        <w:rPr>
          <w:rStyle w:val="CommentReference"/>
        </w:rPr>
        <w:annotationRef/>
      </w:r>
      <w:r>
        <w:rPr>
          <w:lang w:val="en-US"/>
        </w:rPr>
        <w:t>Removing patients with CRRT on the first days, and mentioning it here</w:t>
      </w:r>
    </w:p>
  </w:comment>
  <w:comment w:id="85" w:author="Isabel Spriet" w:date="2024-01-19T10:25:00Z" w:initials="IS">
    <w:p w14:paraId="274E4920" w14:textId="756C381A" w:rsidR="00DB1077" w:rsidRDefault="00DB1077" w:rsidP="00D23946">
      <w:pPr>
        <w:pStyle w:val="CommentText"/>
        <w:jc w:val="left"/>
      </w:pPr>
      <w:r>
        <w:rPr>
          <w:rStyle w:val="CommentReference"/>
        </w:rPr>
        <w:annotationRef/>
      </w:r>
      <w:r>
        <w:t>Do you know more detail? % on CVVH vs. CVVHDF?</w:t>
      </w:r>
    </w:p>
  </w:comment>
  <w:comment w:id="86" w:author="Isabel Spriet" w:date="2024-01-19T10:27:00Z" w:initials="IS">
    <w:p w14:paraId="7536D706" w14:textId="77777777" w:rsidR="00DB1077" w:rsidRDefault="00DB1077">
      <w:pPr>
        <w:pStyle w:val="CommentText"/>
        <w:jc w:val="left"/>
      </w:pPr>
      <w:r>
        <w:rPr>
          <w:rStyle w:val="CommentReference"/>
        </w:rPr>
        <w:annotationRef/>
      </w:r>
      <w:r>
        <w:t xml:space="preserve">A question that might come from the reviewers: in the group of 'no CRRT': how much patients were treated with IHD?  Or have these been excluded? </w:t>
      </w:r>
    </w:p>
    <w:p w14:paraId="0A4100A0" w14:textId="77777777" w:rsidR="00DB1077" w:rsidRDefault="00DB1077" w:rsidP="00250CE8">
      <w:pPr>
        <w:pStyle w:val="CommentText"/>
        <w:jc w:val="left"/>
      </w:pPr>
      <w:r>
        <w:t>Or are IHD patients included in the CRRT group, if yes, then we should change CRRT in RRT - as IHD is intermittently for about 5hrs per day.</w:t>
      </w:r>
    </w:p>
  </w:comment>
  <w:comment w:id="87" w:author="My Luong Vuong" w:date="2024-01-26T08:04:00Z" w:initials="MLV">
    <w:p w14:paraId="294136F6" w14:textId="77777777" w:rsidR="00E467DE" w:rsidRDefault="00E467DE" w:rsidP="001221D5">
      <w:pPr>
        <w:pStyle w:val="CommentText"/>
        <w:jc w:val="left"/>
      </w:pPr>
      <w:r>
        <w:rPr>
          <w:rStyle w:val="CommentReference"/>
        </w:rPr>
        <w:annotationRef/>
      </w:r>
      <w:r>
        <w:rPr>
          <w:lang w:val="en-US"/>
        </w:rPr>
        <w:t>1st question: There are 5 centres in my study having CRRT patients, 1 of which CRRT type can not be identified (Roberts DALI). Therefore I used the term CRRT not CVVH or CVVHDF for my study.</w:t>
      </w:r>
      <w:r>
        <w:rPr>
          <w:lang w:val="en-US"/>
        </w:rPr>
        <w:br/>
        <w:t>2nd question: Only 4/177 patients in my study had IHD, 1 of whom had CRRT. I did not exclude these patients and hence did not take IHD into account because I would expect their impact to be minimal as there are few IHD patients .</w:t>
      </w:r>
    </w:p>
  </w:comment>
  <w:comment w:id="88" w:author="Isabel Spriet" w:date="2024-01-19T10:27:00Z" w:initials="IS">
    <w:p w14:paraId="453CF344" w14:textId="0BB16ACF" w:rsidR="00DB1077" w:rsidRDefault="00DB1077" w:rsidP="00FA1731">
      <w:pPr>
        <w:pStyle w:val="CommentText"/>
        <w:jc w:val="left"/>
      </w:pPr>
      <w:r>
        <w:rPr>
          <w:rStyle w:val="CommentReference"/>
        </w:rPr>
        <w:annotationRef/>
      </w:r>
      <w:r>
        <w:t>To come back on in the discussion section</w:t>
      </w:r>
    </w:p>
  </w:comment>
  <w:comment w:id="99" w:author="Isabel Spriet" w:date="2024-01-19T10:30:00Z" w:initials="IS">
    <w:p w14:paraId="2EA8E2EF" w14:textId="77777777" w:rsidR="009B1E00" w:rsidRDefault="009B1E00" w:rsidP="00BD6AEA">
      <w:pPr>
        <w:pStyle w:val="CommentText"/>
        <w:jc w:val="left"/>
      </w:pPr>
      <w:r>
        <w:rPr>
          <w:rStyle w:val="CommentReference"/>
        </w:rPr>
        <w:annotationRef/>
      </w:r>
      <w:r>
        <w:t>Why are we presenting here the results for an AUC of 400? Why not the one aiming at an AUC of 200 (fully susceptible Candida spp)?</w:t>
      </w:r>
    </w:p>
  </w:comment>
  <w:comment w:id="100" w:author="My Luong Vuong" w:date="2024-01-26T08:07:00Z" w:initials="MLV">
    <w:p w14:paraId="6AC6CD95" w14:textId="77777777" w:rsidR="00D910FE" w:rsidRDefault="00D910FE" w:rsidP="00305A3C">
      <w:pPr>
        <w:pStyle w:val="CommentText"/>
        <w:jc w:val="left"/>
      </w:pPr>
      <w:r>
        <w:rPr>
          <w:rStyle w:val="CommentReference"/>
        </w:rPr>
        <w:annotationRef/>
      </w:r>
      <w:r>
        <w:rPr>
          <w:lang w:val="en-US"/>
        </w:rPr>
        <w:t xml:space="preserve">PTA results of AUC 200 are presented in Fig 1-3. I added AUC of 400 to the supplementary (Fig S11-S12) to address the previous comment of Jason Roberts on "susceptible, increased exposure" Candida species with MIC of 4 mg/L </w:t>
      </w:r>
    </w:p>
  </w:comment>
  <w:comment w:id="101" w:author="Isabel Spriet" w:date="2024-01-19T10:31:00Z" w:initials="IS">
    <w:p w14:paraId="7E68EF54" w14:textId="39943D77" w:rsidR="009B1E00" w:rsidRDefault="009B1E00" w:rsidP="003D26E6">
      <w:pPr>
        <w:pStyle w:val="CommentText"/>
        <w:jc w:val="left"/>
      </w:pPr>
      <w:r>
        <w:rPr>
          <w:rStyle w:val="CommentReference"/>
        </w:rPr>
        <w:annotationRef/>
      </w:r>
      <w:r>
        <w:t>But later on, i.e. on day 7 and 14, PTA is acceptable with standard doses?</w:t>
      </w:r>
    </w:p>
  </w:comment>
  <w:comment w:id="102" w:author="My Luong Vuong" w:date="2024-01-26T08:13:00Z" w:initials="MLV">
    <w:p w14:paraId="2C4501C8" w14:textId="77777777" w:rsidR="009A7B90" w:rsidRDefault="009A7B90" w:rsidP="001F3571">
      <w:pPr>
        <w:pStyle w:val="CommentText"/>
        <w:jc w:val="left"/>
      </w:pPr>
      <w:r>
        <w:rPr>
          <w:rStyle w:val="CommentReference"/>
        </w:rPr>
        <w:annotationRef/>
      </w:r>
      <w:r>
        <w:rPr>
          <w:lang w:val="en-US"/>
        </w:rPr>
        <w:t>Yes indeed. As shown in our dose-finding simulations, the currently recommended maintenance dose of 400 mg is adequate for ensuring sufficient PKPD target attainment in non-CRRT events, which account for ~91% of our patient population. This explains why in the real-world patient population, the standard dosing still maintain acceptable PTA on day 7 and 14.</w:t>
      </w:r>
    </w:p>
  </w:comment>
  <w:comment w:id="103" w:author="My Luong Vuong" w:date="2024-01-30T23:42:00Z" w:initials="MLV">
    <w:p w14:paraId="4F8436E0" w14:textId="77777777" w:rsidR="00840B83" w:rsidRDefault="00840B83" w:rsidP="00006865">
      <w:pPr>
        <w:pStyle w:val="CommentText"/>
        <w:jc w:val="left"/>
      </w:pPr>
      <w:r>
        <w:rPr>
          <w:rStyle w:val="CommentReference"/>
        </w:rPr>
        <w:annotationRef/>
      </w:r>
      <w:r>
        <w:rPr>
          <w:lang w:val="en-US"/>
        </w:rPr>
        <w:t>Ask Erwin on how to resolve this comment, we discussed in the past that we will not report the PTA table along with 95% CI because it is too narrow</w:t>
      </w:r>
    </w:p>
  </w:comment>
  <w:comment w:id="104" w:author="My Luong Vuong" w:date="2024-01-31T10:19:00Z" w:initials="MLV">
    <w:p w14:paraId="7BF46D6C" w14:textId="77777777" w:rsidR="00FC6339" w:rsidRDefault="00FC6339" w:rsidP="00285B14">
      <w:pPr>
        <w:pStyle w:val="CommentText"/>
        <w:jc w:val="left"/>
      </w:pPr>
      <w:r>
        <w:rPr>
          <w:rStyle w:val="CommentReference"/>
        </w:rPr>
        <w:annotationRef/>
      </w:r>
      <w:r>
        <w:rPr>
          <w:lang w:val="en-US"/>
        </w:rPr>
        <w:t>Add day 7 and 14</w:t>
      </w:r>
    </w:p>
  </w:comment>
  <w:comment w:id="107" w:author="Isabel Spriet" w:date="2024-01-19T10:32:00Z" w:initials="IS">
    <w:p w14:paraId="17C06035" w14:textId="15783D41" w:rsidR="009B1E00" w:rsidRDefault="009B1E00" w:rsidP="00DF4089">
      <w:pPr>
        <w:pStyle w:val="CommentText"/>
        <w:jc w:val="left"/>
      </w:pPr>
      <w:r>
        <w:rPr>
          <w:rStyle w:val="CommentReference"/>
        </w:rPr>
        <w:annotationRef/>
      </w:r>
      <w:r>
        <w:t>200 or 400? To be adde dhere</w:t>
      </w:r>
    </w:p>
  </w:comment>
  <w:comment w:id="108" w:author="Isabel Spriet" w:date="2024-01-19T10:39:00Z" w:initials="IS">
    <w:p w14:paraId="4207810F" w14:textId="77777777" w:rsidR="009B1E00" w:rsidRDefault="009B1E00" w:rsidP="007A70B4">
      <w:pPr>
        <w:pStyle w:val="CommentText"/>
        <w:jc w:val="left"/>
      </w:pPr>
      <w:r>
        <w:rPr>
          <w:rStyle w:val="CommentReference"/>
        </w:rPr>
        <w:annotationRef/>
      </w:r>
      <w:r>
        <w:t>As referred to later on in your discussion section: I guess it is 200, so using an MIC of &lt; or = 2 mg/L</w:t>
      </w:r>
    </w:p>
  </w:comment>
  <w:comment w:id="109" w:author="My Luong Vuong" w:date="2024-01-26T08:13:00Z" w:initials="MLV">
    <w:p w14:paraId="173153AE" w14:textId="77777777" w:rsidR="00C54FBC" w:rsidRDefault="00C54FBC" w:rsidP="00B551BE">
      <w:pPr>
        <w:pStyle w:val="CommentText"/>
        <w:jc w:val="left"/>
      </w:pPr>
      <w:r>
        <w:rPr>
          <w:rStyle w:val="CommentReference"/>
        </w:rPr>
        <w:annotationRef/>
      </w:r>
      <w:r>
        <w:rPr>
          <w:lang w:val="en-US"/>
        </w:rPr>
        <w:t>Yes indeed. I will add it!</w:t>
      </w:r>
    </w:p>
  </w:comment>
  <w:comment w:id="115" w:author="Isabel Spriet" w:date="2024-01-19T10:33:00Z" w:initials="IS">
    <w:p w14:paraId="1C0C93C8" w14:textId="348B2EF1" w:rsidR="009B1E00" w:rsidRDefault="009B1E00" w:rsidP="00E00BFC">
      <w:pPr>
        <w:pStyle w:val="CommentText"/>
        <w:jc w:val="left"/>
      </w:pPr>
      <w:r>
        <w:rPr>
          <w:rStyle w:val="CommentReference"/>
        </w:rPr>
        <w:annotationRef/>
      </w:r>
      <w:r>
        <w:t>In the ICU setting, they also often guestimate the body weight itself (not every bed has a weighing scale…)</w:t>
      </w:r>
    </w:p>
  </w:comment>
  <w:comment w:id="116" w:author="My Luong Vuong" w:date="2024-01-26T08:15:00Z" w:initials="MLV">
    <w:p w14:paraId="483AEF34" w14:textId="77777777" w:rsidR="009A1AA6" w:rsidRDefault="009A1AA6" w:rsidP="008956EA">
      <w:pPr>
        <w:pStyle w:val="CommentText"/>
        <w:jc w:val="left"/>
      </w:pPr>
      <w:r>
        <w:rPr>
          <w:rStyle w:val="CommentReference"/>
        </w:rPr>
        <w:annotationRef/>
      </w:r>
      <w:r>
        <w:rPr>
          <w:lang w:val="en-US"/>
        </w:rPr>
        <w:t>Yes you are right. Here we compare the benefit of using BW over BMI and FFM, in which the former does not require guestimating height as the latter ☺️</w:t>
      </w:r>
    </w:p>
  </w:comment>
  <w:comment w:id="120" w:author="Isabel Spriet" w:date="2024-01-19T10:36:00Z" w:initials="IS">
    <w:p w14:paraId="1A6F89DE" w14:textId="22760995" w:rsidR="009B1E00" w:rsidRDefault="009B1E00" w:rsidP="00F02379">
      <w:pPr>
        <w:pStyle w:val="CommentText"/>
        <w:jc w:val="left"/>
      </w:pPr>
      <w:r>
        <w:rPr>
          <w:rStyle w:val="CommentReference"/>
        </w:rPr>
        <w:annotationRef/>
      </w:r>
      <w:r>
        <w:t>Was our own study, conducted in Leuven, not suited to confirm or refute this? How many patients would you need? Sparse or rich sampling?</w:t>
      </w:r>
    </w:p>
  </w:comment>
  <w:comment w:id="121" w:author="My Luong Vuong" w:date="2024-01-26T08:24:00Z" w:initials="MLV">
    <w:p w14:paraId="77CBF5FF" w14:textId="77777777" w:rsidR="00440C96" w:rsidRDefault="00440C96" w:rsidP="00A93FD4">
      <w:pPr>
        <w:pStyle w:val="CommentText"/>
        <w:jc w:val="left"/>
      </w:pPr>
      <w:r>
        <w:rPr>
          <w:rStyle w:val="CommentReference"/>
        </w:rPr>
        <w:annotationRef/>
      </w:r>
      <w:r>
        <w:rPr>
          <w:lang w:val="en-US"/>
        </w:rPr>
        <w:t>This is a thought-provoking question. In the Leuven study, only trough samples were  taken, therefore we could not build a popPK model based on it. Plus, covariate data is missing quite a lot in that study (28.1%).</w:t>
      </w:r>
      <w:r>
        <w:rPr>
          <w:lang w:val="en-US"/>
        </w:rPr>
        <w:br/>
        <w:t xml:space="preserve">For the future study, we haven't done the sample size calculation yet. But ideally it's a rich sampling study with meticulously designed important covariate data collection strategy, and a reasonable number of patients.    </w:t>
      </w:r>
    </w:p>
  </w:comment>
  <w:comment w:id="125" w:author="Isabel Spriet" w:date="2024-01-19T10:38:00Z" w:initials="IS">
    <w:p w14:paraId="0A2A3796" w14:textId="616653E3" w:rsidR="009B1E00" w:rsidRDefault="009B1E00" w:rsidP="00CA73BB">
      <w:pPr>
        <w:pStyle w:val="CommentText"/>
        <w:jc w:val="left"/>
      </w:pPr>
      <w:r>
        <w:rPr>
          <w:rStyle w:val="CommentReference"/>
        </w:rPr>
        <w:annotationRef/>
      </w:r>
      <w:r>
        <w:t>Not sure if I agree with this?</w:t>
      </w:r>
    </w:p>
  </w:comment>
  <w:comment w:id="126" w:author="My Luong Vuong" w:date="2024-01-26T08:25:00Z" w:initials="MLV">
    <w:p w14:paraId="688AEE06" w14:textId="77777777" w:rsidR="00AB01E5" w:rsidRDefault="00AB01E5" w:rsidP="001A1B1A">
      <w:pPr>
        <w:pStyle w:val="CommentText"/>
        <w:jc w:val="left"/>
      </w:pPr>
      <w:r>
        <w:rPr>
          <w:rStyle w:val="CommentReference"/>
        </w:rPr>
        <w:annotationRef/>
      </w:r>
      <w:r>
        <w:rPr>
          <w:lang w:val="en-US"/>
        </w:rPr>
        <w:t>To be discussed during our meeting!</w:t>
      </w:r>
    </w:p>
  </w:comment>
  <w:comment w:id="127" w:author="My Luong Vuong" w:date="2024-01-30T23:46:00Z" w:initials="MLV">
    <w:p w14:paraId="34888D86" w14:textId="77777777" w:rsidR="00697C6E" w:rsidRDefault="00697C6E" w:rsidP="00577E06">
      <w:pPr>
        <w:pStyle w:val="CommentText"/>
        <w:jc w:val="left"/>
      </w:pPr>
      <w:r>
        <w:rPr>
          <w:rStyle w:val="CommentReference"/>
        </w:rPr>
        <w:annotationRef/>
      </w:r>
      <w:r>
        <w:rPr>
          <w:color w:val="000000"/>
        </w:rPr>
        <w:t>To be discuss with Erwin: I believe we all agreed last time, right?</w:t>
      </w:r>
    </w:p>
  </w:comment>
  <w:comment w:id="129" w:author="Isabel Spriet" w:date="2024-01-19T10:41:00Z" w:initials="IS">
    <w:p w14:paraId="108FEBD0" w14:textId="14B43162" w:rsidR="009B1E00" w:rsidRDefault="009B1E00">
      <w:pPr>
        <w:pStyle w:val="CommentText"/>
        <w:jc w:val="left"/>
      </w:pPr>
      <w:r>
        <w:rPr>
          <w:rStyle w:val="CommentReference"/>
        </w:rPr>
        <w:annotationRef/>
      </w:r>
      <w:r>
        <w:t xml:space="preserve">With this: you are questioning the concept of 'susceptible, increased exposure' in the ICU setting? </w:t>
      </w:r>
    </w:p>
    <w:p w14:paraId="7C564261" w14:textId="77777777" w:rsidR="009B1E00" w:rsidRDefault="009B1E00">
      <w:pPr>
        <w:pStyle w:val="CommentText"/>
        <w:jc w:val="left"/>
      </w:pPr>
    </w:p>
    <w:p w14:paraId="407D3D05" w14:textId="77777777" w:rsidR="009B1E00" w:rsidRDefault="009B1E00" w:rsidP="0084603A">
      <w:pPr>
        <w:pStyle w:val="CommentText"/>
        <w:jc w:val="left"/>
      </w:pPr>
      <w:r>
        <w:t>To discuss again: is the consequence then that we should use an echinocandin until the patient is discharged to a normal ward (and off CRRT) where de-escalation to fluco is then possible?</w:t>
      </w:r>
    </w:p>
  </w:comment>
  <w:comment w:id="130" w:author="My Luong Vuong" w:date="2024-01-26T08:27:00Z" w:initials="MLV">
    <w:p w14:paraId="735C235A" w14:textId="77777777" w:rsidR="00DA4CEA" w:rsidRDefault="00DA4CEA" w:rsidP="00B30715">
      <w:pPr>
        <w:pStyle w:val="CommentText"/>
        <w:jc w:val="left"/>
      </w:pPr>
      <w:r>
        <w:rPr>
          <w:rStyle w:val="CommentReference"/>
        </w:rPr>
        <w:annotationRef/>
      </w:r>
      <w:r>
        <w:rPr>
          <w:lang w:val="en-US"/>
        </w:rPr>
        <w:t>Or pointing out the fact that a much higher dose is required in this case, which I believe is part of the definition of "susceptible, increased exposure"</w:t>
      </w:r>
    </w:p>
  </w:comment>
  <w:comment w:id="139" w:author="Isabel Spriet" w:date="2024-01-19T10:41:00Z" w:initials="IS">
    <w:p w14:paraId="4F0D4BE3" w14:textId="71FE026A" w:rsidR="009B1E00" w:rsidRDefault="009B1E00" w:rsidP="005358FC">
      <w:pPr>
        <w:pStyle w:val="CommentText"/>
        <w:jc w:val="left"/>
      </w:pPr>
      <w:r>
        <w:rPr>
          <w:rStyle w:val="CommentReference"/>
        </w:rPr>
        <w:annotationRef/>
      </w:r>
      <w:r>
        <w:t>See question above: what about november 2021-now?</w:t>
      </w:r>
    </w:p>
  </w:comment>
  <w:comment w:id="140" w:author="My Luong Vuong" w:date="2024-01-26T08:27:00Z" w:initials="MLV">
    <w:p w14:paraId="4332739B" w14:textId="77777777" w:rsidR="00DA4CEA" w:rsidRDefault="00DA4CEA" w:rsidP="001F57AF">
      <w:pPr>
        <w:pStyle w:val="CommentText"/>
        <w:jc w:val="left"/>
      </w:pPr>
      <w:r>
        <w:rPr>
          <w:rStyle w:val="CommentReference"/>
        </w:rPr>
        <w:annotationRef/>
      </w:r>
      <w:r>
        <w:rPr>
          <w:color w:val="000000"/>
        </w:rPr>
        <w:t>Cf. discussion above!</w:t>
      </w:r>
    </w:p>
  </w:comment>
  <w:comment w:id="141" w:author="My Luong Vuong" w:date="2024-01-30T23:49:00Z" w:initials="MLV">
    <w:p w14:paraId="6924D8E9" w14:textId="77777777" w:rsidR="00CE3E66" w:rsidRDefault="00CE3E66" w:rsidP="009B4474">
      <w:pPr>
        <w:pStyle w:val="CommentText"/>
        <w:jc w:val="left"/>
      </w:pPr>
      <w:r>
        <w:rPr>
          <w:rStyle w:val="CommentReference"/>
        </w:rPr>
        <w:annotationRef/>
      </w:r>
      <w:r>
        <w:rPr>
          <w:lang w:val="en-US"/>
        </w:rPr>
        <w:t>@Erwin: How to integrate the two newly published studies here?</w:t>
      </w:r>
    </w:p>
  </w:comment>
  <w:comment w:id="142" w:author="My Luong Vuong" w:date="2024-01-31T10:25:00Z" w:initials="MLV">
    <w:p w14:paraId="7FBDA827" w14:textId="77777777" w:rsidR="00917671" w:rsidRDefault="00917671" w:rsidP="008F7BB9">
      <w:pPr>
        <w:pStyle w:val="CommentText"/>
        <w:jc w:val="left"/>
      </w:pPr>
      <w:r>
        <w:rPr>
          <w:rStyle w:val="CommentReference"/>
        </w:rPr>
        <w:annotationRef/>
      </w:r>
      <w:r>
        <w:rPr>
          <w:lang w:val="en-US"/>
        </w:rPr>
        <w:t>Add limitation about ECMO</w:t>
      </w:r>
    </w:p>
  </w:comment>
  <w:comment w:id="143" w:author="Isabel Spriet" w:date="2024-01-19T10:42:00Z" w:initials="IS">
    <w:p w14:paraId="7E182AEB" w14:textId="4F228B22" w:rsidR="009B1E00" w:rsidRDefault="009B1E00" w:rsidP="005661E7">
      <w:pPr>
        <w:pStyle w:val="CommentText"/>
        <w:jc w:val="left"/>
      </w:pPr>
      <w:r>
        <w:rPr>
          <w:rStyle w:val="CommentReference"/>
        </w:rPr>
        <w:annotationRef/>
      </w:r>
      <w:r>
        <w:t>Same question as above: where was IHD categorized? As CRRT, as no CRRT or excluded?</w:t>
      </w:r>
    </w:p>
  </w:comment>
  <w:comment w:id="144" w:author="My Luong Vuong" w:date="2024-01-26T08:28:00Z" w:initials="MLV">
    <w:p w14:paraId="7047C0E0" w14:textId="77777777" w:rsidR="00DA4CEA" w:rsidRDefault="00DA4CEA" w:rsidP="00391610">
      <w:pPr>
        <w:pStyle w:val="CommentText"/>
        <w:jc w:val="left"/>
      </w:pPr>
      <w:r>
        <w:rPr>
          <w:rStyle w:val="CommentReference"/>
        </w:rPr>
        <w:annotationRef/>
      </w:r>
      <w:r>
        <w:rPr>
          <w:lang w:val="en-US"/>
        </w:rPr>
        <w:t>Cf. my previous response!</w:t>
      </w:r>
    </w:p>
  </w:comment>
  <w:comment w:id="145" w:author="My Luong Vuong" w:date="2024-01-26T17:45:00Z" w:initials="MLV">
    <w:p w14:paraId="5195ABDF" w14:textId="77777777" w:rsidR="00A91085" w:rsidRDefault="00A91085" w:rsidP="00697B9C">
      <w:pPr>
        <w:pStyle w:val="CommentText"/>
        <w:jc w:val="left"/>
      </w:pPr>
      <w:r>
        <w:rPr>
          <w:rStyle w:val="CommentReference"/>
        </w:rPr>
        <w:annotationRef/>
      </w:r>
      <w:r>
        <w:rPr>
          <w:lang w:val="en-US"/>
        </w:rPr>
        <w:t>Need to be solved by testing IHD</w:t>
      </w:r>
    </w:p>
  </w:comment>
  <w:comment w:id="148" w:author="Isabel Spriet" w:date="2024-01-19T10:42:00Z" w:initials="IS">
    <w:p w14:paraId="0848F127" w14:textId="7891B640" w:rsidR="00413C52" w:rsidRDefault="00413C52" w:rsidP="00BE2661">
      <w:pPr>
        <w:pStyle w:val="CommentText"/>
        <w:jc w:val="left"/>
      </w:pPr>
      <w:r>
        <w:rPr>
          <w:rStyle w:val="CommentReference"/>
        </w:rPr>
        <w:annotationRef/>
      </w:r>
      <w:r>
        <w:t>Not sure if this is a correct term (as CVVH is not dialysis, but convection): do you mean substitution rate?</w:t>
      </w:r>
    </w:p>
  </w:comment>
  <w:comment w:id="149" w:author="My Luong Vuong" w:date="2024-01-26T08:29:00Z" w:initials="MLV">
    <w:p w14:paraId="7C26F568" w14:textId="77777777" w:rsidR="00B04BDE" w:rsidRDefault="00B04BDE" w:rsidP="00862952">
      <w:pPr>
        <w:pStyle w:val="CommentText"/>
        <w:jc w:val="left"/>
      </w:pPr>
      <w:r>
        <w:rPr>
          <w:rStyle w:val="CommentReference"/>
        </w:rPr>
        <w:annotationRef/>
      </w:r>
      <w:r>
        <w:rPr>
          <w:lang w:val="en-US"/>
        </w:rPr>
        <w:t xml:space="preserve">I used the exact term employed in the paper by </w:t>
      </w:r>
      <w:r>
        <w:rPr>
          <w:color w:val="000000"/>
        </w:rPr>
        <w:t>Li L et al (ref 40).</w:t>
      </w:r>
    </w:p>
  </w:comment>
  <w:comment w:id="174" w:author="My Luong Vuong" w:date="2024-01-30T22:18:00Z" w:initials="MLV">
    <w:p w14:paraId="0691C63E" w14:textId="77777777" w:rsidR="00094C7C" w:rsidRDefault="00094C7C" w:rsidP="00E958B1">
      <w:pPr>
        <w:pStyle w:val="CommentText"/>
        <w:jc w:val="left"/>
      </w:pPr>
      <w:r>
        <w:rPr>
          <w:rStyle w:val="CommentReference"/>
        </w:rPr>
        <w:annotationRef/>
      </w:r>
      <w:r>
        <w:rPr>
          <w:lang w:val="en-US"/>
        </w:rPr>
        <w:t>I updated this considering IHD as CRRT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D26FC" w15:done="0"/>
  <w15:commentEx w15:paraId="52C93CE6" w15:paraIdParent="427D26FC" w15:done="0"/>
  <w15:commentEx w15:paraId="1E161DF3" w15:paraIdParent="427D26FC" w15:done="0"/>
  <w15:commentEx w15:paraId="486810F7" w15:paraIdParent="427D26FC" w15:done="0"/>
  <w15:commentEx w15:paraId="7A7C8EBE" w15:done="0"/>
  <w15:commentEx w15:paraId="65A9A15E" w15:paraIdParent="7A7C8EBE" w15:done="0"/>
  <w15:commentEx w15:paraId="6BDB7C31" w15:done="0"/>
  <w15:commentEx w15:paraId="79D44075" w15:paraIdParent="6BDB7C31" w15:done="0"/>
  <w15:commentEx w15:paraId="3975B0CA" w15:done="0"/>
  <w15:commentEx w15:paraId="0A8B35E2" w15:paraIdParent="3975B0CA" w15:done="0"/>
  <w15:commentEx w15:paraId="71143855" w15:paraIdParent="3975B0CA" w15:done="0"/>
  <w15:commentEx w15:paraId="0C4B2BE8" w15:paraIdParent="3975B0CA" w15:done="0"/>
  <w15:commentEx w15:paraId="5647A4EB" w15:done="0"/>
  <w15:commentEx w15:paraId="2DD5C4A0" w15:paraIdParent="5647A4EB" w15:done="0"/>
  <w15:commentEx w15:paraId="16DEF935" w15:done="0"/>
  <w15:commentEx w15:paraId="1E9D18C7" w15:paraIdParent="16DEF935" w15:done="0"/>
  <w15:commentEx w15:paraId="58354165" w15:done="0"/>
  <w15:commentEx w15:paraId="0C96E9FE" w15:paraIdParent="58354165" w15:done="0"/>
  <w15:commentEx w15:paraId="18BC8679" w15:paraIdParent="58354165" w15:done="0"/>
  <w15:commentEx w15:paraId="0E4114CD" w15:paraIdParent="58354165" w15:done="0"/>
  <w15:commentEx w15:paraId="6985D08D" w15:done="0"/>
  <w15:commentEx w15:paraId="3FF3881A" w15:done="0"/>
  <w15:commentEx w15:paraId="4F000257" w15:paraIdParent="3FF3881A" w15:done="0"/>
  <w15:commentEx w15:paraId="7FF3D383" w15:paraIdParent="3FF3881A" w15:done="0"/>
  <w15:commentEx w15:paraId="274E4920" w15:done="0"/>
  <w15:commentEx w15:paraId="0A4100A0" w15:paraIdParent="274E4920" w15:done="0"/>
  <w15:commentEx w15:paraId="294136F6" w15:paraIdParent="274E4920" w15:done="0"/>
  <w15:commentEx w15:paraId="453CF344" w15:done="0"/>
  <w15:commentEx w15:paraId="2EA8E2EF" w15:done="0"/>
  <w15:commentEx w15:paraId="6AC6CD95" w15:paraIdParent="2EA8E2EF" w15:done="0"/>
  <w15:commentEx w15:paraId="7E68EF54" w15:done="0"/>
  <w15:commentEx w15:paraId="2C4501C8" w15:paraIdParent="7E68EF54" w15:done="0"/>
  <w15:commentEx w15:paraId="4F8436E0" w15:paraIdParent="7E68EF54" w15:done="0"/>
  <w15:commentEx w15:paraId="7BF46D6C" w15:paraIdParent="7E68EF54" w15:done="0"/>
  <w15:commentEx w15:paraId="17C06035" w15:done="1"/>
  <w15:commentEx w15:paraId="4207810F" w15:paraIdParent="17C06035" w15:done="1"/>
  <w15:commentEx w15:paraId="173153AE" w15:paraIdParent="17C06035" w15:done="1"/>
  <w15:commentEx w15:paraId="1C0C93C8" w15:done="1"/>
  <w15:commentEx w15:paraId="483AEF34" w15:paraIdParent="1C0C93C8" w15:done="1"/>
  <w15:commentEx w15:paraId="1A6F89DE" w15:done="1"/>
  <w15:commentEx w15:paraId="77CBF5FF" w15:paraIdParent="1A6F89DE" w15:done="1"/>
  <w15:commentEx w15:paraId="0A2A3796" w15:done="0"/>
  <w15:commentEx w15:paraId="688AEE06" w15:paraIdParent="0A2A3796" w15:done="0"/>
  <w15:commentEx w15:paraId="34888D86" w15:paraIdParent="0A2A3796" w15:done="0"/>
  <w15:commentEx w15:paraId="407D3D05" w15:done="1"/>
  <w15:commentEx w15:paraId="735C235A" w15:paraIdParent="407D3D05" w15:done="1"/>
  <w15:commentEx w15:paraId="4F0D4BE3" w15:done="0"/>
  <w15:commentEx w15:paraId="4332739B" w15:paraIdParent="4F0D4BE3" w15:done="0"/>
  <w15:commentEx w15:paraId="6924D8E9" w15:paraIdParent="4F0D4BE3" w15:done="0"/>
  <w15:commentEx w15:paraId="7FBDA827" w15:paraIdParent="4F0D4BE3" w15:done="0"/>
  <w15:commentEx w15:paraId="7E182AEB" w15:done="1"/>
  <w15:commentEx w15:paraId="7047C0E0" w15:paraIdParent="7E182AEB" w15:done="1"/>
  <w15:commentEx w15:paraId="5195ABDF" w15:paraIdParent="7E182AEB" w15:done="1"/>
  <w15:commentEx w15:paraId="0848F127" w15:done="1"/>
  <w15:commentEx w15:paraId="7C26F568" w15:paraIdParent="0848F127" w15:done="1"/>
  <w15:commentEx w15:paraId="0691C6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90AC57A" w16cex:dateUtc="2024-01-19T09:13:00Z"/>
  <w16cex:commentExtensible w16cex:durableId="71FA341E" w16cex:dateUtc="2024-01-19T09:20:00Z"/>
  <w16cex:commentExtensible w16cex:durableId="295D5CA7" w16cex:dateUtc="2024-01-25T21:18:00Z"/>
  <w16cex:commentExtensible w16cex:durableId="295E6554" w16cex:dateUtc="2024-01-26T16:07:00Z"/>
  <w16cex:commentExtensible w16cex:durableId="6CAD0244" w16cex:dateUtc="2024-01-19T09:14:00Z"/>
  <w16cex:commentExtensible w16cex:durableId="295D62AF" w16cex:dateUtc="2024-01-25T21:43:00Z"/>
  <w16cex:commentExtensible w16cex:durableId="10E2A427" w16cex:dateUtc="2024-01-19T09:15:00Z"/>
  <w16cex:commentExtensible w16cex:durableId="295D62BB" w16cex:dateUtc="2024-01-25T21:44:00Z"/>
  <w16cex:commentExtensible w16cex:durableId="148C1369" w16cex:dateUtc="2024-01-19T09:16:00Z"/>
  <w16cex:commentExtensible w16cex:durableId="295D62E8" w16cex:dateUtc="2024-01-25T21:44:00Z"/>
  <w16cex:commentExtensible w16cex:durableId="295E6771" w16cex:dateUtc="2024-01-26T16:16:00Z"/>
  <w16cex:commentExtensible w16cex:durableId="295E67DC" w16cex:dateUtc="2024-01-26T16:18:00Z"/>
  <w16cex:commentExtensible w16cex:durableId="00B9456B" w16cex:dateUtc="2024-01-19T09:17:00Z"/>
  <w16cex:commentExtensible w16cex:durableId="295D62F3" w16cex:dateUtc="2024-01-25T21:45:00Z"/>
  <w16cex:commentExtensible w16cex:durableId="39DC2B51" w16cex:dateUtc="2024-01-19T09:19:00Z"/>
  <w16cex:commentExtensible w16cex:durableId="295D6384" w16cex:dateUtc="2024-01-25T21:47:00Z"/>
  <w16cex:commentExtensible w16cex:durableId="257572AF" w16cex:dateUtc="2024-01-19T09:24:00Z"/>
  <w16cex:commentExtensible w16cex:durableId="295D63FE" w16cex:dateUtc="2024-01-25T21:49:00Z"/>
  <w16cex:commentExtensible w16cex:durableId="295E6A00" w16cex:dateUtc="2024-01-26T16:27:00Z"/>
  <w16cex:commentExtensible w16cex:durableId="2963A63C" w16cex:dateUtc="2024-01-30T15:45:00Z"/>
  <w16cex:commentExtensible w16cex:durableId="2963EBFC" w16cex:dateUtc="2024-01-30T20:43:00Z"/>
  <w16cex:commentExtensible w16cex:durableId="5629459D" w16cex:dateUtc="2024-01-19T09:25:00Z"/>
  <w16cex:commentExtensible w16cex:durableId="295D6446" w16cex:dateUtc="2024-01-25T21:50:00Z"/>
  <w16cex:commentExtensible w16cex:durableId="295E6AB9" w16cex:dateUtc="2024-01-26T16:30:00Z"/>
  <w16cex:commentExtensible w16cex:durableId="5EBE1908" w16cex:dateUtc="2024-01-19T09:25:00Z"/>
  <w16cex:commentExtensible w16cex:durableId="7AED3C45" w16cex:dateUtc="2024-01-19T09:27:00Z"/>
  <w16cex:commentExtensible w16cex:durableId="295DE60C" w16cex:dateUtc="2024-01-26T07:04:00Z"/>
  <w16cex:commentExtensible w16cex:durableId="4E4B6976" w16cex:dateUtc="2024-01-19T09:27:00Z"/>
  <w16cex:commentExtensible w16cex:durableId="1A54FB27" w16cex:dateUtc="2024-01-19T09:30:00Z"/>
  <w16cex:commentExtensible w16cex:durableId="295DE6C0" w16cex:dateUtc="2024-01-26T07:07:00Z"/>
  <w16cex:commentExtensible w16cex:durableId="1F793FD8" w16cex:dateUtc="2024-01-19T09:31:00Z"/>
  <w16cex:commentExtensible w16cex:durableId="295DE810" w16cex:dateUtc="2024-01-26T07:13:00Z"/>
  <w16cex:commentExtensible w16cex:durableId="29640803" w16cex:dateUtc="2024-01-30T22:42:00Z"/>
  <w16cex:commentExtensible w16cex:durableId="29649D25" w16cex:dateUtc="2024-01-31T09:19:00Z"/>
  <w16cex:commentExtensible w16cex:durableId="79443F74" w16cex:dateUtc="2024-01-19T09:32:00Z"/>
  <w16cex:commentExtensible w16cex:durableId="6093FAFD" w16cex:dateUtc="2024-01-19T09:39:00Z"/>
  <w16cex:commentExtensible w16cex:durableId="295DE835" w16cex:dateUtc="2024-01-26T07:13:00Z"/>
  <w16cex:commentExtensible w16cex:durableId="737C9949" w16cex:dateUtc="2024-01-19T09:33:00Z"/>
  <w16cex:commentExtensible w16cex:durableId="295DE89C" w16cex:dateUtc="2024-01-26T07:15:00Z"/>
  <w16cex:commentExtensible w16cex:durableId="65B7A3EA" w16cex:dateUtc="2024-01-19T09:36:00Z"/>
  <w16cex:commentExtensible w16cex:durableId="295DEAC5" w16cex:dateUtc="2024-01-26T07:24:00Z"/>
  <w16cex:commentExtensible w16cex:durableId="56D0CCB3" w16cex:dateUtc="2024-01-19T09:38:00Z"/>
  <w16cex:commentExtensible w16cex:durableId="295DEB0A" w16cex:dateUtc="2024-01-26T07:25:00Z"/>
  <w16cex:commentExtensible w16cex:durableId="296408BB" w16cex:dateUtc="2024-01-30T22:46:00Z"/>
  <w16cex:commentExtensible w16cex:durableId="51698640" w16cex:dateUtc="2024-01-19T09:41:00Z"/>
  <w16cex:commentExtensible w16cex:durableId="295DEB5C" w16cex:dateUtc="2024-01-26T07:27:00Z"/>
  <w16cex:commentExtensible w16cex:durableId="7F07C236" w16cex:dateUtc="2024-01-19T09:41:00Z"/>
  <w16cex:commentExtensible w16cex:durableId="295DEB77" w16cex:dateUtc="2024-01-26T07:27:00Z"/>
  <w16cex:commentExtensible w16cex:durableId="29640976" w16cex:dateUtc="2024-01-30T22:49:00Z"/>
  <w16cex:commentExtensible w16cex:durableId="29649E9B" w16cex:dateUtc="2024-01-31T09:25:00Z"/>
  <w16cex:commentExtensible w16cex:durableId="087DE5EE" w16cex:dateUtc="2024-01-19T09:42:00Z"/>
  <w16cex:commentExtensible w16cex:durableId="295DEB93" w16cex:dateUtc="2024-01-26T07:28:00Z"/>
  <w16cex:commentExtensible w16cex:durableId="295E6E31" w16cex:dateUtc="2024-01-26T16:45:00Z"/>
  <w16cex:commentExtensible w16cex:durableId="00D7FAE1" w16cex:dateUtc="2024-01-19T09:42:00Z"/>
  <w16cex:commentExtensible w16cex:durableId="295DEC02" w16cex:dateUtc="2024-01-26T07:29:00Z"/>
  <w16cex:commentExtensible w16cex:durableId="2963F449" w16cex:dateUtc="2024-01-30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D26FC" w16cid:durableId="390AC57A"/>
  <w16cid:commentId w16cid:paraId="52C93CE6" w16cid:durableId="71FA341E"/>
  <w16cid:commentId w16cid:paraId="1E161DF3" w16cid:durableId="295D5CA7"/>
  <w16cid:commentId w16cid:paraId="486810F7" w16cid:durableId="295E6554"/>
  <w16cid:commentId w16cid:paraId="7A7C8EBE" w16cid:durableId="6CAD0244"/>
  <w16cid:commentId w16cid:paraId="65A9A15E" w16cid:durableId="295D62AF"/>
  <w16cid:commentId w16cid:paraId="6BDB7C31" w16cid:durableId="10E2A427"/>
  <w16cid:commentId w16cid:paraId="79D44075" w16cid:durableId="295D62BB"/>
  <w16cid:commentId w16cid:paraId="3975B0CA" w16cid:durableId="148C1369"/>
  <w16cid:commentId w16cid:paraId="0A8B35E2" w16cid:durableId="295D62E8"/>
  <w16cid:commentId w16cid:paraId="71143855" w16cid:durableId="295E6771"/>
  <w16cid:commentId w16cid:paraId="0C4B2BE8" w16cid:durableId="295E67DC"/>
  <w16cid:commentId w16cid:paraId="5647A4EB" w16cid:durableId="00B9456B"/>
  <w16cid:commentId w16cid:paraId="2DD5C4A0" w16cid:durableId="295D62F3"/>
  <w16cid:commentId w16cid:paraId="16DEF935" w16cid:durableId="39DC2B51"/>
  <w16cid:commentId w16cid:paraId="1E9D18C7" w16cid:durableId="295D6384"/>
  <w16cid:commentId w16cid:paraId="58354165" w16cid:durableId="257572AF"/>
  <w16cid:commentId w16cid:paraId="0C96E9FE" w16cid:durableId="295D63FE"/>
  <w16cid:commentId w16cid:paraId="18BC8679" w16cid:durableId="295E6A00"/>
  <w16cid:commentId w16cid:paraId="0E4114CD" w16cid:durableId="2963A63C"/>
  <w16cid:commentId w16cid:paraId="6985D08D" w16cid:durableId="2963EBFC"/>
  <w16cid:commentId w16cid:paraId="3FF3881A" w16cid:durableId="5629459D"/>
  <w16cid:commentId w16cid:paraId="4F000257" w16cid:durableId="295D6446"/>
  <w16cid:commentId w16cid:paraId="7FF3D383" w16cid:durableId="295E6AB9"/>
  <w16cid:commentId w16cid:paraId="274E4920" w16cid:durableId="5EBE1908"/>
  <w16cid:commentId w16cid:paraId="0A4100A0" w16cid:durableId="7AED3C45"/>
  <w16cid:commentId w16cid:paraId="294136F6" w16cid:durableId="295DE60C"/>
  <w16cid:commentId w16cid:paraId="453CF344" w16cid:durableId="4E4B6976"/>
  <w16cid:commentId w16cid:paraId="2EA8E2EF" w16cid:durableId="1A54FB27"/>
  <w16cid:commentId w16cid:paraId="6AC6CD95" w16cid:durableId="295DE6C0"/>
  <w16cid:commentId w16cid:paraId="7E68EF54" w16cid:durableId="1F793FD8"/>
  <w16cid:commentId w16cid:paraId="2C4501C8" w16cid:durableId="295DE810"/>
  <w16cid:commentId w16cid:paraId="4F8436E0" w16cid:durableId="29640803"/>
  <w16cid:commentId w16cid:paraId="7BF46D6C" w16cid:durableId="29649D25"/>
  <w16cid:commentId w16cid:paraId="17C06035" w16cid:durableId="79443F74"/>
  <w16cid:commentId w16cid:paraId="4207810F" w16cid:durableId="6093FAFD"/>
  <w16cid:commentId w16cid:paraId="173153AE" w16cid:durableId="295DE835"/>
  <w16cid:commentId w16cid:paraId="1C0C93C8" w16cid:durableId="737C9949"/>
  <w16cid:commentId w16cid:paraId="483AEF34" w16cid:durableId="295DE89C"/>
  <w16cid:commentId w16cid:paraId="1A6F89DE" w16cid:durableId="65B7A3EA"/>
  <w16cid:commentId w16cid:paraId="77CBF5FF" w16cid:durableId="295DEAC5"/>
  <w16cid:commentId w16cid:paraId="0A2A3796" w16cid:durableId="56D0CCB3"/>
  <w16cid:commentId w16cid:paraId="688AEE06" w16cid:durableId="295DEB0A"/>
  <w16cid:commentId w16cid:paraId="34888D86" w16cid:durableId="296408BB"/>
  <w16cid:commentId w16cid:paraId="407D3D05" w16cid:durableId="51698640"/>
  <w16cid:commentId w16cid:paraId="735C235A" w16cid:durableId="295DEB5C"/>
  <w16cid:commentId w16cid:paraId="4F0D4BE3" w16cid:durableId="7F07C236"/>
  <w16cid:commentId w16cid:paraId="4332739B" w16cid:durableId="295DEB77"/>
  <w16cid:commentId w16cid:paraId="6924D8E9" w16cid:durableId="29640976"/>
  <w16cid:commentId w16cid:paraId="7FBDA827" w16cid:durableId="29649E9B"/>
  <w16cid:commentId w16cid:paraId="7E182AEB" w16cid:durableId="087DE5EE"/>
  <w16cid:commentId w16cid:paraId="7047C0E0" w16cid:durableId="295DEB93"/>
  <w16cid:commentId w16cid:paraId="5195ABDF" w16cid:durableId="295E6E31"/>
  <w16cid:commentId w16cid:paraId="0848F127" w16cid:durableId="00D7FAE1"/>
  <w16cid:commentId w16cid:paraId="7C26F568" w16cid:durableId="295DEC02"/>
  <w16cid:commentId w16cid:paraId="0691C63E" w16cid:durableId="2963F4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B1971" w14:textId="77777777" w:rsidR="00BC7E2A" w:rsidRDefault="00BC7E2A" w:rsidP="00593CAA">
      <w:r>
        <w:separator/>
      </w:r>
    </w:p>
  </w:endnote>
  <w:endnote w:type="continuationSeparator" w:id="0">
    <w:p w14:paraId="76BCB5A6" w14:textId="77777777" w:rsidR="00BC7E2A" w:rsidRDefault="00BC7E2A" w:rsidP="00593CAA">
      <w:r>
        <w:continuationSeparator/>
      </w:r>
    </w:p>
  </w:endnote>
  <w:endnote w:type="continuationNotice" w:id="1">
    <w:p w14:paraId="2CB19833" w14:textId="77777777" w:rsidR="00BC7E2A" w:rsidRDefault="00BC7E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8E79E" w14:textId="77777777" w:rsidR="00BC7E2A" w:rsidRDefault="00BC7E2A" w:rsidP="00593CAA">
      <w:r>
        <w:separator/>
      </w:r>
    </w:p>
  </w:footnote>
  <w:footnote w:type="continuationSeparator" w:id="0">
    <w:p w14:paraId="38E3A034" w14:textId="77777777" w:rsidR="00BC7E2A" w:rsidRDefault="00BC7E2A" w:rsidP="00593CAA">
      <w:r>
        <w:continuationSeparator/>
      </w:r>
    </w:p>
  </w:footnote>
  <w:footnote w:type="continuationNotice" w:id="1">
    <w:p w14:paraId="1AA2428E" w14:textId="77777777" w:rsidR="00BC7E2A" w:rsidRDefault="00BC7E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5"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6"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0"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2"/>
  </w:num>
  <w:num w:numId="2" w16cid:durableId="744301894">
    <w:abstractNumId w:val="6"/>
  </w:num>
  <w:num w:numId="3" w16cid:durableId="1198927472">
    <w:abstractNumId w:val="11"/>
  </w:num>
  <w:num w:numId="4" w16cid:durableId="1095712407">
    <w:abstractNumId w:val="8"/>
  </w:num>
  <w:num w:numId="5" w16cid:durableId="928007866">
    <w:abstractNumId w:val="1"/>
  </w:num>
  <w:num w:numId="6" w16cid:durableId="170217602">
    <w:abstractNumId w:val="7"/>
  </w:num>
  <w:num w:numId="7" w16cid:durableId="434249372">
    <w:abstractNumId w:val="10"/>
  </w:num>
  <w:num w:numId="8" w16cid:durableId="294331904">
    <w:abstractNumId w:val="4"/>
  </w:num>
  <w:num w:numId="9" w16cid:durableId="86925338">
    <w:abstractNumId w:val="0"/>
  </w:num>
  <w:num w:numId="10" w16cid:durableId="1112941236">
    <w:abstractNumId w:val="9"/>
  </w:num>
  <w:num w:numId="11" w16cid:durableId="2146659328">
    <w:abstractNumId w:val="5"/>
  </w:num>
  <w:num w:numId="12" w16cid:durableId="800926683">
    <w:abstractNumId w:val="2"/>
  </w:num>
  <w:num w:numId="13" w16cid:durableId="20581631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 Spriet">
    <w15:presenceInfo w15:providerId="AD" w15:userId="S::isabel.spriet@uzleuven.be::13817a60-2321-4779-8e33-6bba52ca5d23"/>
  </w15:person>
  <w15:person w15:author="My Luong Vuong">
    <w15:presenceInfo w15:providerId="AD" w15:userId="S::myluong.vuong@kuleuven.be::3a095926-c094-4dc5-9520-da494b4df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item&gt;76&lt;/item&gt;&lt;item&gt;77&lt;/item&gt;&lt;item&gt;78&lt;/item&gt;&lt;/record-ids&gt;&lt;/item&gt;&lt;/Libraries&gt;"/>
  </w:docVars>
  <w:rsids>
    <w:rsidRoot w:val="009A24FE"/>
    <w:rsid w:val="000005E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4CB"/>
    <w:rsid w:val="0003366C"/>
    <w:rsid w:val="00033B3B"/>
    <w:rsid w:val="000344A3"/>
    <w:rsid w:val="0003455F"/>
    <w:rsid w:val="00035A20"/>
    <w:rsid w:val="00035E4E"/>
    <w:rsid w:val="0003626F"/>
    <w:rsid w:val="00036378"/>
    <w:rsid w:val="000369E5"/>
    <w:rsid w:val="00036E49"/>
    <w:rsid w:val="00037192"/>
    <w:rsid w:val="00037D26"/>
    <w:rsid w:val="00037E4A"/>
    <w:rsid w:val="00040181"/>
    <w:rsid w:val="000406A6"/>
    <w:rsid w:val="0004173C"/>
    <w:rsid w:val="00041D63"/>
    <w:rsid w:val="000424EE"/>
    <w:rsid w:val="0004268F"/>
    <w:rsid w:val="000435D9"/>
    <w:rsid w:val="00043910"/>
    <w:rsid w:val="000439E1"/>
    <w:rsid w:val="00043F91"/>
    <w:rsid w:val="0004401E"/>
    <w:rsid w:val="00044832"/>
    <w:rsid w:val="000449D5"/>
    <w:rsid w:val="00044CFA"/>
    <w:rsid w:val="00045BCE"/>
    <w:rsid w:val="00045C42"/>
    <w:rsid w:val="00045E2C"/>
    <w:rsid w:val="000461F0"/>
    <w:rsid w:val="00046914"/>
    <w:rsid w:val="00047461"/>
    <w:rsid w:val="0004753D"/>
    <w:rsid w:val="00047D64"/>
    <w:rsid w:val="00047E03"/>
    <w:rsid w:val="00050360"/>
    <w:rsid w:val="000509CC"/>
    <w:rsid w:val="0005105E"/>
    <w:rsid w:val="00051426"/>
    <w:rsid w:val="00051790"/>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A79"/>
    <w:rsid w:val="00066B6E"/>
    <w:rsid w:val="00066E5F"/>
    <w:rsid w:val="00067FAE"/>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7C"/>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196"/>
    <w:rsid w:val="000A495C"/>
    <w:rsid w:val="000A4A2D"/>
    <w:rsid w:val="000A4CA7"/>
    <w:rsid w:val="000A5800"/>
    <w:rsid w:val="000A6202"/>
    <w:rsid w:val="000A6BC3"/>
    <w:rsid w:val="000A6E01"/>
    <w:rsid w:val="000A720A"/>
    <w:rsid w:val="000B01A2"/>
    <w:rsid w:val="000B032C"/>
    <w:rsid w:val="000B0E5F"/>
    <w:rsid w:val="000B0EF4"/>
    <w:rsid w:val="000B1478"/>
    <w:rsid w:val="000B154D"/>
    <w:rsid w:val="000B1D58"/>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3B4"/>
    <w:rsid w:val="000C7670"/>
    <w:rsid w:val="000C7742"/>
    <w:rsid w:val="000C7DB8"/>
    <w:rsid w:val="000D089E"/>
    <w:rsid w:val="000D0ABD"/>
    <w:rsid w:val="000D13E2"/>
    <w:rsid w:val="000D1B7A"/>
    <w:rsid w:val="000D1DF0"/>
    <w:rsid w:val="000D1F14"/>
    <w:rsid w:val="000D2C8D"/>
    <w:rsid w:val="000D30A5"/>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8D7"/>
    <w:rsid w:val="000E1D50"/>
    <w:rsid w:val="000E22C9"/>
    <w:rsid w:val="000E3998"/>
    <w:rsid w:val="000E3CA1"/>
    <w:rsid w:val="000E47A6"/>
    <w:rsid w:val="000E484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6F16"/>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1A5"/>
    <w:rsid w:val="001253F4"/>
    <w:rsid w:val="001256C7"/>
    <w:rsid w:val="001257CE"/>
    <w:rsid w:val="00125A47"/>
    <w:rsid w:val="00125AB7"/>
    <w:rsid w:val="00125C5F"/>
    <w:rsid w:val="001265E1"/>
    <w:rsid w:val="00126FE5"/>
    <w:rsid w:val="001274A1"/>
    <w:rsid w:val="00127535"/>
    <w:rsid w:val="00127C42"/>
    <w:rsid w:val="00127E83"/>
    <w:rsid w:val="00130074"/>
    <w:rsid w:val="001300AC"/>
    <w:rsid w:val="00130EA5"/>
    <w:rsid w:val="00131638"/>
    <w:rsid w:val="00131C35"/>
    <w:rsid w:val="00132C36"/>
    <w:rsid w:val="00134107"/>
    <w:rsid w:val="0013456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2593"/>
    <w:rsid w:val="001528EA"/>
    <w:rsid w:val="00153138"/>
    <w:rsid w:val="00153382"/>
    <w:rsid w:val="001538AA"/>
    <w:rsid w:val="001538E1"/>
    <w:rsid w:val="0015488A"/>
    <w:rsid w:val="0015491C"/>
    <w:rsid w:val="00154D98"/>
    <w:rsid w:val="001557AB"/>
    <w:rsid w:val="00155B5D"/>
    <w:rsid w:val="00155F4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666"/>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4EF6"/>
    <w:rsid w:val="00185538"/>
    <w:rsid w:val="001864CE"/>
    <w:rsid w:val="001872F5"/>
    <w:rsid w:val="0019155F"/>
    <w:rsid w:val="00191AED"/>
    <w:rsid w:val="001923A3"/>
    <w:rsid w:val="0019303B"/>
    <w:rsid w:val="001940CD"/>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1408"/>
    <w:rsid w:val="001E18A5"/>
    <w:rsid w:val="001E1CA6"/>
    <w:rsid w:val="001E1D69"/>
    <w:rsid w:val="001E244C"/>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3050"/>
    <w:rsid w:val="001F334C"/>
    <w:rsid w:val="001F3790"/>
    <w:rsid w:val="001F39CA"/>
    <w:rsid w:val="001F3F57"/>
    <w:rsid w:val="001F45A6"/>
    <w:rsid w:val="001F4CBE"/>
    <w:rsid w:val="001F4CF0"/>
    <w:rsid w:val="001F4CF3"/>
    <w:rsid w:val="001F5108"/>
    <w:rsid w:val="001F5CB8"/>
    <w:rsid w:val="001F6035"/>
    <w:rsid w:val="001F6266"/>
    <w:rsid w:val="001F62C6"/>
    <w:rsid w:val="001F6569"/>
    <w:rsid w:val="00201009"/>
    <w:rsid w:val="00201486"/>
    <w:rsid w:val="00201561"/>
    <w:rsid w:val="00201D9F"/>
    <w:rsid w:val="00202403"/>
    <w:rsid w:val="00202976"/>
    <w:rsid w:val="00203C97"/>
    <w:rsid w:val="00206265"/>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3909"/>
    <w:rsid w:val="00216361"/>
    <w:rsid w:val="0021637D"/>
    <w:rsid w:val="00216385"/>
    <w:rsid w:val="002164A6"/>
    <w:rsid w:val="00216562"/>
    <w:rsid w:val="00216F6C"/>
    <w:rsid w:val="00217685"/>
    <w:rsid w:val="00217734"/>
    <w:rsid w:val="00217884"/>
    <w:rsid w:val="00217923"/>
    <w:rsid w:val="00217BF7"/>
    <w:rsid w:val="0022019F"/>
    <w:rsid w:val="00220CBB"/>
    <w:rsid w:val="00220D4F"/>
    <w:rsid w:val="002213BB"/>
    <w:rsid w:val="00221AE5"/>
    <w:rsid w:val="00221E79"/>
    <w:rsid w:val="00222650"/>
    <w:rsid w:val="002229A5"/>
    <w:rsid w:val="00222A5D"/>
    <w:rsid w:val="00222F9A"/>
    <w:rsid w:val="0022330F"/>
    <w:rsid w:val="002235DB"/>
    <w:rsid w:val="00223921"/>
    <w:rsid w:val="00223BD5"/>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A10"/>
    <w:rsid w:val="002332FA"/>
    <w:rsid w:val="00233740"/>
    <w:rsid w:val="00233772"/>
    <w:rsid w:val="00233DE7"/>
    <w:rsid w:val="002340EC"/>
    <w:rsid w:val="002341E7"/>
    <w:rsid w:val="0023474D"/>
    <w:rsid w:val="00235497"/>
    <w:rsid w:val="0023663A"/>
    <w:rsid w:val="0023698A"/>
    <w:rsid w:val="00237570"/>
    <w:rsid w:val="00237D7C"/>
    <w:rsid w:val="0024022C"/>
    <w:rsid w:val="00240EC2"/>
    <w:rsid w:val="00241A56"/>
    <w:rsid w:val="00241D0A"/>
    <w:rsid w:val="00241F3A"/>
    <w:rsid w:val="00242600"/>
    <w:rsid w:val="0024287B"/>
    <w:rsid w:val="002432F7"/>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8C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02E"/>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1346"/>
    <w:rsid w:val="002C1720"/>
    <w:rsid w:val="002C1A62"/>
    <w:rsid w:val="002C24A8"/>
    <w:rsid w:val="002C2B33"/>
    <w:rsid w:val="002C2D64"/>
    <w:rsid w:val="002C3084"/>
    <w:rsid w:val="002C379A"/>
    <w:rsid w:val="002C40EC"/>
    <w:rsid w:val="002C49EC"/>
    <w:rsid w:val="002C4E9C"/>
    <w:rsid w:val="002C5321"/>
    <w:rsid w:val="002C54E1"/>
    <w:rsid w:val="002C569F"/>
    <w:rsid w:val="002C5C6C"/>
    <w:rsid w:val="002C6462"/>
    <w:rsid w:val="002C6F69"/>
    <w:rsid w:val="002C7A23"/>
    <w:rsid w:val="002D015E"/>
    <w:rsid w:val="002D08CE"/>
    <w:rsid w:val="002D0E22"/>
    <w:rsid w:val="002D21CD"/>
    <w:rsid w:val="002D32C6"/>
    <w:rsid w:val="002D34A3"/>
    <w:rsid w:val="002D399E"/>
    <w:rsid w:val="002D44DD"/>
    <w:rsid w:val="002D4D84"/>
    <w:rsid w:val="002D4DF0"/>
    <w:rsid w:val="002D5804"/>
    <w:rsid w:val="002D6076"/>
    <w:rsid w:val="002D61EE"/>
    <w:rsid w:val="002D67F2"/>
    <w:rsid w:val="002D6811"/>
    <w:rsid w:val="002D713F"/>
    <w:rsid w:val="002D7142"/>
    <w:rsid w:val="002D791B"/>
    <w:rsid w:val="002D7923"/>
    <w:rsid w:val="002D7B53"/>
    <w:rsid w:val="002D7C7A"/>
    <w:rsid w:val="002D7EE7"/>
    <w:rsid w:val="002E01AC"/>
    <w:rsid w:val="002E040F"/>
    <w:rsid w:val="002E16BD"/>
    <w:rsid w:val="002E2200"/>
    <w:rsid w:val="002E22C7"/>
    <w:rsid w:val="002E2ACB"/>
    <w:rsid w:val="002E2BC8"/>
    <w:rsid w:val="002E3073"/>
    <w:rsid w:val="002E311D"/>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6B6"/>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3CE"/>
    <w:rsid w:val="003126D2"/>
    <w:rsid w:val="0031293D"/>
    <w:rsid w:val="00313A65"/>
    <w:rsid w:val="00313D6E"/>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BA3"/>
    <w:rsid w:val="00325AD8"/>
    <w:rsid w:val="003263D5"/>
    <w:rsid w:val="00326646"/>
    <w:rsid w:val="00326CC6"/>
    <w:rsid w:val="00326D1F"/>
    <w:rsid w:val="00327143"/>
    <w:rsid w:val="0032715B"/>
    <w:rsid w:val="003274E0"/>
    <w:rsid w:val="00327978"/>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04E6"/>
    <w:rsid w:val="003414CA"/>
    <w:rsid w:val="00341725"/>
    <w:rsid w:val="00341805"/>
    <w:rsid w:val="00341BE0"/>
    <w:rsid w:val="0034281B"/>
    <w:rsid w:val="00342E01"/>
    <w:rsid w:val="003434C0"/>
    <w:rsid w:val="00343645"/>
    <w:rsid w:val="003439C8"/>
    <w:rsid w:val="00343E71"/>
    <w:rsid w:val="00344236"/>
    <w:rsid w:val="00344866"/>
    <w:rsid w:val="003449AB"/>
    <w:rsid w:val="00344E1F"/>
    <w:rsid w:val="00344F02"/>
    <w:rsid w:val="00345C90"/>
    <w:rsid w:val="00346601"/>
    <w:rsid w:val="00346B30"/>
    <w:rsid w:val="00346B89"/>
    <w:rsid w:val="0034755E"/>
    <w:rsid w:val="00350032"/>
    <w:rsid w:val="00350298"/>
    <w:rsid w:val="00350452"/>
    <w:rsid w:val="00350876"/>
    <w:rsid w:val="003517DF"/>
    <w:rsid w:val="003517F1"/>
    <w:rsid w:val="00351B91"/>
    <w:rsid w:val="003522BD"/>
    <w:rsid w:val="003522FA"/>
    <w:rsid w:val="003528DB"/>
    <w:rsid w:val="00352D6C"/>
    <w:rsid w:val="0035399D"/>
    <w:rsid w:val="00353A39"/>
    <w:rsid w:val="00354299"/>
    <w:rsid w:val="00354441"/>
    <w:rsid w:val="00354824"/>
    <w:rsid w:val="00354838"/>
    <w:rsid w:val="00354DBB"/>
    <w:rsid w:val="00355D77"/>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411B"/>
    <w:rsid w:val="003657F6"/>
    <w:rsid w:val="00366783"/>
    <w:rsid w:val="00366788"/>
    <w:rsid w:val="00367263"/>
    <w:rsid w:val="00367AC2"/>
    <w:rsid w:val="00370016"/>
    <w:rsid w:val="00371087"/>
    <w:rsid w:val="003713E8"/>
    <w:rsid w:val="003718D3"/>
    <w:rsid w:val="00372158"/>
    <w:rsid w:val="00372464"/>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A2C"/>
    <w:rsid w:val="00395D4A"/>
    <w:rsid w:val="0039666F"/>
    <w:rsid w:val="00396716"/>
    <w:rsid w:val="003975EC"/>
    <w:rsid w:val="003977CF"/>
    <w:rsid w:val="003A00A1"/>
    <w:rsid w:val="003A0F31"/>
    <w:rsid w:val="003A11BA"/>
    <w:rsid w:val="003A223C"/>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AC6"/>
    <w:rsid w:val="003B2AFF"/>
    <w:rsid w:val="003B2E73"/>
    <w:rsid w:val="003B3768"/>
    <w:rsid w:val="003B388E"/>
    <w:rsid w:val="003B41E8"/>
    <w:rsid w:val="003B4447"/>
    <w:rsid w:val="003B4498"/>
    <w:rsid w:val="003B4ED5"/>
    <w:rsid w:val="003B5525"/>
    <w:rsid w:val="003B586F"/>
    <w:rsid w:val="003B5C2F"/>
    <w:rsid w:val="003B5CA9"/>
    <w:rsid w:val="003B6291"/>
    <w:rsid w:val="003B643F"/>
    <w:rsid w:val="003B693C"/>
    <w:rsid w:val="003B7A83"/>
    <w:rsid w:val="003B7B90"/>
    <w:rsid w:val="003C0692"/>
    <w:rsid w:val="003C1536"/>
    <w:rsid w:val="003C1554"/>
    <w:rsid w:val="003C1B0C"/>
    <w:rsid w:val="003C300A"/>
    <w:rsid w:val="003C4C7A"/>
    <w:rsid w:val="003C536C"/>
    <w:rsid w:val="003C5FE0"/>
    <w:rsid w:val="003C6122"/>
    <w:rsid w:val="003C6245"/>
    <w:rsid w:val="003C6487"/>
    <w:rsid w:val="003C65CE"/>
    <w:rsid w:val="003C6DF9"/>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502A"/>
    <w:rsid w:val="003E54AF"/>
    <w:rsid w:val="003E73B0"/>
    <w:rsid w:val="003E7E81"/>
    <w:rsid w:val="003F0240"/>
    <w:rsid w:val="003F03B0"/>
    <w:rsid w:val="003F0719"/>
    <w:rsid w:val="003F0D07"/>
    <w:rsid w:val="003F118E"/>
    <w:rsid w:val="003F2B19"/>
    <w:rsid w:val="003F2B54"/>
    <w:rsid w:val="003F352D"/>
    <w:rsid w:val="003F37EB"/>
    <w:rsid w:val="003F3C64"/>
    <w:rsid w:val="003F4891"/>
    <w:rsid w:val="003F49CC"/>
    <w:rsid w:val="003F51BA"/>
    <w:rsid w:val="003F5345"/>
    <w:rsid w:val="003F54CD"/>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3C52"/>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8D5"/>
    <w:rsid w:val="00420BAC"/>
    <w:rsid w:val="0042166A"/>
    <w:rsid w:val="0042194D"/>
    <w:rsid w:val="00421A11"/>
    <w:rsid w:val="0042210E"/>
    <w:rsid w:val="00422E95"/>
    <w:rsid w:val="0042308B"/>
    <w:rsid w:val="004234E7"/>
    <w:rsid w:val="004244EE"/>
    <w:rsid w:val="00425088"/>
    <w:rsid w:val="00425155"/>
    <w:rsid w:val="00425204"/>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4E7B"/>
    <w:rsid w:val="00435ADB"/>
    <w:rsid w:val="00436BE8"/>
    <w:rsid w:val="00436EAE"/>
    <w:rsid w:val="00436EDE"/>
    <w:rsid w:val="00437EEB"/>
    <w:rsid w:val="004404E2"/>
    <w:rsid w:val="00440C96"/>
    <w:rsid w:val="00441710"/>
    <w:rsid w:val="004418EA"/>
    <w:rsid w:val="004424F8"/>
    <w:rsid w:val="004425E0"/>
    <w:rsid w:val="004429CA"/>
    <w:rsid w:val="00442AA9"/>
    <w:rsid w:val="00442B6E"/>
    <w:rsid w:val="00442F1B"/>
    <w:rsid w:val="00442F98"/>
    <w:rsid w:val="004431EE"/>
    <w:rsid w:val="0044373C"/>
    <w:rsid w:val="00443AE0"/>
    <w:rsid w:val="00443C76"/>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EAC"/>
    <w:rsid w:val="00465EE1"/>
    <w:rsid w:val="0046736D"/>
    <w:rsid w:val="004674D4"/>
    <w:rsid w:val="00467969"/>
    <w:rsid w:val="004700E5"/>
    <w:rsid w:val="00470194"/>
    <w:rsid w:val="004708CC"/>
    <w:rsid w:val="00470D36"/>
    <w:rsid w:val="00470F40"/>
    <w:rsid w:val="0047109C"/>
    <w:rsid w:val="004711D7"/>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8055A"/>
    <w:rsid w:val="00480AB9"/>
    <w:rsid w:val="00480B18"/>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9F2"/>
    <w:rsid w:val="00485AD5"/>
    <w:rsid w:val="00485B54"/>
    <w:rsid w:val="00485DC7"/>
    <w:rsid w:val="004866EF"/>
    <w:rsid w:val="00486D97"/>
    <w:rsid w:val="00486E2B"/>
    <w:rsid w:val="00486EAA"/>
    <w:rsid w:val="0048743C"/>
    <w:rsid w:val="00487BCD"/>
    <w:rsid w:val="00490183"/>
    <w:rsid w:val="0049045E"/>
    <w:rsid w:val="00490802"/>
    <w:rsid w:val="00491286"/>
    <w:rsid w:val="0049134C"/>
    <w:rsid w:val="004923E6"/>
    <w:rsid w:val="00492651"/>
    <w:rsid w:val="004929AE"/>
    <w:rsid w:val="00493409"/>
    <w:rsid w:val="00493716"/>
    <w:rsid w:val="00493766"/>
    <w:rsid w:val="00494A85"/>
    <w:rsid w:val="00494C9D"/>
    <w:rsid w:val="00494DCF"/>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30C"/>
    <w:rsid w:val="004A7B2A"/>
    <w:rsid w:val="004B0235"/>
    <w:rsid w:val="004B0DC8"/>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4A80"/>
    <w:rsid w:val="004B58A8"/>
    <w:rsid w:val="004B596A"/>
    <w:rsid w:val="004B5EB8"/>
    <w:rsid w:val="004B6148"/>
    <w:rsid w:val="004B65F3"/>
    <w:rsid w:val="004B6E8E"/>
    <w:rsid w:val="004B6FFB"/>
    <w:rsid w:val="004B7307"/>
    <w:rsid w:val="004B7663"/>
    <w:rsid w:val="004B7CB3"/>
    <w:rsid w:val="004C01F1"/>
    <w:rsid w:val="004C04F6"/>
    <w:rsid w:val="004C102C"/>
    <w:rsid w:val="004C172A"/>
    <w:rsid w:val="004C1AAB"/>
    <w:rsid w:val="004C2265"/>
    <w:rsid w:val="004C2799"/>
    <w:rsid w:val="004C2DC7"/>
    <w:rsid w:val="004C2ECE"/>
    <w:rsid w:val="004C2F56"/>
    <w:rsid w:val="004C3451"/>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79D"/>
    <w:rsid w:val="004D0965"/>
    <w:rsid w:val="004D19C3"/>
    <w:rsid w:val="004D1AAC"/>
    <w:rsid w:val="004D1EAA"/>
    <w:rsid w:val="004D1F50"/>
    <w:rsid w:val="004D2A46"/>
    <w:rsid w:val="004D2EEC"/>
    <w:rsid w:val="004D3538"/>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3B77"/>
    <w:rsid w:val="004E47B6"/>
    <w:rsid w:val="004E4B3C"/>
    <w:rsid w:val="004E4B98"/>
    <w:rsid w:val="004E4F8A"/>
    <w:rsid w:val="004E545A"/>
    <w:rsid w:val="004E55A9"/>
    <w:rsid w:val="004E58AA"/>
    <w:rsid w:val="004E605C"/>
    <w:rsid w:val="004E656E"/>
    <w:rsid w:val="004E66F8"/>
    <w:rsid w:val="004E67E3"/>
    <w:rsid w:val="004E68AE"/>
    <w:rsid w:val="004E76CB"/>
    <w:rsid w:val="004E7F98"/>
    <w:rsid w:val="004F02FE"/>
    <w:rsid w:val="004F077A"/>
    <w:rsid w:val="004F09C0"/>
    <w:rsid w:val="004F09DA"/>
    <w:rsid w:val="004F1CEB"/>
    <w:rsid w:val="004F1DEF"/>
    <w:rsid w:val="004F2001"/>
    <w:rsid w:val="004F3659"/>
    <w:rsid w:val="004F4509"/>
    <w:rsid w:val="004F457B"/>
    <w:rsid w:val="004F48A9"/>
    <w:rsid w:val="004F4B70"/>
    <w:rsid w:val="004F541D"/>
    <w:rsid w:val="004F585C"/>
    <w:rsid w:val="004F5934"/>
    <w:rsid w:val="004F5AB6"/>
    <w:rsid w:val="004F64FA"/>
    <w:rsid w:val="004F6C7D"/>
    <w:rsid w:val="004F6CBB"/>
    <w:rsid w:val="004F6E21"/>
    <w:rsid w:val="004F72FB"/>
    <w:rsid w:val="004F7803"/>
    <w:rsid w:val="004F798D"/>
    <w:rsid w:val="005009F7"/>
    <w:rsid w:val="00500B92"/>
    <w:rsid w:val="00500C3C"/>
    <w:rsid w:val="005016F7"/>
    <w:rsid w:val="00501A8D"/>
    <w:rsid w:val="00503450"/>
    <w:rsid w:val="005042B0"/>
    <w:rsid w:val="00504E21"/>
    <w:rsid w:val="005052F1"/>
    <w:rsid w:val="00505878"/>
    <w:rsid w:val="00506540"/>
    <w:rsid w:val="00506598"/>
    <w:rsid w:val="005065CD"/>
    <w:rsid w:val="0050669C"/>
    <w:rsid w:val="00506F04"/>
    <w:rsid w:val="00507AB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113"/>
    <w:rsid w:val="00561A22"/>
    <w:rsid w:val="00561D67"/>
    <w:rsid w:val="0056243E"/>
    <w:rsid w:val="00562B6D"/>
    <w:rsid w:val="00562E7B"/>
    <w:rsid w:val="005635AF"/>
    <w:rsid w:val="00563847"/>
    <w:rsid w:val="00563FC9"/>
    <w:rsid w:val="00564107"/>
    <w:rsid w:val="005642BA"/>
    <w:rsid w:val="005646AD"/>
    <w:rsid w:val="005647E5"/>
    <w:rsid w:val="00564D5D"/>
    <w:rsid w:val="005653EE"/>
    <w:rsid w:val="00565FBF"/>
    <w:rsid w:val="00566052"/>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F1C"/>
    <w:rsid w:val="0059300F"/>
    <w:rsid w:val="00593C78"/>
    <w:rsid w:val="00593CAA"/>
    <w:rsid w:val="005945BF"/>
    <w:rsid w:val="0059488E"/>
    <w:rsid w:val="005948F0"/>
    <w:rsid w:val="00594BB6"/>
    <w:rsid w:val="00594C8C"/>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BEB"/>
    <w:rsid w:val="005D6F0D"/>
    <w:rsid w:val="005D704D"/>
    <w:rsid w:val="005D7FE3"/>
    <w:rsid w:val="005E02AF"/>
    <w:rsid w:val="005E0332"/>
    <w:rsid w:val="005E0ED8"/>
    <w:rsid w:val="005E111A"/>
    <w:rsid w:val="005E136A"/>
    <w:rsid w:val="005E19A4"/>
    <w:rsid w:val="005E1F6D"/>
    <w:rsid w:val="005E1F99"/>
    <w:rsid w:val="005E1FFD"/>
    <w:rsid w:val="005E28A0"/>
    <w:rsid w:val="005E2A41"/>
    <w:rsid w:val="005E3036"/>
    <w:rsid w:val="005E31E6"/>
    <w:rsid w:val="005E3DB9"/>
    <w:rsid w:val="005E446A"/>
    <w:rsid w:val="005E45EB"/>
    <w:rsid w:val="005E49D5"/>
    <w:rsid w:val="005E4FE6"/>
    <w:rsid w:val="005E58A2"/>
    <w:rsid w:val="005E5D57"/>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B9"/>
    <w:rsid w:val="005F35EF"/>
    <w:rsid w:val="005F4362"/>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4C3"/>
    <w:rsid w:val="006034F2"/>
    <w:rsid w:val="00603B0B"/>
    <w:rsid w:val="00605017"/>
    <w:rsid w:val="00605AF8"/>
    <w:rsid w:val="00605F1B"/>
    <w:rsid w:val="00607218"/>
    <w:rsid w:val="006077A5"/>
    <w:rsid w:val="00610131"/>
    <w:rsid w:val="006103BA"/>
    <w:rsid w:val="006105EB"/>
    <w:rsid w:val="0061073B"/>
    <w:rsid w:val="006116CB"/>
    <w:rsid w:val="00611BD5"/>
    <w:rsid w:val="00612626"/>
    <w:rsid w:val="00612C31"/>
    <w:rsid w:val="00612EF0"/>
    <w:rsid w:val="00613AD8"/>
    <w:rsid w:val="006146C9"/>
    <w:rsid w:val="00614D42"/>
    <w:rsid w:val="00614F0D"/>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236"/>
    <w:rsid w:val="006263CC"/>
    <w:rsid w:val="00626D02"/>
    <w:rsid w:val="00626FEF"/>
    <w:rsid w:val="00627186"/>
    <w:rsid w:val="0062739B"/>
    <w:rsid w:val="0062765C"/>
    <w:rsid w:val="00627963"/>
    <w:rsid w:val="00627D47"/>
    <w:rsid w:val="0063066D"/>
    <w:rsid w:val="00630A27"/>
    <w:rsid w:val="00631115"/>
    <w:rsid w:val="00631638"/>
    <w:rsid w:val="00631F2E"/>
    <w:rsid w:val="0063202B"/>
    <w:rsid w:val="006320D4"/>
    <w:rsid w:val="006321BE"/>
    <w:rsid w:val="0063221E"/>
    <w:rsid w:val="00632476"/>
    <w:rsid w:val="00632A7E"/>
    <w:rsid w:val="006337FC"/>
    <w:rsid w:val="006340A4"/>
    <w:rsid w:val="00634462"/>
    <w:rsid w:val="00634471"/>
    <w:rsid w:val="00634620"/>
    <w:rsid w:val="006361C6"/>
    <w:rsid w:val="00636251"/>
    <w:rsid w:val="00636BE9"/>
    <w:rsid w:val="00637555"/>
    <w:rsid w:val="00640229"/>
    <w:rsid w:val="00640858"/>
    <w:rsid w:val="00640C11"/>
    <w:rsid w:val="00640E5D"/>
    <w:rsid w:val="00641008"/>
    <w:rsid w:val="0064166E"/>
    <w:rsid w:val="00641D06"/>
    <w:rsid w:val="006421EA"/>
    <w:rsid w:val="00642C91"/>
    <w:rsid w:val="006430BD"/>
    <w:rsid w:val="0064343D"/>
    <w:rsid w:val="00643C26"/>
    <w:rsid w:val="006443CE"/>
    <w:rsid w:val="00644DB8"/>
    <w:rsid w:val="00646067"/>
    <w:rsid w:val="0064622E"/>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AD7"/>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97C6E"/>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A54"/>
    <w:rsid w:val="006A6B00"/>
    <w:rsid w:val="006A6C39"/>
    <w:rsid w:val="006A6E01"/>
    <w:rsid w:val="006A7237"/>
    <w:rsid w:val="006A7564"/>
    <w:rsid w:val="006A773D"/>
    <w:rsid w:val="006A7767"/>
    <w:rsid w:val="006A7841"/>
    <w:rsid w:val="006A78CB"/>
    <w:rsid w:val="006A7EB7"/>
    <w:rsid w:val="006A7F7D"/>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A5"/>
    <w:rsid w:val="006F73FD"/>
    <w:rsid w:val="006F7B09"/>
    <w:rsid w:val="006F7D5E"/>
    <w:rsid w:val="007006E7"/>
    <w:rsid w:val="007007DB"/>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5D2"/>
    <w:rsid w:val="00726745"/>
    <w:rsid w:val="00727E3A"/>
    <w:rsid w:val="00730DAC"/>
    <w:rsid w:val="00730F61"/>
    <w:rsid w:val="0073131B"/>
    <w:rsid w:val="0073163B"/>
    <w:rsid w:val="0073178A"/>
    <w:rsid w:val="00731ED7"/>
    <w:rsid w:val="0073337C"/>
    <w:rsid w:val="007335F0"/>
    <w:rsid w:val="007337CC"/>
    <w:rsid w:val="00733BA4"/>
    <w:rsid w:val="00733DB3"/>
    <w:rsid w:val="00733EA1"/>
    <w:rsid w:val="007340FB"/>
    <w:rsid w:val="007343E6"/>
    <w:rsid w:val="00734A9A"/>
    <w:rsid w:val="00734FDA"/>
    <w:rsid w:val="00735C67"/>
    <w:rsid w:val="00735FA6"/>
    <w:rsid w:val="00736075"/>
    <w:rsid w:val="0073611E"/>
    <w:rsid w:val="007365A8"/>
    <w:rsid w:val="00736B21"/>
    <w:rsid w:val="007370F3"/>
    <w:rsid w:val="007373A8"/>
    <w:rsid w:val="007377FF"/>
    <w:rsid w:val="00737F9C"/>
    <w:rsid w:val="00740FA5"/>
    <w:rsid w:val="00740FC2"/>
    <w:rsid w:val="00741224"/>
    <w:rsid w:val="00741301"/>
    <w:rsid w:val="00741535"/>
    <w:rsid w:val="0074168D"/>
    <w:rsid w:val="0074272F"/>
    <w:rsid w:val="007427B0"/>
    <w:rsid w:val="00742C88"/>
    <w:rsid w:val="00742FEE"/>
    <w:rsid w:val="007435B4"/>
    <w:rsid w:val="007436E6"/>
    <w:rsid w:val="007452AC"/>
    <w:rsid w:val="00745486"/>
    <w:rsid w:val="007457CF"/>
    <w:rsid w:val="007458F3"/>
    <w:rsid w:val="00745B80"/>
    <w:rsid w:val="00745EA2"/>
    <w:rsid w:val="007469DB"/>
    <w:rsid w:val="00746A8A"/>
    <w:rsid w:val="0074733B"/>
    <w:rsid w:val="007478B7"/>
    <w:rsid w:val="00750B0C"/>
    <w:rsid w:val="00750B30"/>
    <w:rsid w:val="00750E95"/>
    <w:rsid w:val="00751C0F"/>
    <w:rsid w:val="00752B19"/>
    <w:rsid w:val="00752B6B"/>
    <w:rsid w:val="00753653"/>
    <w:rsid w:val="00753B59"/>
    <w:rsid w:val="00755044"/>
    <w:rsid w:val="00755816"/>
    <w:rsid w:val="007559CA"/>
    <w:rsid w:val="007561C7"/>
    <w:rsid w:val="00756530"/>
    <w:rsid w:val="0075746B"/>
    <w:rsid w:val="00757541"/>
    <w:rsid w:val="00757CE0"/>
    <w:rsid w:val="00760D58"/>
    <w:rsid w:val="00761494"/>
    <w:rsid w:val="00762059"/>
    <w:rsid w:val="00762255"/>
    <w:rsid w:val="007625FA"/>
    <w:rsid w:val="007626DD"/>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9B2"/>
    <w:rsid w:val="00771B22"/>
    <w:rsid w:val="00771F2A"/>
    <w:rsid w:val="007723C0"/>
    <w:rsid w:val="007725C1"/>
    <w:rsid w:val="007727CD"/>
    <w:rsid w:val="00772BF3"/>
    <w:rsid w:val="00773958"/>
    <w:rsid w:val="00773B1A"/>
    <w:rsid w:val="00773B22"/>
    <w:rsid w:val="00774330"/>
    <w:rsid w:val="007748D1"/>
    <w:rsid w:val="00774D1E"/>
    <w:rsid w:val="00774DB7"/>
    <w:rsid w:val="00775205"/>
    <w:rsid w:val="00775906"/>
    <w:rsid w:val="0077593C"/>
    <w:rsid w:val="00775A17"/>
    <w:rsid w:val="00776192"/>
    <w:rsid w:val="007761D3"/>
    <w:rsid w:val="00776AEF"/>
    <w:rsid w:val="00776FDA"/>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099"/>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479"/>
    <w:rsid w:val="00792DBB"/>
    <w:rsid w:val="00793282"/>
    <w:rsid w:val="007936AA"/>
    <w:rsid w:val="00793C50"/>
    <w:rsid w:val="00793F1C"/>
    <w:rsid w:val="00794556"/>
    <w:rsid w:val="00794FA1"/>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3EB9"/>
    <w:rsid w:val="007A4008"/>
    <w:rsid w:val="007A4240"/>
    <w:rsid w:val="007A4FCF"/>
    <w:rsid w:val="007A54E7"/>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C69"/>
    <w:rsid w:val="007C000D"/>
    <w:rsid w:val="007C0373"/>
    <w:rsid w:val="007C0554"/>
    <w:rsid w:val="007C05EF"/>
    <w:rsid w:val="007C07A4"/>
    <w:rsid w:val="007C087B"/>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3AB8"/>
    <w:rsid w:val="007E3C18"/>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B67"/>
    <w:rsid w:val="00806CB7"/>
    <w:rsid w:val="0080718D"/>
    <w:rsid w:val="00810A9C"/>
    <w:rsid w:val="00811097"/>
    <w:rsid w:val="0081119C"/>
    <w:rsid w:val="00811901"/>
    <w:rsid w:val="0081239D"/>
    <w:rsid w:val="00812ABE"/>
    <w:rsid w:val="00812FD3"/>
    <w:rsid w:val="00813155"/>
    <w:rsid w:val="008135D9"/>
    <w:rsid w:val="008137B3"/>
    <w:rsid w:val="00813BDB"/>
    <w:rsid w:val="008149AF"/>
    <w:rsid w:val="00814EF5"/>
    <w:rsid w:val="00815044"/>
    <w:rsid w:val="0081565D"/>
    <w:rsid w:val="00815681"/>
    <w:rsid w:val="00815CD6"/>
    <w:rsid w:val="0081605E"/>
    <w:rsid w:val="00816198"/>
    <w:rsid w:val="00816676"/>
    <w:rsid w:val="008167A4"/>
    <w:rsid w:val="008168C9"/>
    <w:rsid w:val="00816CD7"/>
    <w:rsid w:val="00817F60"/>
    <w:rsid w:val="0082034B"/>
    <w:rsid w:val="00820BFE"/>
    <w:rsid w:val="00821287"/>
    <w:rsid w:val="008217CF"/>
    <w:rsid w:val="00821847"/>
    <w:rsid w:val="00821DA2"/>
    <w:rsid w:val="008221E8"/>
    <w:rsid w:val="0082266F"/>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C8C"/>
    <w:rsid w:val="00835377"/>
    <w:rsid w:val="00835DF0"/>
    <w:rsid w:val="00835FE9"/>
    <w:rsid w:val="0083665F"/>
    <w:rsid w:val="00836BF5"/>
    <w:rsid w:val="0083720C"/>
    <w:rsid w:val="00837627"/>
    <w:rsid w:val="00837841"/>
    <w:rsid w:val="00837C1F"/>
    <w:rsid w:val="00840942"/>
    <w:rsid w:val="00840B30"/>
    <w:rsid w:val="00840B83"/>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0220"/>
    <w:rsid w:val="00851815"/>
    <w:rsid w:val="00852EA8"/>
    <w:rsid w:val="00852FDA"/>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F9"/>
    <w:rsid w:val="0086467B"/>
    <w:rsid w:val="008646EB"/>
    <w:rsid w:val="00864AB3"/>
    <w:rsid w:val="0086556C"/>
    <w:rsid w:val="0086576E"/>
    <w:rsid w:val="00865784"/>
    <w:rsid w:val="00865A0B"/>
    <w:rsid w:val="00865AC9"/>
    <w:rsid w:val="00866FD5"/>
    <w:rsid w:val="008670A7"/>
    <w:rsid w:val="00867CCC"/>
    <w:rsid w:val="00870310"/>
    <w:rsid w:val="00870735"/>
    <w:rsid w:val="00870BC4"/>
    <w:rsid w:val="008715AE"/>
    <w:rsid w:val="00871ED9"/>
    <w:rsid w:val="00872310"/>
    <w:rsid w:val="0087238B"/>
    <w:rsid w:val="00872B26"/>
    <w:rsid w:val="00872C02"/>
    <w:rsid w:val="00872DA8"/>
    <w:rsid w:val="00873031"/>
    <w:rsid w:val="00873C05"/>
    <w:rsid w:val="00873DAC"/>
    <w:rsid w:val="00874101"/>
    <w:rsid w:val="00874B87"/>
    <w:rsid w:val="008750E2"/>
    <w:rsid w:val="00876174"/>
    <w:rsid w:val="0087619B"/>
    <w:rsid w:val="0087630D"/>
    <w:rsid w:val="00876A9E"/>
    <w:rsid w:val="00877322"/>
    <w:rsid w:val="008779EB"/>
    <w:rsid w:val="00877F74"/>
    <w:rsid w:val="00880746"/>
    <w:rsid w:val="00880ABA"/>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28F"/>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363"/>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754B"/>
    <w:rsid w:val="008B7E8C"/>
    <w:rsid w:val="008C012D"/>
    <w:rsid w:val="008C03D3"/>
    <w:rsid w:val="008C070E"/>
    <w:rsid w:val="008C08D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37"/>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256C"/>
    <w:rsid w:val="008E25C4"/>
    <w:rsid w:val="008E2BF6"/>
    <w:rsid w:val="008E2D6D"/>
    <w:rsid w:val="008E34FC"/>
    <w:rsid w:val="008E39AC"/>
    <w:rsid w:val="008E3C67"/>
    <w:rsid w:val="008E44F5"/>
    <w:rsid w:val="008E463C"/>
    <w:rsid w:val="008E52B6"/>
    <w:rsid w:val="008E52E7"/>
    <w:rsid w:val="008E540C"/>
    <w:rsid w:val="008E6371"/>
    <w:rsid w:val="008E6589"/>
    <w:rsid w:val="008E6C08"/>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288"/>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41D"/>
    <w:rsid w:val="00902A7E"/>
    <w:rsid w:val="00902C50"/>
    <w:rsid w:val="009034D7"/>
    <w:rsid w:val="00904042"/>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C2E"/>
    <w:rsid w:val="00913EE7"/>
    <w:rsid w:val="009142C2"/>
    <w:rsid w:val="00914529"/>
    <w:rsid w:val="009146D8"/>
    <w:rsid w:val="00914769"/>
    <w:rsid w:val="009154EB"/>
    <w:rsid w:val="00915F98"/>
    <w:rsid w:val="0091614D"/>
    <w:rsid w:val="00916390"/>
    <w:rsid w:val="00916A70"/>
    <w:rsid w:val="00916DE4"/>
    <w:rsid w:val="00917287"/>
    <w:rsid w:val="00917671"/>
    <w:rsid w:val="009178D0"/>
    <w:rsid w:val="009179F5"/>
    <w:rsid w:val="00921243"/>
    <w:rsid w:val="00921958"/>
    <w:rsid w:val="00921963"/>
    <w:rsid w:val="00921F98"/>
    <w:rsid w:val="009224E3"/>
    <w:rsid w:val="00922565"/>
    <w:rsid w:val="009236E9"/>
    <w:rsid w:val="00923AA2"/>
    <w:rsid w:val="0092401B"/>
    <w:rsid w:val="009241A6"/>
    <w:rsid w:val="0092480F"/>
    <w:rsid w:val="009248EC"/>
    <w:rsid w:val="00925161"/>
    <w:rsid w:val="0092520C"/>
    <w:rsid w:val="00925AB3"/>
    <w:rsid w:val="00925BD1"/>
    <w:rsid w:val="00925E91"/>
    <w:rsid w:val="00926608"/>
    <w:rsid w:val="00926D88"/>
    <w:rsid w:val="00926FBC"/>
    <w:rsid w:val="0092729D"/>
    <w:rsid w:val="00927B58"/>
    <w:rsid w:val="00927CB1"/>
    <w:rsid w:val="009304D6"/>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0DB"/>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AC6"/>
    <w:rsid w:val="00960CD5"/>
    <w:rsid w:val="00960DBD"/>
    <w:rsid w:val="00960F1C"/>
    <w:rsid w:val="00960FB0"/>
    <w:rsid w:val="00961162"/>
    <w:rsid w:val="009613DF"/>
    <w:rsid w:val="0096152C"/>
    <w:rsid w:val="0096184E"/>
    <w:rsid w:val="009621B6"/>
    <w:rsid w:val="00962472"/>
    <w:rsid w:val="0096292C"/>
    <w:rsid w:val="00962C7D"/>
    <w:rsid w:val="0096362A"/>
    <w:rsid w:val="00963698"/>
    <w:rsid w:val="00963988"/>
    <w:rsid w:val="00963BD6"/>
    <w:rsid w:val="00964253"/>
    <w:rsid w:val="00965426"/>
    <w:rsid w:val="00965829"/>
    <w:rsid w:val="00965B6F"/>
    <w:rsid w:val="0096652D"/>
    <w:rsid w:val="00966803"/>
    <w:rsid w:val="009668A9"/>
    <w:rsid w:val="00966B10"/>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6BBF"/>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1AA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B90"/>
    <w:rsid w:val="009A7DB9"/>
    <w:rsid w:val="009A7E11"/>
    <w:rsid w:val="009B00C3"/>
    <w:rsid w:val="009B05CD"/>
    <w:rsid w:val="009B0FC3"/>
    <w:rsid w:val="009B13C9"/>
    <w:rsid w:val="009B1817"/>
    <w:rsid w:val="009B1B72"/>
    <w:rsid w:val="009B1E00"/>
    <w:rsid w:val="009B24ED"/>
    <w:rsid w:val="009B2BAC"/>
    <w:rsid w:val="009B344A"/>
    <w:rsid w:val="009B4329"/>
    <w:rsid w:val="009B45E6"/>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6BD"/>
    <w:rsid w:val="009D1844"/>
    <w:rsid w:val="009D18E4"/>
    <w:rsid w:val="009D1B1B"/>
    <w:rsid w:val="009D225B"/>
    <w:rsid w:val="009D24AC"/>
    <w:rsid w:val="009D28D1"/>
    <w:rsid w:val="009D2AC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4DE0"/>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56AE"/>
    <w:rsid w:val="00A0579C"/>
    <w:rsid w:val="00A06B4A"/>
    <w:rsid w:val="00A06EAC"/>
    <w:rsid w:val="00A072B8"/>
    <w:rsid w:val="00A07694"/>
    <w:rsid w:val="00A07CD8"/>
    <w:rsid w:val="00A10524"/>
    <w:rsid w:val="00A10C7A"/>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95A"/>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33D8"/>
    <w:rsid w:val="00A240A9"/>
    <w:rsid w:val="00A244CF"/>
    <w:rsid w:val="00A24960"/>
    <w:rsid w:val="00A24AA2"/>
    <w:rsid w:val="00A2518D"/>
    <w:rsid w:val="00A252B9"/>
    <w:rsid w:val="00A2532E"/>
    <w:rsid w:val="00A255ED"/>
    <w:rsid w:val="00A2612B"/>
    <w:rsid w:val="00A263A5"/>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88"/>
    <w:rsid w:val="00A33BA9"/>
    <w:rsid w:val="00A34285"/>
    <w:rsid w:val="00A3478D"/>
    <w:rsid w:val="00A349CB"/>
    <w:rsid w:val="00A34BC9"/>
    <w:rsid w:val="00A34DBE"/>
    <w:rsid w:val="00A350FF"/>
    <w:rsid w:val="00A3569E"/>
    <w:rsid w:val="00A356E7"/>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3C5"/>
    <w:rsid w:val="00A5257F"/>
    <w:rsid w:val="00A529F7"/>
    <w:rsid w:val="00A52E5C"/>
    <w:rsid w:val="00A5309A"/>
    <w:rsid w:val="00A5341C"/>
    <w:rsid w:val="00A54E02"/>
    <w:rsid w:val="00A55057"/>
    <w:rsid w:val="00A55D00"/>
    <w:rsid w:val="00A55D6C"/>
    <w:rsid w:val="00A55E46"/>
    <w:rsid w:val="00A55F14"/>
    <w:rsid w:val="00A56768"/>
    <w:rsid w:val="00A56C84"/>
    <w:rsid w:val="00A56CF0"/>
    <w:rsid w:val="00A57828"/>
    <w:rsid w:val="00A6012A"/>
    <w:rsid w:val="00A60A2C"/>
    <w:rsid w:val="00A61401"/>
    <w:rsid w:val="00A61938"/>
    <w:rsid w:val="00A61FDC"/>
    <w:rsid w:val="00A62A71"/>
    <w:rsid w:val="00A63383"/>
    <w:rsid w:val="00A63ECD"/>
    <w:rsid w:val="00A64683"/>
    <w:rsid w:val="00A65342"/>
    <w:rsid w:val="00A66218"/>
    <w:rsid w:val="00A673F6"/>
    <w:rsid w:val="00A676C5"/>
    <w:rsid w:val="00A67BDD"/>
    <w:rsid w:val="00A67F66"/>
    <w:rsid w:val="00A70102"/>
    <w:rsid w:val="00A7010E"/>
    <w:rsid w:val="00A70285"/>
    <w:rsid w:val="00A70FCE"/>
    <w:rsid w:val="00A7102F"/>
    <w:rsid w:val="00A71068"/>
    <w:rsid w:val="00A7137D"/>
    <w:rsid w:val="00A71481"/>
    <w:rsid w:val="00A717B3"/>
    <w:rsid w:val="00A7234D"/>
    <w:rsid w:val="00A724FF"/>
    <w:rsid w:val="00A7281C"/>
    <w:rsid w:val="00A728C5"/>
    <w:rsid w:val="00A728F8"/>
    <w:rsid w:val="00A72BCD"/>
    <w:rsid w:val="00A72D32"/>
    <w:rsid w:val="00A72E7F"/>
    <w:rsid w:val="00A736F1"/>
    <w:rsid w:val="00A73710"/>
    <w:rsid w:val="00A73982"/>
    <w:rsid w:val="00A73E01"/>
    <w:rsid w:val="00A74B82"/>
    <w:rsid w:val="00A75252"/>
    <w:rsid w:val="00A75629"/>
    <w:rsid w:val="00A762C1"/>
    <w:rsid w:val="00A76C11"/>
    <w:rsid w:val="00A7724D"/>
    <w:rsid w:val="00A77658"/>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904DD"/>
    <w:rsid w:val="00A905E8"/>
    <w:rsid w:val="00A90BDD"/>
    <w:rsid w:val="00A90F71"/>
    <w:rsid w:val="00A91085"/>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66"/>
    <w:rsid w:val="00AA2598"/>
    <w:rsid w:val="00AA2741"/>
    <w:rsid w:val="00AA2B3D"/>
    <w:rsid w:val="00AA2D0E"/>
    <w:rsid w:val="00AA4E04"/>
    <w:rsid w:val="00AA50B6"/>
    <w:rsid w:val="00AA55A5"/>
    <w:rsid w:val="00AA5940"/>
    <w:rsid w:val="00AA5B19"/>
    <w:rsid w:val="00AA674D"/>
    <w:rsid w:val="00AA6785"/>
    <w:rsid w:val="00AA6F73"/>
    <w:rsid w:val="00AA6FB4"/>
    <w:rsid w:val="00AA7611"/>
    <w:rsid w:val="00AA7E1A"/>
    <w:rsid w:val="00AB01E5"/>
    <w:rsid w:val="00AB0920"/>
    <w:rsid w:val="00AB0F5B"/>
    <w:rsid w:val="00AB2404"/>
    <w:rsid w:val="00AB3524"/>
    <w:rsid w:val="00AB37FA"/>
    <w:rsid w:val="00AB38FE"/>
    <w:rsid w:val="00AB3922"/>
    <w:rsid w:val="00AB3CCC"/>
    <w:rsid w:val="00AB546C"/>
    <w:rsid w:val="00AB5481"/>
    <w:rsid w:val="00AB643D"/>
    <w:rsid w:val="00AB6A93"/>
    <w:rsid w:val="00AB77E6"/>
    <w:rsid w:val="00AC0637"/>
    <w:rsid w:val="00AC28D3"/>
    <w:rsid w:val="00AC2E23"/>
    <w:rsid w:val="00AC359E"/>
    <w:rsid w:val="00AC3627"/>
    <w:rsid w:val="00AC36D6"/>
    <w:rsid w:val="00AC3B41"/>
    <w:rsid w:val="00AC3CA3"/>
    <w:rsid w:val="00AC4292"/>
    <w:rsid w:val="00AC4DA0"/>
    <w:rsid w:val="00AC61AD"/>
    <w:rsid w:val="00AC68AD"/>
    <w:rsid w:val="00AC6BBD"/>
    <w:rsid w:val="00AC7415"/>
    <w:rsid w:val="00AC76DF"/>
    <w:rsid w:val="00AC7958"/>
    <w:rsid w:val="00AC7BF6"/>
    <w:rsid w:val="00AD0908"/>
    <w:rsid w:val="00AD0B55"/>
    <w:rsid w:val="00AD116D"/>
    <w:rsid w:val="00AD17A2"/>
    <w:rsid w:val="00AD17E9"/>
    <w:rsid w:val="00AD19C4"/>
    <w:rsid w:val="00AD1D32"/>
    <w:rsid w:val="00AD26D3"/>
    <w:rsid w:val="00AD26F3"/>
    <w:rsid w:val="00AD2C77"/>
    <w:rsid w:val="00AD319D"/>
    <w:rsid w:val="00AD3C52"/>
    <w:rsid w:val="00AD414B"/>
    <w:rsid w:val="00AD41E7"/>
    <w:rsid w:val="00AD43C7"/>
    <w:rsid w:val="00AD444D"/>
    <w:rsid w:val="00AD4851"/>
    <w:rsid w:val="00AD4CED"/>
    <w:rsid w:val="00AD4E6F"/>
    <w:rsid w:val="00AD62BB"/>
    <w:rsid w:val="00AD64C1"/>
    <w:rsid w:val="00AD6A0F"/>
    <w:rsid w:val="00AD7127"/>
    <w:rsid w:val="00AD763A"/>
    <w:rsid w:val="00AD7A87"/>
    <w:rsid w:val="00AD7A8C"/>
    <w:rsid w:val="00AD7C11"/>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172"/>
    <w:rsid w:val="00AE52D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319"/>
    <w:rsid w:val="00B013B9"/>
    <w:rsid w:val="00B01CE0"/>
    <w:rsid w:val="00B0295B"/>
    <w:rsid w:val="00B02C29"/>
    <w:rsid w:val="00B037EB"/>
    <w:rsid w:val="00B03CF2"/>
    <w:rsid w:val="00B04B61"/>
    <w:rsid w:val="00B04BDE"/>
    <w:rsid w:val="00B04D68"/>
    <w:rsid w:val="00B04E65"/>
    <w:rsid w:val="00B05292"/>
    <w:rsid w:val="00B053AF"/>
    <w:rsid w:val="00B05550"/>
    <w:rsid w:val="00B05C9E"/>
    <w:rsid w:val="00B06637"/>
    <w:rsid w:val="00B06B48"/>
    <w:rsid w:val="00B073F5"/>
    <w:rsid w:val="00B07538"/>
    <w:rsid w:val="00B07827"/>
    <w:rsid w:val="00B101F0"/>
    <w:rsid w:val="00B10629"/>
    <w:rsid w:val="00B10986"/>
    <w:rsid w:val="00B112EB"/>
    <w:rsid w:val="00B11699"/>
    <w:rsid w:val="00B12C24"/>
    <w:rsid w:val="00B13875"/>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1C2"/>
    <w:rsid w:val="00B278BC"/>
    <w:rsid w:val="00B3018A"/>
    <w:rsid w:val="00B307D1"/>
    <w:rsid w:val="00B311AC"/>
    <w:rsid w:val="00B31E42"/>
    <w:rsid w:val="00B31E4F"/>
    <w:rsid w:val="00B32B31"/>
    <w:rsid w:val="00B32C96"/>
    <w:rsid w:val="00B32CB8"/>
    <w:rsid w:val="00B32D54"/>
    <w:rsid w:val="00B32EEE"/>
    <w:rsid w:val="00B32F9D"/>
    <w:rsid w:val="00B3391B"/>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D12"/>
    <w:rsid w:val="00B45FE5"/>
    <w:rsid w:val="00B46779"/>
    <w:rsid w:val="00B46A3C"/>
    <w:rsid w:val="00B46F5D"/>
    <w:rsid w:val="00B47063"/>
    <w:rsid w:val="00B475DA"/>
    <w:rsid w:val="00B4797B"/>
    <w:rsid w:val="00B501D0"/>
    <w:rsid w:val="00B50830"/>
    <w:rsid w:val="00B50849"/>
    <w:rsid w:val="00B51121"/>
    <w:rsid w:val="00B5240D"/>
    <w:rsid w:val="00B529EA"/>
    <w:rsid w:val="00B52BCD"/>
    <w:rsid w:val="00B53A45"/>
    <w:rsid w:val="00B54AA7"/>
    <w:rsid w:val="00B54C40"/>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34C"/>
    <w:rsid w:val="00B633E5"/>
    <w:rsid w:val="00B634B0"/>
    <w:rsid w:val="00B635F9"/>
    <w:rsid w:val="00B63640"/>
    <w:rsid w:val="00B63A3D"/>
    <w:rsid w:val="00B652D1"/>
    <w:rsid w:val="00B6542B"/>
    <w:rsid w:val="00B65469"/>
    <w:rsid w:val="00B661EB"/>
    <w:rsid w:val="00B66F30"/>
    <w:rsid w:val="00B67062"/>
    <w:rsid w:val="00B67721"/>
    <w:rsid w:val="00B6773D"/>
    <w:rsid w:val="00B678F0"/>
    <w:rsid w:val="00B6799E"/>
    <w:rsid w:val="00B67D96"/>
    <w:rsid w:val="00B7014B"/>
    <w:rsid w:val="00B70D93"/>
    <w:rsid w:val="00B71E7A"/>
    <w:rsid w:val="00B722BB"/>
    <w:rsid w:val="00B72705"/>
    <w:rsid w:val="00B730E7"/>
    <w:rsid w:val="00B747EA"/>
    <w:rsid w:val="00B74F00"/>
    <w:rsid w:val="00B750A4"/>
    <w:rsid w:val="00B75203"/>
    <w:rsid w:val="00B7543B"/>
    <w:rsid w:val="00B755B8"/>
    <w:rsid w:val="00B75A9D"/>
    <w:rsid w:val="00B762D7"/>
    <w:rsid w:val="00B764E9"/>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8ED"/>
    <w:rsid w:val="00BA4EC1"/>
    <w:rsid w:val="00BA51D8"/>
    <w:rsid w:val="00BA60AE"/>
    <w:rsid w:val="00BA670E"/>
    <w:rsid w:val="00BA6755"/>
    <w:rsid w:val="00BA6CDF"/>
    <w:rsid w:val="00BA7487"/>
    <w:rsid w:val="00BA7F92"/>
    <w:rsid w:val="00BB0453"/>
    <w:rsid w:val="00BB0AD2"/>
    <w:rsid w:val="00BB0D14"/>
    <w:rsid w:val="00BB1026"/>
    <w:rsid w:val="00BB1BC4"/>
    <w:rsid w:val="00BB1EF3"/>
    <w:rsid w:val="00BB2BCE"/>
    <w:rsid w:val="00BB3CC9"/>
    <w:rsid w:val="00BB3FDE"/>
    <w:rsid w:val="00BB43EF"/>
    <w:rsid w:val="00BB455F"/>
    <w:rsid w:val="00BB4AB6"/>
    <w:rsid w:val="00BB4E87"/>
    <w:rsid w:val="00BB4ED6"/>
    <w:rsid w:val="00BB4FAE"/>
    <w:rsid w:val="00BB568F"/>
    <w:rsid w:val="00BB5B33"/>
    <w:rsid w:val="00BB68F8"/>
    <w:rsid w:val="00BB6E8F"/>
    <w:rsid w:val="00BB7B58"/>
    <w:rsid w:val="00BC0CDA"/>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E2A"/>
    <w:rsid w:val="00BC7FC1"/>
    <w:rsid w:val="00BD01C0"/>
    <w:rsid w:val="00BD110B"/>
    <w:rsid w:val="00BD14F8"/>
    <w:rsid w:val="00BD150E"/>
    <w:rsid w:val="00BD1628"/>
    <w:rsid w:val="00BD17C0"/>
    <w:rsid w:val="00BD2032"/>
    <w:rsid w:val="00BD228F"/>
    <w:rsid w:val="00BD2359"/>
    <w:rsid w:val="00BD2D93"/>
    <w:rsid w:val="00BD303D"/>
    <w:rsid w:val="00BD3C2B"/>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670"/>
    <w:rsid w:val="00BF5E48"/>
    <w:rsid w:val="00BF5F43"/>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527"/>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1C"/>
    <w:rsid w:val="00C12DF3"/>
    <w:rsid w:val="00C13209"/>
    <w:rsid w:val="00C13A51"/>
    <w:rsid w:val="00C13BF6"/>
    <w:rsid w:val="00C13F8E"/>
    <w:rsid w:val="00C1466B"/>
    <w:rsid w:val="00C14D26"/>
    <w:rsid w:val="00C154E6"/>
    <w:rsid w:val="00C1554E"/>
    <w:rsid w:val="00C15B2E"/>
    <w:rsid w:val="00C16049"/>
    <w:rsid w:val="00C168D3"/>
    <w:rsid w:val="00C16ADB"/>
    <w:rsid w:val="00C1769C"/>
    <w:rsid w:val="00C20A52"/>
    <w:rsid w:val="00C20E72"/>
    <w:rsid w:val="00C2197D"/>
    <w:rsid w:val="00C21DBC"/>
    <w:rsid w:val="00C2256C"/>
    <w:rsid w:val="00C225F0"/>
    <w:rsid w:val="00C227EB"/>
    <w:rsid w:val="00C22F3A"/>
    <w:rsid w:val="00C2334D"/>
    <w:rsid w:val="00C23ED3"/>
    <w:rsid w:val="00C23F4B"/>
    <w:rsid w:val="00C244F7"/>
    <w:rsid w:val="00C24983"/>
    <w:rsid w:val="00C24DEF"/>
    <w:rsid w:val="00C25332"/>
    <w:rsid w:val="00C2689E"/>
    <w:rsid w:val="00C26E94"/>
    <w:rsid w:val="00C27585"/>
    <w:rsid w:val="00C276F8"/>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519C"/>
    <w:rsid w:val="00C472E4"/>
    <w:rsid w:val="00C4738A"/>
    <w:rsid w:val="00C47C47"/>
    <w:rsid w:val="00C47D23"/>
    <w:rsid w:val="00C47DAE"/>
    <w:rsid w:val="00C47E46"/>
    <w:rsid w:val="00C5011A"/>
    <w:rsid w:val="00C5078A"/>
    <w:rsid w:val="00C507E2"/>
    <w:rsid w:val="00C50FDB"/>
    <w:rsid w:val="00C513C2"/>
    <w:rsid w:val="00C53676"/>
    <w:rsid w:val="00C53B7B"/>
    <w:rsid w:val="00C54022"/>
    <w:rsid w:val="00C54898"/>
    <w:rsid w:val="00C54FAB"/>
    <w:rsid w:val="00C54FBC"/>
    <w:rsid w:val="00C550A3"/>
    <w:rsid w:val="00C55BBF"/>
    <w:rsid w:val="00C56292"/>
    <w:rsid w:val="00C56535"/>
    <w:rsid w:val="00C567E3"/>
    <w:rsid w:val="00C56BD1"/>
    <w:rsid w:val="00C56DB7"/>
    <w:rsid w:val="00C57196"/>
    <w:rsid w:val="00C571E8"/>
    <w:rsid w:val="00C57212"/>
    <w:rsid w:val="00C5744C"/>
    <w:rsid w:val="00C57B11"/>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239E"/>
    <w:rsid w:val="00C726F8"/>
    <w:rsid w:val="00C7308D"/>
    <w:rsid w:val="00C7358F"/>
    <w:rsid w:val="00C736E4"/>
    <w:rsid w:val="00C73945"/>
    <w:rsid w:val="00C73ABD"/>
    <w:rsid w:val="00C73B92"/>
    <w:rsid w:val="00C741B9"/>
    <w:rsid w:val="00C74DC7"/>
    <w:rsid w:val="00C75089"/>
    <w:rsid w:val="00C7538A"/>
    <w:rsid w:val="00C761B7"/>
    <w:rsid w:val="00C76297"/>
    <w:rsid w:val="00C76402"/>
    <w:rsid w:val="00C77014"/>
    <w:rsid w:val="00C7708D"/>
    <w:rsid w:val="00C773CE"/>
    <w:rsid w:val="00C775BD"/>
    <w:rsid w:val="00C7790C"/>
    <w:rsid w:val="00C77992"/>
    <w:rsid w:val="00C77E09"/>
    <w:rsid w:val="00C77F4E"/>
    <w:rsid w:val="00C8038D"/>
    <w:rsid w:val="00C80644"/>
    <w:rsid w:val="00C80E3A"/>
    <w:rsid w:val="00C8119C"/>
    <w:rsid w:val="00C821A1"/>
    <w:rsid w:val="00C826E1"/>
    <w:rsid w:val="00C82ACB"/>
    <w:rsid w:val="00C82FEC"/>
    <w:rsid w:val="00C83F06"/>
    <w:rsid w:val="00C847A8"/>
    <w:rsid w:val="00C8535A"/>
    <w:rsid w:val="00C85CB7"/>
    <w:rsid w:val="00C85D10"/>
    <w:rsid w:val="00C86F78"/>
    <w:rsid w:val="00C8780E"/>
    <w:rsid w:val="00C87E72"/>
    <w:rsid w:val="00C90547"/>
    <w:rsid w:val="00C905AA"/>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E24"/>
    <w:rsid w:val="00CA1495"/>
    <w:rsid w:val="00CA15C5"/>
    <w:rsid w:val="00CA2876"/>
    <w:rsid w:val="00CA2F48"/>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798"/>
    <w:rsid w:val="00CC1DDA"/>
    <w:rsid w:val="00CC1F87"/>
    <w:rsid w:val="00CC202B"/>
    <w:rsid w:val="00CC223E"/>
    <w:rsid w:val="00CC22BA"/>
    <w:rsid w:val="00CC2C2E"/>
    <w:rsid w:val="00CC302C"/>
    <w:rsid w:val="00CC4197"/>
    <w:rsid w:val="00CC42BC"/>
    <w:rsid w:val="00CC4551"/>
    <w:rsid w:val="00CC49BC"/>
    <w:rsid w:val="00CC4FC2"/>
    <w:rsid w:val="00CC5B5F"/>
    <w:rsid w:val="00CC600D"/>
    <w:rsid w:val="00CC60E5"/>
    <w:rsid w:val="00CC662C"/>
    <w:rsid w:val="00CC763D"/>
    <w:rsid w:val="00CC7CE5"/>
    <w:rsid w:val="00CD070D"/>
    <w:rsid w:val="00CD0913"/>
    <w:rsid w:val="00CD095A"/>
    <w:rsid w:val="00CD0A03"/>
    <w:rsid w:val="00CD0F74"/>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A36"/>
    <w:rsid w:val="00CD7AF5"/>
    <w:rsid w:val="00CE0F70"/>
    <w:rsid w:val="00CE123D"/>
    <w:rsid w:val="00CE16B7"/>
    <w:rsid w:val="00CE1DF2"/>
    <w:rsid w:val="00CE2789"/>
    <w:rsid w:val="00CE29DB"/>
    <w:rsid w:val="00CE3489"/>
    <w:rsid w:val="00CE3907"/>
    <w:rsid w:val="00CE3E66"/>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EA8"/>
    <w:rsid w:val="00CF6F6D"/>
    <w:rsid w:val="00CF7038"/>
    <w:rsid w:val="00CF7E36"/>
    <w:rsid w:val="00CF7ED4"/>
    <w:rsid w:val="00CF7EE6"/>
    <w:rsid w:val="00D00482"/>
    <w:rsid w:val="00D0064F"/>
    <w:rsid w:val="00D01411"/>
    <w:rsid w:val="00D01555"/>
    <w:rsid w:val="00D01B36"/>
    <w:rsid w:val="00D021D2"/>
    <w:rsid w:val="00D02459"/>
    <w:rsid w:val="00D025A2"/>
    <w:rsid w:val="00D0261E"/>
    <w:rsid w:val="00D02960"/>
    <w:rsid w:val="00D02B88"/>
    <w:rsid w:val="00D03127"/>
    <w:rsid w:val="00D036FC"/>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2BF3"/>
    <w:rsid w:val="00D1300E"/>
    <w:rsid w:val="00D14527"/>
    <w:rsid w:val="00D14944"/>
    <w:rsid w:val="00D14EF0"/>
    <w:rsid w:val="00D156EF"/>
    <w:rsid w:val="00D15A00"/>
    <w:rsid w:val="00D1649B"/>
    <w:rsid w:val="00D1708B"/>
    <w:rsid w:val="00D17963"/>
    <w:rsid w:val="00D17D1B"/>
    <w:rsid w:val="00D17D9D"/>
    <w:rsid w:val="00D17FD3"/>
    <w:rsid w:val="00D21206"/>
    <w:rsid w:val="00D21822"/>
    <w:rsid w:val="00D21A27"/>
    <w:rsid w:val="00D21BF0"/>
    <w:rsid w:val="00D22188"/>
    <w:rsid w:val="00D22222"/>
    <w:rsid w:val="00D2291F"/>
    <w:rsid w:val="00D242BF"/>
    <w:rsid w:val="00D2464E"/>
    <w:rsid w:val="00D24A90"/>
    <w:rsid w:val="00D24AF0"/>
    <w:rsid w:val="00D256CB"/>
    <w:rsid w:val="00D256DD"/>
    <w:rsid w:val="00D25F2A"/>
    <w:rsid w:val="00D274B6"/>
    <w:rsid w:val="00D2785B"/>
    <w:rsid w:val="00D278D7"/>
    <w:rsid w:val="00D27C63"/>
    <w:rsid w:val="00D302C7"/>
    <w:rsid w:val="00D30539"/>
    <w:rsid w:val="00D30FFC"/>
    <w:rsid w:val="00D312DB"/>
    <w:rsid w:val="00D313FF"/>
    <w:rsid w:val="00D31AF6"/>
    <w:rsid w:val="00D3219E"/>
    <w:rsid w:val="00D323E6"/>
    <w:rsid w:val="00D3276C"/>
    <w:rsid w:val="00D32AE8"/>
    <w:rsid w:val="00D32B2E"/>
    <w:rsid w:val="00D33187"/>
    <w:rsid w:val="00D3352A"/>
    <w:rsid w:val="00D34287"/>
    <w:rsid w:val="00D34DDF"/>
    <w:rsid w:val="00D35334"/>
    <w:rsid w:val="00D35DF8"/>
    <w:rsid w:val="00D35FCF"/>
    <w:rsid w:val="00D36629"/>
    <w:rsid w:val="00D366CF"/>
    <w:rsid w:val="00D36C8E"/>
    <w:rsid w:val="00D36FC8"/>
    <w:rsid w:val="00D3705B"/>
    <w:rsid w:val="00D371FD"/>
    <w:rsid w:val="00D37256"/>
    <w:rsid w:val="00D37259"/>
    <w:rsid w:val="00D40115"/>
    <w:rsid w:val="00D41461"/>
    <w:rsid w:val="00D418FA"/>
    <w:rsid w:val="00D41A67"/>
    <w:rsid w:val="00D42421"/>
    <w:rsid w:val="00D42623"/>
    <w:rsid w:val="00D4353C"/>
    <w:rsid w:val="00D435B4"/>
    <w:rsid w:val="00D4360C"/>
    <w:rsid w:val="00D44803"/>
    <w:rsid w:val="00D44EDE"/>
    <w:rsid w:val="00D458B7"/>
    <w:rsid w:val="00D46083"/>
    <w:rsid w:val="00D46183"/>
    <w:rsid w:val="00D4638D"/>
    <w:rsid w:val="00D4677C"/>
    <w:rsid w:val="00D46CD6"/>
    <w:rsid w:val="00D47329"/>
    <w:rsid w:val="00D47A87"/>
    <w:rsid w:val="00D50B22"/>
    <w:rsid w:val="00D510F5"/>
    <w:rsid w:val="00D51797"/>
    <w:rsid w:val="00D51BC1"/>
    <w:rsid w:val="00D51BF6"/>
    <w:rsid w:val="00D51EA4"/>
    <w:rsid w:val="00D527A9"/>
    <w:rsid w:val="00D529E6"/>
    <w:rsid w:val="00D52CAB"/>
    <w:rsid w:val="00D53CB9"/>
    <w:rsid w:val="00D541FE"/>
    <w:rsid w:val="00D546EA"/>
    <w:rsid w:val="00D54774"/>
    <w:rsid w:val="00D55213"/>
    <w:rsid w:val="00D5542E"/>
    <w:rsid w:val="00D5555E"/>
    <w:rsid w:val="00D555D6"/>
    <w:rsid w:val="00D55AEF"/>
    <w:rsid w:val="00D55C90"/>
    <w:rsid w:val="00D562B9"/>
    <w:rsid w:val="00D5660E"/>
    <w:rsid w:val="00D5718F"/>
    <w:rsid w:val="00D5720F"/>
    <w:rsid w:val="00D5735E"/>
    <w:rsid w:val="00D577A4"/>
    <w:rsid w:val="00D5798A"/>
    <w:rsid w:val="00D57E3D"/>
    <w:rsid w:val="00D57FEA"/>
    <w:rsid w:val="00D57FEF"/>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705A1"/>
    <w:rsid w:val="00D706EE"/>
    <w:rsid w:val="00D70EF8"/>
    <w:rsid w:val="00D70F52"/>
    <w:rsid w:val="00D70FB3"/>
    <w:rsid w:val="00D717EE"/>
    <w:rsid w:val="00D71CAC"/>
    <w:rsid w:val="00D71D9B"/>
    <w:rsid w:val="00D72101"/>
    <w:rsid w:val="00D72818"/>
    <w:rsid w:val="00D72D66"/>
    <w:rsid w:val="00D72FA0"/>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765"/>
    <w:rsid w:val="00D82C6A"/>
    <w:rsid w:val="00D839DE"/>
    <w:rsid w:val="00D83CFC"/>
    <w:rsid w:val="00D84281"/>
    <w:rsid w:val="00D843D5"/>
    <w:rsid w:val="00D84853"/>
    <w:rsid w:val="00D84B0F"/>
    <w:rsid w:val="00D852AD"/>
    <w:rsid w:val="00D85322"/>
    <w:rsid w:val="00D8534B"/>
    <w:rsid w:val="00D857C9"/>
    <w:rsid w:val="00D85CFB"/>
    <w:rsid w:val="00D85D66"/>
    <w:rsid w:val="00D861E0"/>
    <w:rsid w:val="00D862B2"/>
    <w:rsid w:val="00D87414"/>
    <w:rsid w:val="00D875A9"/>
    <w:rsid w:val="00D875D2"/>
    <w:rsid w:val="00D90F07"/>
    <w:rsid w:val="00D910FE"/>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D7E"/>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4CEA"/>
    <w:rsid w:val="00DA51EF"/>
    <w:rsid w:val="00DA5932"/>
    <w:rsid w:val="00DA6345"/>
    <w:rsid w:val="00DA660A"/>
    <w:rsid w:val="00DA671A"/>
    <w:rsid w:val="00DA6C55"/>
    <w:rsid w:val="00DA7888"/>
    <w:rsid w:val="00DA7E4C"/>
    <w:rsid w:val="00DB003D"/>
    <w:rsid w:val="00DB0594"/>
    <w:rsid w:val="00DB06E2"/>
    <w:rsid w:val="00DB0FA6"/>
    <w:rsid w:val="00DB1077"/>
    <w:rsid w:val="00DB122C"/>
    <w:rsid w:val="00DB15C6"/>
    <w:rsid w:val="00DB1B6D"/>
    <w:rsid w:val="00DB1E94"/>
    <w:rsid w:val="00DB1F17"/>
    <w:rsid w:val="00DB246E"/>
    <w:rsid w:val="00DB255F"/>
    <w:rsid w:val="00DB2624"/>
    <w:rsid w:val="00DB2B97"/>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6E4"/>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3C"/>
    <w:rsid w:val="00DE3F7D"/>
    <w:rsid w:val="00DE41B5"/>
    <w:rsid w:val="00DE5C71"/>
    <w:rsid w:val="00DE6347"/>
    <w:rsid w:val="00DE651D"/>
    <w:rsid w:val="00DE6B75"/>
    <w:rsid w:val="00DE75C6"/>
    <w:rsid w:val="00DE7A2C"/>
    <w:rsid w:val="00DF034E"/>
    <w:rsid w:val="00DF0807"/>
    <w:rsid w:val="00DF09CA"/>
    <w:rsid w:val="00DF0A26"/>
    <w:rsid w:val="00DF0FA6"/>
    <w:rsid w:val="00DF11B9"/>
    <w:rsid w:val="00DF1D3A"/>
    <w:rsid w:val="00DF28AF"/>
    <w:rsid w:val="00DF2E2D"/>
    <w:rsid w:val="00DF4103"/>
    <w:rsid w:val="00DF4738"/>
    <w:rsid w:val="00DF4970"/>
    <w:rsid w:val="00DF4F50"/>
    <w:rsid w:val="00DF5A22"/>
    <w:rsid w:val="00DF6466"/>
    <w:rsid w:val="00DF665D"/>
    <w:rsid w:val="00DF6D7D"/>
    <w:rsid w:val="00DF71E6"/>
    <w:rsid w:val="00DF7251"/>
    <w:rsid w:val="00DF7754"/>
    <w:rsid w:val="00E00189"/>
    <w:rsid w:val="00E00345"/>
    <w:rsid w:val="00E00993"/>
    <w:rsid w:val="00E00E18"/>
    <w:rsid w:val="00E011F1"/>
    <w:rsid w:val="00E016AD"/>
    <w:rsid w:val="00E01B18"/>
    <w:rsid w:val="00E01BB9"/>
    <w:rsid w:val="00E01E3A"/>
    <w:rsid w:val="00E02EDB"/>
    <w:rsid w:val="00E02FD8"/>
    <w:rsid w:val="00E0380C"/>
    <w:rsid w:val="00E03B11"/>
    <w:rsid w:val="00E03EAF"/>
    <w:rsid w:val="00E04F6E"/>
    <w:rsid w:val="00E05082"/>
    <w:rsid w:val="00E056FD"/>
    <w:rsid w:val="00E05CB4"/>
    <w:rsid w:val="00E05CF4"/>
    <w:rsid w:val="00E06FE5"/>
    <w:rsid w:val="00E108D8"/>
    <w:rsid w:val="00E116A8"/>
    <w:rsid w:val="00E11BA3"/>
    <w:rsid w:val="00E11CFE"/>
    <w:rsid w:val="00E12082"/>
    <w:rsid w:val="00E1295A"/>
    <w:rsid w:val="00E12D52"/>
    <w:rsid w:val="00E12DAA"/>
    <w:rsid w:val="00E13194"/>
    <w:rsid w:val="00E13681"/>
    <w:rsid w:val="00E13710"/>
    <w:rsid w:val="00E13F84"/>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463"/>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5CF"/>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7DE"/>
    <w:rsid w:val="00E46977"/>
    <w:rsid w:val="00E46A3F"/>
    <w:rsid w:val="00E46D8A"/>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34E"/>
    <w:rsid w:val="00E56AAE"/>
    <w:rsid w:val="00E56CA4"/>
    <w:rsid w:val="00E572A0"/>
    <w:rsid w:val="00E61298"/>
    <w:rsid w:val="00E6161B"/>
    <w:rsid w:val="00E620E8"/>
    <w:rsid w:val="00E623EA"/>
    <w:rsid w:val="00E6245F"/>
    <w:rsid w:val="00E62E00"/>
    <w:rsid w:val="00E62EE1"/>
    <w:rsid w:val="00E642B2"/>
    <w:rsid w:val="00E65251"/>
    <w:rsid w:val="00E652D7"/>
    <w:rsid w:val="00E6586F"/>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08E8"/>
    <w:rsid w:val="00E81091"/>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3AB6"/>
    <w:rsid w:val="00EB4685"/>
    <w:rsid w:val="00EB46C2"/>
    <w:rsid w:val="00EB47EB"/>
    <w:rsid w:val="00EB4A67"/>
    <w:rsid w:val="00EB4BBE"/>
    <w:rsid w:val="00EB4C7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7DA"/>
    <w:rsid w:val="00EC6A02"/>
    <w:rsid w:val="00EC6F4E"/>
    <w:rsid w:val="00EC6FD0"/>
    <w:rsid w:val="00EC706F"/>
    <w:rsid w:val="00EC78B8"/>
    <w:rsid w:val="00EC7AC0"/>
    <w:rsid w:val="00EC7F13"/>
    <w:rsid w:val="00EC7F75"/>
    <w:rsid w:val="00EC7FA5"/>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79B"/>
    <w:rsid w:val="00EE2986"/>
    <w:rsid w:val="00EE2AB7"/>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7ED"/>
    <w:rsid w:val="00EF791D"/>
    <w:rsid w:val="00EF7E82"/>
    <w:rsid w:val="00F00A01"/>
    <w:rsid w:val="00F00D55"/>
    <w:rsid w:val="00F00EFB"/>
    <w:rsid w:val="00F01A6D"/>
    <w:rsid w:val="00F020C1"/>
    <w:rsid w:val="00F021ED"/>
    <w:rsid w:val="00F02428"/>
    <w:rsid w:val="00F02F0D"/>
    <w:rsid w:val="00F02F16"/>
    <w:rsid w:val="00F03002"/>
    <w:rsid w:val="00F0421C"/>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CF7"/>
    <w:rsid w:val="00F17B40"/>
    <w:rsid w:val="00F17CC4"/>
    <w:rsid w:val="00F17E8E"/>
    <w:rsid w:val="00F20739"/>
    <w:rsid w:val="00F20E87"/>
    <w:rsid w:val="00F20F50"/>
    <w:rsid w:val="00F21274"/>
    <w:rsid w:val="00F21F5D"/>
    <w:rsid w:val="00F22274"/>
    <w:rsid w:val="00F225A3"/>
    <w:rsid w:val="00F2280D"/>
    <w:rsid w:val="00F2308B"/>
    <w:rsid w:val="00F2334F"/>
    <w:rsid w:val="00F233B9"/>
    <w:rsid w:val="00F2415E"/>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F89"/>
    <w:rsid w:val="00F3283E"/>
    <w:rsid w:val="00F3479A"/>
    <w:rsid w:val="00F34BBA"/>
    <w:rsid w:val="00F35226"/>
    <w:rsid w:val="00F35408"/>
    <w:rsid w:val="00F354F8"/>
    <w:rsid w:val="00F3554D"/>
    <w:rsid w:val="00F35874"/>
    <w:rsid w:val="00F35A28"/>
    <w:rsid w:val="00F35BE6"/>
    <w:rsid w:val="00F35C82"/>
    <w:rsid w:val="00F36071"/>
    <w:rsid w:val="00F3636F"/>
    <w:rsid w:val="00F366DA"/>
    <w:rsid w:val="00F367D8"/>
    <w:rsid w:val="00F36898"/>
    <w:rsid w:val="00F36D07"/>
    <w:rsid w:val="00F36E3A"/>
    <w:rsid w:val="00F41452"/>
    <w:rsid w:val="00F4149D"/>
    <w:rsid w:val="00F418C2"/>
    <w:rsid w:val="00F41C89"/>
    <w:rsid w:val="00F42169"/>
    <w:rsid w:val="00F42346"/>
    <w:rsid w:val="00F42450"/>
    <w:rsid w:val="00F42784"/>
    <w:rsid w:val="00F42A84"/>
    <w:rsid w:val="00F430D9"/>
    <w:rsid w:val="00F45132"/>
    <w:rsid w:val="00F457B9"/>
    <w:rsid w:val="00F45AB7"/>
    <w:rsid w:val="00F46DEA"/>
    <w:rsid w:val="00F478FC"/>
    <w:rsid w:val="00F47A61"/>
    <w:rsid w:val="00F47BF4"/>
    <w:rsid w:val="00F47C81"/>
    <w:rsid w:val="00F501E5"/>
    <w:rsid w:val="00F504D0"/>
    <w:rsid w:val="00F506D5"/>
    <w:rsid w:val="00F513D1"/>
    <w:rsid w:val="00F516DD"/>
    <w:rsid w:val="00F51981"/>
    <w:rsid w:val="00F53283"/>
    <w:rsid w:val="00F537F1"/>
    <w:rsid w:val="00F540B4"/>
    <w:rsid w:val="00F54262"/>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4DB8"/>
    <w:rsid w:val="00F6584C"/>
    <w:rsid w:val="00F6679E"/>
    <w:rsid w:val="00F6790C"/>
    <w:rsid w:val="00F67F0D"/>
    <w:rsid w:val="00F70717"/>
    <w:rsid w:val="00F70D2B"/>
    <w:rsid w:val="00F710A1"/>
    <w:rsid w:val="00F71A68"/>
    <w:rsid w:val="00F71E24"/>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6320"/>
    <w:rsid w:val="00F869B6"/>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CC3"/>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20C3"/>
    <w:rsid w:val="00FC2661"/>
    <w:rsid w:val="00FC3327"/>
    <w:rsid w:val="00FC43CB"/>
    <w:rsid w:val="00FC47D1"/>
    <w:rsid w:val="00FC54C2"/>
    <w:rsid w:val="00FC582B"/>
    <w:rsid w:val="00FC5BE6"/>
    <w:rsid w:val="00FC6339"/>
    <w:rsid w:val="00FC7586"/>
    <w:rsid w:val="00FC7BA2"/>
    <w:rsid w:val="00FD0ABB"/>
    <w:rsid w:val="00FD0CB6"/>
    <w:rsid w:val="00FD15E3"/>
    <w:rsid w:val="00FD197B"/>
    <w:rsid w:val="00FD1E4C"/>
    <w:rsid w:val="00FD1FD0"/>
    <w:rsid w:val="00FD233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0E2"/>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79E"/>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enago.com/academy/em-dash-vs-en-dash/" TargetMode="External"/><Relationship Id="rId1" Type="http://schemas.openxmlformats.org/officeDocument/2006/relationships/hyperlink" Target="https://www.sciencedirect.com/science/article/pii/S1156523317302202"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doi.org/10.1111/1469-0691.12039" TargetMode="External"/><Relationship Id="rId18" Type="http://schemas.openxmlformats.org/officeDocument/2006/relationships/hyperlink" Target="http://doi.org/10.2147/ceor.S91587" TargetMode="External"/><Relationship Id="rId26" Type="http://schemas.openxmlformats.org/officeDocument/2006/relationships/hyperlink" Target="http://doi.org/10.1152/ajprenal.1984.247.4.F632" TargetMode="External"/><Relationship Id="rId39" Type="http://schemas.openxmlformats.org/officeDocument/2006/relationships/hyperlink" Target="http://doi.org/10.1208/s12248-013-9526-y" TargetMode="External"/><Relationship Id="rId21" Type="http://schemas.openxmlformats.org/officeDocument/2006/relationships/hyperlink" Target="http://doi.org/10.1007/s10096-021-04201-w" TargetMode="External"/><Relationship Id="rId34" Type="http://schemas.openxmlformats.org/officeDocument/2006/relationships/hyperlink" Target="http://doi.org/10.1016/j.jclinepi.2020.03.026" TargetMode="External"/><Relationship Id="rId42" Type="http://schemas.openxmlformats.org/officeDocument/2006/relationships/hyperlink" Target="http://doi.org/10.1093/qjmed/hcs060" TargetMode="External"/><Relationship Id="rId47" Type="http://schemas.openxmlformats.org/officeDocument/2006/relationships/image" Target="media/image1.png"/><Relationship Id="rId50" Type="http://schemas.openxmlformats.org/officeDocument/2006/relationships/image" Target="media/image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3324/haematol.2016.152900" TargetMode="External"/><Relationship Id="rId29" Type="http://schemas.openxmlformats.org/officeDocument/2006/relationships/hyperlink" Target="https://r4ds.had.co.nz/" TargetMode="External"/><Relationship Id="rId11" Type="http://schemas.microsoft.com/office/2016/09/relationships/commentsIds" Target="commentsIds.xml"/><Relationship Id="rId24" Type="http://schemas.openxmlformats.org/officeDocument/2006/relationships/hyperlink" Target="http://doi.org/10.1128/aac.00984-20" TargetMode="External"/><Relationship Id="rId32" Type="http://schemas.openxmlformats.org/officeDocument/2006/relationships/hyperlink" Target="http://doi.org/10.1007/s001340000771" TargetMode="External"/><Relationship Id="rId37" Type="http://schemas.openxmlformats.org/officeDocument/2006/relationships/hyperlink" Target="http://doi.org/10.1111/j.1365-2710.2011.01297.x" TargetMode="External"/><Relationship Id="rId40" Type="http://schemas.openxmlformats.org/officeDocument/2006/relationships/hyperlink" Target="http://doi.org/10.1186/s13054-022-04226-3" TargetMode="External"/><Relationship Id="rId45" Type="http://schemas.openxmlformats.org/officeDocument/2006/relationships/hyperlink" Target="http://doi.org/doi:10.1128/aac.01201-23"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doi.org/10.1177/106002809402801009" TargetMode="External"/><Relationship Id="rId31" Type="http://schemas.openxmlformats.org/officeDocument/2006/relationships/hyperlink" Target="http://doi.org/10.1093/ndt/gfi284" TargetMode="External"/><Relationship Id="rId44" Type="http://schemas.openxmlformats.org/officeDocument/2006/relationships/hyperlink" Target="http://doi.org/10.3389/fphar.2020.00786"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doi.org/10.3201/eid1210.060389" TargetMode="External"/><Relationship Id="rId22" Type="http://schemas.openxmlformats.org/officeDocument/2006/relationships/hyperlink" Target="http://doi.org/10.1128/aac.01088-16" TargetMode="External"/><Relationship Id="rId27" Type="http://schemas.openxmlformats.org/officeDocument/2006/relationships/hyperlink" Target="http://doi.org/10.1002/cpt.2489" TargetMode="External"/><Relationship Id="rId30" Type="http://schemas.openxmlformats.org/officeDocument/2006/relationships/hyperlink" Target="http://doi.org/10.1038/psp.2013.24" TargetMode="External"/><Relationship Id="rId35" Type="http://schemas.openxmlformats.org/officeDocument/2006/relationships/hyperlink" Target="http://doi.org/10.1371/journal.pmed.1001855" TargetMode="External"/><Relationship Id="rId43" Type="http://schemas.openxmlformats.org/officeDocument/2006/relationships/hyperlink" Target="http://doi.org/10.1002/psp4.13002" TargetMode="External"/><Relationship Id="rId48" Type="http://schemas.openxmlformats.org/officeDocument/2006/relationships/image" Target="media/image2.png"/><Relationship Id="rId8" Type="http://schemas.openxmlformats.org/officeDocument/2006/relationships/hyperlink" Target="mailto:erwin.dreesen@kuleuven.be" TargetMode="External"/><Relationship Id="rId51"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doi.org/10.1093/cid/civ933" TargetMode="External"/><Relationship Id="rId25" Type="http://schemas.openxmlformats.org/officeDocument/2006/relationships/hyperlink" Target="http://doi.org/10.1023/a:1011970125687" TargetMode="External"/><Relationship Id="rId33" Type="http://schemas.openxmlformats.org/officeDocument/2006/relationships/hyperlink" Target="http://doi.org/10.3390/microorganisms9102068" TargetMode="External"/><Relationship Id="rId38" Type="http://schemas.openxmlformats.org/officeDocument/2006/relationships/hyperlink" Target="http://doi.org/10.1093/jac/dkac160" TargetMode="External"/><Relationship Id="rId46" Type="http://schemas.openxmlformats.org/officeDocument/2006/relationships/footer" Target="footer1.xml"/><Relationship Id="rId20" Type="http://schemas.openxmlformats.org/officeDocument/2006/relationships/hyperlink" Target="http://doi.org/https://doi.org/10.1016/0002-9343(94)90141-4" TargetMode="External"/><Relationship Id="rId41" Type="http://schemas.openxmlformats.org/officeDocument/2006/relationships/hyperlink" Target="http://doi.org/10.1128/aac.02019-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16/s1473-3099(03)00801-6" TargetMode="External"/><Relationship Id="rId23" Type="http://schemas.openxmlformats.org/officeDocument/2006/relationships/hyperlink" Target="http://doi.org/10.1128/aac.01554-20" TargetMode="External"/><Relationship Id="rId28" Type="http://schemas.openxmlformats.org/officeDocument/2006/relationships/hyperlink" Target="http://doi.org/10.1038/psp.2013.14" TargetMode="External"/><Relationship Id="rId36" Type="http://schemas.openxmlformats.org/officeDocument/2006/relationships/hyperlink" Target="http://doi.org/10.1128/aac.00424-11" TargetMode="External"/><Relationship Id="rId4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14490</Words>
  <Characters>82593</Characters>
  <Application>Microsoft Office Word</Application>
  <DocSecurity>0</DocSecurity>
  <Lines>688</Lines>
  <Paragraphs>193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9Slide</Company>
  <LinksUpToDate>false</LinksUpToDate>
  <CharactersWithSpaces>96890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135</cp:revision>
  <dcterms:created xsi:type="dcterms:W3CDTF">2024-01-25T20:52:00Z</dcterms:created>
  <dcterms:modified xsi:type="dcterms:W3CDTF">2024-01-31T12:39:00Z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