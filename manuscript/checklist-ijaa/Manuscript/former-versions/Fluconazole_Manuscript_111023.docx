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0275A" w14:textId="00E9DCF4" w:rsidR="00573B3D" w:rsidDel="00596EC9" w:rsidRDefault="00596EC9" w:rsidP="00F76D85">
      <w:pPr>
        <w:spacing w:after="0" w:line="480" w:lineRule="auto"/>
        <w:jc w:val="center"/>
        <w:rPr>
          <w:del w:id="4" w:author="My Luong Vuong" w:date="2023-11-21T00:08:00Z"/>
          <w:b/>
          <w:bCs/>
          <w:sz w:val="28"/>
          <w:szCs w:val="28"/>
          <w:lang w:val="en-GB"/>
        </w:rPr>
      </w:pPr>
      <w:ins w:id="5" w:author="My Luong Vuong" w:date="2023-11-21T00:08:00Z">
        <w:r w:rsidRPr="00596EC9">
          <w:rPr>
            <w:b/>
            <w:bCs/>
            <w:sz w:val="28"/>
            <w:szCs w:val="28"/>
            <w:lang w:val="en-GB"/>
          </w:rPr>
          <w:t>Model-informed identification of a weight-based fluconazole dosing strategy aiming for improved target attainment in critically ill patients</w:t>
        </w:r>
        <w:r w:rsidRPr="00596EC9" w:rsidDel="00596EC9">
          <w:rPr>
            <w:b/>
            <w:bCs/>
            <w:sz w:val="28"/>
            <w:szCs w:val="28"/>
            <w:lang w:val="en-GB"/>
          </w:rPr>
          <w:t xml:space="preserve"> </w:t>
        </w:r>
      </w:ins>
      <w:del w:id="6" w:author="My Luong Vuong" w:date="2023-11-21T00:08:00Z">
        <w:r w:rsidR="00573B3D" w:rsidRPr="00573B3D" w:rsidDel="00596EC9">
          <w:rPr>
            <w:b/>
            <w:bCs/>
            <w:sz w:val="28"/>
            <w:szCs w:val="28"/>
            <w:lang w:val="en-GB"/>
          </w:rPr>
          <w:delText>Model-informed identification of a weight-based fluconazole dosing strategy with improved target attainment in critically ill patients</w:delText>
        </w:r>
      </w:del>
    </w:p>
    <w:p w14:paraId="66794874" w14:textId="77777777" w:rsidR="00596EC9" w:rsidRDefault="00596EC9" w:rsidP="00F76D85">
      <w:pPr>
        <w:spacing w:after="0" w:line="480" w:lineRule="auto"/>
        <w:jc w:val="center"/>
        <w:rPr>
          <w:ins w:id="7" w:author="My Luong Vuong" w:date="2023-11-21T00:08:00Z"/>
          <w:b/>
          <w:bCs/>
          <w:sz w:val="28"/>
          <w:szCs w:val="28"/>
          <w:lang w:val="en-GB"/>
        </w:rPr>
      </w:pPr>
    </w:p>
    <w:p w14:paraId="690D07F0" w14:textId="54F893DA" w:rsidR="003D0E51" w:rsidRPr="00E03B11" w:rsidRDefault="00E31872" w:rsidP="00F76D85">
      <w:pPr>
        <w:spacing w:after="0" w:line="480" w:lineRule="auto"/>
        <w:jc w:val="center"/>
        <w:rPr>
          <w:rFonts w:eastAsia="Times New Roman" w:cstheme="minorHAnsi"/>
          <w:b/>
          <w:bCs/>
          <w:color w:val="000000" w:themeColor="text1"/>
          <w:lang w:val="en-GB"/>
        </w:rPr>
      </w:pPr>
      <w:commentRangeStart w:id="8"/>
      <w:r w:rsidRPr="00E03B11">
        <w:rPr>
          <w:rFonts w:eastAsia="Times New Roman" w:cstheme="minorHAnsi"/>
          <w:b/>
          <w:bCs/>
          <w:color w:val="000000" w:themeColor="text1"/>
          <w:lang w:val="en-GB"/>
        </w:rPr>
        <w:t>My</w:t>
      </w:r>
      <w:r w:rsidR="0002535A">
        <w:rPr>
          <w:rFonts w:eastAsia="Times New Roman" w:cstheme="minorHAnsi"/>
          <w:b/>
          <w:bCs/>
          <w:color w:val="000000" w:themeColor="text1"/>
          <w:lang w:val="en-GB"/>
        </w:rPr>
        <w:t>-</w:t>
      </w:r>
      <w:r w:rsidRPr="00E03B11">
        <w:rPr>
          <w:rFonts w:eastAsia="Times New Roman" w:cstheme="minorHAnsi"/>
          <w:b/>
          <w:bCs/>
          <w:color w:val="000000" w:themeColor="text1"/>
          <w:lang w:val="en-GB"/>
        </w:rPr>
        <w:t>Luong Vuong</w:t>
      </w:r>
      <w:r w:rsidR="002135FC">
        <w:rPr>
          <w:rFonts w:eastAsia="Times New Roman" w:cstheme="minorHAnsi"/>
          <w:b/>
          <w:bCs/>
          <w:color w:val="000000" w:themeColor="text1"/>
          <w:lang w:val="en-GB"/>
        </w:rPr>
        <w:t xml:space="preserve"> (</w:t>
      </w:r>
      <w:proofErr w:type="spellStart"/>
      <w:r w:rsidR="00E27D91">
        <w:rPr>
          <w:rFonts w:eastAsia="Times New Roman" w:cstheme="minorHAnsi"/>
          <w:b/>
          <w:bCs/>
          <w:color w:val="000000" w:themeColor="text1"/>
          <w:lang w:val="en-GB"/>
        </w:rPr>
        <w:t>Mỹ-Lượng</w:t>
      </w:r>
      <w:proofErr w:type="spellEnd"/>
      <w:r w:rsidR="00E27D91">
        <w:rPr>
          <w:rFonts w:eastAsia="Times New Roman" w:cstheme="minorHAnsi"/>
          <w:b/>
          <w:bCs/>
          <w:color w:val="000000" w:themeColor="text1"/>
          <w:lang w:val="en-GB"/>
        </w:rPr>
        <w:t xml:space="preserve"> </w:t>
      </w:r>
      <w:proofErr w:type="spellStart"/>
      <w:r w:rsidR="00E27D91">
        <w:rPr>
          <w:rFonts w:eastAsia="Times New Roman" w:cstheme="minorHAnsi"/>
          <w:b/>
          <w:bCs/>
          <w:color w:val="000000" w:themeColor="text1"/>
          <w:lang w:val="en-GB"/>
        </w:rPr>
        <w:t>Vương</w:t>
      </w:r>
      <w:proofErr w:type="spellEnd"/>
      <w:r w:rsidR="00262C56">
        <w:rPr>
          <w:rFonts w:eastAsia="Times New Roman" w:cstheme="minorHAnsi"/>
          <w:b/>
          <w:bCs/>
          <w:color w:val="000000" w:themeColor="text1"/>
          <w:lang w:val="en-GB"/>
        </w:rPr>
        <w:t>)</w:t>
      </w:r>
      <w:r w:rsidR="00EA5CCD">
        <w:rPr>
          <w:rFonts w:eastAsia="Times New Roman" w:cstheme="minorHAnsi"/>
          <w:b/>
          <w:bCs/>
          <w:color w:val="000000" w:themeColor="text1"/>
          <w:lang w:val="en-GB"/>
        </w:rPr>
        <w:t xml:space="preserve"> </w:t>
      </w:r>
      <w:proofErr w:type="spellStart"/>
      <w:r w:rsidR="0082034B" w:rsidRPr="0082034B">
        <w:rPr>
          <w:rFonts w:eastAsia="Times New Roman" w:cstheme="minorHAnsi"/>
          <w:b/>
          <w:bCs/>
          <w:color w:val="000000" w:themeColor="text1"/>
          <w:vertAlign w:val="superscript"/>
          <w:lang w:val="en-GB"/>
        </w:rPr>
        <w:t>a,b</w:t>
      </w:r>
      <w:proofErr w:type="spellEnd"/>
      <w:r w:rsidR="0082034B">
        <w:rPr>
          <w:rFonts w:eastAsia="Times New Roman" w:cstheme="minorHAnsi"/>
          <w:b/>
          <w:bCs/>
          <w:color w:val="000000" w:themeColor="text1"/>
          <w:vertAlign w:val="superscript"/>
          <w:lang w:val="en-GB"/>
        </w:rPr>
        <w:t>,</w:t>
      </w:r>
      <w:r w:rsidR="00FD197B" w:rsidRPr="0082034B">
        <w:rPr>
          <w:rFonts w:eastAsia="Times New Roman" w:cstheme="minorHAnsi"/>
          <w:b/>
          <w:bCs/>
          <w:color w:val="000000" w:themeColor="text1"/>
          <w:vertAlign w:val="superscript"/>
          <w:lang w:val="en-GB"/>
        </w:rPr>
        <w:t>†</w:t>
      </w:r>
      <w:commentRangeEnd w:id="8"/>
      <w:r w:rsidR="002E4CCC">
        <w:rPr>
          <w:rStyle w:val="CommentReference"/>
        </w:rPr>
        <w:commentReference w:id="8"/>
      </w:r>
      <w:r w:rsidRPr="00E03B11">
        <w:rPr>
          <w:rFonts w:eastAsia="Times New Roman" w:cstheme="minorHAnsi"/>
          <w:b/>
          <w:bCs/>
          <w:color w:val="000000" w:themeColor="text1"/>
          <w:lang w:val="en-GB"/>
        </w:rPr>
        <w:t xml:space="preserve">, Omar Elkayal </w:t>
      </w:r>
      <w:r w:rsidR="00FE4B6A" w:rsidRPr="00FE4B6A">
        <w:rPr>
          <w:rFonts w:eastAsia="Times New Roman" w:cstheme="minorHAnsi"/>
          <w:b/>
          <w:bCs/>
          <w:color w:val="000000" w:themeColor="text1"/>
          <w:vertAlign w:val="superscript"/>
          <w:lang w:val="en-GB"/>
        </w:rPr>
        <w:t>a</w:t>
      </w:r>
      <w:r w:rsidR="00FE4B6A">
        <w:rPr>
          <w:rFonts w:eastAsia="Times New Roman" w:cstheme="minorHAnsi"/>
          <w:b/>
          <w:bCs/>
          <w:color w:val="000000" w:themeColor="text1"/>
          <w:vertAlign w:val="superscript"/>
          <w:lang w:val="en-GB"/>
        </w:rPr>
        <w:t>,</w:t>
      </w:r>
      <w:r w:rsidR="00EA5ADA" w:rsidRPr="00FE4B6A">
        <w:rPr>
          <w:rFonts w:eastAsia="Times New Roman" w:cstheme="minorHAnsi"/>
          <w:b/>
          <w:bCs/>
          <w:color w:val="000000" w:themeColor="text1"/>
          <w:vertAlign w:val="superscript"/>
          <w:lang w:val="en-GB"/>
        </w:rPr>
        <w:t>†</w:t>
      </w:r>
      <w:r w:rsidRPr="00E03B11">
        <w:rPr>
          <w:rFonts w:eastAsia="Times New Roman" w:cstheme="minorHAnsi"/>
          <w:b/>
          <w:bCs/>
          <w:color w:val="000000" w:themeColor="text1"/>
          <w:lang w:val="en-GB"/>
        </w:rPr>
        <w:t>,</w:t>
      </w:r>
      <w:r w:rsidR="00B67D96">
        <w:rPr>
          <w:rFonts w:eastAsia="Times New Roman" w:cstheme="minorHAnsi"/>
          <w:b/>
          <w:bCs/>
          <w:color w:val="000000" w:themeColor="text1"/>
          <w:lang w:val="en-GB"/>
        </w:rPr>
        <w:t xml:space="preserve"> Ruth Van </w:t>
      </w:r>
      <w:proofErr w:type="spellStart"/>
      <w:r w:rsidR="00B67D96">
        <w:rPr>
          <w:rFonts w:eastAsia="Times New Roman" w:cstheme="minorHAnsi"/>
          <w:b/>
          <w:bCs/>
          <w:color w:val="000000" w:themeColor="text1"/>
          <w:lang w:val="en-GB"/>
        </w:rPr>
        <w:t>Daele</w:t>
      </w:r>
      <w:proofErr w:type="spellEnd"/>
      <w:r w:rsidR="00B67D96">
        <w:rPr>
          <w:rFonts w:eastAsia="Times New Roman" w:cstheme="minorHAnsi"/>
          <w:b/>
          <w:bCs/>
          <w:color w:val="000000" w:themeColor="text1"/>
          <w:lang w:val="en-GB"/>
        </w:rPr>
        <w:t xml:space="preserve"> </w:t>
      </w:r>
      <w:proofErr w:type="spellStart"/>
      <w:r w:rsidR="00F7699D" w:rsidRPr="00F7699D">
        <w:rPr>
          <w:rFonts w:eastAsia="Times New Roman" w:cstheme="minorHAnsi"/>
          <w:b/>
          <w:bCs/>
          <w:color w:val="000000" w:themeColor="text1"/>
          <w:vertAlign w:val="superscript"/>
          <w:lang w:val="en-GB"/>
        </w:rPr>
        <w:t>a</w:t>
      </w:r>
      <w:r w:rsidR="00226FDC" w:rsidRPr="00F7699D">
        <w:rPr>
          <w:rFonts w:eastAsia="Times New Roman" w:cstheme="minorHAnsi"/>
          <w:b/>
          <w:bCs/>
          <w:color w:val="000000" w:themeColor="text1"/>
          <w:vertAlign w:val="superscript"/>
          <w:lang w:val="en-GB"/>
        </w:rPr>
        <w:t>,</w:t>
      </w:r>
      <w:r w:rsidR="00F7699D" w:rsidRPr="00F7699D">
        <w:rPr>
          <w:rFonts w:eastAsia="Times New Roman" w:cstheme="minorHAnsi"/>
          <w:b/>
          <w:bCs/>
          <w:color w:val="000000" w:themeColor="text1"/>
          <w:vertAlign w:val="superscript"/>
          <w:lang w:val="en-GB"/>
        </w:rPr>
        <w:t>c</w:t>
      </w:r>
      <w:commentRangeStart w:id="9"/>
      <w:commentRangeEnd w:id="9"/>
      <w:proofErr w:type="spellEnd"/>
      <w:r w:rsidR="00226FDC" w:rsidRPr="00F7699D">
        <w:rPr>
          <w:rStyle w:val="CommentReference"/>
          <w:vertAlign w:val="superscript"/>
        </w:rPr>
        <w:commentReference w:id="9"/>
      </w:r>
      <w:r w:rsidR="00B67D96">
        <w:rPr>
          <w:rFonts w:eastAsia="Times New Roman" w:cstheme="minorHAnsi"/>
          <w:b/>
          <w:bCs/>
          <w:color w:val="000000" w:themeColor="text1"/>
          <w:lang w:val="en-GB"/>
        </w:rPr>
        <w:t>,</w:t>
      </w:r>
      <w:r w:rsidRPr="00E03B11">
        <w:rPr>
          <w:rFonts w:eastAsia="Times New Roman" w:cstheme="minorHAnsi"/>
          <w:b/>
          <w:bCs/>
          <w:color w:val="000000" w:themeColor="text1"/>
          <w:lang w:val="en-GB"/>
        </w:rPr>
        <w:t xml:space="preserve"> Jan-Willem C. </w:t>
      </w:r>
      <w:proofErr w:type="spellStart"/>
      <w:r w:rsidRPr="00E03B11">
        <w:rPr>
          <w:rFonts w:eastAsia="Times New Roman" w:cstheme="minorHAnsi"/>
          <w:b/>
          <w:bCs/>
          <w:color w:val="000000" w:themeColor="text1"/>
          <w:lang w:val="en-GB"/>
        </w:rPr>
        <w:t>Alffenaar</w:t>
      </w:r>
      <w:proofErr w:type="spellEnd"/>
      <w:r w:rsidRPr="00E03B11">
        <w:rPr>
          <w:rFonts w:eastAsia="Times New Roman" w:cstheme="minorHAnsi"/>
          <w:b/>
          <w:bCs/>
          <w:color w:val="000000" w:themeColor="text1"/>
          <w:lang w:val="en-GB"/>
        </w:rPr>
        <w:t xml:space="preserve"> </w:t>
      </w:r>
      <w:proofErr w:type="spellStart"/>
      <w:r w:rsidR="006F46CF" w:rsidRPr="006F46CF">
        <w:rPr>
          <w:rFonts w:eastAsia="Times New Roman" w:cstheme="minorHAnsi"/>
          <w:b/>
          <w:bCs/>
          <w:color w:val="000000" w:themeColor="text1"/>
          <w:vertAlign w:val="superscript"/>
          <w:lang w:val="en-GB"/>
        </w:rPr>
        <w:t>d</w:t>
      </w:r>
      <w:r w:rsidRPr="006F46CF">
        <w:rPr>
          <w:rFonts w:eastAsia="Times New Roman" w:cstheme="minorHAnsi"/>
          <w:b/>
          <w:bCs/>
          <w:color w:val="000000" w:themeColor="text1"/>
          <w:vertAlign w:val="superscript"/>
          <w:lang w:val="en-GB"/>
        </w:rPr>
        <w:t>,</w:t>
      </w:r>
      <w:r w:rsidR="006F46CF" w:rsidRPr="006F46CF">
        <w:rPr>
          <w:rFonts w:eastAsia="Times New Roman" w:cstheme="minorHAnsi"/>
          <w:b/>
          <w:bCs/>
          <w:color w:val="000000" w:themeColor="text1"/>
          <w:vertAlign w:val="superscript"/>
          <w:lang w:val="en-GB"/>
        </w:rPr>
        <w:t>e</w:t>
      </w:r>
      <w:r w:rsidRPr="006F46CF">
        <w:rPr>
          <w:rFonts w:eastAsia="Times New Roman" w:cstheme="minorHAnsi"/>
          <w:b/>
          <w:bCs/>
          <w:color w:val="000000" w:themeColor="text1"/>
          <w:vertAlign w:val="superscript"/>
          <w:lang w:val="en-GB"/>
        </w:rPr>
        <w:t>,</w:t>
      </w:r>
      <w:r w:rsidR="006F46CF" w:rsidRPr="006F46CF">
        <w:rPr>
          <w:rFonts w:eastAsia="Times New Roman" w:cstheme="minorHAnsi"/>
          <w:b/>
          <w:bCs/>
          <w:color w:val="000000" w:themeColor="text1"/>
          <w:vertAlign w:val="superscript"/>
          <w:lang w:val="en-GB"/>
        </w:rPr>
        <w:t>f</w:t>
      </w:r>
      <w:proofErr w:type="spellEnd"/>
      <w:r w:rsidR="00E72332">
        <w:rPr>
          <w:rFonts w:eastAsia="Times New Roman" w:cstheme="minorHAnsi"/>
          <w:b/>
          <w:bCs/>
          <w:color w:val="000000" w:themeColor="text1"/>
          <w:lang w:val="en-GB"/>
        </w:rPr>
        <w:t>,</w:t>
      </w:r>
      <w:r w:rsidR="002073BD">
        <w:rPr>
          <w:rFonts w:eastAsia="Times New Roman" w:cstheme="minorHAnsi"/>
          <w:b/>
          <w:bCs/>
          <w:color w:val="000000" w:themeColor="text1"/>
          <w:lang w:val="en-GB"/>
        </w:rPr>
        <w:t xml:space="preserve"> </w:t>
      </w:r>
      <w:r w:rsidR="002073BD" w:rsidRPr="002073BD">
        <w:rPr>
          <w:rFonts w:eastAsia="Times New Roman" w:cstheme="minorHAnsi"/>
          <w:b/>
          <w:bCs/>
          <w:color w:val="000000" w:themeColor="text1"/>
          <w:lang w:val="en-GB"/>
        </w:rPr>
        <w:t>Sophie L. Stocker</w:t>
      </w:r>
      <w:r w:rsidR="006F0383">
        <w:rPr>
          <w:rFonts w:eastAsia="Times New Roman" w:cstheme="minorHAnsi"/>
          <w:b/>
          <w:bCs/>
          <w:color w:val="000000" w:themeColor="text1"/>
          <w:lang w:val="en-GB"/>
        </w:rPr>
        <w:t xml:space="preserve"> </w:t>
      </w:r>
      <w:proofErr w:type="spellStart"/>
      <w:ins w:id="10" w:author="My Luong Vuong" w:date="2023-11-24T09:47:00Z">
        <w:r w:rsidR="00B83AB5" w:rsidRPr="00B83AB5">
          <w:rPr>
            <w:rFonts w:eastAsia="Times New Roman" w:cstheme="minorHAnsi"/>
            <w:b/>
            <w:bCs/>
            <w:color w:val="000000" w:themeColor="text1"/>
            <w:vertAlign w:val="superscript"/>
            <w:lang w:val="en-GB"/>
            <w:rPrChange w:id="11" w:author="My Luong Vuong" w:date="2023-11-24T09:48:00Z">
              <w:rPr>
                <w:rFonts w:eastAsia="Times New Roman" w:cstheme="minorHAnsi"/>
                <w:b/>
                <w:bCs/>
                <w:color w:val="000000" w:themeColor="text1"/>
                <w:lang w:val="en-GB"/>
              </w:rPr>
            </w:rPrChange>
          </w:rPr>
          <w:t>d,g,</w:t>
        </w:r>
      </w:ins>
      <w:ins w:id="12" w:author="My Luong Vuong" w:date="2023-11-24T09:48:00Z">
        <w:r w:rsidR="00B83AB5" w:rsidRPr="00B83AB5">
          <w:rPr>
            <w:rFonts w:eastAsia="Times New Roman" w:cstheme="minorHAnsi"/>
            <w:b/>
            <w:bCs/>
            <w:color w:val="000000" w:themeColor="text1"/>
            <w:vertAlign w:val="superscript"/>
            <w:lang w:val="en-GB"/>
            <w:rPrChange w:id="13" w:author="My Luong Vuong" w:date="2023-11-24T09:48:00Z">
              <w:rPr>
                <w:rFonts w:eastAsia="Times New Roman" w:cstheme="minorHAnsi"/>
                <w:b/>
                <w:bCs/>
                <w:color w:val="000000" w:themeColor="text1"/>
                <w:lang w:val="en-GB"/>
              </w:rPr>
            </w:rPrChange>
          </w:rPr>
          <w:t>h</w:t>
        </w:r>
      </w:ins>
      <w:proofErr w:type="spellEnd"/>
      <w:r w:rsidR="002073BD">
        <w:rPr>
          <w:rFonts w:eastAsia="Times New Roman" w:cstheme="minorHAnsi"/>
          <w:b/>
          <w:bCs/>
          <w:color w:val="000000" w:themeColor="text1"/>
          <w:lang w:val="en-GB"/>
        </w:rPr>
        <w:t>,</w:t>
      </w:r>
      <w:r w:rsidR="0041079A">
        <w:rPr>
          <w:rFonts w:eastAsia="Times New Roman" w:cstheme="minorHAnsi"/>
          <w:b/>
          <w:bCs/>
          <w:color w:val="000000" w:themeColor="text1"/>
          <w:lang w:val="en-GB"/>
        </w:rPr>
        <w:t xml:space="preserve"> </w:t>
      </w:r>
      <w:r w:rsidR="0041079A" w:rsidRPr="0041079A">
        <w:rPr>
          <w:rFonts w:eastAsia="Times New Roman" w:cstheme="minorHAnsi"/>
          <w:b/>
          <w:bCs/>
          <w:color w:val="000000" w:themeColor="text1"/>
          <w:lang w:val="en-GB"/>
        </w:rPr>
        <w:t xml:space="preserve">Jason A. Roberts </w:t>
      </w:r>
      <w:del w:id="14" w:author="My Luong Vuong" w:date="2023-11-24T09:48:00Z">
        <w:r w:rsidR="00D57FEA" w:rsidRPr="00D57FEA" w:rsidDel="00600552">
          <w:rPr>
            <w:rFonts w:eastAsia="Times New Roman" w:cstheme="minorHAnsi"/>
            <w:b/>
            <w:bCs/>
            <w:color w:val="000000" w:themeColor="text1"/>
            <w:vertAlign w:val="superscript"/>
            <w:lang w:val="en-GB"/>
          </w:rPr>
          <w:delText>g</w:delText>
        </w:r>
      </w:del>
      <w:proofErr w:type="spellStart"/>
      <w:ins w:id="15" w:author="My Luong Vuong" w:date="2023-11-24T09:48:00Z">
        <w:r w:rsidR="00600552">
          <w:rPr>
            <w:rFonts w:eastAsia="Times New Roman" w:cstheme="minorHAnsi"/>
            <w:b/>
            <w:bCs/>
            <w:color w:val="000000" w:themeColor="text1"/>
            <w:vertAlign w:val="superscript"/>
            <w:lang w:val="en-GB"/>
          </w:rPr>
          <w:t>i</w:t>
        </w:r>
      </w:ins>
      <w:r w:rsidR="0041079A" w:rsidRPr="00D57FEA">
        <w:rPr>
          <w:rFonts w:eastAsia="Times New Roman" w:cstheme="minorHAnsi"/>
          <w:b/>
          <w:bCs/>
          <w:color w:val="000000" w:themeColor="text1"/>
          <w:vertAlign w:val="superscript"/>
          <w:lang w:val="en-GB"/>
        </w:rPr>
        <w:t>,</w:t>
      </w:r>
      <w:del w:id="16" w:author="My Luong Vuong" w:date="2023-11-24T09:48:00Z">
        <w:r w:rsidR="00D57FEA" w:rsidRPr="00D57FEA" w:rsidDel="00600552">
          <w:rPr>
            <w:rFonts w:eastAsia="Times New Roman" w:cstheme="minorHAnsi"/>
            <w:b/>
            <w:bCs/>
            <w:color w:val="000000" w:themeColor="text1"/>
            <w:vertAlign w:val="superscript"/>
            <w:lang w:val="en-GB"/>
          </w:rPr>
          <w:delText>h</w:delText>
        </w:r>
      </w:del>
      <w:ins w:id="17" w:author="My Luong Vuong" w:date="2023-11-24T09:48:00Z">
        <w:r w:rsidR="00600552">
          <w:rPr>
            <w:rFonts w:eastAsia="Times New Roman" w:cstheme="minorHAnsi"/>
            <w:b/>
            <w:bCs/>
            <w:color w:val="000000" w:themeColor="text1"/>
            <w:vertAlign w:val="superscript"/>
            <w:lang w:val="en-GB"/>
          </w:rPr>
          <w:t>j</w:t>
        </w:r>
      </w:ins>
      <w:r w:rsidR="0041079A" w:rsidRPr="00D57FEA">
        <w:rPr>
          <w:rFonts w:eastAsia="Times New Roman" w:cstheme="minorHAnsi"/>
          <w:b/>
          <w:bCs/>
          <w:color w:val="000000" w:themeColor="text1"/>
          <w:vertAlign w:val="superscript"/>
          <w:lang w:val="en-GB"/>
        </w:rPr>
        <w:t>,</w:t>
      </w:r>
      <w:del w:id="18" w:author="My Luong Vuong" w:date="2023-11-24T09:48:00Z">
        <w:r w:rsidR="003F352D" w:rsidDel="00600552">
          <w:rPr>
            <w:rFonts w:eastAsia="Times New Roman" w:cstheme="minorHAnsi"/>
            <w:b/>
            <w:bCs/>
            <w:color w:val="000000" w:themeColor="text1"/>
            <w:vertAlign w:val="superscript"/>
            <w:lang w:val="en-GB"/>
          </w:rPr>
          <w:delText>i</w:delText>
        </w:r>
      </w:del>
      <w:ins w:id="19" w:author="My Luong Vuong" w:date="2023-11-24T09:48:00Z">
        <w:r w:rsidR="00600552">
          <w:rPr>
            <w:rFonts w:eastAsia="Times New Roman" w:cstheme="minorHAnsi"/>
            <w:b/>
            <w:bCs/>
            <w:color w:val="000000" w:themeColor="text1"/>
            <w:vertAlign w:val="superscript"/>
            <w:lang w:val="en-GB"/>
          </w:rPr>
          <w:t>k</w:t>
        </w:r>
      </w:ins>
      <w:proofErr w:type="spellEnd"/>
      <w:r w:rsidR="0041079A">
        <w:rPr>
          <w:rFonts w:eastAsia="Times New Roman" w:cstheme="minorHAnsi"/>
          <w:b/>
          <w:bCs/>
          <w:color w:val="000000" w:themeColor="text1"/>
          <w:lang w:val="en-GB"/>
        </w:rPr>
        <w:t>,</w:t>
      </w:r>
      <w:r w:rsidRPr="00E03B11">
        <w:rPr>
          <w:rFonts w:eastAsia="Times New Roman" w:cstheme="minorHAnsi"/>
          <w:b/>
          <w:bCs/>
          <w:color w:val="000000" w:themeColor="text1"/>
          <w:lang w:val="en-GB"/>
        </w:rPr>
        <w:t xml:space="preserve"> </w:t>
      </w:r>
      <w:r w:rsidRPr="00E03B11">
        <w:rPr>
          <w:b/>
          <w:bCs/>
          <w:lang w:val="en-GB"/>
        </w:rPr>
        <w:t xml:space="preserve">Yves </w:t>
      </w:r>
      <w:proofErr w:type="spellStart"/>
      <w:r w:rsidRPr="00E03B11">
        <w:rPr>
          <w:b/>
          <w:bCs/>
          <w:lang w:val="en-GB"/>
        </w:rPr>
        <w:t>Debaveye</w:t>
      </w:r>
      <w:proofErr w:type="spellEnd"/>
      <w:r w:rsidRPr="00E03B11">
        <w:rPr>
          <w:b/>
          <w:bCs/>
          <w:lang w:val="en-GB"/>
        </w:rPr>
        <w:t xml:space="preserve"> </w:t>
      </w:r>
      <w:del w:id="20" w:author="My Luong Vuong" w:date="2023-11-24T09:49:00Z">
        <w:r w:rsidR="00F817FB" w:rsidRPr="00F817FB" w:rsidDel="000F3F9B">
          <w:rPr>
            <w:b/>
            <w:bCs/>
            <w:vertAlign w:val="superscript"/>
            <w:lang w:val="en-GB"/>
          </w:rPr>
          <w:delText>j</w:delText>
        </w:r>
      </w:del>
      <w:proofErr w:type="spellStart"/>
      <w:ins w:id="21" w:author="My Luong Vuong" w:date="2023-11-24T09:49:00Z">
        <w:r w:rsidR="000F3F9B">
          <w:rPr>
            <w:b/>
            <w:bCs/>
            <w:vertAlign w:val="superscript"/>
            <w:lang w:val="en-GB"/>
          </w:rPr>
          <w:t>l</w:t>
        </w:r>
      </w:ins>
      <w:r w:rsidRPr="00F817FB">
        <w:rPr>
          <w:b/>
          <w:bCs/>
          <w:vertAlign w:val="superscript"/>
          <w:lang w:val="en-GB"/>
        </w:rPr>
        <w:t>,</w:t>
      </w:r>
      <w:del w:id="22" w:author="My Luong Vuong" w:date="2023-11-24T09:49:00Z">
        <w:r w:rsidR="00F817FB" w:rsidRPr="00F817FB" w:rsidDel="000F3F9B">
          <w:rPr>
            <w:b/>
            <w:bCs/>
            <w:vertAlign w:val="superscript"/>
            <w:lang w:val="en-GB"/>
          </w:rPr>
          <w:delText>k</w:delText>
        </w:r>
      </w:del>
      <w:ins w:id="23" w:author="My Luong Vuong" w:date="2023-11-24T09:49:00Z">
        <w:r w:rsidR="000F3F9B">
          <w:rPr>
            <w:b/>
            <w:bCs/>
            <w:vertAlign w:val="superscript"/>
            <w:lang w:val="en-GB"/>
          </w:rPr>
          <w:t>m</w:t>
        </w:r>
      </w:ins>
      <w:proofErr w:type="spellEnd"/>
      <w:r w:rsidRPr="00E03B11">
        <w:rPr>
          <w:b/>
          <w:bCs/>
          <w:lang w:val="en-GB"/>
        </w:rPr>
        <w:t>, Joost</w:t>
      </w:r>
      <w:r w:rsidR="00F76D85" w:rsidRPr="00E03B11">
        <w:rPr>
          <w:b/>
          <w:bCs/>
          <w:lang w:val="en-GB"/>
        </w:rPr>
        <w:t xml:space="preserve"> </w:t>
      </w:r>
      <w:proofErr w:type="spellStart"/>
      <w:r w:rsidRPr="00E03B11">
        <w:rPr>
          <w:b/>
          <w:bCs/>
          <w:lang w:val="en-GB"/>
        </w:rPr>
        <w:t>Wauters</w:t>
      </w:r>
      <w:proofErr w:type="spellEnd"/>
      <w:r w:rsidRPr="00E03B11">
        <w:rPr>
          <w:b/>
          <w:bCs/>
          <w:lang w:val="en-GB"/>
        </w:rPr>
        <w:t xml:space="preserve"> </w:t>
      </w:r>
      <w:del w:id="24" w:author="My Luong Vuong" w:date="2023-11-24T09:49:00Z">
        <w:r w:rsidRPr="00B82EFC" w:rsidDel="00B82EFC">
          <w:rPr>
            <w:b/>
            <w:bCs/>
            <w:vertAlign w:val="superscript"/>
            <w:lang w:val="en-GB"/>
            <w:rPrChange w:id="25" w:author="My Luong Vuong" w:date="2023-11-24T09:49:00Z">
              <w:rPr>
                <w:b/>
                <w:bCs/>
                <w:lang w:val="en-GB"/>
              </w:rPr>
            </w:rPrChange>
          </w:rPr>
          <w:delText>(</w:delText>
        </w:r>
        <w:r w:rsidR="00C6606F" w:rsidRPr="00B82EFC" w:rsidDel="00B82EFC">
          <w:rPr>
            <w:b/>
            <w:bCs/>
            <w:vertAlign w:val="superscript"/>
            <w:lang w:val="en-GB"/>
            <w:rPrChange w:id="26" w:author="My Luong Vuong" w:date="2023-11-24T09:49:00Z">
              <w:rPr>
                <w:b/>
                <w:bCs/>
                <w:lang w:val="en-GB"/>
              </w:rPr>
            </w:rPrChange>
          </w:rPr>
          <w:delText>12</w:delText>
        </w:r>
        <w:r w:rsidRPr="00B82EFC" w:rsidDel="00B82EFC">
          <w:rPr>
            <w:b/>
            <w:bCs/>
            <w:vertAlign w:val="superscript"/>
            <w:lang w:val="en-GB"/>
            <w:rPrChange w:id="27" w:author="My Luong Vuong" w:date="2023-11-24T09:49:00Z">
              <w:rPr>
                <w:b/>
                <w:bCs/>
                <w:lang w:val="en-GB"/>
              </w:rPr>
            </w:rPrChange>
          </w:rPr>
          <w:delText>,</w:delText>
        </w:r>
        <w:r w:rsidR="00C6606F" w:rsidRPr="00B82EFC" w:rsidDel="00B82EFC">
          <w:rPr>
            <w:b/>
            <w:bCs/>
            <w:vertAlign w:val="superscript"/>
            <w:lang w:val="en-GB"/>
            <w:rPrChange w:id="28" w:author="My Luong Vuong" w:date="2023-11-24T09:49:00Z">
              <w:rPr>
                <w:b/>
                <w:bCs/>
                <w:lang w:val="en-GB"/>
              </w:rPr>
            </w:rPrChange>
          </w:rPr>
          <w:delText>13</w:delText>
        </w:r>
        <w:r w:rsidRPr="00B82EFC" w:rsidDel="00B82EFC">
          <w:rPr>
            <w:b/>
            <w:bCs/>
            <w:vertAlign w:val="superscript"/>
            <w:lang w:val="en-GB"/>
            <w:rPrChange w:id="29" w:author="My Luong Vuong" w:date="2023-11-24T09:49:00Z">
              <w:rPr>
                <w:b/>
                <w:bCs/>
                <w:lang w:val="en-GB"/>
              </w:rPr>
            </w:rPrChange>
          </w:rPr>
          <w:delText>)</w:delText>
        </w:r>
      </w:del>
      <w:proofErr w:type="spellStart"/>
      <w:ins w:id="30" w:author="My Luong Vuong" w:date="2023-11-24T09:49:00Z">
        <w:r w:rsidR="00B82EFC" w:rsidRPr="00B82EFC">
          <w:rPr>
            <w:b/>
            <w:bCs/>
            <w:vertAlign w:val="superscript"/>
            <w:lang w:val="en-GB"/>
            <w:rPrChange w:id="31" w:author="My Luong Vuong" w:date="2023-11-24T09:49:00Z">
              <w:rPr>
                <w:b/>
                <w:bCs/>
                <w:lang w:val="en-GB"/>
              </w:rPr>
            </w:rPrChange>
          </w:rPr>
          <w:t>n,o</w:t>
        </w:r>
      </w:ins>
      <w:proofErr w:type="spellEnd"/>
      <w:r w:rsidRPr="00E03B11">
        <w:rPr>
          <w:b/>
          <w:bCs/>
          <w:lang w:val="en-GB"/>
        </w:rPr>
        <w:t xml:space="preserve">, Beatrijs Mertens </w:t>
      </w:r>
      <w:del w:id="32" w:author="My Luong Vuong" w:date="2023-11-24T09:50:00Z">
        <w:r w:rsidRPr="00E03B11" w:rsidDel="00A46617">
          <w:rPr>
            <w:b/>
            <w:bCs/>
            <w:lang w:val="en-GB"/>
          </w:rPr>
          <w:delText>(</w:delText>
        </w:r>
        <w:r w:rsidRPr="00934F7F" w:rsidDel="00934F7F">
          <w:rPr>
            <w:b/>
            <w:bCs/>
            <w:vertAlign w:val="superscript"/>
            <w:lang w:val="en-GB"/>
            <w:rPrChange w:id="33" w:author="My Luong Vuong" w:date="2023-11-24T09:50:00Z">
              <w:rPr>
                <w:b/>
                <w:bCs/>
                <w:lang w:val="en-GB"/>
              </w:rPr>
            </w:rPrChange>
          </w:rPr>
          <w:delText>1</w:delText>
        </w:r>
      </w:del>
      <w:proofErr w:type="spellStart"/>
      <w:ins w:id="34" w:author="My Luong Vuong" w:date="2023-11-24T09:50:00Z">
        <w:r w:rsidR="00934F7F" w:rsidRPr="00934F7F">
          <w:rPr>
            <w:b/>
            <w:bCs/>
            <w:vertAlign w:val="superscript"/>
            <w:lang w:val="en-GB"/>
            <w:rPrChange w:id="35" w:author="My Luong Vuong" w:date="2023-11-24T09:50:00Z">
              <w:rPr>
                <w:b/>
                <w:bCs/>
                <w:lang w:val="en-GB"/>
              </w:rPr>
            </w:rPrChange>
          </w:rPr>
          <w:t>a</w:t>
        </w:r>
      </w:ins>
      <w:r w:rsidRPr="00934F7F">
        <w:rPr>
          <w:b/>
          <w:bCs/>
          <w:vertAlign w:val="superscript"/>
          <w:lang w:val="en-GB"/>
          <w:rPrChange w:id="36" w:author="My Luong Vuong" w:date="2023-11-24T09:50:00Z">
            <w:rPr>
              <w:b/>
              <w:bCs/>
              <w:lang w:val="en-GB"/>
            </w:rPr>
          </w:rPrChange>
        </w:rPr>
        <w:t>,</w:t>
      </w:r>
      <w:del w:id="37" w:author="My Luong Vuong" w:date="2023-11-24T09:50:00Z">
        <w:r w:rsidR="00D3276C" w:rsidRPr="00934F7F" w:rsidDel="00934F7F">
          <w:rPr>
            <w:b/>
            <w:bCs/>
            <w:vertAlign w:val="superscript"/>
            <w:lang w:val="en-GB"/>
            <w:rPrChange w:id="38" w:author="My Luong Vuong" w:date="2023-11-24T09:50:00Z">
              <w:rPr>
                <w:b/>
                <w:bCs/>
                <w:lang w:val="en-GB"/>
              </w:rPr>
            </w:rPrChange>
          </w:rPr>
          <w:delText>3</w:delText>
        </w:r>
      </w:del>
      <w:ins w:id="39" w:author="My Luong Vuong" w:date="2023-11-24T09:50:00Z">
        <w:r w:rsidR="00934F7F" w:rsidRPr="00934F7F">
          <w:rPr>
            <w:b/>
            <w:bCs/>
            <w:vertAlign w:val="superscript"/>
            <w:lang w:val="en-GB"/>
            <w:rPrChange w:id="40" w:author="My Luong Vuong" w:date="2023-11-24T09:50:00Z">
              <w:rPr>
                <w:b/>
                <w:bCs/>
                <w:lang w:val="en-GB"/>
              </w:rPr>
            </w:rPrChange>
          </w:rPr>
          <w:t>c</w:t>
        </w:r>
      </w:ins>
      <w:proofErr w:type="spellEnd"/>
      <w:del w:id="41" w:author="My Luong Vuong" w:date="2023-11-24T09:50:00Z">
        <w:r w:rsidRPr="00E03B11" w:rsidDel="00A46617">
          <w:rPr>
            <w:b/>
            <w:bCs/>
            <w:lang w:val="en-GB"/>
          </w:rPr>
          <w:delText>)</w:delText>
        </w:r>
      </w:del>
      <w:r w:rsidRPr="00E03B11">
        <w:rPr>
          <w:b/>
          <w:bCs/>
          <w:lang w:val="en-GB"/>
        </w:rPr>
        <w:t xml:space="preserve">, Jasper M. </w:t>
      </w:r>
      <w:proofErr w:type="spellStart"/>
      <w:r w:rsidRPr="00E03B11">
        <w:rPr>
          <w:b/>
          <w:bCs/>
          <w:lang w:val="en-GB"/>
        </w:rPr>
        <w:t>Boonstra</w:t>
      </w:r>
      <w:proofErr w:type="spellEnd"/>
      <w:r w:rsidRPr="00E03B11">
        <w:rPr>
          <w:b/>
          <w:bCs/>
          <w:lang w:val="en-GB"/>
        </w:rPr>
        <w:t xml:space="preserve"> </w:t>
      </w:r>
      <w:del w:id="42" w:author="My Luong Vuong" w:date="2023-11-24T09:50:00Z">
        <w:r w:rsidRPr="009F4C14" w:rsidDel="009F4C14">
          <w:rPr>
            <w:b/>
            <w:bCs/>
            <w:vertAlign w:val="superscript"/>
            <w:lang w:val="en-GB"/>
            <w:rPrChange w:id="43" w:author="My Luong Vuong" w:date="2023-11-24T09:50:00Z">
              <w:rPr>
                <w:b/>
                <w:bCs/>
                <w:lang w:val="en-GB"/>
              </w:rPr>
            </w:rPrChange>
          </w:rPr>
          <w:delText>(</w:delText>
        </w:r>
        <w:r w:rsidR="002831DA" w:rsidRPr="009F4C14" w:rsidDel="00207BBF">
          <w:rPr>
            <w:b/>
            <w:bCs/>
            <w:vertAlign w:val="superscript"/>
            <w:lang w:val="en-GB"/>
            <w:rPrChange w:id="44" w:author="My Luong Vuong" w:date="2023-11-24T09:50:00Z">
              <w:rPr>
                <w:b/>
                <w:bCs/>
                <w:lang w:val="en-GB"/>
              </w:rPr>
            </w:rPrChange>
          </w:rPr>
          <w:delText>14</w:delText>
        </w:r>
      </w:del>
      <w:ins w:id="45" w:author="My Luong Vuong" w:date="2023-11-24T09:50:00Z">
        <w:r w:rsidR="00207BBF" w:rsidRPr="009F4C14">
          <w:rPr>
            <w:b/>
            <w:bCs/>
            <w:vertAlign w:val="superscript"/>
            <w:lang w:val="en-GB"/>
            <w:rPrChange w:id="46" w:author="My Luong Vuong" w:date="2023-11-24T09:50:00Z">
              <w:rPr>
                <w:b/>
                <w:bCs/>
                <w:lang w:val="en-GB"/>
              </w:rPr>
            </w:rPrChange>
          </w:rPr>
          <w:t>p</w:t>
        </w:r>
      </w:ins>
      <w:del w:id="47" w:author="My Luong Vuong" w:date="2023-11-24T09:50:00Z">
        <w:r w:rsidRPr="00E03B11" w:rsidDel="009F4C14">
          <w:rPr>
            <w:b/>
            <w:bCs/>
            <w:lang w:val="en-GB"/>
          </w:rPr>
          <w:delText>)</w:delText>
        </w:r>
      </w:del>
      <w:r w:rsidRPr="00E03B11">
        <w:rPr>
          <w:b/>
          <w:bCs/>
          <w:lang w:val="en-GB"/>
        </w:rPr>
        <w:t>,</w:t>
      </w:r>
      <w:r w:rsidR="00F020C1">
        <w:rPr>
          <w:b/>
          <w:bCs/>
          <w:lang w:val="en-GB"/>
        </w:rPr>
        <w:t xml:space="preserve"> </w:t>
      </w:r>
      <w:r w:rsidR="00F020C1" w:rsidRPr="00E03B11">
        <w:rPr>
          <w:rFonts w:eastAsia="Times New Roman" w:cstheme="minorHAnsi"/>
          <w:b/>
          <w:bCs/>
          <w:color w:val="000000" w:themeColor="text1"/>
          <w:lang w:val="en-GB"/>
        </w:rPr>
        <w:t xml:space="preserve">Indy </w:t>
      </w:r>
      <w:proofErr w:type="spellStart"/>
      <w:r w:rsidR="00F020C1" w:rsidRPr="00E03B11">
        <w:rPr>
          <w:rFonts w:eastAsia="Times New Roman" w:cstheme="minorHAnsi"/>
          <w:b/>
          <w:bCs/>
          <w:color w:val="000000" w:themeColor="text1"/>
          <w:lang w:val="en-GB"/>
        </w:rPr>
        <w:t>Sandaradura</w:t>
      </w:r>
      <w:proofErr w:type="spellEnd"/>
      <w:r w:rsidR="00F020C1" w:rsidRPr="00E03B11">
        <w:rPr>
          <w:rFonts w:eastAsia="Times New Roman" w:cstheme="minorHAnsi"/>
          <w:b/>
          <w:bCs/>
          <w:color w:val="000000" w:themeColor="text1"/>
          <w:lang w:val="en-GB"/>
        </w:rPr>
        <w:t xml:space="preserve"> </w:t>
      </w:r>
      <w:del w:id="48" w:author="My Luong Vuong" w:date="2023-11-24T09:51:00Z">
        <w:r w:rsidR="00F020C1" w:rsidRPr="00131C35" w:rsidDel="00131C35">
          <w:rPr>
            <w:rFonts w:eastAsia="Times New Roman" w:cstheme="minorHAnsi"/>
            <w:b/>
            <w:bCs/>
            <w:color w:val="000000" w:themeColor="text1"/>
            <w:vertAlign w:val="superscript"/>
            <w:lang w:val="en-GB"/>
            <w:rPrChange w:id="49" w:author="My Luong Vuong" w:date="2023-11-24T09:51:00Z">
              <w:rPr>
                <w:rFonts w:eastAsia="Times New Roman" w:cstheme="minorHAnsi"/>
                <w:b/>
                <w:bCs/>
                <w:color w:val="000000" w:themeColor="text1"/>
                <w:lang w:val="en-GB"/>
              </w:rPr>
            </w:rPrChange>
          </w:rPr>
          <w:delText>(1</w:delText>
        </w:r>
        <w:r w:rsidR="00A135CC" w:rsidRPr="00131C35" w:rsidDel="00131C35">
          <w:rPr>
            <w:rFonts w:eastAsia="Times New Roman" w:cstheme="minorHAnsi"/>
            <w:b/>
            <w:bCs/>
            <w:color w:val="000000" w:themeColor="text1"/>
            <w:vertAlign w:val="superscript"/>
            <w:lang w:val="en-GB"/>
            <w:rPrChange w:id="50" w:author="My Luong Vuong" w:date="2023-11-24T09:51:00Z">
              <w:rPr>
                <w:rFonts w:eastAsia="Times New Roman" w:cstheme="minorHAnsi"/>
                <w:b/>
                <w:bCs/>
                <w:color w:val="000000" w:themeColor="text1"/>
                <w:lang w:val="en-GB"/>
              </w:rPr>
            </w:rPrChange>
          </w:rPr>
          <w:delText>5</w:delText>
        </w:r>
      </w:del>
      <w:proofErr w:type="spellStart"/>
      <w:ins w:id="51" w:author="My Luong Vuong" w:date="2023-11-24T09:51:00Z">
        <w:r w:rsidR="00131C35" w:rsidRPr="00131C35">
          <w:rPr>
            <w:rFonts w:eastAsia="Times New Roman" w:cstheme="minorHAnsi"/>
            <w:b/>
            <w:bCs/>
            <w:color w:val="000000" w:themeColor="text1"/>
            <w:vertAlign w:val="superscript"/>
            <w:lang w:val="en-GB"/>
            <w:rPrChange w:id="52" w:author="My Luong Vuong" w:date="2023-11-24T09:51:00Z">
              <w:rPr>
                <w:rFonts w:eastAsia="Times New Roman" w:cstheme="minorHAnsi"/>
                <w:b/>
                <w:bCs/>
                <w:color w:val="000000" w:themeColor="text1"/>
                <w:lang w:val="en-GB"/>
              </w:rPr>
            </w:rPrChange>
          </w:rPr>
          <w:t>q</w:t>
        </w:r>
      </w:ins>
      <w:r w:rsidR="00F020C1" w:rsidRPr="00131C35">
        <w:rPr>
          <w:rFonts w:eastAsia="Times New Roman" w:cstheme="minorHAnsi"/>
          <w:b/>
          <w:bCs/>
          <w:color w:val="000000" w:themeColor="text1"/>
          <w:vertAlign w:val="superscript"/>
          <w:lang w:val="en-GB"/>
          <w:rPrChange w:id="53" w:author="My Luong Vuong" w:date="2023-11-24T09:51:00Z">
            <w:rPr>
              <w:rFonts w:eastAsia="Times New Roman" w:cstheme="minorHAnsi"/>
              <w:b/>
              <w:bCs/>
              <w:color w:val="000000" w:themeColor="text1"/>
              <w:lang w:val="en-GB"/>
            </w:rPr>
          </w:rPrChange>
        </w:rPr>
        <w:t>,</w:t>
      </w:r>
      <w:del w:id="54" w:author="My Luong Vuong" w:date="2023-11-24T09:51:00Z">
        <w:r w:rsidR="00F020C1" w:rsidRPr="00131C35" w:rsidDel="00131C35">
          <w:rPr>
            <w:rFonts w:eastAsia="Times New Roman" w:cstheme="minorHAnsi"/>
            <w:b/>
            <w:bCs/>
            <w:color w:val="000000" w:themeColor="text1"/>
            <w:vertAlign w:val="superscript"/>
            <w:lang w:val="en-GB"/>
            <w:rPrChange w:id="55" w:author="My Luong Vuong" w:date="2023-11-24T09:51:00Z">
              <w:rPr>
                <w:rFonts w:eastAsia="Times New Roman" w:cstheme="minorHAnsi"/>
                <w:b/>
                <w:bCs/>
                <w:color w:val="000000" w:themeColor="text1"/>
                <w:lang w:val="en-GB"/>
              </w:rPr>
            </w:rPrChange>
          </w:rPr>
          <w:delText>1</w:delText>
        </w:r>
        <w:r w:rsidR="00A135CC" w:rsidRPr="00131C35" w:rsidDel="00131C35">
          <w:rPr>
            <w:rFonts w:eastAsia="Times New Roman" w:cstheme="minorHAnsi"/>
            <w:b/>
            <w:bCs/>
            <w:color w:val="000000" w:themeColor="text1"/>
            <w:vertAlign w:val="superscript"/>
            <w:lang w:val="en-GB"/>
            <w:rPrChange w:id="56" w:author="My Luong Vuong" w:date="2023-11-24T09:51:00Z">
              <w:rPr>
                <w:rFonts w:eastAsia="Times New Roman" w:cstheme="minorHAnsi"/>
                <w:b/>
                <w:bCs/>
                <w:color w:val="000000" w:themeColor="text1"/>
                <w:lang w:val="en-GB"/>
              </w:rPr>
            </w:rPrChange>
          </w:rPr>
          <w:delText>6</w:delText>
        </w:r>
      </w:del>
      <w:ins w:id="57" w:author="My Luong Vuong" w:date="2023-11-24T09:51:00Z">
        <w:r w:rsidR="00131C35" w:rsidRPr="00131C35">
          <w:rPr>
            <w:rFonts w:eastAsia="Times New Roman" w:cstheme="minorHAnsi"/>
            <w:b/>
            <w:bCs/>
            <w:color w:val="000000" w:themeColor="text1"/>
            <w:vertAlign w:val="superscript"/>
            <w:lang w:val="en-GB"/>
            <w:rPrChange w:id="58" w:author="My Luong Vuong" w:date="2023-11-24T09:51:00Z">
              <w:rPr>
                <w:rFonts w:eastAsia="Times New Roman" w:cstheme="minorHAnsi"/>
                <w:b/>
                <w:bCs/>
                <w:color w:val="000000" w:themeColor="text1"/>
                <w:lang w:val="en-GB"/>
              </w:rPr>
            </w:rPrChange>
          </w:rPr>
          <w:t>r</w:t>
        </w:r>
      </w:ins>
      <w:r w:rsidR="00F020C1" w:rsidRPr="00131C35">
        <w:rPr>
          <w:rFonts w:eastAsia="Times New Roman" w:cstheme="minorHAnsi"/>
          <w:b/>
          <w:bCs/>
          <w:color w:val="000000" w:themeColor="text1"/>
          <w:vertAlign w:val="superscript"/>
          <w:lang w:val="en-GB"/>
          <w:rPrChange w:id="59" w:author="My Luong Vuong" w:date="2023-11-24T09:51:00Z">
            <w:rPr>
              <w:rFonts w:eastAsia="Times New Roman" w:cstheme="minorHAnsi"/>
              <w:b/>
              <w:bCs/>
              <w:color w:val="000000" w:themeColor="text1"/>
              <w:lang w:val="en-GB"/>
            </w:rPr>
          </w:rPrChange>
        </w:rPr>
        <w:t>,</w:t>
      </w:r>
      <w:del w:id="60" w:author="My Luong Vuong" w:date="2023-11-24T09:51:00Z">
        <w:r w:rsidR="00F020C1" w:rsidRPr="00131C35" w:rsidDel="00131C35">
          <w:rPr>
            <w:rFonts w:eastAsia="Times New Roman" w:cstheme="minorHAnsi"/>
            <w:b/>
            <w:bCs/>
            <w:color w:val="000000" w:themeColor="text1"/>
            <w:vertAlign w:val="superscript"/>
            <w:lang w:val="en-GB"/>
            <w:rPrChange w:id="61" w:author="My Luong Vuong" w:date="2023-11-24T09:51:00Z">
              <w:rPr>
                <w:rFonts w:eastAsia="Times New Roman" w:cstheme="minorHAnsi"/>
                <w:b/>
                <w:bCs/>
                <w:color w:val="000000" w:themeColor="text1"/>
                <w:lang w:val="en-GB"/>
              </w:rPr>
            </w:rPrChange>
          </w:rPr>
          <w:delText>1</w:delText>
        </w:r>
        <w:r w:rsidR="00A135CC" w:rsidRPr="00131C35" w:rsidDel="00131C35">
          <w:rPr>
            <w:rFonts w:eastAsia="Times New Roman" w:cstheme="minorHAnsi"/>
            <w:b/>
            <w:bCs/>
            <w:color w:val="000000" w:themeColor="text1"/>
            <w:vertAlign w:val="superscript"/>
            <w:lang w:val="en-GB"/>
            <w:rPrChange w:id="62" w:author="My Luong Vuong" w:date="2023-11-24T09:51:00Z">
              <w:rPr>
                <w:rFonts w:eastAsia="Times New Roman" w:cstheme="minorHAnsi"/>
                <w:b/>
                <w:bCs/>
                <w:color w:val="000000" w:themeColor="text1"/>
                <w:lang w:val="en-GB"/>
              </w:rPr>
            </w:rPrChange>
          </w:rPr>
          <w:delText>7</w:delText>
        </w:r>
      </w:del>
      <w:ins w:id="63" w:author="My Luong Vuong" w:date="2023-11-24T09:51:00Z">
        <w:r w:rsidR="00131C35" w:rsidRPr="00131C35">
          <w:rPr>
            <w:rFonts w:eastAsia="Times New Roman" w:cstheme="minorHAnsi"/>
            <w:b/>
            <w:bCs/>
            <w:color w:val="000000" w:themeColor="text1"/>
            <w:vertAlign w:val="superscript"/>
            <w:lang w:val="en-GB"/>
            <w:rPrChange w:id="64" w:author="My Luong Vuong" w:date="2023-11-24T09:51:00Z">
              <w:rPr>
                <w:rFonts w:eastAsia="Times New Roman" w:cstheme="minorHAnsi"/>
                <w:b/>
                <w:bCs/>
                <w:color w:val="000000" w:themeColor="text1"/>
                <w:lang w:val="en-GB"/>
              </w:rPr>
            </w:rPrChange>
          </w:rPr>
          <w:t>s</w:t>
        </w:r>
      </w:ins>
      <w:proofErr w:type="spellEnd"/>
      <w:del w:id="65" w:author="My Luong Vuong" w:date="2023-11-24T09:51:00Z">
        <w:r w:rsidR="00F020C1" w:rsidRPr="00E03B11" w:rsidDel="00131C35">
          <w:rPr>
            <w:rFonts w:eastAsia="Times New Roman" w:cstheme="minorHAnsi"/>
            <w:b/>
            <w:bCs/>
            <w:color w:val="000000" w:themeColor="text1"/>
            <w:lang w:val="en-GB"/>
          </w:rPr>
          <w:delText>)</w:delText>
        </w:r>
      </w:del>
      <w:r w:rsidR="00F020C1" w:rsidRPr="00E03B11">
        <w:rPr>
          <w:rFonts w:eastAsia="Times New Roman" w:cstheme="minorHAnsi"/>
          <w:b/>
          <w:bCs/>
          <w:color w:val="000000" w:themeColor="text1"/>
          <w:lang w:val="en-GB"/>
        </w:rPr>
        <w:t>,</w:t>
      </w:r>
      <w:r w:rsidR="00A83774">
        <w:rPr>
          <w:rFonts w:eastAsia="Times New Roman" w:cstheme="minorHAnsi"/>
          <w:b/>
          <w:bCs/>
          <w:color w:val="000000" w:themeColor="text1"/>
          <w:lang w:val="en-GB"/>
        </w:rPr>
        <w:t xml:space="preserve"> </w:t>
      </w:r>
      <w:r w:rsidR="00A83774" w:rsidRPr="00E03B11">
        <w:rPr>
          <w:rFonts w:eastAsia="Times New Roman" w:cstheme="minorHAnsi"/>
          <w:b/>
          <w:bCs/>
          <w:color w:val="000000" w:themeColor="text1"/>
          <w:lang w:val="en-GB"/>
        </w:rPr>
        <w:t xml:space="preserve">Roger J. </w:t>
      </w:r>
      <w:proofErr w:type="spellStart"/>
      <w:r w:rsidR="00A83774" w:rsidRPr="00E03B11">
        <w:rPr>
          <w:rFonts w:eastAsia="Times New Roman" w:cstheme="minorHAnsi"/>
          <w:b/>
          <w:bCs/>
          <w:color w:val="000000" w:themeColor="text1"/>
          <w:lang w:val="en-GB"/>
        </w:rPr>
        <w:t>Brüggemann</w:t>
      </w:r>
      <w:proofErr w:type="spellEnd"/>
      <w:r w:rsidR="00A83774" w:rsidRPr="00E03B11">
        <w:rPr>
          <w:rFonts w:eastAsia="Times New Roman" w:cstheme="minorHAnsi"/>
          <w:b/>
          <w:bCs/>
          <w:color w:val="000000" w:themeColor="text1"/>
          <w:lang w:val="en-GB"/>
        </w:rPr>
        <w:t xml:space="preserve"> </w:t>
      </w:r>
      <w:del w:id="66" w:author="My Luong Vuong" w:date="2023-11-24T09:51:00Z">
        <w:r w:rsidR="00A83774" w:rsidRPr="00480D7F" w:rsidDel="00480D7F">
          <w:rPr>
            <w:rFonts w:eastAsia="Times New Roman" w:cstheme="minorHAnsi"/>
            <w:b/>
            <w:bCs/>
            <w:color w:val="000000" w:themeColor="text1"/>
            <w:vertAlign w:val="superscript"/>
            <w:lang w:val="en-GB"/>
            <w:rPrChange w:id="67" w:author="My Luong Vuong" w:date="2023-11-24T09:52:00Z">
              <w:rPr>
                <w:rFonts w:eastAsia="Times New Roman" w:cstheme="minorHAnsi"/>
                <w:b/>
                <w:bCs/>
                <w:color w:val="000000" w:themeColor="text1"/>
                <w:lang w:val="en-GB"/>
              </w:rPr>
            </w:rPrChange>
          </w:rPr>
          <w:delText>(</w:delText>
        </w:r>
      </w:del>
      <w:del w:id="68" w:author="My Luong Vuong" w:date="2023-11-24T09:52:00Z">
        <w:r w:rsidR="00317B99" w:rsidRPr="00480D7F" w:rsidDel="00480D7F">
          <w:rPr>
            <w:rFonts w:eastAsia="Times New Roman" w:cstheme="minorHAnsi"/>
            <w:b/>
            <w:bCs/>
            <w:color w:val="000000" w:themeColor="text1"/>
            <w:vertAlign w:val="superscript"/>
            <w:lang w:val="en-GB"/>
            <w:rPrChange w:id="69" w:author="My Luong Vuong" w:date="2023-11-24T09:52:00Z">
              <w:rPr>
                <w:rFonts w:eastAsia="Times New Roman" w:cstheme="minorHAnsi"/>
                <w:b/>
                <w:bCs/>
                <w:color w:val="000000" w:themeColor="text1"/>
                <w:lang w:val="en-GB"/>
              </w:rPr>
            </w:rPrChange>
          </w:rPr>
          <w:delText>18</w:delText>
        </w:r>
        <w:r w:rsidR="00A83774" w:rsidRPr="00480D7F" w:rsidDel="00480D7F">
          <w:rPr>
            <w:rFonts w:eastAsia="Times New Roman" w:cstheme="minorHAnsi"/>
            <w:b/>
            <w:bCs/>
            <w:color w:val="000000" w:themeColor="text1"/>
            <w:vertAlign w:val="superscript"/>
            <w:lang w:val="en-GB"/>
            <w:rPrChange w:id="70" w:author="My Luong Vuong" w:date="2023-11-24T09:52:00Z">
              <w:rPr>
                <w:rFonts w:eastAsia="Times New Roman" w:cstheme="minorHAnsi"/>
                <w:b/>
                <w:bCs/>
                <w:color w:val="000000" w:themeColor="text1"/>
                <w:lang w:val="en-GB"/>
              </w:rPr>
            </w:rPrChange>
          </w:rPr>
          <w:delText>,</w:delText>
        </w:r>
        <w:r w:rsidR="00317B99" w:rsidRPr="00480D7F" w:rsidDel="00480D7F">
          <w:rPr>
            <w:rFonts w:eastAsia="Times New Roman" w:cstheme="minorHAnsi"/>
            <w:b/>
            <w:bCs/>
            <w:color w:val="000000" w:themeColor="text1"/>
            <w:vertAlign w:val="superscript"/>
            <w:lang w:val="en-GB"/>
            <w:rPrChange w:id="71" w:author="My Luong Vuong" w:date="2023-11-24T09:52:00Z">
              <w:rPr>
                <w:rFonts w:eastAsia="Times New Roman" w:cstheme="minorHAnsi"/>
                <w:b/>
                <w:bCs/>
                <w:color w:val="000000" w:themeColor="text1"/>
                <w:lang w:val="en-GB"/>
              </w:rPr>
            </w:rPrChange>
          </w:rPr>
          <w:delText>19</w:delText>
        </w:r>
      </w:del>
      <w:proofErr w:type="spellStart"/>
      <w:ins w:id="72" w:author="My Luong Vuong" w:date="2023-11-24T09:52:00Z">
        <w:r w:rsidR="00480D7F" w:rsidRPr="00480D7F">
          <w:rPr>
            <w:rFonts w:eastAsia="Times New Roman" w:cstheme="minorHAnsi"/>
            <w:b/>
            <w:bCs/>
            <w:color w:val="000000" w:themeColor="text1"/>
            <w:vertAlign w:val="superscript"/>
            <w:lang w:val="en-GB"/>
            <w:rPrChange w:id="73" w:author="My Luong Vuong" w:date="2023-11-24T09:52:00Z">
              <w:rPr>
                <w:rFonts w:eastAsia="Times New Roman" w:cstheme="minorHAnsi"/>
                <w:b/>
                <w:bCs/>
                <w:color w:val="000000" w:themeColor="text1"/>
                <w:lang w:val="en-GB"/>
              </w:rPr>
            </w:rPrChange>
          </w:rPr>
          <w:t>t,u</w:t>
        </w:r>
      </w:ins>
      <w:proofErr w:type="spellEnd"/>
      <w:del w:id="74" w:author="My Luong Vuong" w:date="2023-11-24T09:52:00Z">
        <w:r w:rsidR="00A83774" w:rsidRPr="00E03B11" w:rsidDel="00480D7F">
          <w:rPr>
            <w:rFonts w:eastAsia="Times New Roman" w:cstheme="minorHAnsi"/>
            <w:b/>
            <w:bCs/>
            <w:color w:val="000000" w:themeColor="text1"/>
            <w:lang w:val="en-GB"/>
          </w:rPr>
          <w:delText>)</w:delText>
        </w:r>
      </w:del>
      <w:r w:rsidR="00A83774" w:rsidRPr="00E03B11">
        <w:rPr>
          <w:rFonts w:eastAsia="Times New Roman" w:cstheme="minorHAnsi"/>
          <w:b/>
          <w:bCs/>
          <w:color w:val="000000" w:themeColor="text1"/>
          <w:lang w:val="en-GB"/>
        </w:rPr>
        <w:t>,</w:t>
      </w:r>
      <w:r w:rsidR="00FB5201">
        <w:rPr>
          <w:rFonts w:eastAsia="Times New Roman" w:cstheme="minorHAnsi"/>
          <w:b/>
          <w:bCs/>
          <w:color w:val="000000" w:themeColor="text1"/>
          <w:lang w:val="en-GB"/>
        </w:rPr>
        <w:t xml:space="preserve"> </w:t>
      </w:r>
      <w:r w:rsidR="00FB5201" w:rsidRPr="00E03B11">
        <w:rPr>
          <w:rFonts w:eastAsia="Times New Roman" w:cstheme="minorHAnsi"/>
          <w:b/>
          <w:bCs/>
          <w:color w:val="000000" w:themeColor="text1"/>
          <w:lang w:val="en-GB"/>
        </w:rPr>
        <w:t xml:space="preserve">Jeroen A. Schouten </w:t>
      </w:r>
      <w:del w:id="75" w:author="My Luong Vuong" w:date="2023-11-24T09:53:00Z">
        <w:r w:rsidR="00FB5201" w:rsidRPr="008A498B" w:rsidDel="008A498B">
          <w:rPr>
            <w:rFonts w:eastAsia="Times New Roman" w:cstheme="minorHAnsi"/>
            <w:b/>
            <w:bCs/>
            <w:color w:val="000000" w:themeColor="text1"/>
            <w:vertAlign w:val="superscript"/>
            <w:lang w:val="en-GB"/>
            <w:rPrChange w:id="76" w:author="My Luong Vuong" w:date="2023-11-24T09:53:00Z">
              <w:rPr>
                <w:rFonts w:eastAsia="Times New Roman" w:cstheme="minorHAnsi"/>
                <w:b/>
                <w:bCs/>
                <w:color w:val="000000" w:themeColor="text1"/>
                <w:lang w:val="en-GB"/>
              </w:rPr>
            </w:rPrChange>
          </w:rPr>
          <w:delText>(</w:delText>
        </w:r>
        <w:r w:rsidR="0018261D" w:rsidRPr="008A498B" w:rsidDel="008A498B">
          <w:rPr>
            <w:rFonts w:eastAsia="Times New Roman" w:cstheme="minorHAnsi"/>
            <w:b/>
            <w:bCs/>
            <w:color w:val="000000" w:themeColor="text1"/>
            <w:vertAlign w:val="superscript"/>
            <w:lang w:val="en-GB"/>
            <w:rPrChange w:id="77" w:author="My Luong Vuong" w:date="2023-11-24T09:53:00Z">
              <w:rPr>
                <w:rFonts w:eastAsia="Times New Roman" w:cstheme="minorHAnsi"/>
                <w:b/>
                <w:bCs/>
                <w:color w:val="000000" w:themeColor="text1"/>
                <w:lang w:val="en-GB"/>
              </w:rPr>
            </w:rPrChange>
          </w:rPr>
          <w:delText>20</w:delText>
        </w:r>
        <w:r w:rsidR="00FB5201" w:rsidRPr="008A498B" w:rsidDel="008A498B">
          <w:rPr>
            <w:rFonts w:eastAsia="Times New Roman" w:cstheme="minorHAnsi"/>
            <w:b/>
            <w:bCs/>
            <w:color w:val="000000" w:themeColor="text1"/>
            <w:vertAlign w:val="superscript"/>
            <w:lang w:val="en-GB"/>
            <w:rPrChange w:id="78" w:author="My Luong Vuong" w:date="2023-11-24T09:53:00Z">
              <w:rPr>
                <w:rFonts w:eastAsia="Times New Roman" w:cstheme="minorHAnsi"/>
                <w:b/>
                <w:bCs/>
                <w:color w:val="000000" w:themeColor="text1"/>
                <w:lang w:val="en-GB"/>
              </w:rPr>
            </w:rPrChange>
          </w:rPr>
          <w:delText>)</w:delText>
        </w:r>
      </w:del>
      <w:ins w:id="79" w:author="My Luong Vuong" w:date="2023-11-24T09:53:00Z">
        <w:r w:rsidR="008A498B" w:rsidRPr="008A498B">
          <w:rPr>
            <w:rFonts w:eastAsia="Times New Roman" w:cstheme="minorHAnsi"/>
            <w:b/>
            <w:bCs/>
            <w:color w:val="000000" w:themeColor="text1"/>
            <w:vertAlign w:val="superscript"/>
            <w:lang w:val="en-GB"/>
            <w:rPrChange w:id="80" w:author="My Luong Vuong" w:date="2023-11-24T09:53:00Z">
              <w:rPr>
                <w:rFonts w:eastAsia="Times New Roman" w:cstheme="minorHAnsi"/>
                <w:b/>
                <w:bCs/>
                <w:color w:val="000000" w:themeColor="text1"/>
                <w:lang w:val="en-GB"/>
              </w:rPr>
            </w:rPrChange>
          </w:rPr>
          <w:t>v</w:t>
        </w:r>
      </w:ins>
      <w:r w:rsidR="00FB5201" w:rsidRPr="00E03B11">
        <w:rPr>
          <w:rFonts w:eastAsia="Times New Roman" w:cstheme="minorHAnsi"/>
          <w:b/>
          <w:bCs/>
          <w:color w:val="000000" w:themeColor="text1"/>
          <w:lang w:val="en-GB"/>
        </w:rPr>
        <w:t xml:space="preserve">, </w:t>
      </w:r>
      <w:r w:rsidRPr="00E03B11">
        <w:rPr>
          <w:rFonts w:eastAsia="Times New Roman" w:cstheme="minorHAnsi"/>
          <w:b/>
          <w:bCs/>
          <w:color w:val="000000" w:themeColor="text1"/>
          <w:lang w:val="en-GB"/>
        </w:rPr>
        <w:t>Raoul</w:t>
      </w:r>
      <w:r w:rsidR="00F76D85" w:rsidRPr="00E03B11">
        <w:rPr>
          <w:rFonts w:eastAsia="Times New Roman" w:cstheme="minorHAnsi"/>
          <w:b/>
          <w:bCs/>
          <w:color w:val="000000" w:themeColor="text1"/>
          <w:lang w:val="en-GB"/>
        </w:rPr>
        <w:t xml:space="preserve"> </w:t>
      </w:r>
      <w:r w:rsidRPr="00E03B11">
        <w:rPr>
          <w:rFonts w:eastAsia="Times New Roman" w:cstheme="minorHAnsi"/>
          <w:b/>
          <w:bCs/>
          <w:color w:val="000000" w:themeColor="text1"/>
          <w:lang w:val="en-GB"/>
        </w:rPr>
        <w:t xml:space="preserve">Bergner </w:t>
      </w:r>
      <w:del w:id="81" w:author="My Luong Vuong" w:date="2023-11-24T09:53:00Z">
        <w:r w:rsidRPr="00E517B5" w:rsidDel="00E517B5">
          <w:rPr>
            <w:rFonts w:eastAsia="Times New Roman" w:cstheme="minorHAnsi"/>
            <w:b/>
            <w:bCs/>
            <w:color w:val="000000" w:themeColor="text1"/>
            <w:vertAlign w:val="superscript"/>
            <w:lang w:val="en-GB"/>
            <w:rPrChange w:id="82" w:author="My Luong Vuong" w:date="2023-11-24T09:53:00Z">
              <w:rPr>
                <w:rFonts w:eastAsia="Times New Roman" w:cstheme="minorHAnsi"/>
                <w:b/>
                <w:bCs/>
                <w:color w:val="000000" w:themeColor="text1"/>
                <w:lang w:val="en-GB"/>
              </w:rPr>
            </w:rPrChange>
          </w:rPr>
          <w:delText>(</w:delText>
        </w:r>
        <w:r w:rsidR="00D637B7" w:rsidRPr="00E517B5" w:rsidDel="00E517B5">
          <w:rPr>
            <w:rFonts w:eastAsia="Times New Roman" w:cstheme="minorHAnsi"/>
            <w:b/>
            <w:bCs/>
            <w:color w:val="000000" w:themeColor="text1"/>
            <w:vertAlign w:val="superscript"/>
            <w:lang w:val="en-GB"/>
            <w:rPrChange w:id="83" w:author="My Luong Vuong" w:date="2023-11-24T09:53:00Z">
              <w:rPr>
                <w:rFonts w:eastAsia="Times New Roman" w:cstheme="minorHAnsi"/>
                <w:b/>
                <w:bCs/>
                <w:color w:val="000000" w:themeColor="text1"/>
                <w:lang w:val="en-GB"/>
              </w:rPr>
            </w:rPrChange>
          </w:rPr>
          <w:delText>21</w:delText>
        </w:r>
        <w:r w:rsidRPr="00E517B5" w:rsidDel="00E517B5">
          <w:rPr>
            <w:rFonts w:eastAsia="Times New Roman" w:cstheme="minorHAnsi"/>
            <w:b/>
            <w:bCs/>
            <w:color w:val="000000" w:themeColor="text1"/>
            <w:vertAlign w:val="superscript"/>
            <w:lang w:val="en-GB"/>
            <w:rPrChange w:id="84" w:author="My Luong Vuong" w:date="2023-11-24T09:53:00Z">
              <w:rPr>
                <w:rFonts w:eastAsia="Times New Roman" w:cstheme="minorHAnsi"/>
                <w:b/>
                <w:bCs/>
                <w:color w:val="000000" w:themeColor="text1"/>
                <w:lang w:val="en-GB"/>
              </w:rPr>
            </w:rPrChange>
          </w:rPr>
          <w:delText>)</w:delText>
        </w:r>
      </w:del>
      <w:ins w:id="85" w:author="My Luong Vuong" w:date="2023-11-24T09:53:00Z">
        <w:r w:rsidR="00E517B5" w:rsidRPr="00E517B5">
          <w:rPr>
            <w:rFonts w:eastAsia="Times New Roman" w:cstheme="minorHAnsi"/>
            <w:b/>
            <w:bCs/>
            <w:color w:val="000000" w:themeColor="text1"/>
            <w:vertAlign w:val="superscript"/>
            <w:lang w:val="en-GB"/>
            <w:rPrChange w:id="86" w:author="My Luong Vuong" w:date="2023-11-24T09:53:00Z">
              <w:rPr>
                <w:rFonts w:eastAsia="Times New Roman" w:cstheme="minorHAnsi"/>
                <w:b/>
                <w:bCs/>
                <w:color w:val="000000" w:themeColor="text1"/>
                <w:lang w:val="en-GB"/>
              </w:rPr>
            </w:rPrChange>
          </w:rPr>
          <w:t>w</w:t>
        </w:r>
      </w:ins>
      <w:r w:rsidRPr="00E03B11">
        <w:rPr>
          <w:rFonts w:eastAsia="Times New Roman" w:cstheme="minorHAnsi"/>
          <w:b/>
          <w:bCs/>
          <w:color w:val="000000" w:themeColor="text1"/>
          <w:lang w:val="en-GB"/>
        </w:rPr>
        <w:t xml:space="preserve">, Steven </w:t>
      </w:r>
      <w:proofErr w:type="spellStart"/>
      <w:r w:rsidRPr="00E03B11">
        <w:rPr>
          <w:rFonts w:eastAsia="Times New Roman" w:cstheme="minorHAnsi"/>
          <w:b/>
          <w:bCs/>
          <w:color w:val="000000" w:themeColor="text1"/>
          <w:lang w:val="en-GB"/>
        </w:rPr>
        <w:t>Buijk</w:t>
      </w:r>
      <w:proofErr w:type="spellEnd"/>
      <w:r w:rsidRPr="00E03B11">
        <w:rPr>
          <w:rFonts w:eastAsia="Times New Roman" w:cstheme="minorHAnsi"/>
          <w:b/>
          <w:bCs/>
          <w:color w:val="000000" w:themeColor="text1"/>
          <w:lang w:val="en-GB"/>
        </w:rPr>
        <w:t xml:space="preserve"> </w:t>
      </w:r>
      <w:del w:id="87" w:author="My Luong Vuong" w:date="2023-11-24T09:53:00Z">
        <w:r w:rsidRPr="00255C59" w:rsidDel="00255C59">
          <w:rPr>
            <w:rFonts w:eastAsia="Times New Roman" w:cstheme="minorHAnsi"/>
            <w:b/>
            <w:bCs/>
            <w:color w:val="000000" w:themeColor="text1"/>
            <w:vertAlign w:val="superscript"/>
            <w:lang w:val="en-GB"/>
            <w:rPrChange w:id="88" w:author="My Luong Vuong" w:date="2023-11-24T09:53:00Z">
              <w:rPr>
                <w:rFonts w:eastAsia="Times New Roman" w:cstheme="minorHAnsi"/>
                <w:b/>
                <w:bCs/>
                <w:color w:val="000000" w:themeColor="text1"/>
                <w:lang w:val="en-GB"/>
              </w:rPr>
            </w:rPrChange>
          </w:rPr>
          <w:delText>(</w:delText>
        </w:r>
        <w:r w:rsidR="00D637B7" w:rsidRPr="00255C59" w:rsidDel="00255C59">
          <w:rPr>
            <w:rFonts w:eastAsia="Times New Roman" w:cstheme="minorHAnsi"/>
            <w:b/>
            <w:bCs/>
            <w:color w:val="000000" w:themeColor="text1"/>
            <w:vertAlign w:val="superscript"/>
            <w:lang w:val="en-GB"/>
            <w:rPrChange w:id="89" w:author="My Luong Vuong" w:date="2023-11-24T09:53:00Z">
              <w:rPr>
                <w:rFonts w:eastAsia="Times New Roman" w:cstheme="minorHAnsi"/>
                <w:b/>
                <w:bCs/>
                <w:color w:val="000000" w:themeColor="text1"/>
                <w:lang w:val="en-GB"/>
              </w:rPr>
            </w:rPrChange>
          </w:rPr>
          <w:delText>22</w:delText>
        </w:r>
      </w:del>
      <w:ins w:id="90" w:author="My Luong Vuong" w:date="2023-11-24T09:53:00Z">
        <w:r w:rsidR="00255C59" w:rsidRPr="00255C59">
          <w:rPr>
            <w:rFonts w:eastAsia="Times New Roman" w:cstheme="minorHAnsi"/>
            <w:b/>
            <w:bCs/>
            <w:color w:val="000000" w:themeColor="text1"/>
            <w:vertAlign w:val="superscript"/>
            <w:lang w:val="en-GB"/>
            <w:rPrChange w:id="91" w:author="My Luong Vuong" w:date="2023-11-24T09:53:00Z">
              <w:rPr>
                <w:rFonts w:eastAsia="Times New Roman" w:cstheme="minorHAnsi"/>
                <w:b/>
                <w:bCs/>
                <w:color w:val="000000" w:themeColor="text1"/>
                <w:lang w:val="en-GB"/>
              </w:rPr>
            </w:rPrChange>
          </w:rPr>
          <w:t>x</w:t>
        </w:r>
      </w:ins>
      <w:del w:id="92" w:author="My Luong Vuong" w:date="2023-11-24T09:53:00Z">
        <w:r w:rsidRPr="00E03B11" w:rsidDel="00255C59">
          <w:rPr>
            <w:rFonts w:eastAsia="Times New Roman" w:cstheme="minorHAnsi"/>
            <w:b/>
            <w:bCs/>
            <w:color w:val="000000" w:themeColor="text1"/>
            <w:lang w:val="en-GB"/>
          </w:rPr>
          <w:delText>)</w:delText>
        </w:r>
      </w:del>
      <w:r w:rsidRPr="00E03B11">
        <w:rPr>
          <w:rFonts w:eastAsia="Times New Roman" w:cstheme="minorHAnsi"/>
          <w:b/>
          <w:bCs/>
          <w:color w:val="000000" w:themeColor="text1"/>
          <w:lang w:val="en-GB"/>
        </w:rPr>
        <w:t>,</w:t>
      </w:r>
      <w:r w:rsidR="00E56CA4">
        <w:rPr>
          <w:rFonts w:eastAsia="Times New Roman" w:cstheme="minorHAnsi"/>
          <w:b/>
          <w:bCs/>
          <w:color w:val="000000" w:themeColor="text1"/>
          <w:lang w:val="en-GB"/>
        </w:rPr>
        <w:t xml:space="preserve"> </w:t>
      </w:r>
      <w:r w:rsidR="004750B5">
        <w:rPr>
          <w:rFonts w:eastAsia="Times New Roman" w:cstheme="minorHAnsi"/>
          <w:b/>
          <w:bCs/>
          <w:color w:val="000000" w:themeColor="text1"/>
          <w:lang w:val="en-GB"/>
        </w:rPr>
        <w:t>Sebastian</w:t>
      </w:r>
      <w:r w:rsidR="00720FD8">
        <w:rPr>
          <w:rFonts w:eastAsia="Times New Roman" w:cstheme="minorHAnsi"/>
          <w:b/>
          <w:bCs/>
          <w:color w:val="000000" w:themeColor="text1"/>
          <w:lang w:val="en-GB"/>
        </w:rPr>
        <w:t xml:space="preserve"> G.</w:t>
      </w:r>
      <w:r w:rsidR="004750B5">
        <w:rPr>
          <w:rFonts w:eastAsia="Times New Roman" w:cstheme="minorHAnsi"/>
          <w:b/>
          <w:bCs/>
          <w:color w:val="000000" w:themeColor="text1"/>
          <w:lang w:val="en-GB"/>
        </w:rPr>
        <w:t xml:space="preserve"> Wicha </w:t>
      </w:r>
      <w:del w:id="93" w:author="My Luong Vuong" w:date="2023-11-24T09:54:00Z">
        <w:r w:rsidR="004750B5" w:rsidRPr="000449D5" w:rsidDel="000449D5">
          <w:rPr>
            <w:rFonts w:eastAsia="Times New Roman" w:cstheme="minorHAnsi"/>
            <w:b/>
            <w:bCs/>
            <w:color w:val="000000" w:themeColor="text1"/>
            <w:vertAlign w:val="superscript"/>
            <w:lang w:val="en-GB"/>
            <w:rPrChange w:id="94" w:author="My Luong Vuong" w:date="2023-11-24T09:54:00Z">
              <w:rPr>
                <w:rFonts w:eastAsia="Times New Roman" w:cstheme="minorHAnsi"/>
                <w:b/>
                <w:bCs/>
                <w:color w:val="000000" w:themeColor="text1"/>
                <w:lang w:val="en-GB"/>
              </w:rPr>
            </w:rPrChange>
          </w:rPr>
          <w:delText>(23)</w:delText>
        </w:r>
      </w:del>
      <w:ins w:id="95" w:author="My Luong Vuong" w:date="2023-11-24T09:54:00Z">
        <w:r w:rsidR="000449D5" w:rsidRPr="000449D5">
          <w:rPr>
            <w:rFonts w:eastAsia="Times New Roman" w:cstheme="minorHAnsi"/>
            <w:b/>
            <w:bCs/>
            <w:color w:val="000000" w:themeColor="text1"/>
            <w:vertAlign w:val="superscript"/>
            <w:lang w:val="en-GB"/>
            <w:rPrChange w:id="96" w:author="My Luong Vuong" w:date="2023-11-24T09:54:00Z">
              <w:rPr>
                <w:rFonts w:eastAsia="Times New Roman" w:cstheme="minorHAnsi"/>
                <w:b/>
                <w:bCs/>
                <w:color w:val="000000" w:themeColor="text1"/>
                <w:lang w:val="en-GB"/>
              </w:rPr>
            </w:rPrChange>
          </w:rPr>
          <w:t>y</w:t>
        </w:r>
      </w:ins>
      <w:r w:rsidR="004750B5">
        <w:rPr>
          <w:rFonts w:eastAsia="Times New Roman" w:cstheme="minorHAnsi"/>
          <w:b/>
          <w:bCs/>
          <w:color w:val="000000" w:themeColor="text1"/>
          <w:lang w:val="en-GB"/>
        </w:rPr>
        <w:t>,</w:t>
      </w:r>
      <w:r w:rsidRPr="00E03B11">
        <w:rPr>
          <w:rFonts w:eastAsia="Times New Roman" w:cstheme="minorHAnsi"/>
          <w:b/>
          <w:bCs/>
          <w:color w:val="000000" w:themeColor="text1"/>
          <w:lang w:val="en-GB"/>
        </w:rPr>
        <w:t xml:space="preserve"> Isabel Spriet </w:t>
      </w:r>
      <w:del w:id="97" w:author="My Luong Vuong" w:date="2023-11-24T09:54:00Z">
        <w:r w:rsidRPr="000A5800" w:rsidDel="000A5800">
          <w:rPr>
            <w:rFonts w:eastAsia="Times New Roman" w:cstheme="minorHAnsi"/>
            <w:b/>
            <w:bCs/>
            <w:color w:val="000000" w:themeColor="text1"/>
            <w:vertAlign w:val="superscript"/>
            <w:lang w:val="en-GB"/>
            <w:rPrChange w:id="98" w:author="My Luong Vuong" w:date="2023-11-24T09:54:00Z">
              <w:rPr>
                <w:rFonts w:eastAsia="Times New Roman" w:cstheme="minorHAnsi"/>
                <w:b/>
                <w:bCs/>
                <w:color w:val="000000" w:themeColor="text1"/>
                <w:lang w:val="en-GB"/>
              </w:rPr>
            </w:rPrChange>
          </w:rPr>
          <w:delText>(1,</w:delText>
        </w:r>
        <w:r w:rsidR="006B4C67" w:rsidRPr="000A5800" w:rsidDel="000A5800">
          <w:rPr>
            <w:rFonts w:eastAsia="Times New Roman" w:cstheme="minorHAnsi"/>
            <w:b/>
            <w:bCs/>
            <w:color w:val="000000" w:themeColor="text1"/>
            <w:vertAlign w:val="superscript"/>
            <w:lang w:val="en-GB"/>
            <w:rPrChange w:id="99" w:author="My Luong Vuong" w:date="2023-11-24T09:54:00Z">
              <w:rPr>
                <w:rFonts w:eastAsia="Times New Roman" w:cstheme="minorHAnsi"/>
                <w:b/>
                <w:bCs/>
                <w:color w:val="000000" w:themeColor="text1"/>
                <w:lang w:val="en-GB"/>
              </w:rPr>
            </w:rPrChange>
          </w:rPr>
          <w:delText>3</w:delText>
        </w:r>
        <w:r w:rsidRPr="000A5800" w:rsidDel="000A5800">
          <w:rPr>
            <w:rFonts w:eastAsia="Times New Roman" w:cstheme="minorHAnsi"/>
            <w:b/>
            <w:bCs/>
            <w:color w:val="000000" w:themeColor="text1"/>
            <w:vertAlign w:val="superscript"/>
            <w:lang w:val="en-GB"/>
            <w:rPrChange w:id="100" w:author="My Luong Vuong" w:date="2023-11-24T09:54:00Z">
              <w:rPr>
                <w:rFonts w:eastAsia="Times New Roman" w:cstheme="minorHAnsi"/>
                <w:b/>
                <w:bCs/>
                <w:color w:val="000000" w:themeColor="text1"/>
                <w:lang w:val="en-GB"/>
              </w:rPr>
            </w:rPrChange>
          </w:rPr>
          <w:delText>)</w:delText>
        </w:r>
      </w:del>
      <w:proofErr w:type="spellStart"/>
      <w:ins w:id="101" w:author="My Luong Vuong" w:date="2023-11-24T09:54:00Z">
        <w:r w:rsidR="000A5800" w:rsidRPr="000A5800">
          <w:rPr>
            <w:rFonts w:eastAsia="Times New Roman" w:cstheme="minorHAnsi"/>
            <w:b/>
            <w:bCs/>
            <w:color w:val="000000" w:themeColor="text1"/>
            <w:vertAlign w:val="superscript"/>
            <w:lang w:val="en-GB"/>
            <w:rPrChange w:id="102" w:author="My Luong Vuong" w:date="2023-11-24T09:54:00Z">
              <w:rPr>
                <w:rFonts w:eastAsia="Times New Roman" w:cstheme="minorHAnsi"/>
                <w:b/>
                <w:bCs/>
                <w:color w:val="000000" w:themeColor="text1"/>
                <w:lang w:val="en-GB"/>
              </w:rPr>
            </w:rPrChange>
          </w:rPr>
          <w:t>a,c</w:t>
        </w:r>
        <w:proofErr w:type="spellEnd"/>
        <w:r w:rsidR="003F0D07">
          <w:rPr>
            <w:rFonts w:eastAsia="Times New Roman" w:cstheme="minorHAnsi"/>
            <w:b/>
            <w:bCs/>
            <w:color w:val="000000" w:themeColor="text1"/>
            <w:vertAlign w:val="superscript"/>
            <w:lang w:val="en-GB"/>
          </w:rPr>
          <w:t>,</w:t>
        </w:r>
      </w:ins>
      <w:r w:rsidR="00EA5ADA" w:rsidRPr="000A5800">
        <w:rPr>
          <w:rFonts w:eastAsia="Times New Roman" w:cstheme="minorHAnsi"/>
          <w:b/>
          <w:bCs/>
          <w:color w:val="000000" w:themeColor="text1"/>
          <w:vertAlign w:val="superscript"/>
          <w:lang w:val="en-GB"/>
          <w:rPrChange w:id="103" w:author="My Luong Vuong" w:date="2023-11-24T09:54:00Z">
            <w:rPr>
              <w:rFonts w:eastAsia="Times New Roman" w:cstheme="minorHAnsi"/>
              <w:b/>
              <w:bCs/>
              <w:color w:val="000000" w:themeColor="text1"/>
              <w:lang w:val="en-GB"/>
            </w:rPr>
          </w:rPrChange>
        </w:rPr>
        <w:t>‡</w:t>
      </w:r>
      <w:r w:rsidRPr="00E03B11">
        <w:rPr>
          <w:rFonts w:eastAsia="Times New Roman" w:cstheme="minorHAnsi"/>
          <w:b/>
          <w:bCs/>
          <w:color w:val="000000" w:themeColor="text1"/>
          <w:lang w:val="en-GB"/>
        </w:rPr>
        <w:t xml:space="preserve">, Erwin </w:t>
      </w:r>
      <w:proofErr w:type="spellStart"/>
      <w:r w:rsidRPr="00E03B11">
        <w:rPr>
          <w:rFonts w:eastAsia="Times New Roman" w:cstheme="minorHAnsi"/>
          <w:b/>
          <w:bCs/>
          <w:color w:val="000000" w:themeColor="text1"/>
          <w:lang w:val="en-GB"/>
        </w:rPr>
        <w:t>Dreesen</w:t>
      </w:r>
      <w:proofErr w:type="spellEnd"/>
      <w:r w:rsidRPr="00E03B11">
        <w:rPr>
          <w:rFonts w:eastAsia="Times New Roman" w:cstheme="minorHAnsi"/>
          <w:b/>
          <w:bCs/>
          <w:color w:val="000000" w:themeColor="text1"/>
          <w:lang w:val="en-GB"/>
        </w:rPr>
        <w:t xml:space="preserve"> </w:t>
      </w:r>
      <w:del w:id="104" w:author="My Luong Vuong" w:date="2023-11-24T09:54:00Z">
        <w:r w:rsidRPr="00516025" w:rsidDel="00516025">
          <w:rPr>
            <w:rFonts w:eastAsia="Times New Roman" w:cstheme="minorHAnsi"/>
            <w:b/>
            <w:bCs/>
            <w:color w:val="000000" w:themeColor="text1"/>
            <w:vertAlign w:val="superscript"/>
            <w:lang w:val="en-GB"/>
            <w:rPrChange w:id="105" w:author="My Luong Vuong" w:date="2023-11-24T09:54:00Z">
              <w:rPr>
                <w:rFonts w:eastAsia="Times New Roman" w:cstheme="minorHAnsi"/>
                <w:b/>
                <w:bCs/>
                <w:color w:val="000000" w:themeColor="text1"/>
                <w:lang w:val="en-GB"/>
              </w:rPr>
            </w:rPrChange>
          </w:rPr>
          <w:delText>(1)</w:delText>
        </w:r>
      </w:del>
      <w:ins w:id="106" w:author="My Luong Vuong" w:date="2023-11-24T09:54:00Z">
        <w:r w:rsidR="00516025">
          <w:rPr>
            <w:rFonts w:eastAsia="Times New Roman" w:cstheme="minorHAnsi"/>
            <w:b/>
            <w:bCs/>
            <w:color w:val="000000" w:themeColor="text1"/>
            <w:vertAlign w:val="superscript"/>
            <w:lang w:val="en-GB"/>
          </w:rPr>
          <w:t>a,</w:t>
        </w:r>
      </w:ins>
      <w:r w:rsidR="00EA5ADA" w:rsidRPr="00516025">
        <w:rPr>
          <w:rFonts w:eastAsia="Times New Roman" w:cstheme="minorHAnsi"/>
          <w:b/>
          <w:bCs/>
          <w:color w:val="000000" w:themeColor="text1"/>
          <w:vertAlign w:val="superscript"/>
          <w:lang w:val="en-GB"/>
          <w:rPrChange w:id="107" w:author="My Luong Vuong" w:date="2023-11-24T09:54:00Z">
            <w:rPr>
              <w:rFonts w:eastAsia="Times New Roman" w:cstheme="minorHAnsi"/>
              <w:b/>
              <w:bCs/>
              <w:color w:val="000000" w:themeColor="text1"/>
              <w:lang w:val="en-GB"/>
            </w:rPr>
          </w:rPrChange>
        </w:rPr>
        <w:t>‡</w:t>
      </w:r>
      <w:ins w:id="108" w:author="My Luong Vuong" w:date="2023-11-24T09:54:00Z">
        <w:r w:rsidR="00516025">
          <w:rPr>
            <w:rFonts w:eastAsia="Times New Roman" w:cstheme="minorHAnsi"/>
            <w:b/>
            <w:bCs/>
            <w:color w:val="000000" w:themeColor="text1"/>
            <w:vertAlign w:val="superscript"/>
            <w:lang w:val="en-GB"/>
          </w:rPr>
          <w:t>,</w:t>
        </w:r>
      </w:ins>
      <w:r w:rsidR="00EA5ADA" w:rsidRPr="00516025">
        <w:rPr>
          <w:rFonts w:eastAsia="Times New Roman" w:cstheme="minorHAnsi"/>
          <w:b/>
          <w:bCs/>
          <w:color w:val="000000" w:themeColor="text1"/>
          <w:vertAlign w:val="superscript"/>
          <w:lang w:val="en-GB"/>
          <w:rPrChange w:id="109" w:author="My Luong Vuong" w:date="2023-11-24T09:54:00Z">
            <w:rPr>
              <w:rFonts w:eastAsia="Times New Roman" w:cstheme="minorHAnsi"/>
              <w:b/>
              <w:bCs/>
              <w:color w:val="000000" w:themeColor="text1"/>
              <w:lang w:val="en-GB"/>
            </w:rPr>
          </w:rPrChange>
        </w:rPr>
        <w:t>*</w:t>
      </w:r>
    </w:p>
    <w:p w14:paraId="030302F9" w14:textId="6C38DA16" w:rsidR="0024287B" w:rsidRPr="00E03B11" w:rsidRDefault="00AD7A8C" w:rsidP="00F76D85">
      <w:pPr>
        <w:spacing w:after="0" w:line="480" w:lineRule="auto"/>
        <w:jc w:val="center"/>
        <w:rPr>
          <w:rFonts w:eastAsia="Times New Roman" w:cstheme="minorHAnsi"/>
          <w:color w:val="000000" w:themeColor="text1"/>
          <w:lang w:val="en-GB"/>
        </w:rPr>
      </w:pPr>
      <w:r w:rsidRPr="00E03B11">
        <w:rPr>
          <w:rFonts w:eastAsia="Times New Roman" w:cstheme="minorHAnsi"/>
          <w:color w:val="000000" w:themeColor="text1"/>
          <w:lang w:val="en-GB"/>
        </w:rPr>
        <w:t>†</w:t>
      </w:r>
      <w:r w:rsidR="00B92ACD" w:rsidRPr="00E03B11">
        <w:rPr>
          <w:rFonts w:eastAsia="Times New Roman" w:cstheme="minorHAnsi"/>
          <w:color w:val="000000" w:themeColor="text1"/>
          <w:lang w:val="en-GB"/>
        </w:rPr>
        <w:t xml:space="preserve">Shared co-first authorship, </w:t>
      </w:r>
      <w:r w:rsidR="007A0F74" w:rsidRPr="00E03B11">
        <w:rPr>
          <w:rFonts w:eastAsia="Times New Roman" w:cstheme="minorHAnsi"/>
          <w:color w:val="000000" w:themeColor="text1"/>
          <w:lang w:val="en-GB"/>
        </w:rPr>
        <w:t>‡</w:t>
      </w:r>
      <w:r w:rsidR="00B92ACD" w:rsidRPr="00E03B11">
        <w:rPr>
          <w:rFonts w:eastAsia="Times New Roman" w:cstheme="minorHAnsi"/>
          <w:color w:val="000000" w:themeColor="text1"/>
          <w:lang w:val="en-GB"/>
        </w:rPr>
        <w:t>Shared co-senior authorship</w:t>
      </w:r>
    </w:p>
    <w:p w14:paraId="16DBD91B" w14:textId="1DF11BC3" w:rsidR="00652C7F" w:rsidRPr="00E03B11" w:rsidRDefault="0071636D" w:rsidP="00F76D85">
      <w:pPr>
        <w:spacing w:after="0" w:line="480" w:lineRule="auto"/>
        <w:jc w:val="center"/>
        <w:rPr>
          <w:rFonts w:eastAsia="Times New Roman" w:cstheme="minorHAnsi"/>
          <w:color w:val="000000" w:themeColor="text1"/>
          <w:lang w:val="en-GB"/>
        </w:rPr>
      </w:pPr>
      <w:r w:rsidRPr="00E03B11">
        <w:rPr>
          <w:rFonts w:eastAsia="Times New Roman" w:cstheme="minorHAnsi"/>
          <w:color w:val="000000" w:themeColor="text1"/>
          <w:lang w:val="en-GB"/>
        </w:rPr>
        <w:t>*Corresponding author. E-mail: erwin.dreesen@kuleuven.be</w:t>
      </w:r>
    </w:p>
    <w:p w14:paraId="7B787282" w14:textId="77777777" w:rsidR="006F67E2" w:rsidRDefault="00796939" w:rsidP="00F76D85">
      <w:pPr>
        <w:spacing w:after="0" w:line="480" w:lineRule="auto"/>
        <w:jc w:val="both"/>
        <w:rPr>
          <w:rFonts w:eastAsia="Times New Roman" w:cstheme="minorHAnsi"/>
          <w:color w:val="000000" w:themeColor="text1"/>
          <w:lang w:val="en-GB"/>
        </w:rPr>
      </w:pPr>
      <w:r w:rsidRPr="00EC2E95">
        <w:rPr>
          <w:rFonts w:eastAsia="Times New Roman" w:cstheme="minorHAnsi"/>
          <w:color w:val="000000" w:themeColor="text1"/>
          <w:vertAlign w:val="superscript"/>
          <w:lang w:val="en-GB"/>
        </w:rPr>
        <w:t>a</w:t>
      </w:r>
      <w:r w:rsidR="005B0EB5" w:rsidRPr="00E03B11">
        <w:rPr>
          <w:rFonts w:eastAsia="Times New Roman" w:cstheme="minorHAnsi"/>
          <w:color w:val="000000" w:themeColor="text1"/>
          <w:lang w:val="en-GB"/>
        </w:rPr>
        <w:t xml:space="preserve"> Department of Pharmaceutical and Pharmacological Sciences, KU Leuven, Leuven, Belgium </w:t>
      </w:r>
    </w:p>
    <w:p w14:paraId="1B0C01D9" w14:textId="77777777" w:rsidR="00B32B31" w:rsidRDefault="00FB3CA2" w:rsidP="00F76D85">
      <w:pPr>
        <w:spacing w:after="0" w:line="480" w:lineRule="auto"/>
        <w:jc w:val="both"/>
        <w:rPr>
          <w:rFonts w:eastAsia="Times New Roman" w:cstheme="minorHAnsi"/>
          <w:color w:val="000000" w:themeColor="text1"/>
          <w:lang w:val="en-GB"/>
        </w:rPr>
      </w:pPr>
      <w:r w:rsidRPr="00FB3CA2">
        <w:rPr>
          <w:rFonts w:eastAsia="Times New Roman" w:cstheme="minorHAnsi"/>
          <w:color w:val="000000" w:themeColor="text1"/>
          <w:vertAlign w:val="superscript"/>
          <w:lang w:val="en-GB"/>
        </w:rPr>
        <w:t>b</w:t>
      </w:r>
      <w:r w:rsidR="002E3073" w:rsidRPr="00E03B11">
        <w:rPr>
          <w:rFonts w:eastAsia="Times New Roman" w:cstheme="minorHAnsi"/>
          <w:color w:val="000000" w:themeColor="text1"/>
          <w:lang w:val="en-GB"/>
        </w:rPr>
        <w:t xml:space="preserve"> </w:t>
      </w:r>
      <w:r w:rsidR="005B0EB5" w:rsidRPr="00E03B11">
        <w:rPr>
          <w:rFonts w:eastAsia="Times New Roman" w:cstheme="minorHAnsi"/>
          <w:color w:val="000000" w:themeColor="text1"/>
          <w:lang w:val="en-GB"/>
        </w:rPr>
        <w:t>Department of Family Medicine and Population Health, University of Antwerp, Antwerp, Belgium</w:t>
      </w:r>
      <w:r w:rsidR="00A6012A">
        <w:rPr>
          <w:rFonts w:eastAsia="Times New Roman" w:cstheme="minorHAnsi"/>
          <w:color w:val="000000" w:themeColor="text1"/>
          <w:lang w:val="en-GB"/>
        </w:rPr>
        <w:t xml:space="preserve"> </w:t>
      </w:r>
    </w:p>
    <w:p w14:paraId="6BAF6F21" w14:textId="77777777" w:rsidR="00583DEE" w:rsidRDefault="00B32B31" w:rsidP="00F76D85">
      <w:pPr>
        <w:spacing w:after="0" w:line="480" w:lineRule="auto"/>
        <w:jc w:val="both"/>
        <w:rPr>
          <w:rFonts w:eastAsia="Times New Roman" w:cstheme="minorHAnsi"/>
          <w:color w:val="000000" w:themeColor="text1"/>
          <w:lang w:val="en-GB"/>
        </w:rPr>
      </w:pPr>
      <w:r w:rsidRPr="0098225B">
        <w:rPr>
          <w:rFonts w:eastAsia="Times New Roman" w:cstheme="minorHAnsi"/>
          <w:color w:val="000000" w:themeColor="text1"/>
          <w:vertAlign w:val="superscript"/>
          <w:lang w:val="en-GB"/>
        </w:rPr>
        <w:t>c</w:t>
      </w:r>
      <w:r w:rsidR="00A6012A" w:rsidRPr="00E03B11">
        <w:rPr>
          <w:rFonts w:eastAsia="Times New Roman" w:cstheme="minorHAnsi"/>
          <w:color w:val="000000" w:themeColor="text1"/>
          <w:lang w:val="en-GB"/>
        </w:rPr>
        <w:t xml:space="preserve"> Pharmacy Department, University Hospitals Leuven, Leuven, Belgium</w:t>
      </w:r>
    </w:p>
    <w:p w14:paraId="5A83D090" w14:textId="77777777" w:rsidR="001721EA" w:rsidRDefault="008949DB" w:rsidP="00F76D85">
      <w:pPr>
        <w:spacing w:after="0" w:line="480" w:lineRule="auto"/>
        <w:jc w:val="both"/>
        <w:rPr>
          <w:rFonts w:eastAsia="Times New Roman" w:cstheme="minorHAnsi"/>
          <w:color w:val="000000" w:themeColor="text1"/>
          <w:lang w:val="en-GB"/>
        </w:rPr>
      </w:pPr>
      <w:r w:rsidRPr="008949DB">
        <w:rPr>
          <w:rFonts w:eastAsia="Times New Roman" w:cstheme="minorHAnsi"/>
          <w:color w:val="000000" w:themeColor="text1"/>
          <w:vertAlign w:val="superscript"/>
          <w:lang w:val="en-GB"/>
        </w:rPr>
        <w:t>d</w:t>
      </w:r>
      <w:r w:rsidR="005B0EB5" w:rsidRPr="00E03B11">
        <w:rPr>
          <w:rFonts w:eastAsia="Times New Roman" w:cstheme="minorHAnsi"/>
          <w:color w:val="000000" w:themeColor="text1"/>
          <w:lang w:val="en-GB"/>
        </w:rPr>
        <w:t xml:space="preserve"> The University of Sydney, Faculty of Medicine and Health, School of Pharmacy, Sydney, Australia </w:t>
      </w:r>
    </w:p>
    <w:p w14:paraId="5F68A6CA" w14:textId="77777777" w:rsidR="00CA0219" w:rsidRDefault="00C77014" w:rsidP="00F76D85">
      <w:pPr>
        <w:spacing w:after="0" w:line="480" w:lineRule="auto"/>
        <w:jc w:val="both"/>
        <w:rPr>
          <w:rFonts w:eastAsia="Times New Roman" w:cstheme="minorHAnsi"/>
          <w:color w:val="000000" w:themeColor="text1"/>
          <w:lang w:val="en-GB"/>
        </w:rPr>
      </w:pPr>
      <w:r w:rsidRPr="00C77014">
        <w:rPr>
          <w:rFonts w:eastAsia="Times New Roman" w:cstheme="minorHAnsi"/>
          <w:color w:val="000000" w:themeColor="text1"/>
          <w:vertAlign w:val="superscript"/>
          <w:lang w:val="en-GB"/>
        </w:rPr>
        <w:t>e</w:t>
      </w:r>
      <w:r w:rsidR="005B0EB5" w:rsidRPr="00E03B11">
        <w:rPr>
          <w:rFonts w:eastAsia="Times New Roman" w:cstheme="minorHAnsi"/>
          <w:color w:val="000000" w:themeColor="text1"/>
          <w:lang w:val="en-GB"/>
        </w:rPr>
        <w:t xml:space="preserve"> </w:t>
      </w:r>
      <w:proofErr w:type="spellStart"/>
      <w:r w:rsidR="005B0EB5" w:rsidRPr="00E03B11">
        <w:rPr>
          <w:rFonts w:eastAsia="Times New Roman" w:cstheme="minorHAnsi"/>
          <w:color w:val="000000" w:themeColor="text1"/>
          <w:lang w:val="en-GB"/>
        </w:rPr>
        <w:t>Westmead</w:t>
      </w:r>
      <w:proofErr w:type="spellEnd"/>
      <w:r w:rsidR="005B0EB5" w:rsidRPr="00E03B11">
        <w:rPr>
          <w:rFonts w:eastAsia="Times New Roman" w:cstheme="minorHAnsi"/>
          <w:color w:val="000000" w:themeColor="text1"/>
          <w:lang w:val="en-GB"/>
        </w:rPr>
        <w:t xml:space="preserve"> Hospital, Sydney, Australia </w:t>
      </w:r>
    </w:p>
    <w:p w14:paraId="5737B2EC" w14:textId="77777777" w:rsidR="00676057" w:rsidRDefault="00692D9D" w:rsidP="00F76D85">
      <w:pPr>
        <w:spacing w:after="0" w:line="480" w:lineRule="auto"/>
        <w:jc w:val="both"/>
        <w:rPr>
          <w:ins w:id="110" w:author="My Luong Vuong" w:date="2023-11-24T09:46:00Z"/>
          <w:rFonts w:eastAsia="Times New Roman" w:cstheme="minorHAnsi"/>
          <w:color w:val="000000" w:themeColor="text1"/>
          <w:lang w:val="en-GB"/>
        </w:rPr>
      </w:pPr>
      <w:r w:rsidRPr="00692D9D">
        <w:rPr>
          <w:rFonts w:eastAsia="Times New Roman" w:cstheme="minorHAnsi"/>
          <w:color w:val="000000" w:themeColor="text1"/>
          <w:vertAlign w:val="superscript"/>
          <w:lang w:val="en-GB"/>
        </w:rPr>
        <w:t>f</w:t>
      </w:r>
      <w:r w:rsidR="005B0EB5" w:rsidRPr="00E03B11">
        <w:rPr>
          <w:rFonts w:eastAsia="Times New Roman" w:cstheme="minorHAnsi"/>
          <w:color w:val="000000" w:themeColor="text1"/>
          <w:lang w:val="en-GB"/>
        </w:rPr>
        <w:t xml:space="preserve"> </w:t>
      </w:r>
      <w:r w:rsidR="00676057">
        <w:rPr>
          <w:rFonts w:eastAsia="Times New Roman" w:cstheme="minorHAnsi"/>
          <w:color w:val="000000" w:themeColor="text1"/>
          <w:lang w:val="en-GB"/>
        </w:rPr>
        <w:t>The</w:t>
      </w:r>
      <w:r w:rsidR="00676057" w:rsidRPr="009F5B21">
        <w:rPr>
          <w:rFonts w:eastAsia="Times New Roman" w:cstheme="minorHAnsi"/>
          <w:color w:val="000000" w:themeColor="text1"/>
          <w:lang w:val="en-GB"/>
        </w:rPr>
        <w:t xml:space="preserve"> University of Sydney</w:t>
      </w:r>
      <w:r w:rsidR="00676057">
        <w:rPr>
          <w:rFonts w:eastAsia="Times New Roman" w:cstheme="minorHAnsi"/>
          <w:color w:val="000000" w:themeColor="text1"/>
          <w:lang w:val="en-GB"/>
        </w:rPr>
        <w:t xml:space="preserve"> Institute for Infectious Diseases (Sydney ID)</w:t>
      </w:r>
      <w:r w:rsidR="00676057" w:rsidRPr="009F5B21">
        <w:rPr>
          <w:rFonts w:eastAsia="Times New Roman" w:cstheme="minorHAnsi"/>
          <w:color w:val="000000" w:themeColor="text1"/>
          <w:lang w:val="en-GB"/>
        </w:rPr>
        <w:t>, Sydney, Australia</w:t>
      </w:r>
      <w:del w:id="111" w:author="My Luong Vuong" w:date="2023-11-24T09:46:00Z">
        <w:r w:rsidR="00676057" w:rsidRPr="009F5B21" w:rsidDel="00F73B0D">
          <w:rPr>
            <w:rFonts w:eastAsia="Times New Roman" w:cstheme="minorHAnsi"/>
            <w:color w:val="000000" w:themeColor="text1"/>
            <w:lang w:val="en-GB"/>
          </w:rPr>
          <w:delText>,</w:delText>
        </w:r>
      </w:del>
    </w:p>
    <w:p w14:paraId="0DE5AE49" w14:textId="5E62D616" w:rsidR="00D24A90" w:rsidRDefault="00F90804" w:rsidP="00F76D85">
      <w:pPr>
        <w:spacing w:after="0" w:line="480" w:lineRule="auto"/>
        <w:jc w:val="both"/>
        <w:rPr>
          <w:ins w:id="112" w:author="My Luong Vuong" w:date="2023-11-24T09:47:00Z"/>
          <w:rFonts w:eastAsia="Times New Roman" w:cstheme="minorHAnsi"/>
          <w:color w:val="000000" w:themeColor="text1"/>
          <w:lang w:val="en-GB"/>
        </w:rPr>
      </w:pPr>
      <w:ins w:id="113" w:author="My Luong Vuong" w:date="2023-11-24T09:47:00Z">
        <w:r w:rsidRPr="00F90804">
          <w:rPr>
            <w:rFonts w:eastAsia="Times New Roman" w:cstheme="minorHAnsi"/>
            <w:color w:val="000000" w:themeColor="text1"/>
            <w:vertAlign w:val="superscript"/>
            <w:lang w:val="en-GB"/>
            <w:rPrChange w:id="114" w:author="My Luong Vuong" w:date="2023-11-24T09:47:00Z">
              <w:rPr>
                <w:rFonts w:eastAsia="Times New Roman" w:cstheme="minorHAnsi"/>
                <w:color w:val="000000" w:themeColor="text1"/>
                <w:lang w:val="en-GB"/>
              </w:rPr>
            </w:rPrChange>
          </w:rPr>
          <w:t>g</w:t>
        </w:r>
        <w:r w:rsidRPr="00F90804">
          <w:rPr>
            <w:rFonts w:eastAsia="Times New Roman" w:cstheme="minorHAnsi"/>
            <w:color w:val="000000" w:themeColor="text1"/>
            <w:lang w:val="en-GB"/>
          </w:rPr>
          <w:t xml:space="preserve"> School of Clinical Medicine, Faculty of Medicine and Health, University of New South Wales, Sydney, New South Wales, Australia</w:t>
        </w:r>
      </w:ins>
    </w:p>
    <w:p w14:paraId="2385D3F7" w14:textId="03051BCC" w:rsidR="00E50935" w:rsidRDefault="00741301" w:rsidP="00F76D85">
      <w:pPr>
        <w:spacing w:after="0" w:line="480" w:lineRule="auto"/>
        <w:jc w:val="both"/>
        <w:rPr>
          <w:ins w:id="115" w:author="My Luong Vuong" w:date="2023-11-24T09:47:00Z"/>
          <w:rFonts w:eastAsia="Times New Roman" w:cstheme="minorHAnsi"/>
          <w:color w:val="000000" w:themeColor="text1"/>
          <w:lang w:val="en-GB"/>
        </w:rPr>
      </w:pPr>
      <w:ins w:id="116" w:author="My Luong Vuong" w:date="2023-11-24T09:47:00Z">
        <w:r w:rsidRPr="00741301">
          <w:rPr>
            <w:rFonts w:eastAsia="Times New Roman" w:cstheme="minorHAnsi"/>
            <w:color w:val="000000" w:themeColor="text1"/>
            <w:vertAlign w:val="superscript"/>
            <w:lang w:val="en-GB"/>
            <w:rPrChange w:id="117" w:author="My Luong Vuong" w:date="2023-11-24T09:47:00Z">
              <w:rPr>
                <w:rFonts w:eastAsia="Times New Roman" w:cstheme="minorHAnsi"/>
                <w:color w:val="000000" w:themeColor="text1"/>
                <w:lang w:val="en-GB"/>
              </w:rPr>
            </w:rPrChange>
          </w:rPr>
          <w:t>h</w:t>
        </w:r>
      </w:ins>
      <w:ins w:id="118" w:author="My Luong Vuong" w:date="2023-11-24T09:48:00Z">
        <w:r w:rsidR="00AD41E7">
          <w:rPr>
            <w:rFonts w:eastAsia="Times New Roman" w:cstheme="minorHAnsi"/>
            <w:color w:val="000000" w:themeColor="text1"/>
            <w:vertAlign w:val="superscript"/>
            <w:lang w:val="en-GB"/>
          </w:rPr>
          <w:t xml:space="preserve"> </w:t>
        </w:r>
      </w:ins>
      <w:ins w:id="119" w:author="My Luong Vuong" w:date="2023-11-24T09:47:00Z">
        <w:r w:rsidRPr="00741301">
          <w:rPr>
            <w:rFonts w:eastAsia="Times New Roman" w:cstheme="minorHAnsi"/>
            <w:color w:val="000000" w:themeColor="text1"/>
            <w:lang w:val="en-GB"/>
          </w:rPr>
          <w:t xml:space="preserve">Department of Clinical Pharmacology and Toxicology, St. Vincent's Hospital, </w:t>
        </w:r>
        <w:proofErr w:type="spellStart"/>
        <w:r w:rsidRPr="00741301">
          <w:rPr>
            <w:rFonts w:eastAsia="Times New Roman" w:cstheme="minorHAnsi"/>
            <w:color w:val="000000" w:themeColor="text1"/>
            <w:lang w:val="en-GB"/>
          </w:rPr>
          <w:t>Sydney,New</w:t>
        </w:r>
        <w:proofErr w:type="spellEnd"/>
        <w:r w:rsidRPr="00741301">
          <w:rPr>
            <w:rFonts w:eastAsia="Times New Roman" w:cstheme="minorHAnsi"/>
            <w:color w:val="000000" w:themeColor="text1"/>
            <w:lang w:val="en-GB"/>
          </w:rPr>
          <w:t xml:space="preserve"> South Wales, Australia</w:t>
        </w:r>
      </w:ins>
    </w:p>
    <w:p w14:paraId="250859A3" w14:textId="44A7B3AA" w:rsidR="00E50935" w:rsidDel="005E7312" w:rsidRDefault="00E50935" w:rsidP="00F76D85">
      <w:pPr>
        <w:spacing w:after="0" w:line="480" w:lineRule="auto"/>
        <w:jc w:val="both"/>
        <w:rPr>
          <w:del w:id="120" w:author="My Luong Vuong" w:date="2023-11-24T09:55:00Z"/>
          <w:rFonts w:eastAsia="Times New Roman" w:cstheme="minorHAnsi"/>
          <w:color w:val="000000" w:themeColor="text1"/>
          <w:lang w:val="en-GB"/>
        </w:rPr>
      </w:pPr>
    </w:p>
    <w:p w14:paraId="3A934244" w14:textId="07CEAE6A" w:rsidR="004B6148" w:rsidRDefault="00036E49" w:rsidP="00F76D85">
      <w:pPr>
        <w:spacing w:after="0" w:line="480" w:lineRule="auto"/>
        <w:jc w:val="both"/>
        <w:rPr>
          <w:rFonts w:eastAsia="Times New Roman" w:cstheme="minorHAnsi"/>
          <w:color w:val="000000" w:themeColor="text1"/>
          <w:lang w:val="en-GB"/>
        </w:rPr>
      </w:pPr>
      <w:del w:id="121" w:author="My Luong Vuong" w:date="2023-11-24T09:48:00Z">
        <w:r w:rsidRPr="00036E49" w:rsidDel="009B00C3">
          <w:rPr>
            <w:rFonts w:eastAsia="Times New Roman" w:cstheme="minorHAnsi"/>
            <w:color w:val="000000" w:themeColor="text1"/>
            <w:vertAlign w:val="superscript"/>
            <w:lang w:val="en-GB"/>
          </w:rPr>
          <w:delText>g</w:delText>
        </w:r>
        <w:r w:rsidR="00C23ED3" w:rsidRPr="00E03B11" w:rsidDel="009B00C3">
          <w:rPr>
            <w:rFonts w:eastAsia="Times New Roman" w:cstheme="minorHAnsi"/>
            <w:color w:val="000000" w:themeColor="text1"/>
            <w:lang w:val="en-GB"/>
          </w:rPr>
          <w:delText xml:space="preserve"> </w:delText>
        </w:r>
      </w:del>
      <w:proofErr w:type="spellStart"/>
      <w:ins w:id="122" w:author="My Luong Vuong" w:date="2023-11-24T09:48:00Z">
        <w:r w:rsidR="009B00C3">
          <w:rPr>
            <w:rFonts w:eastAsia="Times New Roman" w:cstheme="minorHAnsi"/>
            <w:color w:val="000000" w:themeColor="text1"/>
            <w:vertAlign w:val="superscript"/>
            <w:lang w:val="en-GB"/>
          </w:rPr>
          <w:t>i</w:t>
        </w:r>
        <w:proofErr w:type="spellEnd"/>
        <w:r w:rsidR="009B00C3" w:rsidRPr="00E03B11">
          <w:rPr>
            <w:rFonts w:eastAsia="Times New Roman" w:cstheme="minorHAnsi"/>
            <w:color w:val="000000" w:themeColor="text1"/>
            <w:lang w:val="en-GB"/>
          </w:rPr>
          <w:t xml:space="preserve"> </w:t>
        </w:r>
      </w:ins>
      <w:r w:rsidR="00C23ED3" w:rsidRPr="00E03B11">
        <w:rPr>
          <w:rFonts w:eastAsia="Times New Roman" w:cstheme="minorHAnsi"/>
          <w:color w:val="000000" w:themeColor="text1"/>
          <w:lang w:val="en-GB"/>
        </w:rPr>
        <w:t xml:space="preserve">University of Queensland Centre for Clinical Research (UQCCR), The University of Queensland, Brisbane, Queensland, Australia </w:t>
      </w:r>
    </w:p>
    <w:p w14:paraId="01A841CA" w14:textId="661FDE22" w:rsidR="002546DE" w:rsidRDefault="007E68A5" w:rsidP="00F76D85">
      <w:pPr>
        <w:spacing w:after="0" w:line="480" w:lineRule="auto"/>
        <w:jc w:val="both"/>
        <w:rPr>
          <w:rFonts w:eastAsia="Times New Roman" w:cstheme="minorHAnsi"/>
          <w:color w:val="000000" w:themeColor="text1"/>
          <w:lang w:val="en-GB"/>
        </w:rPr>
      </w:pPr>
      <w:del w:id="123" w:author="My Luong Vuong" w:date="2023-11-24T09:48:00Z">
        <w:r w:rsidRPr="007E68A5" w:rsidDel="009B00C3">
          <w:rPr>
            <w:rFonts w:eastAsia="Times New Roman" w:cstheme="minorHAnsi"/>
            <w:color w:val="000000" w:themeColor="text1"/>
            <w:vertAlign w:val="superscript"/>
            <w:lang w:val="en-GB"/>
          </w:rPr>
          <w:lastRenderedPageBreak/>
          <w:delText>h</w:delText>
        </w:r>
        <w:r w:rsidR="00C23ED3" w:rsidRPr="00E03B11" w:rsidDel="009B00C3">
          <w:rPr>
            <w:rFonts w:cstheme="minorHAnsi"/>
            <w:color w:val="000000" w:themeColor="text1"/>
            <w:lang w:val="en-GB"/>
          </w:rPr>
          <w:delText xml:space="preserve"> </w:delText>
        </w:r>
      </w:del>
      <w:ins w:id="124" w:author="My Luong Vuong" w:date="2023-11-24T09:48:00Z">
        <w:r w:rsidR="009B00C3">
          <w:rPr>
            <w:rFonts w:eastAsia="Times New Roman" w:cstheme="minorHAnsi"/>
            <w:color w:val="000000" w:themeColor="text1"/>
            <w:vertAlign w:val="superscript"/>
            <w:lang w:val="en-GB"/>
          </w:rPr>
          <w:t>j</w:t>
        </w:r>
        <w:r w:rsidR="009B00C3" w:rsidRPr="00E03B11">
          <w:rPr>
            <w:rFonts w:cstheme="minorHAnsi"/>
            <w:color w:val="000000" w:themeColor="text1"/>
            <w:lang w:val="en-GB"/>
          </w:rPr>
          <w:t xml:space="preserve"> </w:t>
        </w:r>
      </w:ins>
      <w:r w:rsidR="00C23ED3" w:rsidRPr="00E03B11">
        <w:rPr>
          <w:rFonts w:eastAsia="Times New Roman" w:cstheme="minorHAnsi"/>
          <w:color w:val="000000" w:themeColor="text1"/>
          <w:lang w:val="en-GB"/>
        </w:rPr>
        <w:t xml:space="preserve">Departments of Pharmacy and Intensive Care Medicine, Royal Brisbane and Women’s Hospital, Brisbane 4029, Australia </w:t>
      </w:r>
    </w:p>
    <w:p w14:paraId="4B50ECBE" w14:textId="068FCE76" w:rsidR="004C5EB0" w:rsidRDefault="002546DE" w:rsidP="00F76D85">
      <w:pPr>
        <w:spacing w:after="0" w:line="480" w:lineRule="auto"/>
        <w:jc w:val="both"/>
        <w:rPr>
          <w:rFonts w:eastAsia="Times New Roman" w:cstheme="minorHAnsi"/>
          <w:color w:val="000000" w:themeColor="text1"/>
          <w:lang w:val="en-GB"/>
        </w:rPr>
      </w:pPr>
      <w:del w:id="125" w:author="My Luong Vuong" w:date="2023-11-24T09:48:00Z">
        <w:r w:rsidRPr="002546DE" w:rsidDel="009B00C3">
          <w:rPr>
            <w:rFonts w:eastAsia="Times New Roman" w:cstheme="minorHAnsi"/>
            <w:color w:val="000000" w:themeColor="text1"/>
            <w:vertAlign w:val="superscript"/>
            <w:lang w:val="en-GB"/>
          </w:rPr>
          <w:delText>i</w:delText>
        </w:r>
        <w:r w:rsidR="00C23ED3" w:rsidRPr="00E03B11" w:rsidDel="009B00C3">
          <w:rPr>
            <w:rFonts w:eastAsia="Times New Roman" w:cstheme="minorHAnsi"/>
            <w:color w:val="000000" w:themeColor="text1"/>
            <w:lang w:val="en-GB"/>
          </w:rPr>
          <w:delText xml:space="preserve"> </w:delText>
        </w:r>
      </w:del>
      <w:ins w:id="126" w:author="My Luong Vuong" w:date="2023-11-24T09:48:00Z">
        <w:r w:rsidR="009B00C3">
          <w:rPr>
            <w:rFonts w:eastAsia="Times New Roman" w:cstheme="minorHAnsi"/>
            <w:color w:val="000000" w:themeColor="text1"/>
            <w:vertAlign w:val="superscript"/>
            <w:lang w:val="en-GB"/>
          </w:rPr>
          <w:t>k</w:t>
        </w:r>
        <w:r w:rsidR="009B00C3" w:rsidRPr="00E03B11">
          <w:rPr>
            <w:rFonts w:eastAsia="Times New Roman" w:cstheme="minorHAnsi"/>
            <w:color w:val="000000" w:themeColor="text1"/>
            <w:lang w:val="en-GB"/>
          </w:rPr>
          <w:t xml:space="preserve"> </w:t>
        </w:r>
      </w:ins>
      <w:r w:rsidR="00C23ED3" w:rsidRPr="00E03B11">
        <w:rPr>
          <w:rFonts w:eastAsia="Times New Roman" w:cstheme="minorHAnsi"/>
          <w:color w:val="000000" w:themeColor="text1"/>
          <w:lang w:val="en-GB"/>
        </w:rPr>
        <w:t xml:space="preserve">Division of Anaesthesiology Critical Care Emergency and Pain Medicine, </w:t>
      </w:r>
      <w:proofErr w:type="spellStart"/>
      <w:r w:rsidR="00C23ED3" w:rsidRPr="00E03B11">
        <w:rPr>
          <w:rFonts w:eastAsia="Times New Roman" w:cstheme="minorHAnsi"/>
          <w:color w:val="000000" w:themeColor="text1"/>
          <w:lang w:val="en-GB"/>
        </w:rPr>
        <w:t>Nîmes</w:t>
      </w:r>
      <w:proofErr w:type="spellEnd"/>
      <w:r w:rsidR="00C23ED3" w:rsidRPr="00E03B11">
        <w:rPr>
          <w:rFonts w:eastAsia="Times New Roman" w:cstheme="minorHAnsi"/>
          <w:color w:val="000000" w:themeColor="text1"/>
          <w:lang w:val="en-GB"/>
        </w:rPr>
        <w:t xml:space="preserve"> University Hospital, University of Montpellier, 30029 </w:t>
      </w:r>
      <w:proofErr w:type="spellStart"/>
      <w:r w:rsidR="00C23ED3" w:rsidRPr="00E03B11">
        <w:rPr>
          <w:rFonts w:eastAsia="Times New Roman" w:cstheme="minorHAnsi"/>
          <w:color w:val="000000" w:themeColor="text1"/>
          <w:lang w:val="en-GB"/>
        </w:rPr>
        <w:t>Nîmes</w:t>
      </w:r>
      <w:proofErr w:type="spellEnd"/>
      <w:r w:rsidR="00C23ED3" w:rsidRPr="00E03B11">
        <w:rPr>
          <w:rFonts w:eastAsia="Times New Roman" w:cstheme="minorHAnsi"/>
          <w:color w:val="000000" w:themeColor="text1"/>
          <w:lang w:val="en-GB"/>
        </w:rPr>
        <w:t>, France</w:t>
      </w:r>
      <w:r w:rsidR="005B0EB5" w:rsidRPr="00E03B11">
        <w:rPr>
          <w:rFonts w:eastAsia="Times New Roman" w:cstheme="minorHAnsi"/>
          <w:color w:val="000000" w:themeColor="text1"/>
          <w:lang w:val="en-GB"/>
        </w:rPr>
        <w:t xml:space="preserve"> </w:t>
      </w:r>
    </w:p>
    <w:p w14:paraId="2FEA176B" w14:textId="226FF784" w:rsidR="004528DA" w:rsidRDefault="004C5EB0" w:rsidP="00F76D85">
      <w:pPr>
        <w:spacing w:after="0" w:line="480" w:lineRule="auto"/>
        <w:jc w:val="both"/>
        <w:rPr>
          <w:rFonts w:eastAsia="Times New Roman" w:cstheme="minorHAnsi"/>
          <w:color w:val="000000" w:themeColor="text1"/>
          <w:lang w:val="en-GB"/>
        </w:rPr>
      </w:pPr>
      <w:del w:id="127" w:author="My Luong Vuong" w:date="2023-11-24T09:49:00Z">
        <w:r w:rsidRPr="004C5EB0" w:rsidDel="00EB1C09">
          <w:rPr>
            <w:rFonts w:eastAsia="Times New Roman" w:cstheme="minorHAnsi"/>
            <w:color w:val="000000" w:themeColor="text1"/>
            <w:vertAlign w:val="superscript"/>
            <w:lang w:val="en-GB"/>
          </w:rPr>
          <w:delText>j</w:delText>
        </w:r>
        <w:r w:rsidR="005B0EB5" w:rsidRPr="00E03B11" w:rsidDel="00EB1C09">
          <w:rPr>
            <w:rFonts w:eastAsia="Times New Roman" w:cstheme="minorHAnsi"/>
            <w:color w:val="000000" w:themeColor="text1"/>
            <w:lang w:val="en-GB"/>
          </w:rPr>
          <w:delText xml:space="preserve"> </w:delText>
        </w:r>
      </w:del>
      <w:ins w:id="128" w:author="My Luong Vuong" w:date="2023-11-24T09:49:00Z">
        <w:r w:rsidR="00EB1C09">
          <w:rPr>
            <w:rFonts w:eastAsia="Times New Roman" w:cstheme="minorHAnsi"/>
            <w:color w:val="000000" w:themeColor="text1"/>
            <w:vertAlign w:val="superscript"/>
            <w:lang w:val="en-GB"/>
          </w:rPr>
          <w:t>l</w:t>
        </w:r>
        <w:r w:rsidR="00EB1C09" w:rsidRPr="00E03B11">
          <w:rPr>
            <w:rFonts w:eastAsia="Times New Roman" w:cstheme="minorHAnsi"/>
            <w:color w:val="000000" w:themeColor="text1"/>
            <w:lang w:val="en-GB"/>
          </w:rPr>
          <w:t xml:space="preserve"> </w:t>
        </w:r>
      </w:ins>
      <w:r w:rsidR="005B0EB5" w:rsidRPr="00E03B11">
        <w:rPr>
          <w:rFonts w:eastAsia="Times New Roman" w:cstheme="minorHAnsi"/>
          <w:color w:val="000000" w:themeColor="text1"/>
          <w:lang w:val="en-GB"/>
        </w:rPr>
        <w:t xml:space="preserve">Department of Cellular and Molecular Medicine, KU Leuven, Leuven, Belgium </w:t>
      </w:r>
    </w:p>
    <w:p w14:paraId="508C0DB4" w14:textId="46709754" w:rsidR="004528DA" w:rsidRDefault="004528DA" w:rsidP="00F76D85">
      <w:pPr>
        <w:spacing w:after="0" w:line="480" w:lineRule="auto"/>
        <w:jc w:val="both"/>
        <w:rPr>
          <w:rFonts w:eastAsia="Times New Roman" w:cstheme="minorHAnsi"/>
          <w:color w:val="000000" w:themeColor="text1"/>
          <w:lang w:val="en-GB"/>
        </w:rPr>
      </w:pPr>
      <w:del w:id="129" w:author="My Luong Vuong" w:date="2023-11-24T09:49:00Z">
        <w:r w:rsidRPr="00EB1C09" w:rsidDel="00EB1C09">
          <w:rPr>
            <w:rFonts w:eastAsia="Times New Roman" w:cstheme="minorHAnsi"/>
            <w:color w:val="000000" w:themeColor="text1"/>
            <w:vertAlign w:val="superscript"/>
            <w:lang w:val="en-GB"/>
            <w:rPrChange w:id="130" w:author="My Luong Vuong" w:date="2023-11-24T09:49:00Z">
              <w:rPr>
                <w:rFonts w:eastAsia="Times New Roman" w:cstheme="minorHAnsi"/>
                <w:color w:val="000000" w:themeColor="text1"/>
                <w:lang w:val="en-GB"/>
              </w:rPr>
            </w:rPrChange>
          </w:rPr>
          <w:delText xml:space="preserve">k </w:delText>
        </w:r>
      </w:del>
      <w:ins w:id="131" w:author="My Luong Vuong" w:date="2023-11-24T09:49:00Z">
        <w:r w:rsidR="00EB1C09" w:rsidRPr="00EB1C09">
          <w:rPr>
            <w:rFonts w:eastAsia="Times New Roman" w:cstheme="minorHAnsi"/>
            <w:color w:val="000000" w:themeColor="text1"/>
            <w:vertAlign w:val="superscript"/>
            <w:lang w:val="en-GB"/>
            <w:rPrChange w:id="132" w:author="My Luong Vuong" w:date="2023-11-24T09:49:00Z">
              <w:rPr>
                <w:rFonts w:eastAsia="Times New Roman" w:cstheme="minorHAnsi"/>
                <w:color w:val="000000" w:themeColor="text1"/>
                <w:lang w:val="en-GB"/>
              </w:rPr>
            </w:rPrChange>
          </w:rPr>
          <w:t>m</w:t>
        </w:r>
        <w:r w:rsidR="00EB1C09">
          <w:rPr>
            <w:rFonts w:eastAsia="Times New Roman" w:cstheme="minorHAnsi"/>
            <w:color w:val="000000" w:themeColor="text1"/>
            <w:lang w:val="en-GB"/>
          </w:rPr>
          <w:t xml:space="preserve"> </w:t>
        </w:r>
      </w:ins>
      <w:commentRangeStart w:id="133"/>
      <w:commentRangeStart w:id="134"/>
      <w:r w:rsidR="005B0EB5" w:rsidRPr="00E03B11">
        <w:rPr>
          <w:rFonts w:eastAsia="Times New Roman" w:cstheme="minorHAnsi"/>
          <w:color w:val="000000" w:themeColor="text1"/>
          <w:lang w:val="en-GB"/>
        </w:rPr>
        <w:t xml:space="preserve">Intensive Care Unit, University Hospitals Leuven, Leuven, Belgium </w:t>
      </w:r>
    </w:p>
    <w:p w14:paraId="380C7944" w14:textId="640EFA9C" w:rsidR="001B497D" w:rsidRDefault="004528DA" w:rsidP="00F76D85">
      <w:pPr>
        <w:spacing w:after="0" w:line="480" w:lineRule="auto"/>
        <w:jc w:val="both"/>
        <w:rPr>
          <w:rFonts w:eastAsia="Times New Roman" w:cstheme="minorHAnsi"/>
          <w:color w:val="000000" w:themeColor="text1"/>
          <w:lang w:val="en-GB"/>
        </w:rPr>
      </w:pPr>
      <w:del w:id="135" w:author="My Luong Vuong" w:date="2023-11-24T09:50:00Z">
        <w:r w:rsidRPr="004528DA" w:rsidDel="00283422">
          <w:rPr>
            <w:rFonts w:eastAsia="Times New Roman" w:cstheme="minorHAnsi"/>
            <w:color w:val="000000" w:themeColor="text1"/>
            <w:vertAlign w:val="superscript"/>
            <w:lang w:val="en-GB"/>
          </w:rPr>
          <w:delText>l</w:delText>
        </w:r>
        <w:r w:rsidR="005B0EB5" w:rsidRPr="00E03B11" w:rsidDel="00283422">
          <w:rPr>
            <w:rFonts w:eastAsia="Times New Roman" w:cstheme="minorHAnsi"/>
            <w:color w:val="000000" w:themeColor="text1"/>
            <w:lang w:val="en-GB"/>
          </w:rPr>
          <w:delText xml:space="preserve"> </w:delText>
        </w:r>
      </w:del>
      <w:ins w:id="136" w:author="My Luong Vuong" w:date="2023-11-24T09:50:00Z">
        <w:r w:rsidR="00283422">
          <w:rPr>
            <w:rFonts w:eastAsia="Times New Roman" w:cstheme="minorHAnsi"/>
            <w:color w:val="000000" w:themeColor="text1"/>
            <w:vertAlign w:val="superscript"/>
            <w:lang w:val="en-GB"/>
          </w:rPr>
          <w:t>n</w:t>
        </w:r>
        <w:r w:rsidR="00283422" w:rsidRPr="00E03B11">
          <w:rPr>
            <w:rFonts w:eastAsia="Times New Roman" w:cstheme="minorHAnsi"/>
            <w:color w:val="000000" w:themeColor="text1"/>
            <w:lang w:val="en-GB"/>
          </w:rPr>
          <w:t xml:space="preserve"> </w:t>
        </w:r>
      </w:ins>
      <w:r w:rsidR="005B0EB5" w:rsidRPr="00E03B11">
        <w:rPr>
          <w:rFonts w:eastAsia="Times New Roman" w:cstheme="minorHAnsi"/>
          <w:color w:val="000000" w:themeColor="text1"/>
          <w:lang w:val="en-GB"/>
        </w:rPr>
        <w:t xml:space="preserve">Department of Microbiology, Immunology and Transplantation, KU Leuven, Leuven, Belgium </w:t>
      </w:r>
    </w:p>
    <w:p w14:paraId="74901669" w14:textId="6506DCA9" w:rsidR="009668A9" w:rsidRDefault="001B497D" w:rsidP="00F76D85">
      <w:pPr>
        <w:spacing w:after="0" w:line="480" w:lineRule="auto"/>
        <w:jc w:val="both"/>
        <w:rPr>
          <w:ins w:id="137" w:author="My Luong Vuong" w:date="2023-11-24T09:50:00Z"/>
          <w:rFonts w:eastAsia="Times New Roman" w:cstheme="minorHAnsi"/>
          <w:color w:val="000000" w:themeColor="text1"/>
          <w:lang w:val="en-GB"/>
        </w:rPr>
      </w:pPr>
      <w:del w:id="138" w:author="My Luong Vuong" w:date="2023-11-24T09:50:00Z">
        <w:r w:rsidRPr="001B497D" w:rsidDel="00283422">
          <w:rPr>
            <w:rFonts w:eastAsia="Times New Roman" w:cstheme="minorHAnsi"/>
            <w:color w:val="000000" w:themeColor="text1"/>
            <w:vertAlign w:val="superscript"/>
            <w:lang w:val="en-GB"/>
          </w:rPr>
          <w:delText>m</w:delText>
        </w:r>
        <w:r w:rsidR="005B0EB5" w:rsidRPr="00E03B11" w:rsidDel="00283422">
          <w:rPr>
            <w:rFonts w:eastAsia="Times New Roman" w:cstheme="minorHAnsi"/>
            <w:color w:val="000000" w:themeColor="text1"/>
            <w:lang w:val="en-GB"/>
          </w:rPr>
          <w:delText xml:space="preserve"> </w:delText>
        </w:r>
      </w:del>
      <w:commentRangeEnd w:id="133"/>
      <w:ins w:id="139" w:author="My Luong Vuong" w:date="2023-11-24T09:50:00Z">
        <w:r w:rsidR="00283422">
          <w:rPr>
            <w:rFonts w:eastAsia="Times New Roman" w:cstheme="minorHAnsi"/>
            <w:color w:val="000000" w:themeColor="text1"/>
            <w:vertAlign w:val="superscript"/>
            <w:lang w:val="en-GB"/>
          </w:rPr>
          <w:t>o</w:t>
        </w:r>
        <w:r w:rsidR="00283422" w:rsidRPr="00E03B11">
          <w:rPr>
            <w:rFonts w:eastAsia="Times New Roman" w:cstheme="minorHAnsi"/>
            <w:color w:val="000000" w:themeColor="text1"/>
            <w:lang w:val="en-GB"/>
          </w:rPr>
          <w:t xml:space="preserve"> </w:t>
        </w:r>
      </w:ins>
      <w:r w:rsidR="00931BCD">
        <w:rPr>
          <w:rStyle w:val="CommentReference"/>
        </w:rPr>
        <w:commentReference w:id="133"/>
      </w:r>
      <w:commentRangeEnd w:id="134"/>
      <w:r w:rsidR="004528DA">
        <w:rPr>
          <w:rStyle w:val="CommentReference"/>
        </w:rPr>
        <w:commentReference w:id="134"/>
      </w:r>
      <w:r w:rsidR="005B0EB5" w:rsidRPr="00E03B11">
        <w:rPr>
          <w:rFonts w:eastAsia="Times New Roman" w:cstheme="minorHAnsi"/>
          <w:color w:val="000000" w:themeColor="text1"/>
          <w:lang w:val="en-GB"/>
        </w:rPr>
        <w:t xml:space="preserve">Medical Intensive Care Unit, University Hospitals Leuven, Leuven, Belgium </w:t>
      </w:r>
    </w:p>
    <w:p w14:paraId="44289DC3" w14:textId="5A1B758C" w:rsidR="00202976" w:rsidDel="005E7312" w:rsidRDefault="00202976" w:rsidP="00F76D85">
      <w:pPr>
        <w:spacing w:after="0" w:line="480" w:lineRule="auto"/>
        <w:jc w:val="both"/>
        <w:rPr>
          <w:del w:id="140" w:author="My Luong Vuong" w:date="2023-11-24T09:55:00Z"/>
          <w:rFonts w:eastAsia="Times New Roman" w:cstheme="minorHAnsi"/>
          <w:color w:val="000000" w:themeColor="text1"/>
          <w:lang w:val="en-GB"/>
        </w:rPr>
      </w:pPr>
    </w:p>
    <w:p w14:paraId="6793D19C" w14:textId="43630EA4" w:rsidR="00D72101" w:rsidRDefault="009668A9" w:rsidP="00F76D85">
      <w:pPr>
        <w:spacing w:after="0" w:line="480" w:lineRule="auto"/>
        <w:jc w:val="both"/>
        <w:rPr>
          <w:ins w:id="141" w:author="My Luong Vuong" w:date="2023-11-24T09:50:00Z"/>
          <w:rFonts w:eastAsia="Times New Roman" w:cstheme="minorHAnsi"/>
          <w:color w:val="000000" w:themeColor="text1"/>
          <w:lang w:val="en-GB"/>
        </w:rPr>
      </w:pPr>
      <w:del w:id="142" w:author="My Luong Vuong" w:date="2023-11-24T09:50:00Z">
        <w:r w:rsidRPr="009668A9" w:rsidDel="00971389">
          <w:rPr>
            <w:rFonts w:eastAsia="Times New Roman" w:cstheme="minorHAnsi"/>
            <w:color w:val="000000" w:themeColor="text1"/>
            <w:vertAlign w:val="superscript"/>
            <w:lang w:val="en-GB"/>
          </w:rPr>
          <w:delText>n</w:delText>
        </w:r>
        <w:r w:rsidR="005B0EB5" w:rsidRPr="00E03B11" w:rsidDel="00971389">
          <w:rPr>
            <w:rFonts w:eastAsia="Times New Roman" w:cstheme="minorHAnsi"/>
            <w:color w:val="000000" w:themeColor="text1"/>
            <w:lang w:val="en-GB"/>
          </w:rPr>
          <w:delText xml:space="preserve"> </w:delText>
        </w:r>
      </w:del>
      <w:ins w:id="143" w:author="My Luong Vuong" w:date="2023-11-24T09:50:00Z">
        <w:r w:rsidR="00971389">
          <w:rPr>
            <w:rFonts w:eastAsia="Times New Roman" w:cstheme="minorHAnsi"/>
            <w:color w:val="000000" w:themeColor="text1"/>
            <w:vertAlign w:val="superscript"/>
            <w:lang w:val="en-GB"/>
          </w:rPr>
          <w:t>p</w:t>
        </w:r>
        <w:r w:rsidR="00971389" w:rsidRPr="00E03B11">
          <w:rPr>
            <w:rFonts w:eastAsia="Times New Roman" w:cstheme="minorHAnsi"/>
            <w:color w:val="000000" w:themeColor="text1"/>
            <w:lang w:val="en-GB"/>
          </w:rPr>
          <w:t xml:space="preserve"> </w:t>
        </w:r>
      </w:ins>
      <w:r w:rsidR="005B0EB5" w:rsidRPr="00E03B11">
        <w:rPr>
          <w:rFonts w:eastAsia="Times New Roman" w:cstheme="minorHAnsi"/>
          <w:color w:val="000000" w:themeColor="text1"/>
          <w:lang w:val="en-GB"/>
        </w:rPr>
        <w:t xml:space="preserve">University of Groningen, University Medical </w:t>
      </w:r>
      <w:r w:rsidR="00F3554D" w:rsidRPr="00E03B11">
        <w:rPr>
          <w:rFonts w:eastAsia="Times New Roman" w:cstheme="minorHAnsi"/>
          <w:color w:val="000000" w:themeColor="text1"/>
          <w:lang w:val="en-GB"/>
        </w:rPr>
        <w:t>Centre</w:t>
      </w:r>
      <w:r w:rsidR="005B0EB5" w:rsidRPr="00E03B11">
        <w:rPr>
          <w:rFonts w:eastAsia="Times New Roman" w:cstheme="minorHAnsi"/>
          <w:color w:val="000000" w:themeColor="text1"/>
          <w:lang w:val="en-GB"/>
        </w:rPr>
        <w:t xml:space="preserve"> Groningen, Department of Clinical Pharmacy and Pharmacology, Groningen,</w:t>
      </w:r>
      <w:r w:rsidR="004F541D">
        <w:rPr>
          <w:rFonts w:eastAsia="Times New Roman" w:cstheme="minorHAnsi"/>
          <w:color w:val="000000" w:themeColor="text1"/>
          <w:lang w:val="en-GB"/>
        </w:rPr>
        <w:t xml:space="preserve"> The Netherlands</w:t>
      </w:r>
      <w:r w:rsidR="005B0EB5" w:rsidRPr="00E03B11">
        <w:rPr>
          <w:rFonts w:eastAsia="Times New Roman" w:cstheme="minorHAnsi"/>
          <w:color w:val="000000" w:themeColor="text1"/>
          <w:lang w:val="en-GB"/>
        </w:rPr>
        <w:t xml:space="preserve"> </w:t>
      </w:r>
    </w:p>
    <w:p w14:paraId="3D61D86B" w14:textId="51080AA4" w:rsidR="00971389" w:rsidDel="005E7312" w:rsidRDefault="00971389" w:rsidP="00F76D85">
      <w:pPr>
        <w:spacing w:after="0" w:line="480" w:lineRule="auto"/>
        <w:jc w:val="both"/>
        <w:rPr>
          <w:del w:id="144" w:author="My Luong Vuong" w:date="2023-11-24T09:55:00Z"/>
          <w:rFonts w:eastAsia="Times New Roman" w:cstheme="minorHAnsi"/>
          <w:color w:val="000000" w:themeColor="text1"/>
          <w:lang w:val="en-GB"/>
        </w:rPr>
      </w:pPr>
    </w:p>
    <w:p w14:paraId="769B6474" w14:textId="7FC67A05" w:rsidR="009F2269" w:rsidRDefault="00D72101" w:rsidP="00F76D85">
      <w:pPr>
        <w:spacing w:after="0" w:line="480" w:lineRule="auto"/>
        <w:jc w:val="both"/>
        <w:rPr>
          <w:rFonts w:eastAsia="Times New Roman" w:cstheme="minorHAnsi"/>
          <w:color w:val="000000" w:themeColor="text1"/>
          <w:lang w:val="en-GB"/>
        </w:rPr>
      </w:pPr>
      <w:del w:id="145" w:author="My Luong Vuong" w:date="2023-11-24T09:51:00Z">
        <w:r w:rsidRPr="00D72101" w:rsidDel="000C196E">
          <w:rPr>
            <w:rFonts w:eastAsia="Times New Roman" w:cstheme="minorHAnsi"/>
            <w:color w:val="000000" w:themeColor="text1"/>
            <w:vertAlign w:val="superscript"/>
            <w:lang w:val="en-GB"/>
          </w:rPr>
          <w:delText>o</w:delText>
        </w:r>
        <w:r w:rsidR="00CD2DBC" w:rsidRPr="00E03B11" w:rsidDel="000C196E">
          <w:rPr>
            <w:rFonts w:eastAsia="Times New Roman" w:cstheme="minorHAnsi"/>
            <w:color w:val="000000" w:themeColor="text1"/>
            <w:lang w:val="en-GB"/>
          </w:rPr>
          <w:delText xml:space="preserve"> </w:delText>
        </w:r>
      </w:del>
      <w:ins w:id="146" w:author="My Luong Vuong" w:date="2023-11-24T09:51:00Z">
        <w:r w:rsidR="000C196E">
          <w:rPr>
            <w:rFonts w:eastAsia="Times New Roman" w:cstheme="minorHAnsi"/>
            <w:color w:val="000000" w:themeColor="text1"/>
            <w:vertAlign w:val="superscript"/>
            <w:lang w:val="en-GB"/>
          </w:rPr>
          <w:t>q</w:t>
        </w:r>
        <w:r w:rsidR="000C196E" w:rsidRPr="00E03B11">
          <w:rPr>
            <w:rFonts w:eastAsia="Times New Roman" w:cstheme="minorHAnsi"/>
            <w:color w:val="000000" w:themeColor="text1"/>
            <w:lang w:val="en-GB"/>
          </w:rPr>
          <w:t xml:space="preserve"> </w:t>
        </w:r>
      </w:ins>
      <w:r w:rsidR="00CD2DBC" w:rsidRPr="00E03B11">
        <w:rPr>
          <w:rFonts w:eastAsia="Times New Roman" w:cstheme="minorHAnsi"/>
          <w:color w:val="000000" w:themeColor="text1"/>
          <w:lang w:val="en-GB"/>
        </w:rPr>
        <w:t xml:space="preserve">Centre for Infectious Diseases and Microbiology, </w:t>
      </w:r>
      <w:proofErr w:type="spellStart"/>
      <w:r w:rsidR="00CD2DBC" w:rsidRPr="00E03B11">
        <w:rPr>
          <w:rFonts w:eastAsia="Times New Roman" w:cstheme="minorHAnsi"/>
          <w:color w:val="000000" w:themeColor="text1"/>
          <w:lang w:val="en-GB"/>
        </w:rPr>
        <w:t>Westmead</w:t>
      </w:r>
      <w:proofErr w:type="spellEnd"/>
      <w:r w:rsidR="00CD2DBC" w:rsidRPr="00E03B11">
        <w:rPr>
          <w:rFonts w:eastAsia="Times New Roman" w:cstheme="minorHAnsi"/>
          <w:color w:val="000000" w:themeColor="text1"/>
          <w:lang w:val="en-GB"/>
        </w:rPr>
        <w:t xml:space="preserve"> Hospital </w:t>
      </w:r>
    </w:p>
    <w:p w14:paraId="652B3E6C" w14:textId="56C020A6" w:rsidR="006A6B00" w:rsidRDefault="009F2269" w:rsidP="00F76D85">
      <w:pPr>
        <w:spacing w:after="0" w:line="480" w:lineRule="auto"/>
        <w:jc w:val="both"/>
        <w:rPr>
          <w:rFonts w:eastAsia="Times New Roman" w:cstheme="minorHAnsi"/>
          <w:color w:val="000000" w:themeColor="text1"/>
          <w:lang w:val="en-GB"/>
        </w:rPr>
      </w:pPr>
      <w:del w:id="147" w:author="My Luong Vuong" w:date="2023-11-24T09:51:00Z">
        <w:r w:rsidRPr="009F2269" w:rsidDel="000C196E">
          <w:rPr>
            <w:rFonts w:eastAsia="Times New Roman" w:cstheme="minorHAnsi"/>
            <w:color w:val="000000" w:themeColor="text1"/>
            <w:vertAlign w:val="superscript"/>
            <w:lang w:val="en-GB"/>
          </w:rPr>
          <w:delText>p</w:delText>
        </w:r>
        <w:r w:rsidR="00CD2DBC" w:rsidRPr="00E03B11" w:rsidDel="000C196E">
          <w:rPr>
            <w:rFonts w:eastAsia="Times New Roman" w:cstheme="minorHAnsi"/>
            <w:color w:val="000000" w:themeColor="text1"/>
            <w:lang w:val="en-GB"/>
          </w:rPr>
          <w:delText xml:space="preserve"> </w:delText>
        </w:r>
      </w:del>
      <w:ins w:id="148" w:author="My Luong Vuong" w:date="2023-11-24T09:51:00Z">
        <w:r w:rsidR="000C196E">
          <w:rPr>
            <w:rFonts w:eastAsia="Times New Roman" w:cstheme="minorHAnsi"/>
            <w:color w:val="000000" w:themeColor="text1"/>
            <w:vertAlign w:val="superscript"/>
            <w:lang w:val="en-GB"/>
          </w:rPr>
          <w:t>r</w:t>
        </w:r>
        <w:r w:rsidR="000C196E" w:rsidRPr="00E03B11">
          <w:rPr>
            <w:rFonts w:eastAsia="Times New Roman" w:cstheme="minorHAnsi"/>
            <w:color w:val="000000" w:themeColor="text1"/>
            <w:lang w:val="en-GB"/>
          </w:rPr>
          <w:t xml:space="preserve"> </w:t>
        </w:r>
      </w:ins>
      <w:r w:rsidR="00CD2DBC" w:rsidRPr="00E03B11">
        <w:rPr>
          <w:rFonts w:eastAsia="Times New Roman" w:cstheme="minorHAnsi"/>
          <w:color w:val="000000" w:themeColor="text1"/>
          <w:lang w:val="en-GB"/>
        </w:rPr>
        <w:t xml:space="preserve">Faculty of Medicine and Health, </w:t>
      </w:r>
      <w:proofErr w:type="spellStart"/>
      <w:r w:rsidR="00CD2DBC" w:rsidRPr="00E03B11">
        <w:rPr>
          <w:rFonts w:eastAsia="Times New Roman" w:cstheme="minorHAnsi"/>
          <w:color w:val="000000" w:themeColor="text1"/>
          <w:lang w:val="en-GB"/>
        </w:rPr>
        <w:t>Westmead</w:t>
      </w:r>
      <w:proofErr w:type="spellEnd"/>
      <w:r w:rsidR="00CD2DBC" w:rsidRPr="00E03B11">
        <w:rPr>
          <w:rFonts w:eastAsia="Times New Roman" w:cstheme="minorHAnsi"/>
          <w:color w:val="000000" w:themeColor="text1"/>
          <w:lang w:val="en-GB"/>
        </w:rPr>
        <w:t xml:space="preserve"> Clinical School, The University of Sydney </w:t>
      </w:r>
    </w:p>
    <w:p w14:paraId="22C92DAA" w14:textId="3414337C" w:rsidR="004B16DE" w:rsidRDefault="006A6B00" w:rsidP="00F76D85">
      <w:pPr>
        <w:spacing w:after="0" w:line="480" w:lineRule="auto"/>
        <w:jc w:val="both"/>
        <w:rPr>
          <w:rFonts w:eastAsia="Times New Roman" w:cstheme="minorHAnsi"/>
          <w:color w:val="000000" w:themeColor="text1"/>
          <w:lang w:val="en-GB"/>
        </w:rPr>
      </w:pPr>
      <w:del w:id="149" w:author="My Luong Vuong" w:date="2023-11-24T09:51:00Z">
        <w:r w:rsidDel="000C196E">
          <w:rPr>
            <w:rFonts w:eastAsia="Times New Roman" w:cstheme="minorHAnsi"/>
            <w:color w:val="000000" w:themeColor="text1"/>
            <w:vertAlign w:val="superscript"/>
            <w:lang w:val="en-GB"/>
          </w:rPr>
          <w:delText>q</w:delText>
        </w:r>
        <w:r w:rsidR="00CD2DBC" w:rsidRPr="00E03B11" w:rsidDel="000C196E">
          <w:rPr>
            <w:rFonts w:eastAsia="Times New Roman" w:cstheme="minorHAnsi"/>
            <w:color w:val="000000" w:themeColor="text1"/>
            <w:lang w:val="en-GB"/>
          </w:rPr>
          <w:delText xml:space="preserve"> </w:delText>
        </w:r>
      </w:del>
      <w:ins w:id="150" w:author="My Luong Vuong" w:date="2023-11-24T09:51:00Z">
        <w:r w:rsidR="000C196E">
          <w:rPr>
            <w:rFonts w:eastAsia="Times New Roman" w:cstheme="minorHAnsi"/>
            <w:color w:val="000000" w:themeColor="text1"/>
            <w:vertAlign w:val="superscript"/>
            <w:lang w:val="en-GB"/>
          </w:rPr>
          <w:t>s</w:t>
        </w:r>
        <w:r w:rsidR="000C196E" w:rsidRPr="00E03B11">
          <w:rPr>
            <w:rFonts w:eastAsia="Times New Roman" w:cstheme="minorHAnsi"/>
            <w:color w:val="000000" w:themeColor="text1"/>
            <w:lang w:val="en-GB"/>
          </w:rPr>
          <w:t xml:space="preserve"> </w:t>
        </w:r>
      </w:ins>
      <w:r w:rsidR="00CD2DBC" w:rsidRPr="00E03B11">
        <w:rPr>
          <w:rFonts w:eastAsia="Times New Roman" w:cstheme="minorHAnsi"/>
          <w:color w:val="000000" w:themeColor="text1"/>
          <w:lang w:val="en-GB"/>
        </w:rPr>
        <w:t xml:space="preserve">Institute of Clinical Pathology and Medical Research, New South Wales Health Pathology, </w:t>
      </w:r>
      <w:proofErr w:type="spellStart"/>
      <w:r w:rsidR="00CD2DBC" w:rsidRPr="00E03B11">
        <w:rPr>
          <w:rFonts w:eastAsia="Times New Roman" w:cstheme="minorHAnsi"/>
          <w:color w:val="000000" w:themeColor="text1"/>
          <w:lang w:val="en-GB"/>
        </w:rPr>
        <w:t>Westmead</w:t>
      </w:r>
      <w:proofErr w:type="spellEnd"/>
      <w:r w:rsidR="00CD2DBC" w:rsidRPr="00E03B11">
        <w:rPr>
          <w:rFonts w:eastAsia="Times New Roman" w:cstheme="minorHAnsi"/>
          <w:color w:val="000000" w:themeColor="text1"/>
          <w:lang w:val="en-GB"/>
        </w:rPr>
        <w:t xml:space="preserve"> Hospital, Sydney, Australia</w:t>
      </w:r>
      <w:r w:rsidR="001A14D8">
        <w:rPr>
          <w:rFonts w:eastAsia="Times New Roman" w:cstheme="minorHAnsi"/>
          <w:color w:val="000000" w:themeColor="text1"/>
          <w:lang w:val="en-GB"/>
        </w:rPr>
        <w:t xml:space="preserve"> </w:t>
      </w:r>
    </w:p>
    <w:p w14:paraId="7E44D0AC" w14:textId="7DD71FFF" w:rsidR="009B45E6" w:rsidRDefault="007F28AF" w:rsidP="00F76D85">
      <w:pPr>
        <w:spacing w:after="0" w:line="480" w:lineRule="auto"/>
        <w:jc w:val="both"/>
        <w:rPr>
          <w:rFonts w:eastAsia="Times New Roman" w:cstheme="minorHAnsi"/>
          <w:color w:val="000000" w:themeColor="text1"/>
          <w:lang w:val="en-GB"/>
        </w:rPr>
      </w:pPr>
      <w:del w:id="151" w:author="My Luong Vuong" w:date="2023-11-24T09:52:00Z">
        <w:r w:rsidRPr="009B45E6" w:rsidDel="00740FC2">
          <w:rPr>
            <w:rFonts w:eastAsia="Times New Roman" w:cstheme="minorHAnsi"/>
            <w:color w:val="000000" w:themeColor="text1"/>
            <w:vertAlign w:val="superscript"/>
            <w:lang w:val="en-GB"/>
          </w:rPr>
          <w:delText>r</w:delText>
        </w:r>
        <w:r w:rsidR="001A14D8" w:rsidRPr="00E03B11" w:rsidDel="00740FC2">
          <w:rPr>
            <w:rFonts w:eastAsia="Times New Roman" w:cstheme="minorHAnsi"/>
            <w:color w:val="000000" w:themeColor="text1"/>
            <w:lang w:val="en-GB"/>
          </w:rPr>
          <w:delText xml:space="preserve"> </w:delText>
        </w:r>
      </w:del>
      <w:ins w:id="152" w:author="My Luong Vuong" w:date="2023-11-24T09:52:00Z">
        <w:r w:rsidR="00740FC2">
          <w:rPr>
            <w:rFonts w:eastAsia="Times New Roman" w:cstheme="minorHAnsi"/>
            <w:color w:val="000000" w:themeColor="text1"/>
            <w:vertAlign w:val="superscript"/>
            <w:lang w:val="en-GB"/>
          </w:rPr>
          <w:t>t</w:t>
        </w:r>
        <w:r w:rsidR="00740FC2" w:rsidRPr="00E03B11">
          <w:rPr>
            <w:rFonts w:eastAsia="Times New Roman" w:cstheme="minorHAnsi"/>
            <w:color w:val="000000" w:themeColor="text1"/>
            <w:lang w:val="en-GB"/>
          </w:rPr>
          <w:t xml:space="preserve"> </w:t>
        </w:r>
      </w:ins>
      <w:r w:rsidR="00C96464" w:rsidRPr="00C96464">
        <w:rPr>
          <w:rFonts w:eastAsia="Times New Roman" w:cstheme="minorHAnsi"/>
          <w:color w:val="000000" w:themeColor="text1"/>
          <w:lang w:val="en-GB"/>
        </w:rPr>
        <w:t>Radboud university medical centre, Radboud Institute for Medical Innovations, Department of Pharmacy, Nijmegen, The Netherlands</w:t>
      </w:r>
      <w:r w:rsidR="001A14D8" w:rsidRPr="00E03B11">
        <w:rPr>
          <w:rFonts w:eastAsia="Times New Roman" w:cstheme="minorHAnsi"/>
          <w:color w:val="000000" w:themeColor="text1"/>
          <w:lang w:val="en-GB"/>
        </w:rPr>
        <w:t xml:space="preserve"> </w:t>
      </w:r>
    </w:p>
    <w:p w14:paraId="71C2CED0" w14:textId="56638DC2" w:rsidR="00CE16B7" w:rsidRDefault="009B45E6" w:rsidP="00F76D85">
      <w:pPr>
        <w:spacing w:after="0" w:line="480" w:lineRule="auto"/>
        <w:jc w:val="both"/>
        <w:rPr>
          <w:rFonts w:eastAsia="Times New Roman" w:cstheme="minorHAnsi"/>
          <w:color w:val="000000" w:themeColor="text1"/>
          <w:lang w:val="en-GB"/>
        </w:rPr>
      </w:pPr>
      <w:del w:id="153" w:author="My Luong Vuong" w:date="2023-11-24T09:52:00Z">
        <w:r w:rsidRPr="009B45E6" w:rsidDel="00740FC2">
          <w:rPr>
            <w:rFonts w:eastAsia="Times New Roman" w:cstheme="minorHAnsi"/>
            <w:color w:val="000000" w:themeColor="text1"/>
            <w:vertAlign w:val="superscript"/>
            <w:lang w:val="en-GB"/>
          </w:rPr>
          <w:delText>s</w:delText>
        </w:r>
        <w:r w:rsidR="001A14D8" w:rsidRPr="00E03B11" w:rsidDel="00740FC2">
          <w:rPr>
            <w:rFonts w:eastAsia="Times New Roman" w:cstheme="minorHAnsi"/>
            <w:color w:val="000000" w:themeColor="text1"/>
            <w:lang w:val="en-GB"/>
          </w:rPr>
          <w:delText xml:space="preserve"> </w:delText>
        </w:r>
      </w:del>
      <w:ins w:id="154" w:author="My Luong Vuong" w:date="2023-11-24T09:52:00Z">
        <w:r w:rsidR="00740FC2">
          <w:rPr>
            <w:rFonts w:eastAsia="Times New Roman" w:cstheme="minorHAnsi"/>
            <w:color w:val="000000" w:themeColor="text1"/>
            <w:vertAlign w:val="superscript"/>
            <w:lang w:val="en-GB"/>
          </w:rPr>
          <w:t>u</w:t>
        </w:r>
        <w:r w:rsidR="00740FC2" w:rsidRPr="00E03B11">
          <w:rPr>
            <w:rFonts w:eastAsia="Times New Roman" w:cstheme="minorHAnsi"/>
            <w:color w:val="000000" w:themeColor="text1"/>
            <w:lang w:val="en-GB"/>
          </w:rPr>
          <w:t xml:space="preserve"> </w:t>
        </w:r>
      </w:ins>
      <w:proofErr w:type="spellStart"/>
      <w:r w:rsidR="005F35EF" w:rsidRPr="005F35EF">
        <w:rPr>
          <w:rFonts w:eastAsia="Times New Roman" w:cstheme="minorHAnsi"/>
          <w:color w:val="000000" w:themeColor="text1"/>
          <w:lang w:val="en-GB"/>
        </w:rPr>
        <w:t>Radboudumc</w:t>
      </w:r>
      <w:proofErr w:type="spellEnd"/>
      <w:r w:rsidR="005F35EF" w:rsidRPr="005F35EF">
        <w:rPr>
          <w:rFonts w:eastAsia="Times New Roman" w:cstheme="minorHAnsi"/>
          <w:color w:val="000000" w:themeColor="text1"/>
          <w:lang w:val="en-GB"/>
        </w:rPr>
        <w:t>/CWZ Centre of Expertise in Mycology, Nijmegen, The Netherlands</w:t>
      </w:r>
    </w:p>
    <w:p w14:paraId="5E1D275E" w14:textId="77AB8CD2" w:rsidR="00792DBB" w:rsidRDefault="00CE16B7" w:rsidP="00F76D85">
      <w:pPr>
        <w:spacing w:after="0" w:line="480" w:lineRule="auto"/>
        <w:jc w:val="both"/>
        <w:rPr>
          <w:rFonts w:eastAsia="Times New Roman" w:cstheme="minorHAnsi"/>
          <w:color w:val="000000" w:themeColor="text1"/>
          <w:lang w:val="en-GB"/>
        </w:rPr>
      </w:pPr>
      <w:del w:id="155" w:author="My Luong Vuong" w:date="2023-11-24T09:53:00Z">
        <w:r w:rsidRPr="00CE16B7" w:rsidDel="00C53676">
          <w:rPr>
            <w:rFonts w:eastAsia="Times New Roman" w:cstheme="minorHAnsi"/>
            <w:color w:val="000000" w:themeColor="text1"/>
            <w:vertAlign w:val="superscript"/>
            <w:lang w:val="en-GB"/>
          </w:rPr>
          <w:delText>t</w:delText>
        </w:r>
        <w:r w:rsidR="000D6ED5" w:rsidRPr="00E03B11" w:rsidDel="00C53676">
          <w:rPr>
            <w:rFonts w:eastAsia="Times New Roman" w:cstheme="minorHAnsi"/>
            <w:color w:val="000000" w:themeColor="text1"/>
            <w:lang w:val="en-GB"/>
          </w:rPr>
          <w:delText xml:space="preserve"> </w:delText>
        </w:r>
      </w:del>
      <w:ins w:id="156" w:author="My Luong Vuong" w:date="2023-11-24T09:53:00Z">
        <w:r w:rsidR="00C53676">
          <w:rPr>
            <w:rFonts w:eastAsia="Times New Roman" w:cstheme="minorHAnsi"/>
            <w:color w:val="000000" w:themeColor="text1"/>
            <w:vertAlign w:val="superscript"/>
            <w:lang w:val="en-GB"/>
          </w:rPr>
          <w:t>v</w:t>
        </w:r>
        <w:r w:rsidR="00C53676" w:rsidRPr="00E03B11">
          <w:rPr>
            <w:rFonts w:eastAsia="Times New Roman" w:cstheme="minorHAnsi"/>
            <w:color w:val="000000" w:themeColor="text1"/>
            <w:lang w:val="en-GB"/>
          </w:rPr>
          <w:t xml:space="preserve"> </w:t>
        </w:r>
      </w:ins>
      <w:r w:rsidR="000D6ED5" w:rsidRPr="00E03B11">
        <w:rPr>
          <w:rFonts w:eastAsia="Times New Roman" w:cstheme="minorHAnsi"/>
          <w:color w:val="000000" w:themeColor="text1"/>
          <w:lang w:val="en-GB"/>
        </w:rPr>
        <w:t xml:space="preserve">Department of Intensive Care, Canisius Wilhelmina Hospital, Nijmegen, </w:t>
      </w:r>
      <w:r w:rsidR="000D6ED5">
        <w:rPr>
          <w:rFonts w:eastAsia="Times New Roman" w:cstheme="minorHAnsi"/>
          <w:color w:val="000000" w:themeColor="text1"/>
          <w:lang w:val="en-GB"/>
        </w:rPr>
        <w:t>The Netherlands</w:t>
      </w:r>
      <w:r w:rsidR="000D6ED5" w:rsidRPr="00E03B11" w:rsidDel="003954E1">
        <w:rPr>
          <w:rFonts w:eastAsia="Times New Roman" w:cstheme="minorHAnsi"/>
          <w:color w:val="000000" w:themeColor="text1"/>
          <w:lang w:val="en-GB"/>
        </w:rPr>
        <w:t xml:space="preserve"> </w:t>
      </w:r>
    </w:p>
    <w:p w14:paraId="4602FAB1" w14:textId="53F1BCEA" w:rsidR="00F84497" w:rsidDel="005E7312" w:rsidRDefault="00792DBB" w:rsidP="00F76D85">
      <w:pPr>
        <w:spacing w:after="0" w:line="480" w:lineRule="auto"/>
        <w:jc w:val="both"/>
        <w:rPr>
          <w:del w:id="157" w:author="My Luong Vuong" w:date="2023-11-24T09:55:00Z"/>
          <w:rFonts w:eastAsia="Times New Roman" w:cstheme="minorHAnsi"/>
          <w:color w:val="000000" w:themeColor="text1"/>
          <w:lang w:val="en-GB"/>
        </w:rPr>
      </w:pPr>
      <w:del w:id="158" w:author="My Luong Vuong" w:date="2023-11-24T09:53:00Z">
        <w:r w:rsidRPr="00792DBB" w:rsidDel="00A27093">
          <w:rPr>
            <w:rFonts w:eastAsia="Times New Roman" w:cstheme="minorHAnsi"/>
            <w:color w:val="000000" w:themeColor="text1"/>
            <w:vertAlign w:val="superscript"/>
            <w:lang w:val="en-GB"/>
          </w:rPr>
          <w:delText>u</w:delText>
        </w:r>
        <w:r w:rsidR="005B0EB5" w:rsidRPr="00E03B11" w:rsidDel="00A27093">
          <w:rPr>
            <w:rFonts w:eastAsia="Times New Roman" w:cstheme="minorHAnsi"/>
            <w:color w:val="000000" w:themeColor="text1"/>
            <w:lang w:val="en-GB"/>
          </w:rPr>
          <w:delText xml:space="preserve"> </w:delText>
        </w:r>
      </w:del>
      <w:ins w:id="159" w:author="My Luong Vuong" w:date="2023-11-24T09:53:00Z">
        <w:r w:rsidR="00A27093">
          <w:rPr>
            <w:rFonts w:eastAsia="Times New Roman" w:cstheme="minorHAnsi"/>
            <w:color w:val="000000" w:themeColor="text1"/>
            <w:vertAlign w:val="superscript"/>
            <w:lang w:val="en-GB"/>
          </w:rPr>
          <w:t>w</w:t>
        </w:r>
        <w:r w:rsidR="00A27093" w:rsidRPr="00E03B11">
          <w:rPr>
            <w:rFonts w:eastAsia="Times New Roman" w:cstheme="minorHAnsi"/>
            <w:color w:val="000000" w:themeColor="text1"/>
            <w:lang w:val="en-GB"/>
          </w:rPr>
          <w:t xml:space="preserve"> </w:t>
        </w:r>
      </w:ins>
      <w:r w:rsidR="005B0EB5" w:rsidRPr="00E03B11">
        <w:rPr>
          <w:rFonts w:eastAsia="Times New Roman" w:cstheme="minorHAnsi"/>
          <w:color w:val="000000" w:themeColor="text1"/>
          <w:lang w:val="en-GB"/>
        </w:rPr>
        <w:t xml:space="preserve">Division of Rheumatology, Department of Medicine A, Ludwigshafen Medical </w:t>
      </w:r>
      <w:r w:rsidR="00F3554D" w:rsidRPr="00E03B11">
        <w:rPr>
          <w:rFonts w:eastAsia="Times New Roman" w:cstheme="minorHAnsi"/>
          <w:color w:val="000000" w:themeColor="text1"/>
          <w:lang w:val="en-GB"/>
        </w:rPr>
        <w:t>Centre</w:t>
      </w:r>
      <w:r w:rsidR="005B0EB5" w:rsidRPr="00E03B11">
        <w:rPr>
          <w:rFonts w:eastAsia="Times New Roman" w:cstheme="minorHAnsi"/>
          <w:color w:val="000000" w:themeColor="text1"/>
          <w:lang w:val="en-GB"/>
        </w:rPr>
        <w:t xml:space="preserve">, Ludwigshafen, Germany </w:t>
      </w:r>
    </w:p>
    <w:p w14:paraId="7A996F7C" w14:textId="77777777" w:rsidR="00A27093" w:rsidRDefault="00A27093" w:rsidP="00F76D85">
      <w:pPr>
        <w:spacing w:after="0" w:line="480" w:lineRule="auto"/>
        <w:jc w:val="both"/>
        <w:rPr>
          <w:ins w:id="160" w:author="My Luong Vuong" w:date="2023-11-24T09:53:00Z"/>
          <w:rFonts w:eastAsia="Times New Roman" w:cstheme="minorHAnsi"/>
          <w:color w:val="000000" w:themeColor="text1"/>
          <w:vertAlign w:val="superscript"/>
          <w:lang w:val="en-GB"/>
        </w:rPr>
      </w:pPr>
    </w:p>
    <w:p w14:paraId="248CFF80" w14:textId="01DB1D51" w:rsidR="00973F4B" w:rsidRDefault="00F84497" w:rsidP="00F76D85">
      <w:pPr>
        <w:spacing w:after="0" w:line="480" w:lineRule="auto"/>
        <w:jc w:val="both"/>
        <w:rPr>
          <w:rFonts w:eastAsia="Times New Roman" w:cstheme="minorHAnsi"/>
          <w:color w:val="000000" w:themeColor="text1"/>
          <w:lang w:val="en-GB"/>
        </w:rPr>
      </w:pPr>
      <w:del w:id="161" w:author="My Luong Vuong" w:date="2023-11-24T09:55:00Z">
        <w:r w:rsidRPr="00F84497" w:rsidDel="00CE52D2">
          <w:rPr>
            <w:rFonts w:eastAsia="Times New Roman" w:cstheme="minorHAnsi"/>
            <w:color w:val="000000" w:themeColor="text1"/>
            <w:vertAlign w:val="superscript"/>
            <w:lang w:val="en-GB"/>
          </w:rPr>
          <w:delText>v</w:delText>
        </w:r>
        <w:r w:rsidR="005B0EB5" w:rsidRPr="00E03B11" w:rsidDel="00CE52D2">
          <w:rPr>
            <w:rFonts w:eastAsia="Times New Roman" w:cstheme="minorHAnsi"/>
            <w:color w:val="000000" w:themeColor="text1"/>
            <w:lang w:val="en-GB"/>
          </w:rPr>
          <w:delText xml:space="preserve"> </w:delText>
        </w:r>
      </w:del>
      <w:ins w:id="162" w:author="My Luong Vuong" w:date="2023-11-24T09:55:00Z">
        <w:r w:rsidR="00CE52D2">
          <w:rPr>
            <w:rFonts w:eastAsia="Times New Roman" w:cstheme="minorHAnsi"/>
            <w:color w:val="000000" w:themeColor="text1"/>
            <w:vertAlign w:val="superscript"/>
            <w:lang w:val="en-GB"/>
          </w:rPr>
          <w:t>x</w:t>
        </w:r>
        <w:r w:rsidR="00CE52D2" w:rsidRPr="00E03B11">
          <w:rPr>
            <w:rFonts w:eastAsia="Times New Roman" w:cstheme="minorHAnsi"/>
            <w:color w:val="000000" w:themeColor="text1"/>
            <w:lang w:val="en-GB"/>
          </w:rPr>
          <w:t xml:space="preserve"> </w:t>
        </w:r>
      </w:ins>
      <w:r w:rsidR="005B0EB5" w:rsidRPr="00E03B11">
        <w:rPr>
          <w:rFonts w:eastAsia="Times New Roman" w:cstheme="minorHAnsi"/>
          <w:color w:val="000000" w:themeColor="text1"/>
          <w:lang w:val="en-GB"/>
        </w:rPr>
        <w:t xml:space="preserve">Department of Surgery, </w:t>
      </w:r>
      <w:proofErr w:type="spellStart"/>
      <w:r w:rsidR="005B0EB5" w:rsidRPr="00E03B11">
        <w:rPr>
          <w:rFonts w:eastAsia="Times New Roman" w:cstheme="minorHAnsi"/>
          <w:color w:val="000000" w:themeColor="text1"/>
          <w:lang w:val="en-GB"/>
        </w:rPr>
        <w:t>IJsseland</w:t>
      </w:r>
      <w:proofErr w:type="spellEnd"/>
      <w:r w:rsidR="005B0EB5" w:rsidRPr="00E03B11">
        <w:rPr>
          <w:rFonts w:eastAsia="Times New Roman" w:cstheme="minorHAnsi"/>
          <w:color w:val="000000" w:themeColor="text1"/>
          <w:lang w:val="en-GB"/>
        </w:rPr>
        <w:t xml:space="preserve"> Hospital, Capelle </w:t>
      </w:r>
      <w:proofErr w:type="spellStart"/>
      <w:r w:rsidR="005B0EB5" w:rsidRPr="00E03B11">
        <w:rPr>
          <w:rFonts w:eastAsia="Times New Roman" w:cstheme="minorHAnsi"/>
          <w:color w:val="000000" w:themeColor="text1"/>
          <w:lang w:val="en-GB"/>
        </w:rPr>
        <w:t>aan</w:t>
      </w:r>
      <w:proofErr w:type="spellEnd"/>
      <w:r w:rsidR="005B0EB5" w:rsidRPr="00E03B11">
        <w:rPr>
          <w:rFonts w:eastAsia="Times New Roman" w:cstheme="minorHAnsi"/>
          <w:color w:val="000000" w:themeColor="text1"/>
          <w:lang w:val="en-GB"/>
        </w:rPr>
        <w:t xml:space="preserve"> den Ijssel, </w:t>
      </w:r>
      <w:r w:rsidR="003954E1">
        <w:rPr>
          <w:rFonts w:eastAsia="Times New Roman" w:cstheme="minorHAnsi"/>
          <w:color w:val="000000" w:themeColor="text1"/>
          <w:lang w:val="en-GB"/>
        </w:rPr>
        <w:t>The Netherlands</w:t>
      </w:r>
      <w:r w:rsidR="00481A4F">
        <w:rPr>
          <w:rFonts w:eastAsia="Times New Roman" w:cstheme="minorHAnsi"/>
          <w:color w:val="000000" w:themeColor="text1"/>
          <w:lang w:val="en-GB"/>
        </w:rPr>
        <w:t xml:space="preserve"> </w:t>
      </w:r>
    </w:p>
    <w:p w14:paraId="2798C0AC" w14:textId="2A8CB67A" w:rsidR="00F648D3" w:rsidRDefault="00523155" w:rsidP="00F76D85">
      <w:pPr>
        <w:spacing w:after="0" w:line="480" w:lineRule="auto"/>
        <w:jc w:val="both"/>
        <w:rPr>
          <w:ins w:id="163" w:author="My Luong Vuong" w:date="2023-11-24T15:57:00Z"/>
          <w:rFonts w:eastAsia="Times New Roman" w:cstheme="minorHAnsi"/>
          <w:color w:val="000000" w:themeColor="text1"/>
          <w:lang w:val="en-GB"/>
        </w:rPr>
      </w:pPr>
      <w:del w:id="164" w:author="My Luong Vuong" w:date="2023-11-24T09:55:00Z">
        <w:r w:rsidDel="00CE52D2">
          <w:rPr>
            <w:rFonts w:eastAsia="Times New Roman" w:cstheme="minorHAnsi"/>
            <w:color w:val="000000" w:themeColor="text1"/>
            <w:vertAlign w:val="superscript"/>
            <w:lang w:val="en-GB"/>
          </w:rPr>
          <w:delText>w</w:delText>
        </w:r>
        <w:r w:rsidR="00481A4F" w:rsidDel="00CE52D2">
          <w:rPr>
            <w:rFonts w:eastAsia="Times New Roman" w:cstheme="minorHAnsi"/>
            <w:color w:val="000000" w:themeColor="text1"/>
            <w:lang w:val="en-GB"/>
          </w:rPr>
          <w:delText xml:space="preserve"> </w:delText>
        </w:r>
      </w:del>
      <w:ins w:id="165" w:author="My Luong Vuong" w:date="2023-11-24T09:55:00Z">
        <w:r w:rsidR="00CE52D2">
          <w:rPr>
            <w:rFonts w:eastAsia="Times New Roman" w:cstheme="minorHAnsi"/>
            <w:color w:val="000000" w:themeColor="text1"/>
            <w:vertAlign w:val="superscript"/>
            <w:lang w:val="en-GB"/>
          </w:rPr>
          <w:t>y</w:t>
        </w:r>
        <w:r w:rsidR="00CE52D2">
          <w:rPr>
            <w:rFonts w:eastAsia="Times New Roman" w:cstheme="minorHAnsi"/>
            <w:color w:val="000000" w:themeColor="text1"/>
            <w:lang w:val="en-GB"/>
          </w:rPr>
          <w:t xml:space="preserve"> </w:t>
        </w:r>
      </w:ins>
      <w:r w:rsidR="0054174E" w:rsidRPr="0054174E">
        <w:rPr>
          <w:rFonts w:eastAsia="Times New Roman" w:cstheme="minorHAnsi"/>
          <w:color w:val="000000" w:themeColor="text1"/>
          <w:lang w:val="en-GB"/>
        </w:rPr>
        <w:t xml:space="preserve">Institute of Pharmacy, University of Hamburg, </w:t>
      </w:r>
      <w:proofErr w:type="spellStart"/>
      <w:r w:rsidR="0054174E" w:rsidRPr="0054174E">
        <w:rPr>
          <w:rFonts w:eastAsia="Times New Roman" w:cstheme="minorHAnsi"/>
          <w:color w:val="000000" w:themeColor="text1"/>
          <w:lang w:val="en-GB"/>
        </w:rPr>
        <w:t>Bundesstraße</w:t>
      </w:r>
      <w:proofErr w:type="spellEnd"/>
      <w:r w:rsidR="0054174E" w:rsidRPr="0054174E">
        <w:rPr>
          <w:rFonts w:eastAsia="Times New Roman" w:cstheme="minorHAnsi"/>
          <w:color w:val="000000" w:themeColor="text1"/>
          <w:lang w:val="en-GB"/>
        </w:rPr>
        <w:t xml:space="preserve"> 45, 20146 Hamburg, Germany</w:t>
      </w:r>
      <w:r w:rsidR="00A36CBE">
        <w:rPr>
          <w:rFonts w:eastAsia="Times New Roman" w:cstheme="minorHAnsi"/>
          <w:color w:val="000000" w:themeColor="text1"/>
          <w:lang w:val="en-GB"/>
        </w:rPr>
        <w:t>.</w:t>
      </w:r>
      <w:r w:rsidR="00A36CBE" w:rsidRPr="00E03B11">
        <w:rPr>
          <w:rFonts w:eastAsia="Times New Roman" w:cstheme="minorHAnsi"/>
          <w:color w:val="000000" w:themeColor="text1"/>
          <w:lang w:val="en-GB"/>
        </w:rPr>
        <w:t xml:space="preserve"> </w:t>
      </w:r>
    </w:p>
    <w:p w14:paraId="7341354B" w14:textId="77777777" w:rsidR="00F648D3" w:rsidRDefault="00F648D3">
      <w:pPr>
        <w:rPr>
          <w:ins w:id="166" w:author="My Luong Vuong" w:date="2023-11-24T15:57:00Z"/>
          <w:rFonts w:eastAsia="Times New Roman" w:cstheme="minorHAnsi"/>
          <w:color w:val="000000" w:themeColor="text1"/>
          <w:lang w:val="en-GB"/>
        </w:rPr>
      </w:pPr>
      <w:ins w:id="167" w:author="My Luong Vuong" w:date="2023-11-24T15:57:00Z">
        <w:r>
          <w:rPr>
            <w:rFonts w:eastAsia="Times New Roman" w:cstheme="minorHAnsi"/>
            <w:color w:val="000000" w:themeColor="text1"/>
            <w:lang w:val="en-GB"/>
          </w:rPr>
          <w:br w:type="page"/>
        </w:r>
      </w:ins>
    </w:p>
    <w:p w14:paraId="0933FD65" w14:textId="2F21AB14" w:rsidR="005B0EB5" w:rsidRDefault="00F648D3" w:rsidP="00D852AD">
      <w:pPr>
        <w:pStyle w:val="Heading1"/>
        <w:numPr>
          <w:ilvl w:val="0"/>
          <w:numId w:val="0"/>
        </w:numPr>
        <w:rPr>
          <w:ins w:id="168" w:author="My Luong Vuong" w:date="2023-11-24T15:57:00Z"/>
        </w:rPr>
        <w:pPrChange w:id="169" w:author="My Luong Vuong" w:date="2023-11-24T16:09:00Z">
          <w:pPr>
            <w:spacing w:after="0" w:line="480" w:lineRule="auto"/>
            <w:jc w:val="both"/>
          </w:pPr>
        </w:pPrChange>
      </w:pPr>
      <w:ins w:id="170" w:author="My Luong Vuong" w:date="2023-11-24T15:57:00Z">
        <w:r>
          <w:lastRenderedPageBreak/>
          <w:t>Abstract</w:t>
        </w:r>
      </w:ins>
    </w:p>
    <w:p w14:paraId="0639F04D" w14:textId="4DBF25F7" w:rsidR="00715016" w:rsidRPr="00715016" w:rsidRDefault="00715016" w:rsidP="00715016">
      <w:pPr>
        <w:spacing w:after="0" w:line="480" w:lineRule="auto"/>
        <w:jc w:val="both"/>
        <w:rPr>
          <w:ins w:id="171" w:author="My Luong Vuong" w:date="2023-11-24T16:02:00Z"/>
          <w:rFonts w:eastAsia="Times New Roman" w:cstheme="minorHAnsi"/>
          <w:color w:val="000000" w:themeColor="text1"/>
          <w:lang w:val="en-GB"/>
        </w:rPr>
      </w:pPr>
      <w:ins w:id="172" w:author="My Luong Vuong" w:date="2023-11-24T16:02:00Z">
        <w:r w:rsidRPr="00D01555">
          <w:rPr>
            <w:rStyle w:val="Heading2Char"/>
            <w:rPrChange w:id="173" w:author="My Luong Vuong" w:date="2023-11-24T16:18:00Z">
              <w:rPr>
                <w:rFonts w:eastAsia="Times New Roman" w:cstheme="minorHAnsi"/>
                <w:color w:val="000000" w:themeColor="text1"/>
                <w:lang w:val="en-GB"/>
              </w:rPr>
            </w:rPrChange>
          </w:rPr>
          <w:t>Background</w:t>
        </w:r>
        <w:r w:rsidRPr="00715016">
          <w:rPr>
            <w:rFonts w:eastAsia="Times New Roman" w:cstheme="minorHAnsi"/>
            <w:color w:val="000000" w:themeColor="text1"/>
            <w:lang w:val="en-GB"/>
          </w:rPr>
          <w:t xml:space="preserve">: Invasive candidiasis, particularly </w:t>
        </w:r>
        <w:proofErr w:type="spellStart"/>
        <w:r w:rsidRPr="00715016">
          <w:rPr>
            <w:rFonts w:eastAsia="Times New Roman" w:cstheme="minorHAnsi"/>
            <w:color w:val="000000" w:themeColor="text1"/>
            <w:lang w:val="en-GB"/>
          </w:rPr>
          <w:t>candidaemia</w:t>
        </w:r>
        <w:proofErr w:type="spellEnd"/>
        <w:r w:rsidRPr="00715016">
          <w:rPr>
            <w:rFonts w:eastAsia="Times New Roman" w:cstheme="minorHAnsi"/>
            <w:color w:val="000000" w:themeColor="text1"/>
            <w:lang w:val="en-GB"/>
          </w:rPr>
          <w:t xml:space="preserve">, is a significant complication in patients with underlying medical conditions. Fluconazole is commonly used for its treatment due to its safety, tissue penetration, and lower cost. However, the recommended dosing regimen </w:t>
        </w:r>
      </w:ins>
      <w:ins w:id="174" w:author="My Luong Vuong" w:date="2023-11-24T16:34:00Z">
        <w:r w:rsidR="008B0A79">
          <w:rPr>
            <w:rFonts w:eastAsia="Times New Roman" w:cstheme="minorHAnsi"/>
            <w:color w:val="000000" w:themeColor="text1"/>
            <w:lang w:val="en-GB"/>
          </w:rPr>
          <w:t>does</w:t>
        </w:r>
      </w:ins>
      <w:ins w:id="175" w:author="My Luong Vuong" w:date="2023-11-24T16:02:00Z">
        <w:r w:rsidRPr="00715016">
          <w:rPr>
            <w:rFonts w:eastAsia="Times New Roman" w:cstheme="minorHAnsi"/>
            <w:color w:val="000000" w:themeColor="text1"/>
            <w:lang w:val="en-GB"/>
          </w:rPr>
          <w:t xml:space="preserve"> not achieve adequate exposure in critically ill patients</w:t>
        </w:r>
      </w:ins>
      <w:ins w:id="176" w:author="My Luong Vuong" w:date="2023-11-24T16:34:00Z">
        <w:r w:rsidR="008B0A79">
          <w:rPr>
            <w:rFonts w:eastAsia="Times New Roman" w:cstheme="minorHAnsi"/>
            <w:color w:val="000000" w:themeColor="text1"/>
            <w:lang w:val="en-GB"/>
          </w:rPr>
          <w:t xml:space="preserve"> with continuous renal replacement therapy and </w:t>
        </w:r>
        <w:r w:rsidR="00753653">
          <w:rPr>
            <w:rFonts w:eastAsia="Times New Roman" w:cstheme="minorHAnsi"/>
            <w:color w:val="000000" w:themeColor="text1"/>
            <w:lang w:val="en-GB"/>
          </w:rPr>
          <w:t>obesity</w:t>
        </w:r>
      </w:ins>
      <w:ins w:id="177" w:author="My Luong Vuong" w:date="2023-11-24T16:02:00Z">
        <w:r w:rsidRPr="00715016">
          <w:rPr>
            <w:rFonts w:eastAsia="Times New Roman" w:cstheme="minorHAnsi"/>
            <w:color w:val="000000" w:themeColor="text1"/>
            <w:lang w:val="en-GB"/>
          </w:rPr>
          <w:t>.</w:t>
        </w:r>
      </w:ins>
    </w:p>
    <w:p w14:paraId="77C467FA" w14:textId="77777777" w:rsidR="00715016" w:rsidRPr="00715016" w:rsidRDefault="00715016" w:rsidP="00715016">
      <w:pPr>
        <w:spacing w:after="0" w:line="480" w:lineRule="auto"/>
        <w:jc w:val="both"/>
        <w:rPr>
          <w:ins w:id="178" w:author="My Luong Vuong" w:date="2023-11-24T16:02:00Z"/>
          <w:rFonts w:eastAsia="Times New Roman" w:cstheme="minorHAnsi"/>
          <w:color w:val="000000" w:themeColor="text1"/>
          <w:lang w:val="en-GB"/>
        </w:rPr>
      </w:pPr>
      <w:ins w:id="179" w:author="My Luong Vuong" w:date="2023-11-24T16:02:00Z">
        <w:r w:rsidRPr="00D01555">
          <w:rPr>
            <w:rStyle w:val="Heading2Char"/>
            <w:rPrChange w:id="180" w:author="My Luong Vuong" w:date="2023-11-24T16:19:00Z">
              <w:rPr>
                <w:rFonts w:eastAsia="Times New Roman" w:cstheme="minorHAnsi"/>
                <w:color w:val="000000" w:themeColor="text1"/>
                <w:lang w:val="en-GB"/>
              </w:rPr>
            </w:rPrChange>
          </w:rPr>
          <w:t>Objectives</w:t>
        </w:r>
        <w:r w:rsidRPr="00715016">
          <w:rPr>
            <w:rStyle w:val="Heading2Char"/>
            <w:rPrChange w:id="181" w:author="My Luong Vuong" w:date="2023-11-24T16:02:00Z">
              <w:rPr>
                <w:rFonts w:eastAsia="Times New Roman" w:cstheme="minorHAnsi"/>
                <w:color w:val="000000" w:themeColor="text1"/>
                <w:lang w:val="en-GB"/>
              </w:rPr>
            </w:rPrChange>
          </w:rPr>
          <w:t>:</w:t>
        </w:r>
        <w:r w:rsidRPr="00715016">
          <w:rPr>
            <w:rFonts w:eastAsia="Times New Roman" w:cstheme="minorHAnsi"/>
            <w:color w:val="000000" w:themeColor="text1"/>
            <w:lang w:val="en-GB"/>
          </w:rPr>
          <w:t xml:space="preserve"> This study aimed to develop a population pharmacokinetic (</w:t>
        </w:r>
        <w:proofErr w:type="spellStart"/>
        <w:r w:rsidRPr="00715016">
          <w:rPr>
            <w:rFonts w:eastAsia="Times New Roman" w:cstheme="minorHAnsi"/>
            <w:color w:val="000000" w:themeColor="text1"/>
            <w:lang w:val="en-GB"/>
          </w:rPr>
          <w:t>popPK</w:t>
        </w:r>
        <w:proofErr w:type="spellEnd"/>
        <w:r w:rsidRPr="00715016">
          <w:rPr>
            <w:rFonts w:eastAsia="Times New Roman" w:cstheme="minorHAnsi"/>
            <w:color w:val="000000" w:themeColor="text1"/>
            <w:lang w:val="en-GB"/>
          </w:rPr>
          <w:t>) model of fluconazole in critically ill patients and identify factors that impact target attainment. Additionally, an optimised dosing regimen was sought to ensure adequate exposure.</w:t>
        </w:r>
      </w:ins>
    </w:p>
    <w:p w14:paraId="44D5CFE4" w14:textId="77777777" w:rsidR="00715016" w:rsidRPr="00715016" w:rsidRDefault="00715016" w:rsidP="00715016">
      <w:pPr>
        <w:spacing w:after="0" w:line="480" w:lineRule="auto"/>
        <w:jc w:val="both"/>
        <w:rPr>
          <w:ins w:id="182" w:author="My Luong Vuong" w:date="2023-11-24T16:02:00Z"/>
          <w:rFonts w:eastAsia="Times New Roman" w:cstheme="minorHAnsi"/>
          <w:color w:val="000000" w:themeColor="text1"/>
          <w:lang w:val="en-GB"/>
        </w:rPr>
      </w:pPr>
      <w:ins w:id="183" w:author="My Luong Vuong" w:date="2023-11-24T16:02:00Z">
        <w:r w:rsidRPr="00FB30CE">
          <w:rPr>
            <w:rStyle w:val="Heading2Char"/>
            <w:rPrChange w:id="184" w:author="My Luong Vuong" w:date="2023-11-24T16:02:00Z">
              <w:rPr>
                <w:rFonts w:eastAsia="Times New Roman" w:cstheme="minorHAnsi"/>
                <w:color w:val="000000" w:themeColor="text1"/>
                <w:lang w:val="en-GB"/>
              </w:rPr>
            </w:rPrChange>
          </w:rPr>
          <w:t>Patients and Methods:</w:t>
        </w:r>
        <w:r w:rsidRPr="00715016">
          <w:rPr>
            <w:rFonts w:eastAsia="Times New Roman" w:cstheme="minorHAnsi"/>
            <w:color w:val="000000" w:themeColor="text1"/>
            <w:lang w:val="en-GB"/>
          </w:rPr>
          <w:t xml:space="preserve"> An individual patient data meta-analysis (IPDMA) was conducted, collecting therapeutic drug monitoring data from eight published studies. A </w:t>
        </w:r>
        <w:proofErr w:type="spellStart"/>
        <w:r w:rsidRPr="00715016">
          <w:rPr>
            <w:rFonts w:eastAsia="Times New Roman" w:cstheme="minorHAnsi"/>
            <w:color w:val="000000" w:themeColor="text1"/>
            <w:lang w:val="en-GB"/>
          </w:rPr>
          <w:t>popPK</w:t>
        </w:r>
        <w:proofErr w:type="spellEnd"/>
        <w:r w:rsidRPr="00715016">
          <w:rPr>
            <w:rFonts w:eastAsia="Times New Roman" w:cstheme="minorHAnsi"/>
            <w:color w:val="000000" w:themeColor="text1"/>
            <w:lang w:val="en-GB"/>
          </w:rPr>
          <w:t xml:space="preserve"> model was developed, and covariates with clinical relevance were identified. Multiple imputation was used to handle missing data. Monte Carlo simulations were conducted to evaluate various dosing regimens.</w:t>
        </w:r>
      </w:ins>
    </w:p>
    <w:p w14:paraId="59953139" w14:textId="56C715F5" w:rsidR="00715016" w:rsidRPr="00715016" w:rsidRDefault="00715016" w:rsidP="00715016">
      <w:pPr>
        <w:spacing w:after="0" w:line="480" w:lineRule="auto"/>
        <w:jc w:val="both"/>
        <w:rPr>
          <w:ins w:id="185" w:author="My Luong Vuong" w:date="2023-11-24T16:02:00Z"/>
          <w:rFonts w:eastAsia="Times New Roman" w:cstheme="minorHAnsi"/>
          <w:color w:val="000000" w:themeColor="text1"/>
          <w:lang w:val="en-GB"/>
        </w:rPr>
      </w:pPr>
      <w:ins w:id="186" w:author="My Luong Vuong" w:date="2023-11-24T16:02:00Z">
        <w:r w:rsidRPr="00CD7AF5">
          <w:rPr>
            <w:rStyle w:val="Heading2Char"/>
            <w:rPrChange w:id="187" w:author="My Luong Vuong" w:date="2023-11-24T16:20:00Z">
              <w:rPr>
                <w:rFonts w:eastAsia="Times New Roman" w:cstheme="minorHAnsi"/>
                <w:color w:val="000000" w:themeColor="text1"/>
                <w:lang w:val="en-GB"/>
              </w:rPr>
            </w:rPrChange>
          </w:rPr>
          <w:t>Results</w:t>
        </w:r>
        <w:r w:rsidRPr="00715016">
          <w:rPr>
            <w:rFonts w:eastAsia="Times New Roman" w:cstheme="minorHAnsi"/>
            <w:color w:val="000000" w:themeColor="text1"/>
            <w:lang w:val="en-GB"/>
          </w:rPr>
          <w:t xml:space="preserve">: Data from 177 critically ill patients were included in the analysis. The final </w:t>
        </w:r>
        <w:proofErr w:type="spellStart"/>
        <w:r w:rsidRPr="00715016">
          <w:rPr>
            <w:rFonts w:eastAsia="Times New Roman" w:cstheme="minorHAnsi"/>
            <w:color w:val="000000" w:themeColor="text1"/>
            <w:lang w:val="en-GB"/>
          </w:rPr>
          <w:t>popPK</w:t>
        </w:r>
        <w:proofErr w:type="spellEnd"/>
        <w:r w:rsidRPr="00715016">
          <w:rPr>
            <w:rFonts w:eastAsia="Times New Roman" w:cstheme="minorHAnsi"/>
            <w:color w:val="000000" w:themeColor="text1"/>
            <w:lang w:val="en-GB"/>
          </w:rPr>
          <w:t xml:space="preserve"> model was a two-compartment model with linear elimination, in which continuous renal replacement therapy status</w:t>
        </w:r>
      </w:ins>
      <w:ins w:id="188" w:author="My Luong Vuong" w:date="2023-11-24T16:27:00Z">
        <w:r w:rsidR="000A1607">
          <w:rPr>
            <w:rFonts w:eastAsia="Times New Roman" w:cstheme="minorHAnsi"/>
            <w:color w:val="000000" w:themeColor="text1"/>
            <w:lang w:val="en-GB"/>
          </w:rPr>
          <w:t>,</w:t>
        </w:r>
        <w:r w:rsidR="00465320">
          <w:rPr>
            <w:rFonts w:eastAsia="Times New Roman" w:cstheme="minorHAnsi"/>
            <w:color w:val="000000" w:themeColor="text1"/>
            <w:lang w:val="en-GB"/>
          </w:rPr>
          <w:t xml:space="preserve"> </w:t>
        </w:r>
      </w:ins>
      <w:ins w:id="189" w:author="My Luong Vuong" w:date="2023-11-24T16:32:00Z">
        <w:r w:rsidR="006832B1">
          <w:rPr>
            <w:rFonts w:eastAsia="Times New Roman" w:cstheme="minorHAnsi"/>
            <w:color w:val="000000" w:themeColor="text1"/>
            <w:lang w:val="en-GB"/>
          </w:rPr>
          <w:t>estimated glomerular filtration rate</w:t>
        </w:r>
      </w:ins>
      <w:ins w:id="190" w:author="My Luong Vuong" w:date="2023-11-24T16:27:00Z">
        <w:r w:rsidR="00465320">
          <w:rPr>
            <w:rFonts w:eastAsia="Times New Roman" w:cstheme="minorHAnsi"/>
            <w:color w:val="000000" w:themeColor="text1"/>
            <w:lang w:val="en-GB"/>
          </w:rPr>
          <w:t xml:space="preserve"> </w:t>
        </w:r>
        <w:r w:rsidR="00A178AD">
          <w:rPr>
            <w:rFonts w:eastAsia="Times New Roman" w:cstheme="minorHAnsi"/>
            <w:color w:val="000000" w:themeColor="text1"/>
            <w:lang w:val="en-GB"/>
          </w:rPr>
          <w:t>,</w:t>
        </w:r>
        <w:r w:rsidR="00465320">
          <w:rPr>
            <w:rFonts w:eastAsia="Times New Roman" w:cstheme="minorHAnsi"/>
            <w:color w:val="000000" w:themeColor="text1"/>
            <w:lang w:val="en-GB"/>
          </w:rPr>
          <w:t>and</w:t>
        </w:r>
      </w:ins>
      <w:ins w:id="191" w:author="My Luong Vuong" w:date="2023-11-24T16:02:00Z">
        <w:r w:rsidRPr="00715016">
          <w:rPr>
            <w:rFonts w:eastAsia="Times New Roman" w:cstheme="minorHAnsi"/>
            <w:color w:val="000000" w:themeColor="text1"/>
            <w:lang w:val="en-GB"/>
          </w:rPr>
          <w:t xml:space="preserve"> body weight were the </w:t>
        </w:r>
      </w:ins>
      <w:ins w:id="192" w:author="My Luong Vuong" w:date="2023-11-24T16:27:00Z">
        <w:r w:rsidR="000A1607">
          <w:rPr>
            <w:rFonts w:eastAsia="Times New Roman" w:cstheme="minorHAnsi"/>
            <w:color w:val="000000" w:themeColor="text1"/>
            <w:lang w:val="en-GB"/>
          </w:rPr>
          <w:t>three</w:t>
        </w:r>
      </w:ins>
      <w:ins w:id="193" w:author="My Luong Vuong" w:date="2023-11-24T16:02:00Z">
        <w:r w:rsidRPr="00715016">
          <w:rPr>
            <w:rFonts w:eastAsia="Times New Roman" w:cstheme="minorHAnsi"/>
            <w:color w:val="000000" w:themeColor="text1"/>
            <w:lang w:val="en-GB"/>
          </w:rPr>
          <w:t xml:space="preserve"> </w:t>
        </w:r>
      </w:ins>
      <w:proofErr w:type="spellStart"/>
      <w:ins w:id="194" w:author="My Luong Vuong" w:date="2023-11-24T16:28:00Z">
        <w:r w:rsidR="00542CE5">
          <w:rPr>
            <w:rFonts w:eastAsia="Times New Roman" w:cstheme="minorHAnsi"/>
            <w:color w:val="000000" w:themeColor="text1"/>
            <w:lang w:val="en-GB"/>
          </w:rPr>
          <w:t>significan</w:t>
        </w:r>
      </w:ins>
      <w:proofErr w:type="spellEnd"/>
      <w:ins w:id="195" w:author="My Luong Vuong" w:date="2023-11-24T16:26:00Z">
        <w:r w:rsidR="00B916E4">
          <w:rPr>
            <w:rFonts w:eastAsia="Times New Roman" w:cstheme="minorHAnsi"/>
            <w:color w:val="000000" w:themeColor="text1"/>
            <w:lang w:val="en-GB"/>
          </w:rPr>
          <w:t xml:space="preserve"> </w:t>
        </w:r>
      </w:ins>
      <w:ins w:id="196" w:author="My Luong Vuong" w:date="2023-11-24T16:02:00Z">
        <w:r w:rsidRPr="00715016">
          <w:rPr>
            <w:rFonts w:eastAsia="Times New Roman" w:cstheme="minorHAnsi"/>
            <w:color w:val="000000" w:themeColor="text1"/>
            <w:lang w:val="en-GB"/>
          </w:rPr>
          <w:t>covariates</w:t>
        </w:r>
      </w:ins>
      <w:ins w:id="197" w:author="My Luong Vuong" w:date="2023-11-24T16:27:00Z">
        <w:r w:rsidR="000B6E47">
          <w:rPr>
            <w:rFonts w:eastAsia="Times New Roman" w:cstheme="minorHAnsi"/>
            <w:color w:val="000000" w:themeColor="text1"/>
            <w:lang w:val="en-GB"/>
          </w:rPr>
          <w:t xml:space="preserve"> retained</w:t>
        </w:r>
      </w:ins>
      <w:ins w:id="198" w:author="My Luong Vuong" w:date="2023-11-24T16:02:00Z">
        <w:r w:rsidRPr="00715016">
          <w:rPr>
            <w:rFonts w:eastAsia="Times New Roman" w:cstheme="minorHAnsi"/>
            <w:color w:val="000000" w:themeColor="text1"/>
            <w:lang w:val="en-GB"/>
          </w:rPr>
          <w:t xml:space="preserve">. Simulations demonstrated that the </w:t>
        </w:r>
      </w:ins>
      <w:ins w:id="199" w:author="My Luong Vuong" w:date="2023-11-24T16:32:00Z">
        <w:r w:rsidR="006832B1" w:rsidRPr="006832B1">
          <w:rPr>
            <w:rFonts w:eastAsia="Times New Roman" w:cstheme="minorHAnsi"/>
            <w:color w:val="000000" w:themeColor="text1"/>
            <w:lang w:val="en-GB"/>
          </w:rPr>
          <w:t>estimated glomerular filtration rate</w:t>
        </w:r>
      </w:ins>
      <w:ins w:id="200" w:author="My Luong Vuong" w:date="2023-11-24T16:28:00Z">
        <w:r w:rsidR="00422E95">
          <w:rPr>
            <w:rFonts w:eastAsia="Times New Roman" w:cstheme="minorHAnsi"/>
            <w:color w:val="000000" w:themeColor="text1"/>
            <w:lang w:val="en-GB"/>
          </w:rPr>
          <w:t xml:space="preserve"> was a clinically-irrelevant covariate</w:t>
        </w:r>
      </w:ins>
      <w:ins w:id="201" w:author="My Luong Vuong" w:date="2023-11-24T16:02:00Z">
        <w:r w:rsidRPr="00715016">
          <w:rPr>
            <w:rFonts w:eastAsia="Times New Roman" w:cstheme="minorHAnsi"/>
            <w:color w:val="000000" w:themeColor="text1"/>
            <w:lang w:val="en-GB"/>
          </w:rPr>
          <w:t>. An optimised dosing regimen</w:t>
        </w:r>
      </w:ins>
      <w:ins w:id="202" w:author="My Luong Vuong" w:date="2023-11-24T16:29:00Z">
        <w:r w:rsidR="00317BE0">
          <w:rPr>
            <w:rFonts w:eastAsia="Times New Roman" w:cstheme="minorHAnsi"/>
            <w:color w:val="000000" w:themeColor="text1"/>
            <w:lang w:val="en-GB"/>
          </w:rPr>
          <w:t xml:space="preserve"> </w:t>
        </w:r>
        <w:r w:rsidR="00317BE0" w:rsidRPr="00715016">
          <w:rPr>
            <w:rFonts w:eastAsia="Times New Roman" w:cstheme="minorHAnsi"/>
            <w:color w:val="000000" w:themeColor="text1"/>
            <w:lang w:val="en-GB"/>
          </w:rPr>
          <w:t>stratified</w:t>
        </w:r>
        <w:r w:rsidR="00317BE0">
          <w:rPr>
            <w:rFonts w:eastAsia="Times New Roman" w:cstheme="minorHAnsi"/>
            <w:color w:val="000000" w:themeColor="text1"/>
            <w:lang w:val="en-GB"/>
          </w:rPr>
          <w:t xml:space="preserve"> based on </w:t>
        </w:r>
        <w:r w:rsidR="004B3703">
          <w:rPr>
            <w:rFonts w:eastAsia="Times New Roman" w:cstheme="minorHAnsi"/>
            <w:color w:val="000000" w:themeColor="text1"/>
            <w:lang w:val="en-GB"/>
          </w:rPr>
          <w:t>continuous renal replacement therapy status and body weight</w:t>
        </w:r>
      </w:ins>
      <w:ins w:id="203" w:author="My Luong Vuong" w:date="2023-11-24T16:02:00Z">
        <w:r w:rsidRPr="00715016">
          <w:rPr>
            <w:rFonts w:eastAsia="Times New Roman" w:cstheme="minorHAnsi"/>
            <w:color w:val="000000" w:themeColor="text1"/>
            <w:lang w:val="en-GB"/>
          </w:rPr>
          <w:t xml:space="preserve"> was proposed.</w:t>
        </w:r>
      </w:ins>
    </w:p>
    <w:p w14:paraId="52C8EFEB" w14:textId="4B8E37EA" w:rsidR="00F648D3" w:rsidRPr="00E03B11" w:rsidRDefault="00715016" w:rsidP="00715016">
      <w:pPr>
        <w:spacing w:after="0" w:line="480" w:lineRule="auto"/>
        <w:jc w:val="both"/>
        <w:rPr>
          <w:rFonts w:eastAsia="Times New Roman" w:cstheme="minorHAnsi"/>
          <w:color w:val="000000" w:themeColor="text1"/>
          <w:lang w:val="en-GB"/>
        </w:rPr>
      </w:pPr>
      <w:ins w:id="204" w:author="My Luong Vuong" w:date="2023-11-24T16:02:00Z">
        <w:r w:rsidRPr="00D01555">
          <w:rPr>
            <w:rStyle w:val="Heading2Char"/>
            <w:rPrChange w:id="205" w:author="My Luong Vuong" w:date="2023-11-24T16:19:00Z">
              <w:rPr>
                <w:rFonts w:eastAsia="Times New Roman" w:cstheme="minorHAnsi"/>
                <w:color w:val="000000" w:themeColor="text1"/>
                <w:lang w:val="en-GB"/>
              </w:rPr>
            </w:rPrChange>
          </w:rPr>
          <w:t>Conclusion</w:t>
        </w:r>
        <w:r w:rsidRPr="00715016">
          <w:rPr>
            <w:rFonts w:eastAsia="Times New Roman" w:cstheme="minorHAnsi"/>
            <w:color w:val="000000" w:themeColor="text1"/>
            <w:lang w:val="en-GB"/>
          </w:rPr>
          <w:t xml:space="preserve">: This IPDMA study developed a </w:t>
        </w:r>
        <w:proofErr w:type="spellStart"/>
        <w:r w:rsidRPr="00715016">
          <w:rPr>
            <w:rFonts w:eastAsia="Times New Roman" w:cstheme="minorHAnsi"/>
            <w:color w:val="000000" w:themeColor="text1"/>
            <w:lang w:val="en-GB"/>
          </w:rPr>
          <w:t>popPK</w:t>
        </w:r>
        <w:proofErr w:type="spellEnd"/>
        <w:r w:rsidRPr="00715016">
          <w:rPr>
            <w:rFonts w:eastAsia="Times New Roman" w:cstheme="minorHAnsi"/>
            <w:color w:val="000000" w:themeColor="text1"/>
            <w:lang w:val="en-GB"/>
          </w:rPr>
          <w:t xml:space="preserve"> model of fluconazole in critically ill patients and proposed an optimised dosing regimen, which makes therapeutic drug monitoring (TDM) unnecessary. A prospective clinical trial with more intensive data collection should be conducted.</w:t>
        </w:r>
      </w:ins>
    </w:p>
    <w:p w14:paraId="33115127" w14:textId="77777777" w:rsidR="00D55C90" w:rsidRPr="00E03B11" w:rsidRDefault="00D55C90">
      <w:pPr>
        <w:rPr>
          <w:rFonts w:eastAsia="Times New Roman" w:cstheme="minorHAnsi"/>
          <w:b/>
          <w:bCs/>
          <w:color w:val="000000" w:themeColor="text1"/>
          <w:sz w:val="28"/>
          <w:szCs w:val="28"/>
          <w:lang w:val="en-GB"/>
        </w:rPr>
      </w:pPr>
      <w:r w:rsidRPr="00E03B11">
        <w:rPr>
          <w:rFonts w:eastAsia="Times New Roman" w:cstheme="minorHAnsi"/>
          <w:b/>
          <w:bCs/>
          <w:color w:val="000000" w:themeColor="text1"/>
          <w:sz w:val="28"/>
          <w:szCs w:val="28"/>
          <w:lang w:val="en-GB"/>
        </w:rPr>
        <w:br w:type="page"/>
      </w:r>
    </w:p>
    <w:p w14:paraId="1F091AAD" w14:textId="219EC2AB" w:rsidR="0021227E" w:rsidRPr="00E03B11" w:rsidRDefault="00956C10" w:rsidP="00C27585">
      <w:pPr>
        <w:pStyle w:val="Heading1"/>
        <w:pPrChange w:id="206" w:author="My Luong Vuong" w:date="2023-11-24T16:21:00Z">
          <w:pPr>
            <w:spacing w:after="0" w:line="480" w:lineRule="auto"/>
            <w:jc w:val="both"/>
          </w:pPr>
        </w:pPrChange>
      </w:pPr>
      <w:commentRangeStart w:id="207"/>
      <w:commentRangeEnd w:id="207"/>
      <w:r>
        <w:rPr>
          <w:rStyle w:val="CommentReference"/>
        </w:rPr>
        <w:commentReference w:id="207"/>
      </w:r>
      <w:r w:rsidR="00680222" w:rsidRPr="00E03B11">
        <w:t>Introduction</w:t>
      </w:r>
    </w:p>
    <w:p w14:paraId="30EFE36F" w14:textId="2621A571" w:rsidR="001F6035" w:rsidRPr="00E03B11" w:rsidRDefault="0077091E" w:rsidP="001F6035">
      <w:pPr>
        <w:spacing w:after="0" w:line="480" w:lineRule="auto"/>
        <w:jc w:val="both"/>
        <w:rPr>
          <w:rFonts w:eastAsia="Times New Roman" w:cstheme="minorHAnsi"/>
          <w:color w:val="000000" w:themeColor="text1"/>
          <w:lang w:val="en-GB"/>
        </w:rPr>
      </w:pPr>
      <w:bookmarkStart w:id="208" w:name="_Hlk136852117"/>
      <w:r w:rsidRPr="00E03B11">
        <w:rPr>
          <w:rFonts w:eastAsia="Times New Roman" w:cstheme="minorHAnsi"/>
          <w:color w:val="000000" w:themeColor="text1"/>
          <w:lang w:val="en-GB"/>
        </w:rPr>
        <w:t>Invasive</w:t>
      </w:r>
      <w:r w:rsidRPr="00E03B11">
        <w:rPr>
          <w:rFonts w:eastAsia="Times New Roman" w:cstheme="minorHAnsi"/>
          <w:i/>
          <w:color w:val="000000" w:themeColor="text1"/>
          <w:lang w:val="en-GB"/>
        </w:rPr>
        <w:t xml:space="preserve"> </w:t>
      </w:r>
      <w:r w:rsidRPr="00E03B11">
        <w:rPr>
          <w:rFonts w:eastAsia="Times New Roman" w:cstheme="minorHAnsi"/>
          <w:iCs/>
          <w:color w:val="000000" w:themeColor="text1"/>
          <w:lang w:val="en-GB"/>
        </w:rPr>
        <w:t>candidiasis</w:t>
      </w:r>
      <w:r w:rsidR="00B52BCD" w:rsidRPr="00E03B11">
        <w:rPr>
          <w:rFonts w:eastAsia="Times New Roman" w:cstheme="minorHAnsi"/>
          <w:color w:val="000000" w:themeColor="text1"/>
          <w:lang w:val="en-GB"/>
        </w:rPr>
        <w:t xml:space="preserve">, including </w:t>
      </w:r>
      <w:proofErr w:type="spellStart"/>
      <w:r w:rsidR="00D17D9D" w:rsidRPr="00E03B11">
        <w:rPr>
          <w:rFonts w:eastAsia="Times New Roman" w:cstheme="minorHAnsi"/>
          <w:color w:val="000000" w:themeColor="text1"/>
          <w:lang w:val="en-GB"/>
        </w:rPr>
        <w:t>candid</w:t>
      </w:r>
      <w:r w:rsidR="0093234B" w:rsidRPr="00E03B11">
        <w:rPr>
          <w:rFonts w:eastAsia="Times New Roman" w:cstheme="minorHAnsi"/>
          <w:color w:val="000000" w:themeColor="text1"/>
          <w:lang w:val="en-GB"/>
        </w:rPr>
        <w:t>a</w:t>
      </w:r>
      <w:r w:rsidR="00D17D9D" w:rsidRPr="00E03B11">
        <w:rPr>
          <w:rFonts w:eastAsia="Times New Roman" w:cstheme="minorHAnsi"/>
          <w:color w:val="000000" w:themeColor="text1"/>
          <w:lang w:val="en-GB"/>
        </w:rPr>
        <w:t>emia</w:t>
      </w:r>
      <w:proofErr w:type="spellEnd"/>
      <w:r w:rsidR="00B52BCD" w:rsidRPr="00E03B11">
        <w:rPr>
          <w:rFonts w:eastAsia="Times New Roman" w:cstheme="minorHAnsi"/>
          <w:color w:val="000000" w:themeColor="text1"/>
          <w:lang w:val="en-GB"/>
        </w:rPr>
        <w:t>,</w:t>
      </w:r>
      <w:r w:rsidRPr="00E03B11">
        <w:rPr>
          <w:rFonts w:eastAsia="Times New Roman" w:cstheme="minorHAnsi"/>
          <w:color w:val="000000" w:themeColor="text1"/>
          <w:lang w:val="en-GB"/>
        </w:rPr>
        <w:t xml:space="preserve"> </w:t>
      </w:r>
      <w:r w:rsidR="00851815" w:rsidRPr="00E03B11">
        <w:rPr>
          <w:rFonts w:eastAsia="Times New Roman" w:cstheme="minorHAnsi"/>
          <w:color w:val="000000" w:themeColor="text1"/>
          <w:lang w:val="en-GB"/>
        </w:rPr>
        <w:t>remain</w:t>
      </w:r>
      <w:r w:rsidR="00B52BCD" w:rsidRPr="00E03B11">
        <w:rPr>
          <w:rFonts w:eastAsia="Times New Roman" w:cstheme="minorHAnsi"/>
          <w:color w:val="000000" w:themeColor="text1"/>
          <w:lang w:val="en-GB"/>
        </w:rPr>
        <w:t>s</w:t>
      </w:r>
      <w:r w:rsidRPr="00E03B11">
        <w:rPr>
          <w:rFonts w:eastAsia="Times New Roman" w:cstheme="minorHAnsi"/>
          <w:color w:val="000000" w:themeColor="text1"/>
          <w:lang w:val="en-GB"/>
        </w:rPr>
        <w:t xml:space="preserve"> a </w:t>
      </w:r>
      <w:r w:rsidR="00F8210C" w:rsidRPr="00E03B11">
        <w:rPr>
          <w:rFonts w:eastAsia="Times New Roman" w:cstheme="minorHAnsi"/>
          <w:color w:val="000000" w:themeColor="text1"/>
          <w:lang w:val="en-GB"/>
        </w:rPr>
        <w:t xml:space="preserve">serious </w:t>
      </w:r>
      <w:r w:rsidRPr="00E03B11">
        <w:rPr>
          <w:rFonts w:eastAsia="Times New Roman" w:cstheme="minorHAnsi"/>
          <w:color w:val="000000" w:themeColor="text1"/>
          <w:lang w:val="en-GB"/>
        </w:rPr>
        <w:t xml:space="preserve">complication that commonly </w:t>
      </w:r>
      <w:r w:rsidR="00C12981" w:rsidRPr="00E03B11">
        <w:rPr>
          <w:rFonts w:eastAsia="Times New Roman" w:cstheme="minorHAnsi"/>
          <w:color w:val="000000" w:themeColor="text1"/>
          <w:lang w:val="en-GB"/>
        </w:rPr>
        <w:t xml:space="preserve">occurs </w:t>
      </w:r>
      <w:r w:rsidRPr="00E03B11">
        <w:rPr>
          <w:rFonts w:eastAsia="Times New Roman" w:cstheme="minorHAnsi"/>
          <w:color w:val="000000" w:themeColor="text1"/>
          <w:lang w:val="en-GB"/>
        </w:rPr>
        <w:t>in patients</w:t>
      </w:r>
      <w:r w:rsidR="00C12981" w:rsidRPr="00E03B11">
        <w:rPr>
          <w:rFonts w:eastAsia="Times New Roman" w:cstheme="minorHAnsi"/>
          <w:color w:val="000000" w:themeColor="text1"/>
          <w:lang w:val="en-GB"/>
        </w:rPr>
        <w:t xml:space="preserve"> suffering</w:t>
      </w:r>
      <w:r w:rsidRPr="00E03B11">
        <w:rPr>
          <w:rFonts w:eastAsia="Times New Roman" w:cstheme="minorHAnsi"/>
          <w:color w:val="000000" w:themeColor="text1"/>
          <w:lang w:val="en-GB"/>
        </w:rPr>
        <w:t xml:space="preserve"> </w:t>
      </w:r>
      <w:r w:rsidR="00C12981" w:rsidRPr="00E03B11">
        <w:rPr>
          <w:rFonts w:eastAsia="Times New Roman" w:cstheme="minorHAnsi"/>
          <w:color w:val="000000" w:themeColor="text1"/>
          <w:lang w:val="en-GB"/>
        </w:rPr>
        <w:t>from</w:t>
      </w:r>
      <w:r w:rsidRPr="00E03B11">
        <w:rPr>
          <w:rFonts w:eastAsia="Times New Roman" w:cstheme="minorHAnsi"/>
          <w:color w:val="000000" w:themeColor="text1"/>
          <w:lang w:val="en-GB"/>
        </w:rPr>
        <w:t xml:space="preserve"> one or more underlying medical conditions</w:t>
      </w:r>
      <w:r w:rsidR="00BE6E8E" w:rsidRPr="00E03B11">
        <w:rPr>
          <w:rFonts w:eastAsia="Times New Roman" w:cstheme="minorHAnsi"/>
          <w:color w:val="000000" w:themeColor="text1"/>
          <w:lang w:val="en-GB"/>
        </w:rPr>
        <w:t xml:space="preserve"> such as immunosuppression</w:t>
      </w:r>
      <w:r w:rsidR="00C12981" w:rsidRPr="00E03B11">
        <w:rPr>
          <w:rFonts w:eastAsia="Times New Roman" w:cstheme="minorHAnsi"/>
          <w:color w:val="000000" w:themeColor="text1"/>
          <w:lang w:val="en-GB"/>
        </w:rPr>
        <w:t>,</w:t>
      </w:r>
      <w:r w:rsidR="00DD5487" w:rsidRPr="00E03B11">
        <w:rPr>
          <w:rFonts w:eastAsia="Times New Roman" w:cstheme="minorHAnsi"/>
          <w:color w:val="000000" w:themeColor="text1"/>
          <w:lang w:val="en-GB"/>
        </w:rPr>
        <w:t xml:space="preserve"> </w:t>
      </w:r>
      <w:del w:id="209" w:author="Isabel Spriet" w:date="2023-07-05T11:32:00Z">
        <w:r w:rsidR="000640FF" w:rsidRPr="00E03B11" w:rsidDel="00956C10">
          <w:rPr>
            <w:rFonts w:eastAsia="Times New Roman" w:cstheme="minorHAnsi"/>
            <w:color w:val="000000" w:themeColor="text1"/>
            <w:lang w:val="en-GB"/>
          </w:rPr>
          <w:delText>pancreatitis,</w:delText>
        </w:r>
        <w:r w:rsidRPr="00E03B11" w:rsidDel="00956C10">
          <w:rPr>
            <w:rFonts w:eastAsia="Times New Roman" w:cstheme="minorHAnsi"/>
            <w:color w:val="000000" w:themeColor="text1"/>
            <w:lang w:val="en-GB"/>
          </w:rPr>
          <w:delText xml:space="preserve"> or surgical interventions</w:delText>
        </w:r>
      </w:del>
      <w:ins w:id="210" w:author="Isabel Spriet" w:date="2023-07-05T11:32:00Z">
        <w:r w:rsidR="00956C10">
          <w:rPr>
            <w:rFonts w:eastAsia="Times New Roman" w:cstheme="minorHAnsi"/>
            <w:color w:val="000000" w:themeColor="text1"/>
            <w:lang w:val="en-GB"/>
          </w:rPr>
          <w:t xml:space="preserve">(abdominal) surgery or </w:t>
        </w:r>
        <w:proofErr w:type="spellStart"/>
        <w:r w:rsidR="00956C10">
          <w:rPr>
            <w:rFonts w:eastAsia="Times New Roman" w:cstheme="minorHAnsi"/>
            <w:color w:val="000000" w:themeColor="text1"/>
            <w:lang w:val="en-GB"/>
          </w:rPr>
          <w:t>criticall</w:t>
        </w:r>
        <w:proofErr w:type="spellEnd"/>
        <w:r w:rsidR="00956C10">
          <w:rPr>
            <w:rFonts w:eastAsia="Times New Roman" w:cstheme="minorHAnsi"/>
            <w:color w:val="000000" w:themeColor="text1"/>
            <w:lang w:val="en-GB"/>
          </w:rPr>
          <w:t xml:space="preserve"> illness</w:t>
        </w:r>
      </w:ins>
      <w:r w:rsidR="00965426" w:rsidRPr="00E03B11">
        <w:rPr>
          <w:rFonts w:eastAsia="Times New Roman" w:cstheme="minorHAnsi"/>
          <w:color w:val="000000" w:themeColor="text1"/>
          <w:lang w:val="en-GB"/>
        </w:rPr>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217BF7">
        <w:rPr>
          <w:rFonts w:eastAsia="Times New Roman" w:cstheme="minorHAnsi"/>
          <w:color w:val="000000" w:themeColor="text1"/>
          <w:lang w:val="en-GB"/>
        </w:rPr>
        <w:instrText xml:space="preserve"> ADDIN EN.CITE </w:instrText>
      </w:r>
      <w:r w:rsidR="00217BF7">
        <w:rPr>
          <w:rFonts w:eastAsia="Times New Roman" w:cstheme="minorHAnsi"/>
          <w:color w:val="000000" w:themeColor="text1"/>
          <w:lang w:val="en-GB"/>
        </w:rPr>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217BF7">
        <w:rPr>
          <w:rFonts w:eastAsia="Times New Roman" w:cstheme="minorHAnsi"/>
          <w:color w:val="000000" w:themeColor="text1"/>
          <w:lang w:val="en-GB"/>
        </w:rPr>
        <w:instrText xml:space="preserve"> ADDIN EN.CITE.DATA </w:instrText>
      </w:r>
      <w:r w:rsidR="00217BF7">
        <w:rPr>
          <w:rFonts w:eastAsia="Times New Roman" w:cstheme="minorHAnsi"/>
          <w:color w:val="000000" w:themeColor="text1"/>
          <w:lang w:val="en-GB"/>
        </w:rPr>
      </w:r>
      <w:r w:rsidR="00217BF7">
        <w:rPr>
          <w:rFonts w:eastAsia="Times New Roman" w:cstheme="minorHAnsi"/>
          <w:color w:val="000000" w:themeColor="text1"/>
          <w:lang w:val="en-GB"/>
        </w:rPr>
        <w:fldChar w:fldCharType="end"/>
      </w:r>
      <w:r w:rsidR="00965426" w:rsidRPr="00E03B11">
        <w:rPr>
          <w:rFonts w:eastAsia="Times New Roman" w:cstheme="minorHAnsi"/>
          <w:color w:val="000000" w:themeColor="text1"/>
          <w:lang w:val="en-GB"/>
        </w:rPr>
      </w:r>
      <w:r w:rsidR="00965426" w:rsidRPr="00E03B11">
        <w:rPr>
          <w:rFonts w:eastAsia="Times New Roman" w:cstheme="minorHAnsi"/>
          <w:color w:val="000000" w:themeColor="text1"/>
          <w:lang w:val="en-GB"/>
        </w:rPr>
        <w:fldChar w:fldCharType="separate"/>
      </w:r>
      <w:r w:rsidR="00217BF7">
        <w:rPr>
          <w:rFonts w:eastAsia="Times New Roman" w:cstheme="minorHAnsi"/>
          <w:noProof/>
          <w:color w:val="000000" w:themeColor="text1"/>
          <w:lang w:val="en-GB"/>
        </w:rPr>
        <w:t> [1]</w:t>
      </w:r>
      <w:r w:rsidR="00965426" w:rsidRPr="00E03B11">
        <w:rPr>
          <w:rFonts w:eastAsia="Times New Roman" w:cstheme="minorHAnsi"/>
          <w:color w:val="000000" w:themeColor="text1"/>
          <w:lang w:val="en-GB"/>
        </w:rPr>
        <w:fldChar w:fldCharType="end"/>
      </w:r>
      <w:r w:rsidR="008A4138">
        <w:rPr>
          <w:rFonts w:eastAsia="Times New Roman" w:cstheme="minorHAnsi"/>
          <w:color w:val="000000" w:themeColor="text1"/>
          <w:lang w:val="en-GB"/>
        </w:rPr>
        <w:t>.</w:t>
      </w:r>
      <w:r w:rsidR="001F6035" w:rsidRPr="00E03B11">
        <w:rPr>
          <w:rFonts w:eastAsia="Times New Roman" w:cstheme="minorHAnsi"/>
          <w:color w:val="000000" w:themeColor="text1"/>
          <w:lang w:val="en-GB"/>
        </w:rPr>
        <w:t xml:space="preserve"> </w:t>
      </w:r>
      <w:proofErr w:type="spellStart"/>
      <w:r w:rsidR="00B52BCD" w:rsidRPr="00E03B11">
        <w:rPr>
          <w:rFonts w:eastAsia="Times New Roman" w:cstheme="minorHAnsi"/>
          <w:color w:val="000000" w:themeColor="text1"/>
          <w:lang w:val="en-GB"/>
        </w:rPr>
        <w:t>Candid</w:t>
      </w:r>
      <w:r w:rsidR="009D6045" w:rsidRPr="00E03B11">
        <w:rPr>
          <w:rFonts w:eastAsia="Times New Roman" w:cstheme="minorHAnsi"/>
          <w:color w:val="000000" w:themeColor="text1"/>
          <w:lang w:val="en-GB"/>
        </w:rPr>
        <w:t>a</w:t>
      </w:r>
      <w:r w:rsidR="00B52BCD" w:rsidRPr="00E03B11">
        <w:rPr>
          <w:rFonts w:eastAsia="Times New Roman" w:cstheme="minorHAnsi"/>
          <w:color w:val="000000" w:themeColor="text1"/>
          <w:lang w:val="en-GB"/>
        </w:rPr>
        <w:t>emia</w:t>
      </w:r>
      <w:proofErr w:type="spellEnd"/>
      <w:r w:rsidR="00B52BCD" w:rsidRPr="00E03B11">
        <w:rPr>
          <w:rFonts w:eastAsia="Times New Roman" w:cstheme="minorHAnsi"/>
          <w:color w:val="000000" w:themeColor="text1"/>
          <w:lang w:val="en-GB"/>
        </w:rPr>
        <w:t xml:space="preserve"> is linked to a crude mortality rate of </w:t>
      </w:r>
      <w:commentRangeStart w:id="211"/>
      <w:del w:id="212" w:author="Isabel Spriet" w:date="2023-07-05T11:34:00Z">
        <w:r w:rsidR="00B52BCD" w:rsidRPr="00E03B11" w:rsidDel="00956C10">
          <w:rPr>
            <w:rFonts w:eastAsia="Times New Roman" w:cstheme="minorHAnsi"/>
            <w:color w:val="000000" w:themeColor="text1"/>
            <w:lang w:val="en-GB"/>
          </w:rPr>
          <w:delText>approximately</w:delText>
        </w:r>
      </w:del>
      <w:commentRangeEnd w:id="211"/>
      <w:r w:rsidR="00956C10">
        <w:rPr>
          <w:rStyle w:val="CommentReference"/>
        </w:rPr>
        <w:commentReference w:id="211"/>
      </w:r>
      <w:del w:id="213" w:author="Isabel Spriet" w:date="2023-07-05T11:34:00Z">
        <w:r w:rsidR="00B52BCD" w:rsidRPr="00E03B11" w:rsidDel="00956C10">
          <w:rPr>
            <w:rFonts w:eastAsia="Times New Roman" w:cstheme="minorHAnsi"/>
            <w:color w:val="000000" w:themeColor="text1"/>
            <w:lang w:val="en-GB"/>
          </w:rPr>
          <w:delText xml:space="preserve"> </w:delText>
        </w:r>
      </w:del>
      <w:r w:rsidR="00B52BCD" w:rsidRPr="00E03B11">
        <w:rPr>
          <w:rFonts w:eastAsia="Times New Roman" w:cstheme="minorHAnsi"/>
          <w:color w:val="000000" w:themeColor="text1"/>
          <w:lang w:val="en-GB"/>
        </w:rPr>
        <w:t>28% and an attributable mortality rate of 11%</w:t>
      </w:r>
      <w:r w:rsidR="009A2901" w:rsidRPr="00E03B11">
        <w:rPr>
          <w:rFonts w:eastAsia="Times New Roman" w:cstheme="minorHAnsi"/>
          <w:color w:val="000000" w:themeColor="text1"/>
          <w:lang w:val="en-GB"/>
        </w:rPr>
        <w:fldChar w:fldCharType="begin"/>
      </w:r>
      <w:r w:rsidR="00217BF7">
        <w:rPr>
          <w:rFonts w:eastAsia="Times New Roman" w:cstheme="minorHAnsi"/>
          <w:color w:val="000000" w:themeColor="text1"/>
          <w:lang w:val="en-GB"/>
        </w:rPr>
        <w:instrText xml:space="preserve"> ADDIN EN.CITE &lt;EndNote&gt;&lt;Cite&gt;&lt;Author&gt;Chen&lt;/Author&gt;&lt;Year&gt;2006&lt;/Year&gt;&lt;RecNum&gt;2&lt;/RecNum&gt;&lt;DisplayText&gt; [2]&lt;/DisplayText&gt;&lt;record&gt;&lt;rec-number&gt;2&lt;/rec-number&gt;&lt;foreign-keys&gt;&lt;key app="EN" db-id="xred9e5sg009pcetsepxtfs0dwxsa5rzvawx" timestamp="1682585399"&gt;2&lt;/key&gt;&lt;/foreign-keys&gt;&lt;ref-type name="Journal Article"&gt;17&lt;/ref-type&gt;&lt;contributors&gt;&lt;authors&gt;&lt;author&gt;Chen, S.&lt;/author&gt;&lt;author&gt;Slavin, M.&lt;/author&gt;&lt;author&gt;Nguyen, Q.&lt;/author&gt;&lt;author&gt;Marriott, D.&lt;/author&gt;&lt;author&gt;Playford, E. G.&lt;/author&gt;&lt;author&gt;Ellis, D.&lt;/author&gt;&lt;author&gt;Sorrell, T.&lt;/author&gt;&lt;/authors&gt;&lt;/contributors&gt;&lt;auth-address&gt;Westmead Hospital, Westmead, New South Wales, Australia. sharonc@icpmr.wsahs.nsw.gov.au&lt;/auth-address&gt;&lt;titles&gt;&lt;title&gt;Active surveillance for candidemia, Australia&lt;/title&gt;&lt;secondary-title&gt;Emerg Infect Dis&lt;/secondary-title&gt;&lt;/titles&gt;&lt;periodical&gt;&lt;full-title&gt;Emerg Infect Dis&lt;/full-title&gt;&lt;/periodical&gt;&lt;pages&gt;1508-16&lt;/pages&gt;&lt;volume&gt;12&lt;/volume&gt;&lt;number&gt;10&lt;/number&gt;&lt;keywords&gt;&lt;keyword&gt;Adolescent&lt;/keyword&gt;&lt;keyword&gt;Adult&lt;/keyword&gt;&lt;keyword&gt;Aged&lt;/keyword&gt;&lt;keyword&gt;Australia/epidemiology&lt;/keyword&gt;&lt;keyword&gt;Candidiasis/*epidemiology/mortality/therapy&lt;/keyword&gt;&lt;keyword&gt;Child&lt;/keyword&gt;&lt;keyword&gt;Child, Preschool&lt;/keyword&gt;&lt;keyword&gt;Cross Infection/*epidemiology/microbiology&lt;/keyword&gt;&lt;keyword&gt;Fungemia/*epidemiology/*microbiology/mortality/therapy&lt;/keyword&gt;&lt;keyword&gt;Humans&lt;/keyword&gt;&lt;keyword&gt;Incidence&lt;/keyword&gt;&lt;keyword&gt;Infant&lt;/keyword&gt;&lt;keyword&gt;Infant, Newborn&lt;/keyword&gt;&lt;keyword&gt;Middle Aged&lt;/keyword&gt;&lt;keyword&gt;Retrospective Studies&lt;/keyword&gt;&lt;keyword&gt;Risk Factors&lt;/keyword&gt;&lt;/keywords&gt;&lt;dates&gt;&lt;year&gt;2006&lt;/year&gt;&lt;pub-dates&gt;&lt;date&gt;Oct&lt;/date&gt;&lt;/pub-dates&gt;&lt;/dates&gt;&lt;isbn&gt;1080-6040 (Print)&amp;#xD;1080-6040&lt;/isbn&gt;&lt;accession-num&gt;17176564&lt;/accession-num&gt;&lt;urls&gt;&lt;/urls&gt;&lt;custom2&gt;PMC3290948&lt;/custom2&gt;&lt;electronic-resource-num&gt;10.3201/eid1210.060389&lt;/electronic-resource-num&gt;&lt;remote-database-provider&gt;NLM&lt;/remote-database-provider&gt;&lt;language&gt;eng&lt;/language&gt;&lt;/record&gt;&lt;/Cite&gt;&lt;/EndNote&gt;</w:instrText>
      </w:r>
      <w:r w:rsidR="009A2901" w:rsidRPr="00E03B11">
        <w:rPr>
          <w:rFonts w:eastAsia="Times New Roman" w:cstheme="minorHAnsi"/>
          <w:color w:val="000000" w:themeColor="text1"/>
          <w:lang w:val="en-GB"/>
        </w:rPr>
        <w:fldChar w:fldCharType="separate"/>
      </w:r>
      <w:r w:rsidR="00217BF7">
        <w:rPr>
          <w:rFonts w:eastAsia="Times New Roman" w:cstheme="minorHAnsi"/>
          <w:noProof/>
          <w:color w:val="000000" w:themeColor="text1"/>
          <w:lang w:val="en-GB"/>
        </w:rPr>
        <w:t> [2]</w:t>
      </w:r>
      <w:r w:rsidR="009A2901" w:rsidRPr="00E03B11">
        <w:rPr>
          <w:rFonts w:eastAsia="Times New Roman" w:cstheme="minorHAnsi"/>
          <w:color w:val="000000" w:themeColor="text1"/>
          <w:lang w:val="en-GB"/>
        </w:rPr>
        <w:fldChar w:fldCharType="end"/>
      </w:r>
      <w:r w:rsidR="00CD47B2">
        <w:rPr>
          <w:rFonts w:eastAsia="Times New Roman" w:cstheme="minorHAnsi"/>
          <w:color w:val="000000" w:themeColor="text1"/>
          <w:lang w:val="en-GB"/>
        </w:rPr>
        <w:t>.</w:t>
      </w:r>
      <w:r w:rsidR="00B52BCD" w:rsidRPr="00E03B11">
        <w:rPr>
          <w:rFonts w:eastAsia="Times New Roman" w:cstheme="minorHAnsi"/>
          <w:color w:val="000000" w:themeColor="text1"/>
          <w:lang w:val="en-GB"/>
        </w:rPr>
        <w:t xml:space="preserve"> </w:t>
      </w:r>
      <w:r w:rsidR="008007DC" w:rsidRPr="00E03B11">
        <w:rPr>
          <w:rFonts w:eastAsia="Times New Roman" w:cstheme="minorHAnsi"/>
          <w:color w:val="000000" w:themeColor="text1"/>
          <w:lang w:val="en-GB"/>
        </w:rPr>
        <w:t xml:space="preserve">However, in </w:t>
      </w:r>
      <w:del w:id="214" w:author="Isabel Spriet" w:date="2023-07-05T11:44:00Z">
        <w:r w:rsidR="008007DC" w:rsidRPr="00E03B11" w:rsidDel="00384D0A">
          <w:rPr>
            <w:rFonts w:eastAsia="Times New Roman" w:cstheme="minorHAnsi"/>
            <w:color w:val="000000" w:themeColor="text1"/>
            <w:lang w:val="en-GB"/>
          </w:rPr>
          <w:delText>critically ill patients</w:delText>
        </w:r>
      </w:del>
      <w:ins w:id="215" w:author="Isabel Spriet" w:date="2023-07-05T11:44:00Z">
        <w:r w:rsidR="00384D0A">
          <w:rPr>
            <w:rFonts w:eastAsia="Times New Roman" w:cstheme="minorHAnsi"/>
            <w:color w:val="000000" w:themeColor="text1"/>
            <w:lang w:val="en-GB"/>
          </w:rPr>
          <w:t>patients admitted in the intensive care unit (ICU)</w:t>
        </w:r>
      </w:ins>
      <w:r w:rsidR="008007DC" w:rsidRPr="00E03B11">
        <w:rPr>
          <w:rFonts w:eastAsia="Times New Roman" w:cstheme="minorHAnsi"/>
          <w:color w:val="000000" w:themeColor="text1"/>
          <w:lang w:val="en-GB"/>
        </w:rPr>
        <w:t>, these rates increase sharply to 60% and 40%, respectively</w:t>
      </w:r>
      <w:r w:rsidR="004818BF" w:rsidRPr="00E03B11">
        <w:rPr>
          <w:rFonts w:eastAsia="Times New Roman" w:cstheme="minorHAnsi"/>
          <w:color w:val="000000" w:themeColor="text1"/>
          <w:lang w:val="en-GB"/>
        </w:rPr>
        <w:fldChar w:fldCharType="begin"/>
      </w:r>
      <w:r w:rsidR="00217BF7">
        <w:rPr>
          <w:rFonts w:eastAsia="Times New Roman" w:cstheme="minorHAnsi"/>
          <w:color w:val="000000" w:themeColor="text1"/>
          <w:lang w:val="en-GB"/>
        </w:rPr>
        <w:instrText xml:space="preserve"> ADDIN EN.CITE &lt;EndNote&gt;&lt;Cite&gt;&lt;Author&gt;Eggimann&lt;/Author&gt;&lt;Year&gt;2003&lt;/Year&gt;&lt;RecNum&gt;3&lt;/RecNum&gt;&lt;DisplayText&gt; [3]&lt;/DisplayText&gt;&lt;record&gt;&lt;rec-number&gt;3&lt;/rec-number&gt;&lt;foreign-keys&gt;&lt;key app="EN" db-id="xred9e5sg009pcetsepxtfs0dwxsa5rzvawx" timestamp="1682585460"&gt;3&lt;/key&gt;&lt;/foreign-keys&gt;&lt;ref-type name="Journal Article"&gt;17&lt;/ref-type&gt;&lt;contributors&gt;&lt;authors&gt;&lt;author&gt;Eggimann, P.&lt;/author&gt;&lt;author&gt;Garbino, J.&lt;/author&gt;&lt;author&gt;Pittet, D.&lt;/author&gt;&lt;/authors&gt;&lt;/contributors&gt;&lt;auth-address&gt;Medical Clinic II, the Medical Intensive Care Unit and the Infection Control Programme, Department of Internal Medicine, University of Geneva Hospitals, Geneva, Switzerland.&lt;/auth-address&gt;&lt;titles&gt;&lt;title&gt;Epidemiology of Candida species infections in critically ill non-immunosuppressed patients&lt;/title&gt;&lt;secondary-title&gt;Lancet Infect Dis&lt;/secondary-title&gt;&lt;/titles&gt;&lt;periodical&gt;&lt;full-title&gt;Lancet Infect Dis&lt;/full-title&gt;&lt;/periodical&gt;&lt;pages&gt;685-702&lt;/pages&gt;&lt;volume&gt;3&lt;/volume&gt;&lt;number&gt;11&lt;/number&gt;&lt;keywords&gt;&lt;keyword&gt;Antifungal Agents/*therapeutic use&lt;/keyword&gt;&lt;keyword&gt;Candida/*drug effects/isolation &amp;amp; purification&lt;/keyword&gt;&lt;keyword&gt;Candidiasis/drug therapy/*epidemiology/physiopathology&lt;/keyword&gt;&lt;keyword&gt;Cross Infection/drug therapy/*epidemiology/physiopathology&lt;/keyword&gt;&lt;keyword&gt;Global Health&lt;/keyword&gt;&lt;keyword&gt;Humans&lt;/keyword&gt;&lt;keyword&gt;Incidence&lt;/keyword&gt;&lt;keyword&gt;Intensive Care Units&lt;/keyword&gt;&lt;keyword&gt;Microbial Sensitivity Tests&lt;/keyword&gt;&lt;keyword&gt;*Population Surveillance&lt;/keyword&gt;&lt;keyword&gt;Risk Factors&lt;/keyword&gt;&lt;keyword&gt;Species Specificity&lt;/keyword&gt;&lt;/keywords&gt;&lt;dates&gt;&lt;year&gt;2003&lt;/year&gt;&lt;pub-dates&gt;&lt;date&gt;Nov&lt;/date&gt;&lt;/pub-dates&gt;&lt;/dates&gt;&lt;isbn&gt;1473-3099 (Print)&amp;#xD;1473-3099&lt;/isbn&gt;&lt;accession-num&gt;14592598&lt;/accession-num&gt;&lt;urls&gt;&lt;/urls&gt;&lt;electronic-resource-num&gt;10.1016/s1473-3099(03)00801-6&lt;/electronic-resource-num&gt;&lt;remote-database-provider&gt;NLM&lt;/remote-database-provider&gt;&lt;language&gt;eng&lt;/language&gt;&lt;/record&gt;&lt;/Cite&gt;&lt;/EndNote&gt;</w:instrText>
      </w:r>
      <w:r w:rsidR="004818BF" w:rsidRPr="00E03B11">
        <w:rPr>
          <w:rFonts w:eastAsia="Times New Roman" w:cstheme="minorHAnsi"/>
          <w:color w:val="000000" w:themeColor="text1"/>
          <w:lang w:val="en-GB"/>
        </w:rPr>
        <w:fldChar w:fldCharType="separate"/>
      </w:r>
      <w:r w:rsidR="00217BF7">
        <w:rPr>
          <w:rFonts w:eastAsia="Times New Roman" w:cstheme="minorHAnsi"/>
          <w:noProof/>
          <w:color w:val="000000" w:themeColor="text1"/>
          <w:lang w:val="en-GB"/>
        </w:rPr>
        <w:t> [3]</w:t>
      </w:r>
      <w:r w:rsidR="004818BF" w:rsidRPr="00E03B11">
        <w:rPr>
          <w:rFonts w:eastAsia="Times New Roman" w:cstheme="minorHAnsi"/>
          <w:color w:val="000000" w:themeColor="text1"/>
          <w:lang w:val="en-GB"/>
        </w:rPr>
        <w:fldChar w:fldCharType="end"/>
      </w:r>
      <w:r w:rsidR="003F37EB">
        <w:rPr>
          <w:rFonts w:eastAsia="Times New Roman" w:cstheme="minorHAnsi"/>
          <w:color w:val="000000" w:themeColor="text1"/>
          <w:lang w:val="en-GB"/>
        </w:rPr>
        <w:t>.</w:t>
      </w:r>
    </w:p>
    <w:p w14:paraId="501C77A0" w14:textId="4C067743" w:rsidR="00EA4F12" w:rsidRPr="00E03B11" w:rsidRDefault="001F6035" w:rsidP="001F6035">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Fluconazole is a</w:t>
      </w:r>
      <w:ins w:id="216" w:author="Isabel Spriet" w:date="2023-07-05T11:33:00Z">
        <w:r w:rsidR="00956C10">
          <w:rPr>
            <w:rFonts w:eastAsia="Times New Roman" w:cstheme="minorHAnsi"/>
            <w:color w:val="000000" w:themeColor="text1"/>
            <w:lang w:val="en-GB"/>
          </w:rPr>
          <w:t>n (old)</w:t>
        </w:r>
      </w:ins>
      <w:r w:rsidR="004C2F56">
        <w:rPr>
          <w:rFonts w:eastAsia="Times New Roman" w:cstheme="minorHAnsi"/>
          <w:color w:val="000000" w:themeColor="text1"/>
          <w:lang w:val="en-GB"/>
        </w:rPr>
        <w:t xml:space="preserve"> </w:t>
      </w:r>
      <w:del w:id="217" w:author="Isabel Spriet" w:date="2023-07-05T11:33:00Z">
        <w:r w:rsidRPr="00E03B11" w:rsidDel="00956C10">
          <w:rPr>
            <w:rFonts w:eastAsia="Times New Roman" w:cstheme="minorHAnsi"/>
            <w:color w:val="000000" w:themeColor="text1"/>
            <w:lang w:val="en-GB"/>
          </w:rPr>
          <w:delText xml:space="preserve"> </w:delText>
        </w:r>
      </w:del>
      <w:r w:rsidRPr="00E03B11">
        <w:rPr>
          <w:rFonts w:eastAsia="Times New Roman" w:cstheme="minorHAnsi"/>
          <w:color w:val="000000" w:themeColor="text1"/>
          <w:lang w:val="en-GB"/>
        </w:rPr>
        <w:t>triazole antifungal drug</w:t>
      </w:r>
      <w:r w:rsidR="000B0E5F" w:rsidRPr="00E03B11">
        <w:rPr>
          <w:rFonts w:eastAsia="Times New Roman" w:cstheme="minorHAnsi"/>
          <w:color w:val="000000" w:themeColor="text1"/>
          <w:lang w:val="en-GB"/>
        </w:rPr>
        <w:t xml:space="preserve"> used</w:t>
      </w:r>
      <w:r w:rsidRPr="00E03B11">
        <w:rPr>
          <w:rFonts w:eastAsia="Times New Roman" w:cstheme="minorHAnsi"/>
          <w:color w:val="000000" w:themeColor="text1"/>
          <w:lang w:val="en-GB"/>
        </w:rPr>
        <w:t xml:space="preserve"> for the treatment of invasive </w:t>
      </w:r>
      <w:r w:rsidRPr="00E03B11">
        <w:rPr>
          <w:rFonts w:eastAsia="Times New Roman" w:cstheme="minorHAnsi"/>
          <w:iCs/>
          <w:color w:val="000000" w:themeColor="text1"/>
          <w:lang w:val="en-GB"/>
        </w:rPr>
        <w:t>candidiasis</w:t>
      </w:r>
      <w:r w:rsidRPr="00E03B11">
        <w:rPr>
          <w:rFonts w:eastAsia="Times New Roman" w:cstheme="minorHAnsi"/>
          <w:color w:val="000000" w:themeColor="text1"/>
          <w:lang w:val="en-GB"/>
        </w:rPr>
        <w:t xml:space="preserve"> and </w:t>
      </w:r>
      <w:proofErr w:type="spellStart"/>
      <w:r w:rsidRPr="00E03B11">
        <w:rPr>
          <w:rFonts w:eastAsia="Times New Roman" w:cstheme="minorHAnsi"/>
          <w:color w:val="000000" w:themeColor="text1"/>
          <w:lang w:val="en-GB"/>
        </w:rPr>
        <w:t>candidaemia</w:t>
      </w:r>
      <w:proofErr w:type="spellEnd"/>
      <w:r w:rsidR="00E7470E" w:rsidRPr="00E03B11">
        <w:rPr>
          <w:rFonts w:eastAsia="Times New Roman" w:cstheme="minorHAnsi"/>
          <w:color w:val="000000" w:themeColor="text1"/>
          <w:lang w:val="en-GB"/>
        </w:rPr>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217BF7">
        <w:rPr>
          <w:rFonts w:eastAsia="Times New Roman" w:cstheme="minorHAnsi"/>
          <w:color w:val="000000" w:themeColor="text1"/>
          <w:lang w:val="en-GB"/>
        </w:rPr>
        <w:instrText xml:space="preserve"> ADDIN EN.CITE </w:instrText>
      </w:r>
      <w:r w:rsidR="00217BF7">
        <w:rPr>
          <w:rFonts w:eastAsia="Times New Roman" w:cstheme="minorHAnsi"/>
          <w:color w:val="000000" w:themeColor="text1"/>
          <w:lang w:val="en-GB"/>
        </w:rPr>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217BF7">
        <w:rPr>
          <w:rFonts w:eastAsia="Times New Roman" w:cstheme="minorHAnsi"/>
          <w:color w:val="000000" w:themeColor="text1"/>
          <w:lang w:val="en-GB"/>
        </w:rPr>
        <w:instrText xml:space="preserve"> ADDIN EN.CITE.DATA </w:instrText>
      </w:r>
      <w:r w:rsidR="00217BF7">
        <w:rPr>
          <w:rFonts w:eastAsia="Times New Roman" w:cstheme="minorHAnsi"/>
          <w:color w:val="000000" w:themeColor="text1"/>
          <w:lang w:val="en-GB"/>
        </w:rPr>
      </w:r>
      <w:r w:rsidR="00217BF7">
        <w:rPr>
          <w:rFonts w:eastAsia="Times New Roman" w:cstheme="minorHAnsi"/>
          <w:color w:val="000000" w:themeColor="text1"/>
          <w:lang w:val="en-GB"/>
        </w:rPr>
        <w:fldChar w:fldCharType="end"/>
      </w:r>
      <w:r w:rsidR="00E7470E" w:rsidRPr="00E03B11">
        <w:rPr>
          <w:rFonts w:eastAsia="Times New Roman" w:cstheme="minorHAnsi"/>
          <w:color w:val="000000" w:themeColor="text1"/>
          <w:lang w:val="en-GB"/>
        </w:rPr>
      </w:r>
      <w:r w:rsidR="00E7470E" w:rsidRPr="00E03B11">
        <w:rPr>
          <w:rFonts w:eastAsia="Times New Roman" w:cstheme="minorHAnsi"/>
          <w:color w:val="000000" w:themeColor="text1"/>
          <w:lang w:val="en-GB"/>
        </w:rPr>
        <w:fldChar w:fldCharType="separate"/>
      </w:r>
      <w:r w:rsidR="00217BF7">
        <w:rPr>
          <w:rFonts w:eastAsia="Times New Roman" w:cstheme="minorHAnsi"/>
          <w:noProof/>
          <w:color w:val="000000" w:themeColor="text1"/>
          <w:lang w:val="en-GB"/>
        </w:rPr>
        <w:t> [4]</w:t>
      </w:r>
      <w:r w:rsidR="00E7470E" w:rsidRPr="00E03B11">
        <w:rPr>
          <w:rFonts w:eastAsia="Times New Roman" w:cstheme="minorHAnsi"/>
          <w:color w:val="000000" w:themeColor="text1"/>
          <w:lang w:val="en-GB"/>
        </w:rPr>
        <w:fldChar w:fldCharType="end"/>
      </w:r>
      <w:r w:rsidR="00475E0F">
        <w:rPr>
          <w:rFonts w:eastAsia="Times New Roman" w:cstheme="minorHAnsi"/>
          <w:color w:val="000000" w:themeColor="text1"/>
          <w:lang w:val="en-GB"/>
        </w:rPr>
        <w:t>.</w:t>
      </w:r>
      <w:r w:rsidRPr="00E03B11">
        <w:rPr>
          <w:rFonts w:eastAsia="Times New Roman" w:cstheme="minorHAnsi"/>
          <w:color w:val="000000" w:themeColor="text1"/>
          <w:lang w:val="en-GB"/>
        </w:rPr>
        <w:t xml:space="preserve"> It is recommended as a targeted treatment against fluconazole-susceptible species, especially those with reduced susceptibility to echinocandins, such as </w:t>
      </w:r>
      <w:r w:rsidRPr="00E03B11">
        <w:rPr>
          <w:rFonts w:eastAsia="Times New Roman" w:cstheme="minorHAnsi"/>
          <w:i/>
          <w:color w:val="000000" w:themeColor="text1"/>
          <w:lang w:val="en-GB"/>
        </w:rPr>
        <w:t xml:space="preserve">Candida </w:t>
      </w:r>
      <w:proofErr w:type="spellStart"/>
      <w:r w:rsidRPr="00E03B11">
        <w:rPr>
          <w:rFonts w:eastAsia="Times New Roman" w:cstheme="minorHAnsi"/>
          <w:i/>
          <w:color w:val="000000" w:themeColor="text1"/>
          <w:lang w:val="en-GB"/>
        </w:rPr>
        <w:t>parapsilosis</w:t>
      </w:r>
      <w:proofErr w:type="spellEnd"/>
      <w:r w:rsidR="00E7470E" w:rsidRPr="00E03B11">
        <w:rPr>
          <w:rFonts w:eastAsia="Times New Roman" w:cstheme="minorHAnsi"/>
          <w:color w:val="000000" w:themeColor="text1"/>
          <w:lang w:val="en-GB"/>
        </w:rPr>
        <w:fldChar w:fldCharType="begin">
          <w:fldData xml:space="preserve">PEVuZE5vdGU+PENpdGU+PEF1dGhvcj5QYXBwYXM8L0F1dGhvcj48WWVhcj4yMDE2PC9ZZWFyPjxS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</w:fldData>
        </w:fldChar>
      </w:r>
      <w:r w:rsidR="00217BF7">
        <w:rPr>
          <w:rFonts w:eastAsia="Times New Roman" w:cstheme="minorHAnsi"/>
          <w:color w:val="000000" w:themeColor="text1"/>
          <w:lang w:val="en-GB"/>
        </w:rPr>
        <w:instrText xml:space="preserve"> ADDIN EN.CITE </w:instrText>
      </w:r>
      <w:r w:rsidR="00217BF7">
        <w:rPr>
          <w:rFonts w:eastAsia="Times New Roman" w:cstheme="minorHAnsi"/>
          <w:color w:val="000000" w:themeColor="text1"/>
          <w:lang w:val="en-GB"/>
        </w:rPr>
        <w:fldChar w:fldCharType="begin">
          <w:fldData xml:space="preserve">PEVuZE5vdGU+PENpdGU+PEF1dGhvcj5QYXBwYXM8L0F1dGhvcj48WWVhcj4yMDE2PC9ZZWFyPjxS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</w:fldData>
        </w:fldChar>
      </w:r>
      <w:r w:rsidR="00217BF7">
        <w:rPr>
          <w:rFonts w:eastAsia="Times New Roman" w:cstheme="minorHAnsi"/>
          <w:color w:val="000000" w:themeColor="text1"/>
          <w:lang w:val="en-GB"/>
        </w:rPr>
        <w:instrText xml:space="preserve"> ADDIN EN.CITE.DATA </w:instrText>
      </w:r>
      <w:r w:rsidR="00217BF7">
        <w:rPr>
          <w:rFonts w:eastAsia="Times New Roman" w:cstheme="minorHAnsi"/>
          <w:color w:val="000000" w:themeColor="text1"/>
          <w:lang w:val="en-GB"/>
        </w:rPr>
      </w:r>
      <w:r w:rsidR="00217BF7">
        <w:rPr>
          <w:rFonts w:eastAsia="Times New Roman" w:cstheme="minorHAnsi"/>
          <w:color w:val="000000" w:themeColor="text1"/>
          <w:lang w:val="en-GB"/>
        </w:rPr>
        <w:fldChar w:fldCharType="end"/>
      </w:r>
      <w:r w:rsidR="00E7470E" w:rsidRPr="00E03B11">
        <w:rPr>
          <w:rFonts w:eastAsia="Times New Roman" w:cstheme="minorHAnsi"/>
          <w:color w:val="000000" w:themeColor="text1"/>
          <w:lang w:val="en-GB"/>
        </w:rPr>
      </w:r>
      <w:r w:rsidR="00E7470E" w:rsidRPr="00E03B11">
        <w:rPr>
          <w:rFonts w:eastAsia="Times New Roman" w:cstheme="minorHAnsi"/>
          <w:color w:val="000000" w:themeColor="text1"/>
          <w:lang w:val="en-GB"/>
        </w:rPr>
        <w:fldChar w:fldCharType="separate"/>
      </w:r>
      <w:r w:rsidR="00217BF7">
        <w:rPr>
          <w:rFonts w:eastAsia="Times New Roman" w:cstheme="minorHAnsi"/>
          <w:noProof/>
          <w:color w:val="000000" w:themeColor="text1"/>
          <w:lang w:val="en-GB"/>
        </w:rPr>
        <w:t> [5]</w:t>
      </w:r>
      <w:r w:rsidR="00E7470E" w:rsidRPr="00E03B11">
        <w:rPr>
          <w:rFonts w:eastAsia="Times New Roman" w:cstheme="minorHAnsi"/>
          <w:color w:val="000000" w:themeColor="text1"/>
          <w:lang w:val="en-GB"/>
        </w:rPr>
        <w:fldChar w:fldCharType="end"/>
      </w:r>
      <w:r w:rsidR="00566CA6">
        <w:rPr>
          <w:rFonts w:eastAsia="Times New Roman" w:cstheme="minorHAnsi"/>
          <w:color w:val="000000" w:themeColor="text1"/>
          <w:lang w:val="en-GB"/>
        </w:rPr>
        <w:t>.</w:t>
      </w:r>
      <w:r w:rsidRPr="00E03B11">
        <w:rPr>
          <w:rFonts w:eastAsia="Times New Roman" w:cstheme="minorHAnsi"/>
          <w:color w:val="000000" w:themeColor="text1"/>
          <w:lang w:val="en-GB"/>
        </w:rPr>
        <w:t xml:space="preserve"> It is frequently used</w:t>
      </w:r>
      <w:r w:rsidR="000B0E5F" w:rsidRPr="00E03B11">
        <w:rPr>
          <w:rFonts w:eastAsia="Times New Roman" w:cstheme="minorHAnsi"/>
          <w:color w:val="000000" w:themeColor="text1"/>
          <w:lang w:val="en-GB"/>
        </w:rPr>
        <w:t xml:space="preserve"> due to its </w:t>
      </w:r>
      <w:del w:id="218" w:author="Isabel Spriet" w:date="2023-07-05T11:34:00Z">
        <w:r w:rsidR="000B0E5F" w:rsidRPr="00E03B11" w:rsidDel="00956C10">
          <w:rPr>
            <w:rFonts w:eastAsia="Times New Roman" w:cstheme="minorHAnsi"/>
            <w:color w:val="000000" w:themeColor="text1"/>
            <w:lang w:val="en-GB"/>
          </w:rPr>
          <w:delText xml:space="preserve">relative </w:delText>
        </w:r>
      </w:del>
      <w:r w:rsidR="000B0E5F" w:rsidRPr="00E03B11">
        <w:rPr>
          <w:rFonts w:eastAsia="Times New Roman" w:cstheme="minorHAnsi"/>
          <w:color w:val="000000" w:themeColor="text1"/>
          <w:lang w:val="en-GB"/>
        </w:rPr>
        <w:t>safety, good tissue penetration</w:t>
      </w:r>
      <w:r w:rsidR="00EF5D43">
        <w:rPr>
          <w:rFonts w:eastAsia="Times New Roman" w:cstheme="minorHAnsi"/>
          <w:color w:val="000000" w:themeColor="text1"/>
          <w:lang w:val="en-GB"/>
        </w:rPr>
        <w:t>,</w:t>
      </w:r>
      <w:r w:rsidR="000B0E5F" w:rsidRPr="00E03B11">
        <w:rPr>
          <w:rFonts w:eastAsia="Times New Roman" w:cstheme="minorHAnsi"/>
          <w:color w:val="000000" w:themeColor="text1"/>
          <w:lang w:val="en-GB"/>
        </w:rPr>
        <w:t xml:space="preserve"> and </w:t>
      </w:r>
      <w:r w:rsidRPr="00E03B11">
        <w:rPr>
          <w:rFonts w:eastAsia="Times New Roman" w:cstheme="minorHAnsi"/>
          <w:color w:val="000000" w:themeColor="text1"/>
          <w:lang w:val="en-GB"/>
        </w:rPr>
        <w:t>lower cost compared to echinocandins</w:t>
      </w:r>
      <w:r w:rsidR="00CB214F" w:rsidRPr="00E03B11">
        <w:rPr>
          <w:rFonts w:eastAsia="Times New Roman" w:cstheme="minorHAnsi"/>
          <w:color w:val="000000" w:themeColor="text1"/>
          <w:lang w:val="en-GB"/>
        </w:rPr>
        <w:fldChar w:fldCharType="begin">
          <w:fldData xml:space="preserve">PEVuZE5vdGU+PENpdGU+PEF1dGhvcj5EZWJydXluZTwvQXV0aG9yPjxZZWFyPjE5OTM8L1llYXI+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cmQ+PC9DaXRlPjwvRW5kTm90ZT5=
</w:fldData>
        </w:fldChar>
      </w:r>
      <w:r w:rsidR="00217BF7">
        <w:rPr>
          <w:rFonts w:eastAsia="Times New Roman" w:cstheme="minorHAnsi"/>
          <w:color w:val="000000" w:themeColor="text1"/>
          <w:lang w:val="en-GB"/>
        </w:rPr>
        <w:instrText xml:space="preserve"> ADDIN EN.CITE </w:instrText>
      </w:r>
      <w:r w:rsidR="00217BF7">
        <w:rPr>
          <w:rFonts w:eastAsia="Times New Roman" w:cstheme="minorHAnsi"/>
          <w:color w:val="000000" w:themeColor="text1"/>
          <w:lang w:val="en-GB"/>
        </w:rPr>
        <w:fldChar w:fldCharType="begin">
          <w:fldData xml:space="preserve">PEVuZE5vdGU+PENpdGU+PEF1dGhvcj5EZWJydXluZTwvQXV0aG9yPjxZZWFyPjE5OTM8L1llYXI+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cmQ+PC9DaXRlPjwvRW5kTm90ZT5=
</w:fldData>
        </w:fldChar>
      </w:r>
      <w:r w:rsidR="00217BF7">
        <w:rPr>
          <w:rFonts w:eastAsia="Times New Roman" w:cstheme="minorHAnsi"/>
          <w:color w:val="000000" w:themeColor="text1"/>
          <w:lang w:val="en-GB"/>
        </w:rPr>
        <w:instrText xml:space="preserve"> ADDIN EN.CITE.DATA </w:instrText>
      </w:r>
      <w:r w:rsidR="00217BF7">
        <w:rPr>
          <w:rFonts w:eastAsia="Times New Roman" w:cstheme="minorHAnsi"/>
          <w:color w:val="000000" w:themeColor="text1"/>
          <w:lang w:val="en-GB"/>
        </w:rPr>
      </w:r>
      <w:r w:rsidR="00217BF7">
        <w:rPr>
          <w:rFonts w:eastAsia="Times New Roman" w:cstheme="minorHAnsi"/>
          <w:color w:val="000000" w:themeColor="text1"/>
          <w:lang w:val="en-GB"/>
        </w:rPr>
        <w:fldChar w:fldCharType="end"/>
      </w:r>
      <w:r w:rsidR="00CB214F" w:rsidRPr="00E03B11">
        <w:rPr>
          <w:rFonts w:eastAsia="Times New Roman" w:cstheme="minorHAnsi"/>
          <w:color w:val="000000" w:themeColor="text1"/>
          <w:lang w:val="en-GB"/>
        </w:rPr>
      </w:r>
      <w:r w:rsidR="00CB214F" w:rsidRPr="00E03B11">
        <w:rPr>
          <w:rFonts w:eastAsia="Times New Roman" w:cstheme="minorHAnsi"/>
          <w:color w:val="000000" w:themeColor="text1"/>
          <w:lang w:val="en-GB"/>
        </w:rPr>
        <w:fldChar w:fldCharType="separate"/>
      </w:r>
      <w:r w:rsidR="00217BF7">
        <w:rPr>
          <w:rFonts w:eastAsia="Times New Roman" w:cstheme="minorHAnsi"/>
          <w:noProof/>
          <w:color w:val="000000" w:themeColor="text1"/>
          <w:lang w:val="en-GB"/>
        </w:rPr>
        <w:t> [5-11]</w:t>
      </w:r>
      <w:r w:rsidR="00CB214F" w:rsidRPr="00E03B11">
        <w:rPr>
          <w:rFonts w:eastAsia="Times New Roman" w:cstheme="minorHAnsi"/>
          <w:color w:val="000000" w:themeColor="text1"/>
          <w:lang w:val="en-GB"/>
        </w:rPr>
        <w:fldChar w:fldCharType="end"/>
      </w:r>
      <w:r w:rsidR="00B36C56">
        <w:rPr>
          <w:rFonts w:eastAsia="Times New Roman" w:cstheme="minorHAnsi"/>
          <w:color w:val="000000" w:themeColor="text1"/>
          <w:lang w:val="en-GB"/>
        </w:rPr>
        <w:t>.</w:t>
      </w:r>
      <w:r w:rsidR="00EA4F12"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 xml:space="preserve">Fluconazole is </w:t>
      </w:r>
      <w:r w:rsidR="00EA4F12" w:rsidRPr="00E03B11">
        <w:rPr>
          <w:rFonts w:eastAsia="Times New Roman" w:cstheme="minorHAnsi"/>
          <w:color w:val="000000" w:themeColor="text1"/>
          <w:lang w:val="en-GB"/>
        </w:rPr>
        <w:t>mainly</w:t>
      </w:r>
      <w:r w:rsidR="00120D53" w:rsidRPr="00E03B11">
        <w:rPr>
          <w:rFonts w:eastAsia="Times New Roman" w:cstheme="minorHAnsi"/>
          <w:color w:val="000000" w:themeColor="text1"/>
          <w:lang w:val="en-GB"/>
        </w:rPr>
        <w:t xml:space="preserve"> </w:t>
      </w:r>
      <w:r w:rsidR="00B55B33" w:rsidRPr="00E03B11">
        <w:rPr>
          <w:rFonts w:eastAsia="Times New Roman" w:cstheme="minorHAnsi"/>
          <w:color w:val="000000" w:themeColor="text1"/>
          <w:lang w:val="en-GB"/>
        </w:rPr>
        <w:t xml:space="preserve">excreted unchanged </w:t>
      </w:r>
      <w:r w:rsidR="00EA4F12" w:rsidRPr="00E03B11">
        <w:rPr>
          <w:rFonts w:eastAsia="Times New Roman" w:cstheme="minorHAnsi"/>
          <w:color w:val="000000" w:themeColor="text1"/>
          <w:lang w:val="en-GB"/>
        </w:rPr>
        <w:t>by the kidney (~80%)</w:t>
      </w:r>
      <w:r w:rsidRPr="00E03B11">
        <w:rPr>
          <w:rFonts w:eastAsia="Times New Roman" w:cstheme="minorHAnsi"/>
          <w:color w:val="000000" w:themeColor="text1"/>
          <w:lang w:val="en-GB"/>
        </w:rPr>
        <w:t>, undergoing glomerular filtration and</w:t>
      </w:r>
      <w:ins w:id="219" w:author="Isabel Spriet" w:date="2023-07-05T11:33:00Z">
        <w:r w:rsidR="00956C10">
          <w:rPr>
            <w:rFonts w:eastAsia="Times New Roman" w:cstheme="minorHAnsi"/>
            <w:color w:val="000000" w:themeColor="text1"/>
            <w:lang w:val="en-GB"/>
          </w:rPr>
          <w:t>, importantly, also</w:t>
        </w:r>
      </w:ins>
      <w:r w:rsidRPr="00E03B11">
        <w:rPr>
          <w:rFonts w:eastAsia="Times New Roman" w:cstheme="minorHAnsi"/>
          <w:color w:val="000000" w:themeColor="text1"/>
          <w:lang w:val="en-GB"/>
        </w:rPr>
        <w:t xml:space="preserve"> </w:t>
      </w:r>
      <w:ins w:id="220" w:author="Isabel Spriet" w:date="2023-07-05T11:33:00Z">
        <w:r w:rsidR="00956C10">
          <w:rPr>
            <w:rFonts w:eastAsia="Times New Roman" w:cstheme="minorHAnsi"/>
            <w:color w:val="000000" w:themeColor="text1"/>
            <w:lang w:val="en-GB"/>
          </w:rPr>
          <w:t xml:space="preserve">active </w:t>
        </w:r>
      </w:ins>
      <w:r w:rsidRPr="00E03B11">
        <w:rPr>
          <w:rFonts w:eastAsia="Times New Roman" w:cstheme="minorHAnsi"/>
          <w:color w:val="000000" w:themeColor="text1"/>
          <w:lang w:val="en-GB"/>
        </w:rPr>
        <w:t>tubular reabsorption. It is minimally subjected to hepatic metabolism</w:t>
      </w:r>
      <w:ins w:id="221" w:author="Isabel Spriet" w:date="2023-07-05T11:33:00Z">
        <w:r w:rsidR="00956C10">
          <w:rPr>
            <w:rFonts w:eastAsia="Times New Roman" w:cstheme="minorHAnsi"/>
            <w:color w:val="000000" w:themeColor="text1"/>
            <w:lang w:val="en-GB"/>
          </w:rPr>
          <w:t xml:space="preserve">; </w:t>
        </w:r>
      </w:ins>
      <w:del w:id="222" w:author="Isabel Spriet" w:date="2023-07-05T11:33:00Z">
        <w:r w:rsidRPr="00E03B11" w:rsidDel="00956C10">
          <w:rPr>
            <w:rFonts w:eastAsia="Times New Roman" w:cstheme="minorHAnsi"/>
            <w:color w:val="000000" w:themeColor="text1"/>
            <w:lang w:val="en-GB"/>
          </w:rPr>
          <w:delText>, as</w:delText>
        </w:r>
      </w:del>
      <w:r w:rsidRPr="00E03B11">
        <w:rPr>
          <w:rFonts w:eastAsia="Times New Roman" w:cstheme="minorHAnsi"/>
          <w:color w:val="000000" w:themeColor="text1"/>
          <w:lang w:val="en-GB"/>
        </w:rPr>
        <w:t xml:space="preserve"> only 11% of the </w:t>
      </w:r>
      <w:del w:id="223" w:author="Isabel Spriet" w:date="2023-07-05T11:33:00Z">
        <w:r w:rsidRPr="00E03B11" w:rsidDel="00956C10">
          <w:rPr>
            <w:rFonts w:eastAsia="Times New Roman" w:cstheme="minorHAnsi"/>
            <w:color w:val="000000" w:themeColor="text1"/>
            <w:lang w:val="en-GB"/>
          </w:rPr>
          <w:delText xml:space="preserve">administered </w:delText>
        </w:r>
      </w:del>
      <w:r w:rsidRPr="00E03B11">
        <w:rPr>
          <w:rFonts w:eastAsia="Times New Roman" w:cstheme="minorHAnsi"/>
          <w:color w:val="000000" w:themeColor="text1"/>
          <w:lang w:val="en-GB"/>
        </w:rPr>
        <w:t xml:space="preserve">dose is excreted as metabolites via </w:t>
      </w:r>
      <w:r w:rsidR="00E54C78" w:rsidRPr="00E03B11">
        <w:rPr>
          <w:rFonts w:eastAsia="Times New Roman" w:cstheme="minorHAnsi"/>
          <w:color w:val="000000" w:themeColor="text1"/>
          <w:lang w:val="en-GB"/>
        </w:rPr>
        <w:t>th</w:t>
      </w:r>
      <w:r w:rsidRPr="00E03B11">
        <w:rPr>
          <w:rFonts w:eastAsia="Times New Roman" w:cstheme="minorHAnsi"/>
          <w:color w:val="000000" w:themeColor="text1"/>
          <w:lang w:val="en-GB"/>
        </w:rPr>
        <w:t>e kidneys</w:t>
      </w:r>
      <w:r w:rsidR="00C279B0" w:rsidRPr="00E03B11">
        <w:rPr>
          <w:rFonts w:eastAsia="Times New Roman" w:cstheme="minorHAnsi"/>
          <w:color w:val="000000" w:themeColor="text1"/>
          <w:lang w:val="en-GB"/>
        </w:rPr>
        <w:fldChar w:fldCharType="begin">
          <w:fldData xml:space="preserve">PEVuZE5vdGU+PENpdGU+PEF1dGhvcj5CZWxsbWFubjwvQXV0aG9yPjxZZWFyPjIwMTc8L1llYXI+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</w:fldData>
        </w:fldChar>
      </w:r>
      <w:r w:rsidR="00217BF7">
        <w:rPr>
          <w:rFonts w:eastAsia="Times New Roman" w:cstheme="minorHAnsi"/>
          <w:color w:val="000000" w:themeColor="text1"/>
          <w:lang w:val="en-GB"/>
        </w:rPr>
        <w:instrText xml:space="preserve"> ADDIN EN.CITE </w:instrText>
      </w:r>
      <w:r w:rsidR="00217BF7">
        <w:rPr>
          <w:rFonts w:eastAsia="Times New Roman" w:cstheme="minorHAnsi"/>
          <w:color w:val="000000" w:themeColor="text1"/>
          <w:lang w:val="en-GB"/>
        </w:rPr>
        <w:fldChar w:fldCharType="begin">
          <w:fldData xml:space="preserve">PEVuZE5vdGU+PENpdGU+PEF1dGhvcj5CZWxsbWFubjwvQXV0aG9yPjxZZWFyPjIwMTc8L1llYXI+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</w:fldData>
        </w:fldChar>
      </w:r>
      <w:r w:rsidR="00217BF7">
        <w:rPr>
          <w:rFonts w:eastAsia="Times New Roman" w:cstheme="minorHAnsi"/>
          <w:color w:val="000000" w:themeColor="text1"/>
          <w:lang w:val="en-GB"/>
        </w:rPr>
        <w:instrText xml:space="preserve"> ADDIN EN.CITE.DATA </w:instrText>
      </w:r>
      <w:r w:rsidR="00217BF7">
        <w:rPr>
          <w:rFonts w:eastAsia="Times New Roman" w:cstheme="minorHAnsi"/>
          <w:color w:val="000000" w:themeColor="text1"/>
          <w:lang w:val="en-GB"/>
        </w:rPr>
      </w:r>
      <w:r w:rsidR="00217BF7">
        <w:rPr>
          <w:rFonts w:eastAsia="Times New Roman" w:cstheme="minorHAnsi"/>
          <w:color w:val="000000" w:themeColor="text1"/>
          <w:lang w:val="en-GB"/>
        </w:rPr>
        <w:fldChar w:fldCharType="end"/>
      </w:r>
      <w:r w:rsidR="00C279B0" w:rsidRPr="00E03B11">
        <w:rPr>
          <w:rFonts w:eastAsia="Times New Roman" w:cstheme="minorHAnsi"/>
          <w:color w:val="000000" w:themeColor="text1"/>
          <w:lang w:val="en-GB"/>
        </w:rPr>
      </w:r>
      <w:r w:rsidR="00C279B0" w:rsidRPr="00E03B11">
        <w:rPr>
          <w:rFonts w:eastAsia="Times New Roman" w:cstheme="minorHAnsi"/>
          <w:color w:val="000000" w:themeColor="text1"/>
          <w:lang w:val="en-GB"/>
        </w:rPr>
        <w:fldChar w:fldCharType="separate"/>
      </w:r>
      <w:r w:rsidR="00217BF7">
        <w:rPr>
          <w:rFonts w:eastAsia="Times New Roman" w:cstheme="minorHAnsi"/>
          <w:noProof/>
          <w:color w:val="000000" w:themeColor="text1"/>
          <w:lang w:val="en-GB"/>
        </w:rPr>
        <w:t> [9, 12]</w:t>
      </w:r>
      <w:r w:rsidR="00C279B0" w:rsidRPr="00E03B11">
        <w:rPr>
          <w:rFonts w:eastAsia="Times New Roman" w:cstheme="minorHAnsi"/>
          <w:color w:val="000000" w:themeColor="text1"/>
          <w:lang w:val="en-GB"/>
        </w:rPr>
        <w:fldChar w:fldCharType="end"/>
      </w:r>
      <w:r w:rsidR="0047109C">
        <w:rPr>
          <w:rFonts w:eastAsia="Times New Roman" w:cstheme="minorHAnsi"/>
          <w:color w:val="000000" w:themeColor="text1"/>
          <w:lang w:val="en-GB"/>
        </w:rPr>
        <w:t>.</w:t>
      </w:r>
      <w:r w:rsidR="00D34DDF" w:rsidRPr="00E03B11">
        <w:rPr>
          <w:rFonts w:eastAsia="Times New Roman" w:cstheme="minorHAnsi"/>
          <w:color w:val="000000" w:themeColor="text1"/>
          <w:lang w:val="en-GB"/>
        </w:rPr>
        <w:t xml:space="preserve"> Its protein binding is low (11-12%)</w:t>
      </w:r>
      <w:r w:rsidR="00EB5474" w:rsidRPr="00E03B11">
        <w:rPr>
          <w:rFonts w:eastAsia="Times New Roman" w:cstheme="minorHAnsi"/>
          <w:color w:val="000000" w:themeColor="text1"/>
          <w:lang w:val="en-GB"/>
        </w:rPr>
        <w:fldChar w:fldCharType="begin"/>
      </w:r>
      <w:r w:rsidR="00217BF7">
        <w:rPr>
          <w:rFonts w:eastAsia="Times New Roman" w:cstheme="minorHAnsi"/>
          <w:color w:val="000000" w:themeColor="text1"/>
          <w:lang w:val="en-GB"/>
        </w:rPr>
        <w:instrText xml:space="preserve"> ADDIN EN.CITE &lt;EndNote&gt;&lt;Cite&gt;&lt;Author&gt;Pfizer&lt;/Author&gt;&lt;Year&gt;2012&lt;/Year&gt;&lt;RecNum&gt;13&lt;/RecNum&gt;&lt;DisplayText&gt; [9]&lt;/DisplayText&gt;&lt;record&gt;&lt;rec-number&gt;13&lt;/rec-number&gt;&lt;foreign-keys&gt;&lt;key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B5474" w:rsidRPr="00E03B11">
        <w:rPr>
          <w:rFonts w:eastAsia="Times New Roman" w:cstheme="minorHAnsi"/>
          <w:color w:val="000000" w:themeColor="text1"/>
          <w:lang w:val="en-GB"/>
        </w:rPr>
        <w:fldChar w:fldCharType="separate"/>
      </w:r>
      <w:r w:rsidR="00217BF7">
        <w:rPr>
          <w:rFonts w:eastAsia="Times New Roman" w:cstheme="minorHAnsi"/>
          <w:noProof/>
          <w:color w:val="000000" w:themeColor="text1"/>
          <w:lang w:val="en-GB"/>
        </w:rPr>
        <w:t> [9]</w:t>
      </w:r>
      <w:r w:rsidR="00EB5474" w:rsidRPr="00E03B11">
        <w:rPr>
          <w:rFonts w:eastAsia="Times New Roman" w:cstheme="minorHAnsi"/>
          <w:color w:val="000000" w:themeColor="text1"/>
          <w:lang w:val="en-GB"/>
        </w:rPr>
        <w:fldChar w:fldCharType="end"/>
      </w:r>
      <w:r w:rsidR="00D90F07">
        <w:rPr>
          <w:rFonts w:eastAsia="Times New Roman" w:cstheme="minorHAnsi"/>
          <w:color w:val="000000" w:themeColor="text1"/>
          <w:lang w:val="en-GB"/>
        </w:rPr>
        <w:t>.</w:t>
      </w:r>
    </w:p>
    <w:p w14:paraId="20091C43" w14:textId="3E6EA7B5" w:rsidR="001B294A" w:rsidRPr="00623840" w:rsidRDefault="001253F4" w:rsidP="001F6035">
      <w:pPr>
        <w:spacing w:after="0" w:line="480" w:lineRule="auto"/>
        <w:jc w:val="both"/>
        <w:rPr>
          <w:rFonts w:eastAsia="Times New Roman" w:cstheme="minorHAnsi"/>
          <w:color w:val="000000" w:themeColor="text1"/>
        </w:rPr>
      </w:pPr>
      <w:r w:rsidRPr="00E03B11">
        <w:rPr>
          <w:rFonts w:cstheme="minorHAnsi"/>
          <w:lang w:val="en-GB"/>
        </w:rPr>
        <w:t xml:space="preserve">The primary pharmacokinetic-pharmacodynamic (PKPD) target of </w:t>
      </w:r>
      <w:r w:rsidR="001F6035" w:rsidRPr="00E03B11">
        <w:rPr>
          <w:rFonts w:eastAsia="Times New Roman" w:cstheme="minorHAnsi"/>
          <w:color w:val="000000" w:themeColor="text1"/>
          <w:lang w:val="en-GB"/>
        </w:rPr>
        <w:t xml:space="preserve">fluconazole is a ratio of the area under the </w:t>
      </w:r>
      <w:r w:rsidR="006A6850" w:rsidRPr="00E03B11">
        <w:rPr>
          <w:rFonts w:eastAsia="Times New Roman" w:cstheme="minorHAnsi"/>
          <w:color w:val="000000" w:themeColor="text1"/>
          <w:lang w:val="en-GB"/>
        </w:rPr>
        <w:t xml:space="preserve">unbound </w:t>
      </w:r>
      <w:r w:rsidR="001F6035" w:rsidRPr="00E03B11">
        <w:rPr>
          <w:rFonts w:eastAsia="Times New Roman" w:cstheme="minorHAnsi"/>
          <w:color w:val="000000" w:themeColor="text1"/>
          <w:lang w:val="en-GB"/>
        </w:rPr>
        <w:t>concentration-time curve</w:t>
      </w:r>
      <w:r w:rsidR="00596890" w:rsidRPr="00E03B11">
        <w:rPr>
          <w:rFonts w:eastAsia="Times New Roman" w:cstheme="minorHAnsi"/>
          <w:color w:val="000000" w:themeColor="text1"/>
          <w:lang w:val="en-GB"/>
        </w:rPr>
        <w:t xml:space="preserve"> for 24 hours</w:t>
      </w:r>
      <w:r w:rsidR="001F6035" w:rsidRPr="00E03B11">
        <w:rPr>
          <w:rFonts w:eastAsia="Times New Roman" w:cstheme="minorHAnsi"/>
          <w:color w:val="000000" w:themeColor="text1"/>
          <w:lang w:val="en-GB"/>
        </w:rPr>
        <w:t xml:space="preserve"> </w:t>
      </w:r>
      <w:r w:rsidR="003F4891" w:rsidRPr="00E03B11">
        <w:rPr>
          <w:rFonts w:eastAsia="Times New Roman" w:cstheme="minorHAnsi"/>
          <w:color w:val="000000" w:themeColor="text1"/>
          <w:lang w:val="en-GB"/>
        </w:rPr>
        <w:t>over</w:t>
      </w:r>
      <w:r w:rsidR="001F6035" w:rsidRPr="00E03B11">
        <w:rPr>
          <w:rFonts w:eastAsia="Times New Roman" w:cstheme="minorHAnsi"/>
          <w:color w:val="000000" w:themeColor="text1"/>
          <w:lang w:val="en-GB"/>
        </w:rPr>
        <w:t xml:space="preserve"> the minimum inhibitory concentration (</w:t>
      </w:r>
      <w:r w:rsidR="000133BA" w:rsidRPr="00CA5A80">
        <w:rPr>
          <w:rFonts w:eastAsia="Times New Roman" w:cstheme="minorHAnsi"/>
          <w:i/>
          <w:iCs/>
          <w:color w:val="000000" w:themeColor="text1"/>
          <w:lang w:val="en-GB"/>
        </w:rPr>
        <w:t>f</w:t>
      </w:r>
      <w:r w:rsidR="000133BA" w:rsidRPr="00E03B11">
        <w:rPr>
          <w:rFonts w:eastAsia="Times New Roman" w:cstheme="minorHAnsi"/>
          <w:color w:val="000000" w:themeColor="text1"/>
          <w:lang w:val="en-GB"/>
        </w:rPr>
        <w:t>AUC</w:t>
      </w:r>
      <w:r w:rsidR="00596890" w:rsidRPr="00E03B11">
        <w:rPr>
          <w:rFonts w:eastAsia="Times New Roman" w:cstheme="minorHAnsi"/>
          <w:color w:val="000000" w:themeColor="text1"/>
          <w:vertAlign w:val="subscript"/>
          <w:lang w:val="en-GB"/>
        </w:rPr>
        <w:t>0-24</w:t>
      </w:r>
      <w:r w:rsidR="000133BA" w:rsidRPr="00E03B11">
        <w:rPr>
          <w:rFonts w:eastAsia="Times New Roman" w:cstheme="minorHAnsi"/>
          <w:color w:val="000000" w:themeColor="text1"/>
          <w:lang w:val="en-GB"/>
        </w:rPr>
        <w:t>/</w:t>
      </w:r>
      <w:r w:rsidR="001F6035" w:rsidRPr="00E03B11">
        <w:rPr>
          <w:rFonts w:eastAsia="Times New Roman" w:cstheme="minorHAnsi"/>
          <w:color w:val="000000" w:themeColor="text1"/>
          <w:lang w:val="en-GB"/>
        </w:rPr>
        <w:t>MIC) of 100</w:t>
      </w:r>
      <w:r w:rsidR="00F10C5C" w:rsidRPr="00E03B11">
        <w:rPr>
          <w:rFonts w:eastAsia="Times New Roman" w:cstheme="minorHAnsi"/>
          <w:color w:val="000000" w:themeColor="text1"/>
          <w:lang w:val="en-GB"/>
        </w:rPr>
        <w:fldChar w:fldCharType="begin">
          <w:fldData xml:space="preserve">PEVuZE5vdGU+PENpdGU+PFllYXI+MjAyMDwvWWVhcj48UmVjTnVtPjE3PC9SZWNOdW0+PERpc3Bs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</w:fldData>
        </w:fldChar>
      </w:r>
      <w:r w:rsidR="00217BF7">
        <w:rPr>
          <w:rFonts w:eastAsia="Times New Roman" w:cstheme="minorHAnsi"/>
          <w:color w:val="000000" w:themeColor="text1"/>
          <w:lang w:val="en-GB"/>
        </w:rPr>
        <w:instrText xml:space="preserve"> ADDIN EN.CITE </w:instrText>
      </w:r>
      <w:r w:rsidR="00217BF7">
        <w:rPr>
          <w:rFonts w:eastAsia="Times New Roman" w:cstheme="minorHAnsi"/>
          <w:color w:val="000000" w:themeColor="text1"/>
          <w:lang w:val="en-GB"/>
        </w:rPr>
        <w:fldChar w:fldCharType="begin">
          <w:fldData xml:space="preserve">PEVuZE5vdGU+PENpdGU+PFllYXI+MjAyMDwvWWVhcj48UmVjTnVtPjE3PC9SZWNOdW0+PERpc3Bs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</w:fldData>
        </w:fldChar>
      </w:r>
      <w:r w:rsidR="00217BF7">
        <w:rPr>
          <w:rFonts w:eastAsia="Times New Roman" w:cstheme="minorHAnsi"/>
          <w:color w:val="000000" w:themeColor="text1"/>
          <w:lang w:val="en-GB"/>
        </w:rPr>
        <w:instrText xml:space="preserve"> ADDIN EN.CITE.DATA </w:instrText>
      </w:r>
      <w:r w:rsidR="00217BF7">
        <w:rPr>
          <w:rFonts w:eastAsia="Times New Roman" w:cstheme="minorHAnsi"/>
          <w:color w:val="000000" w:themeColor="text1"/>
          <w:lang w:val="en-GB"/>
        </w:rPr>
      </w:r>
      <w:r w:rsidR="00217BF7">
        <w:rPr>
          <w:rFonts w:eastAsia="Times New Roman" w:cstheme="minorHAnsi"/>
          <w:color w:val="000000" w:themeColor="text1"/>
          <w:lang w:val="en-GB"/>
        </w:rPr>
        <w:fldChar w:fldCharType="end"/>
      </w:r>
      <w:r w:rsidR="00F10C5C" w:rsidRPr="00E03B11">
        <w:rPr>
          <w:rFonts w:eastAsia="Times New Roman" w:cstheme="minorHAnsi"/>
          <w:color w:val="000000" w:themeColor="text1"/>
          <w:lang w:val="en-GB"/>
        </w:rPr>
      </w:r>
      <w:r w:rsidR="00F10C5C" w:rsidRPr="00E03B11">
        <w:rPr>
          <w:rFonts w:eastAsia="Times New Roman" w:cstheme="minorHAnsi"/>
          <w:color w:val="000000" w:themeColor="text1"/>
          <w:lang w:val="en-GB"/>
        </w:rPr>
        <w:fldChar w:fldCharType="separate"/>
      </w:r>
      <w:r w:rsidR="00217BF7">
        <w:rPr>
          <w:rFonts w:eastAsia="Times New Roman" w:cstheme="minorHAnsi"/>
          <w:noProof/>
          <w:color w:val="000000" w:themeColor="text1"/>
          <w:lang w:val="en-GB"/>
        </w:rPr>
        <w:t> [13, 14]</w:t>
      </w:r>
      <w:r w:rsidR="00F10C5C" w:rsidRPr="00E03B11">
        <w:rPr>
          <w:rFonts w:eastAsia="Times New Roman" w:cstheme="minorHAnsi"/>
          <w:color w:val="000000" w:themeColor="text1"/>
          <w:lang w:val="en-GB"/>
        </w:rPr>
        <w:fldChar w:fldCharType="end"/>
      </w:r>
      <w:r w:rsidR="00B4451A">
        <w:rPr>
          <w:rFonts w:eastAsia="Times New Roman" w:cstheme="minorHAnsi"/>
          <w:color w:val="000000" w:themeColor="text1"/>
          <w:lang w:val="en-GB"/>
        </w:rPr>
        <w:t>.</w:t>
      </w:r>
      <w:r w:rsidR="001F6035" w:rsidRPr="00E03B11">
        <w:rPr>
          <w:rFonts w:eastAsia="Times New Roman" w:cstheme="minorHAnsi"/>
          <w:color w:val="000000" w:themeColor="text1"/>
          <w:lang w:val="en-GB"/>
        </w:rPr>
        <w:t xml:space="preserve"> </w:t>
      </w:r>
      <w:r w:rsidR="007C05EF" w:rsidRPr="00E03B11">
        <w:rPr>
          <w:rFonts w:eastAsia="Times New Roman" w:cstheme="minorHAnsi"/>
          <w:color w:val="000000" w:themeColor="text1"/>
          <w:lang w:val="en-GB"/>
        </w:rPr>
        <w:t xml:space="preserve">This </w:t>
      </w:r>
      <w:r w:rsidR="00F61207" w:rsidRPr="00E03B11">
        <w:rPr>
          <w:rFonts w:eastAsia="Times New Roman" w:cstheme="minorHAnsi"/>
          <w:color w:val="000000" w:themeColor="text1"/>
          <w:lang w:val="en-GB"/>
        </w:rPr>
        <w:t xml:space="preserve">corresponds </w:t>
      </w:r>
      <w:r w:rsidR="00A72E7F" w:rsidRPr="00E03B11">
        <w:rPr>
          <w:rFonts w:eastAsia="Times New Roman" w:cstheme="minorHAnsi"/>
          <w:color w:val="000000" w:themeColor="text1"/>
          <w:lang w:val="en-GB"/>
        </w:rPr>
        <w:t xml:space="preserve">to </w:t>
      </w:r>
      <w:r w:rsidR="001A33DD">
        <w:rPr>
          <w:rFonts w:eastAsia="Times New Roman" w:cstheme="minorHAnsi"/>
          <w:color w:val="000000" w:themeColor="text1"/>
          <w:lang w:val="en-GB"/>
        </w:rPr>
        <w:t>an</w:t>
      </w:r>
      <w:r w:rsidR="001A33DD" w:rsidRPr="00E03B11">
        <w:rPr>
          <w:rFonts w:eastAsia="Times New Roman" w:cstheme="minorHAnsi"/>
          <w:color w:val="000000" w:themeColor="text1"/>
          <w:lang w:val="en-GB"/>
        </w:rPr>
        <w:t xml:space="preserve"> </w:t>
      </w:r>
      <w:r w:rsidR="00A72E7F" w:rsidRPr="00CA5A80">
        <w:rPr>
          <w:rFonts w:eastAsia="Times New Roman" w:cstheme="minorHAnsi"/>
          <w:i/>
          <w:iCs/>
          <w:color w:val="000000" w:themeColor="text1"/>
          <w:lang w:val="en-GB"/>
        </w:rPr>
        <w:t>f</w:t>
      </w:r>
      <w:r w:rsidR="00A72E7F" w:rsidRPr="00E03B11">
        <w:rPr>
          <w:rFonts w:eastAsia="Times New Roman" w:cstheme="minorHAnsi"/>
          <w:color w:val="000000" w:themeColor="text1"/>
          <w:lang w:val="en-GB"/>
        </w:rPr>
        <w:t>AUC</w:t>
      </w:r>
      <w:r w:rsidR="00EF07F6" w:rsidRPr="00E03B11">
        <w:rPr>
          <w:rFonts w:eastAsia="Times New Roman" w:cstheme="minorHAnsi"/>
          <w:color w:val="000000" w:themeColor="text1"/>
          <w:vertAlign w:val="subscript"/>
          <w:lang w:val="en-GB"/>
        </w:rPr>
        <w:t>0-24</w:t>
      </w:r>
      <w:r w:rsidR="00A72E7F" w:rsidRPr="00E03B11">
        <w:rPr>
          <w:rFonts w:eastAsia="Times New Roman" w:cstheme="minorHAnsi"/>
          <w:color w:val="000000" w:themeColor="text1"/>
          <w:lang w:val="en-GB"/>
        </w:rPr>
        <w:t xml:space="preserve"> of 200</w:t>
      </w:r>
      <w:r w:rsidR="00564D5D" w:rsidRPr="00E03B11">
        <w:rPr>
          <w:rFonts w:eastAsia="Times New Roman" w:cstheme="minorHAnsi"/>
          <w:color w:val="000000" w:themeColor="text1"/>
          <w:lang w:val="en-GB"/>
        </w:rPr>
        <w:t xml:space="preserve"> </w:t>
      </w:r>
      <w:proofErr w:type="spellStart"/>
      <w:r w:rsidR="000369E5" w:rsidRPr="00E03B11">
        <w:rPr>
          <w:rFonts w:eastAsia="Times New Roman" w:cstheme="minorHAnsi"/>
          <w:color w:val="000000" w:themeColor="text1"/>
          <w:lang w:val="en-GB"/>
        </w:rPr>
        <w:t>mg×h</w:t>
      </w:r>
      <w:proofErr w:type="spellEnd"/>
      <w:r w:rsidR="000369E5" w:rsidRPr="00E03B11">
        <w:rPr>
          <w:rFonts w:eastAsia="Times New Roman" w:cstheme="minorHAnsi"/>
          <w:color w:val="000000" w:themeColor="text1"/>
          <w:lang w:val="en-GB"/>
        </w:rPr>
        <w:t>/L</w:t>
      </w:r>
      <w:r w:rsidR="000369E5" w:rsidRPr="00E03B11" w:rsidDel="000369E5">
        <w:rPr>
          <w:rFonts w:eastAsia="Times New Roman" w:cstheme="minorHAnsi"/>
          <w:color w:val="000000" w:themeColor="text1"/>
          <w:lang w:val="en-GB"/>
        </w:rPr>
        <w:t xml:space="preserve"> </w:t>
      </w:r>
      <w:r w:rsidR="007C05EF" w:rsidRPr="00E03B11">
        <w:rPr>
          <w:rFonts w:eastAsia="Times New Roman" w:cstheme="minorHAnsi"/>
          <w:color w:val="000000" w:themeColor="text1"/>
          <w:lang w:val="en-GB"/>
        </w:rPr>
        <w:t xml:space="preserve">for </w:t>
      </w:r>
      <w:r w:rsidR="00A252B9">
        <w:rPr>
          <w:rFonts w:eastAsia="Times New Roman" w:cstheme="minorHAnsi"/>
          <w:color w:val="000000" w:themeColor="text1"/>
          <w:lang w:val="en-GB"/>
        </w:rPr>
        <w:t>a</w:t>
      </w:r>
      <w:r w:rsidR="00A252B9" w:rsidRPr="00E03B11">
        <w:rPr>
          <w:rFonts w:eastAsia="Times New Roman" w:cstheme="minorHAnsi"/>
          <w:color w:val="000000" w:themeColor="text1"/>
          <w:lang w:val="en-GB"/>
        </w:rPr>
        <w:t xml:space="preserve"> </w:t>
      </w:r>
      <w:r w:rsidR="007C05EF" w:rsidRPr="00E03B11">
        <w:rPr>
          <w:rFonts w:eastAsia="Times New Roman" w:cstheme="minorHAnsi"/>
          <w:color w:val="000000" w:themeColor="text1"/>
          <w:lang w:val="en-GB"/>
        </w:rPr>
        <w:t>MIC of 2 mg/L</w:t>
      </w:r>
      <w:r w:rsidR="00A72E7F" w:rsidRPr="00E03B11">
        <w:rPr>
          <w:rFonts w:eastAsia="Times New Roman" w:cstheme="minorHAnsi"/>
          <w:color w:val="000000" w:themeColor="text1"/>
          <w:lang w:val="en-GB"/>
        </w:rPr>
        <w:t>,</w:t>
      </w:r>
      <w:r w:rsidR="00F25A11" w:rsidRPr="00E03B11">
        <w:rPr>
          <w:rFonts w:eastAsia="Times New Roman" w:cstheme="minorHAnsi"/>
          <w:color w:val="000000" w:themeColor="text1"/>
          <w:lang w:val="en-GB"/>
        </w:rPr>
        <w:t xml:space="preserve"> </w:t>
      </w:r>
      <w:r w:rsidR="00AC2E23" w:rsidRPr="00E03B11">
        <w:rPr>
          <w:rFonts w:eastAsia="Times New Roman" w:cstheme="minorHAnsi"/>
          <w:color w:val="000000" w:themeColor="text1"/>
          <w:lang w:val="en-GB"/>
        </w:rPr>
        <w:t xml:space="preserve">which is </w:t>
      </w:r>
      <w:r w:rsidR="00A252B9">
        <w:rPr>
          <w:rFonts w:eastAsia="Times New Roman" w:cstheme="minorHAnsi"/>
          <w:color w:val="000000" w:themeColor="text1"/>
          <w:lang w:val="en-GB"/>
        </w:rPr>
        <w:t>the</w:t>
      </w:r>
      <w:r w:rsidR="00AC2E23" w:rsidRPr="00E03B11">
        <w:rPr>
          <w:rFonts w:eastAsia="Times New Roman" w:cstheme="minorHAnsi"/>
          <w:color w:val="000000" w:themeColor="text1"/>
          <w:lang w:val="en-GB"/>
        </w:rPr>
        <w:t xml:space="preserve"> </w:t>
      </w:r>
      <w:del w:id="224" w:author="Isabel Spriet" w:date="2023-07-05T11:35:00Z">
        <w:r w:rsidR="00AC2E23" w:rsidRPr="00E03B11" w:rsidDel="00956C10">
          <w:rPr>
            <w:rFonts w:eastAsia="Times New Roman" w:cstheme="minorHAnsi"/>
            <w:color w:val="000000" w:themeColor="text1"/>
            <w:lang w:val="en-GB"/>
          </w:rPr>
          <w:delText xml:space="preserve">susceptible </w:delText>
        </w:r>
      </w:del>
      <w:ins w:id="225" w:author="Isabel Spriet" w:date="2023-07-05T11:35:00Z">
        <w:r w:rsidR="00956C10" w:rsidRPr="00E03B11">
          <w:rPr>
            <w:rFonts w:eastAsia="Times New Roman" w:cstheme="minorHAnsi"/>
            <w:color w:val="000000" w:themeColor="text1"/>
            <w:lang w:val="en-GB"/>
          </w:rPr>
          <w:t>suscepti</w:t>
        </w:r>
        <w:r w:rsidR="00956C10">
          <w:rPr>
            <w:rFonts w:eastAsia="Times New Roman" w:cstheme="minorHAnsi"/>
            <w:color w:val="000000" w:themeColor="text1"/>
            <w:lang w:val="en-GB"/>
          </w:rPr>
          <w:t>bility</w:t>
        </w:r>
        <w:r w:rsidR="00956C10" w:rsidRPr="00E03B11">
          <w:rPr>
            <w:rFonts w:eastAsia="Times New Roman" w:cstheme="minorHAnsi"/>
            <w:color w:val="000000" w:themeColor="text1"/>
            <w:lang w:val="en-GB"/>
          </w:rPr>
          <w:t xml:space="preserve"> </w:t>
        </w:r>
      </w:ins>
      <w:r w:rsidR="00AC2E23" w:rsidRPr="00E03B11">
        <w:rPr>
          <w:rFonts w:eastAsia="Times New Roman" w:cstheme="minorHAnsi"/>
          <w:color w:val="000000" w:themeColor="text1"/>
          <w:lang w:val="en-GB"/>
        </w:rPr>
        <w:t xml:space="preserve">breakpoint for </w:t>
      </w:r>
      <w:del w:id="226" w:author="Isabel Spriet" w:date="2023-07-05T11:35:00Z">
        <w:r w:rsidR="00E25009" w:rsidRPr="00E03B11" w:rsidDel="00956C10">
          <w:rPr>
            <w:rFonts w:eastAsia="Times New Roman" w:cstheme="minorHAnsi"/>
            <w:color w:val="000000" w:themeColor="text1"/>
            <w:lang w:val="en-GB"/>
          </w:rPr>
          <w:delText>the</w:delText>
        </w:r>
      </w:del>
      <w:r w:rsidR="00E25009" w:rsidRPr="00E03B11">
        <w:rPr>
          <w:rFonts w:eastAsia="Times New Roman" w:cstheme="minorHAnsi"/>
          <w:color w:val="000000" w:themeColor="text1"/>
          <w:lang w:val="en-GB"/>
        </w:rPr>
        <w:t xml:space="preserve"> Candida</w:t>
      </w:r>
      <w:r w:rsidR="00677035" w:rsidRPr="00E03B11">
        <w:rPr>
          <w:rFonts w:eastAsia="Times New Roman" w:cstheme="minorHAnsi"/>
          <w:color w:val="000000" w:themeColor="text1"/>
          <w:lang w:val="en-GB"/>
        </w:rPr>
        <w:t xml:space="preserve"> species most frequently associated with human infection</w:t>
      </w:r>
      <w:r w:rsidR="00CF34D7" w:rsidRPr="007B1510">
        <w:rPr>
          <w:rFonts w:eastAsia="Times New Roman" w:cstheme="minorHAnsi"/>
          <w:color w:val="000000" w:themeColor="text1"/>
          <w:lang w:val="en-GB"/>
        </w:rPr>
        <w:fldChar w:fldCharType="begin"/>
      </w:r>
      <w:r w:rsidR="00217BF7" w:rsidRPr="007B1510">
        <w:rPr>
          <w:rFonts w:eastAsia="Times New Roman" w:cstheme="minorHAnsi"/>
          <w:color w:val="000000" w:themeColor="text1"/>
          <w:lang w:val="en-GB"/>
        </w:rPr>
        <w:instrText xml:space="preserve"> ADDIN EN.CITE &lt;EndNote&gt;&lt;Cite&gt;&lt;Year&gt;2020&lt;/Year&gt;&lt;RecNum&gt;17&lt;/RecNum&gt;&lt;DisplayText&gt; [13]&lt;/DisplayText&gt;&lt;record&gt;&lt;rec-number&gt;17&lt;/rec-number&gt;&lt;foreign-keys&gt;&lt;key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 2020&lt;/title&gt;&lt;/titles&gt;&lt;dates&gt;&lt;year&gt;2020&lt;/year&gt;&lt;/dates&gt;&lt;urls&gt;&lt;related-urls&gt;&lt;url&gt; http://www.eucast.org&lt;/url&gt;&lt;/related-urls&gt;&lt;/urls&gt;&lt;/record&gt;&lt;/Cite&gt;&lt;/EndNote&gt;</w:instrText>
      </w:r>
      <w:r w:rsidR="00CF34D7" w:rsidRPr="007B1510">
        <w:rPr>
          <w:rFonts w:eastAsia="Times New Roman" w:cstheme="minorHAnsi"/>
          <w:color w:val="000000" w:themeColor="text1"/>
          <w:lang w:val="en-GB"/>
        </w:rPr>
        <w:fldChar w:fldCharType="separate"/>
      </w:r>
      <w:r w:rsidR="00217BF7" w:rsidRPr="007B1510">
        <w:rPr>
          <w:rFonts w:eastAsia="Times New Roman" w:cstheme="minorHAnsi"/>
          <w:noProof/>
          <w:color w:val="000000" w:themeColor="text1"/>
          <w:lang w:val="en-GB"/>
        </w:rPr>
        <w:t> [13]</w:t>
      </w:r>
      <w:r w:rsidR="00CF34D7" w:rsidRPr="007B1510">
        <w:rPr>
          <w:rFonts w:eastAsia="Times New Roman" w:cstheme="minorHAnsi"/>
          <w:color w:val="000000" w:themeColor="text1"/>
          <w:lang w:val="en-GB"/>
        </w:rPr>
        <w:fldChar w:fldCharType="end"/>
      </w:r>
      <w:r w:rsidR="007B1510">
        <w:rPr>
          <w:rFonts w:eastAsia="Times New Roman" w:cstheme="minorHAnsi"/>
          <w:color w:val="000000" w:themeColor="text1"/>
          <w:lang w:val="en-GB"/>
        </w:rPr>
        <w:t>.</w:t>
      </w:r>
      <w:r w:rsidR="00AF774A" w:rsidRPr="00E03B11">
        <w:rPr>
          <w:rFonts w:eastAsia="Times New Roman" w:cstheme="minorHAnsi"/>
          <w:color w:val="000000" w:themeColor="text1"/>
          <w:lang w:val="en-GB"/>
        </w:rPr>
        <w:t xml:space="preserve"> </w:t>
      </w:r>
      <w:commentRangeStart w:id="227"/>
      <w:del w:id="228" w:author="My Luong Vuong" w:date="2023-11-24T09:57:00Z">
        <w:r w:rsidR="000C6A38" w:rsidRPr="00E03B11" w:rsidDel="00B307D1">
          <w:rPr>
            <w:rFonts w:eastAsia="Times New Roman" w:cstheme="minorHAnsi"/>
            <w:color w:val="000000" w:themeColor="text1"/>
            <w:lang w:val="en-GB"/>
          </w:rPr>
          <w:delText xml:space="preserve">This </w:delText>
        </w:r>
        <w:r w:rsidR="000C6A38" w:rsidRPr="00CA5A80" w:rsidDel="00B307D1">
          <w:rPr>
            <w:rFonts w:eastAsia="Times New Roman" w:cstheme="minorHAnsi"/>
            <w:i/>
            <w:iCs/>
            <w:color w:val="000000" w:themeColor="text1"/>
            <w:lang w:val="en-GB"/>
          </w:rPr>
          <w:delText>f</w:delText>
        </w:r>
        <w:r w:rsidR="000C6A38" w:rsidRPr="00E03B11" w:rsidDel="00B307D1">
          <w:rPr>
            <w:rFonts w:eastAsia="Times New Roman" w:cstheme="minorHAnsi"/>
            <w:color w:val="000000" w:themeColor="text1"/>
            <w:lang w:val="en-GB"/>
          </w:rPr>
          <w:delText>AUC</w:delText>
        </w:r>
        <w:r w:rsidR="002B7A75" w:rsidRPr="00E03B11" w:rsidDel="00B307D1">
          <w:rPr>
            <w:rFonts w:eastAsia="Times New Roman" w:cstheme="minorHAnsi"/>
            <w:color w:val="000000" w:themeColor="text1"/>
            <w:vertAlign w:val="subscript"/>
            <w:lang w:val="en-GB"/>
          </w:rPr>
          <w:delText>0-24</w:delText>
        </w:r>
        <w:r w:rsidR="000C6A38" w:rsidRPr="00E03B11" w:rsidDel="00B307D1">
          <w:rPr>
            <w:rFonts w:eastAsia="Times New Roman" w:cstheme="minorHAnsi"/>
            <w:color w:val="000000" w:themeColor="text1"/>
            <w:lang w:val="en-GB"/>
          </w:rPr>
          <w:delText xml:space="preserve"> value is suggested to be</w:delText>
        </w:r>
        <w:r w:rsidR="008B1417" w:rsidRPr="00E03B11" w:rsidDel="00B307D1">
          <w:rPr>
            <w:rFonts w:eastAsia="Times New Roman" w:cstheme="minorHAnsi"/>
            <w:color w:val="000000" w:themeColor="text1"/>
            <w:lang w:val="en-GB"/>
          </w:rPr>
          <w:delText xml:space="preserve"> equivalent to the</w:delText>
        </w:r>
        <w:r w:rsidR="00A72E7F" w:rsidRPr="00E03B11" w:rsidDel="00B307D1">
          <w:rPr>
            <w:rFonts w:eastAsia="Times New Roman" w:cstheme="minorHAnsi"/>
            <w:color w:val="000000" w:themeColor="text1"/>
            <w:lang w:val="en-GB"/>
          </w:rPr>
          <w:delText xml:space="preserve"> total</w:delText>
        </w:r>
        <w:r w:rsidR="00931D09" w:rsidDel="00B307D1">
          <w:rPr>
            <w:rFonts w:eastAsia="Times New Roman" w:cstheme="minorHAnsi"/>
            <w:color w:val="000000" w:themeColor="text1"/>
            <w:lang w:val="en-GB"/>
          </w:rPr>
          <w:delText xml:space="preserve"> fluconazole</w:delText>
        </w:r>
        <w:r w:rsidR="00A72E7F" w:rsidRPr="00E03B11" w:rsidDel="00B307D1">
          <w:rPr>
            <w:rFonts w:eastAsia="Times New Roman" w:cstheme="minorHAnsi"/>
            <w:color w:val="000000" w:themeColor="text1"/>
            <w:lang w:val="en-GB"/>
          </w:rPr>
          <w:delText xml:space="preserve"> trough concentration</w:delText>
        </w:r>
        <w:r w:rsidR="008821C8" w:rsidRPr="00E03B11" w:rsidDel="00B307D1">
          <w:rPr>
            <w:rFonts w:eastAsia="Times New Roman" w:cstheme="minorHAnsi"/>
            <w:color w:val="000000" w:themeColor="text1"/>
            <w:lang w:val="en-GB"/>
          </w:rPr>
          <w:delText xml:space="preserve"> (C</w:delText>
        </w:r>
        <w:r w:rsidR="008821C8" w:rsidRPr="00E03B11" w:rsidDel="00B307D1">
          <w:rPr>
            <w:rFonts w:eastAsia="Times New Roman" w:cstheme="minorHAnsi"/>
            <w:color w:val="000000" w:themeColor="text1"/>
            <w:vertAlign w:val="subscript"/>
            <w:lang w:val="en-GB"/>
          </w:rPr>
          <w:delText>min</w:delText>
        </w:r>
        <w:r w:rsidR="008821C8" w:rsidRPr="00E03B11" w:rsidDel="00B307D1">
          <w:rPr>
            <w:rFonts w:eastAsia="Times New Roman" w:cstheme="minorHAnsi"/>
            <w:color w:val="000000" w:themeColor="text1"/>
            <w:lang w:val="en-GB"/>
          </w:rPr>
          <w:delText>)</w:delText>
        </w:r>
        <w:r w:rsidR="00A72E7F" w:rsidRPr="00E03B11" w:rsidDel="00B307D1">
          <w:rPr>
            <w:rFonts w:eastAsia="Times New Roman" w:cstheme="minorHAnsi"/>
            <w:color w:val="000000" w:themeColor="text1"/>
            <w:lang w:val="en-GB"/>
          </w:rPr>
          <w:delText xml:space="preserve"> </w:delText>
        </w:r>
        <w:r w:rsidR="000C6A38" w:rsidRPr="00E03B11" w:rsidDel="00B307D1">
          <w:rPr>
            <w:rFonts w:eastAsia="Times New Roman" w:cstheme="minorHAnsi"/>
            <w:color w:val="000000" w:themeColor="text1"/>
            <w:lang w:val="en-GB"/>
          </w:rPr>
          <w:delText xml:space="preserve">of 7.5 </w:delText>
        </w:r>
        <w:r w:rsidR="00A72E7F" w:rsidRPr="00E03B11" w:rsidDel="00B307D1">
          <w:rPr>
            <w:rFonts w:eastAsia="Times New Roman" w:cstheme="minorHAnsi"/>
            <w:color w:val="000000" w:themeColor="text1"/>
            <w:lang w:val="en-GB"/>
          </w:rPr>
          <w:delText>mg/L</w:delText>
        </w:r>
        <w:r w:rsidR="00C80E3A" w:rsidDel="00B307D1">
          <w:rPr>
            <w:rFonts w:eastAsia="Times New Roman" w:cstheme="minorHAnsi"/>
            <w:color w:val="000000" w:themeColor="text1"/>
            <w:lang w:val="en-GB"/>
          </w:rPr>
          <w:delText>, which is a more practical target in routine care for performing therapeutic drug monitoring (TDM)</w:delText>
        </w:r>
        <w:r w:rsidR="005C34B2" w:rsidDel="00B307D1">
          <w:rPr>
            <w:rFonts w:eastAsia="Times New Roman" w:cstheme="minorHAnsi"/>
            <w:color w:val="000000" w:themeColor="text1"/>
            <w:lang w:val="en-GB"/>
          </w:rPr>
          <w:delText xml:space="preserve"> </w:delText>
        </w:r>
        <w:r w:rsidR="005C34B2" w:rsidDel="00B307D1">
          <w:rPr>
            <w:rFonts w:eastAsia="Times New Roman" w:cstheme="minorHAnsi"/>
            <w:color w:val="000000" w:themeColor="text1"/>
            <w:lang w:val="en-GB"/>
          </w:rPr>
          <w:fldChar w:fldCharType="begin">
            <w:fldData xml:space="preserve">PEVuZE5vdGU+PENpdGU+PEF1dGhvcj5Cb29uc3RyYTwvQXV0aG9yPjxZZWFyPjIwMjE8L1llYXI+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==
</w:fldData>
          </w:fldChar>
        </w:r>
        <w:r w:rsidR="006D3B84" w:rsidDel="00B307D1">
          <w:rPr>
            <w:rFonts w:eastAsia="Times New Roman" w:cstheme="minorHAnsi"/>
            <w:color w:val="000000" w:themeColor="text1"/>
            <w:lang w:val="en-GB"/>
          </w:rPr>
          <w:delInstrText xml:space="preserve"> ADDIN EN.CITE </w:delInstrText>
        </w:r>
        <w:r w:rsidR="006D3B84" w:rsidDel="00B307D1">
          <w:rPr>
            <w:rFonts w:eastAsia="Times New Roman" w:cstheme="minorHAnsi"/>
            <w:color w:val="000000" w:themeColor="text1"/>
            <w:lang w:val="en-GB"/>
          </w:rPr>
          <w:fldChar w:fldCharType="begin">
            <w:fldData xml:space="preserve">PEVuZE5vdGU+PENpdGU+PEF1dGhvcj5Cb29uc3RyYTwvQXV0aG9yPjxZZWFyPjIwMjE8L1llYXI+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==
</w:fldData>
          </w:fldChar>
        </w:r>
        <w:r w:rsidR="006D3B84" w:rsidDel="00B307D1">
          <w:rPr>
            <w:rFonts w:eastAsia="Times New Roman" w:cstheme="minorHAnsi"/>
            <w:color w:val="000000" w:themeColor="text1"/>
            <w:lang w:val="en-GB"/>
          </w:rPr>
          <w:delInstrText xml:space="preserve"> ADDIN EN.CITE.DATA </w:delInstrText>
        </w:r>
        <w:r w:rsidR="006D3B84" w:rsidDel="00B307D1">
          <w:rPr>
            <w:rFonts w:eastAsia="Times New Roman" w:cstheme="minorHAnsi"/>
            <w:color w:val="000000" w:themeColor="text1"/>
            <w:lang w:val="en-GB"/>
          </w:rPr>
        </w:r>
        <w:r w:rsidR="006D3B84" w:rsidDel="00B307D1">
          <w:rPr>
            <w:rFonts w:eastAsia="Times New Roman" w:cstheme="minorHAnsi"/>
            <w:color w:val="000000" w:themeColor="text1"/>
            <w:lang w:val="en-GB"/>
          </w:rPr>
          <w:fldChar w:fldCharType="end"/>
        </w:r>
        <w:r w:rsidR="005C34B2" w:rsidDel="00B307D1">
          <w:rPr>
            <w:rFonts w:eastAsia="Times New Roman" w:cstheme="minorHAnsi"/>
            <w:color w:val="000000" w:themeColor="text1"/>
            <w:lang w:val="en-GB"/>
          </w:rPr>
        </w:r>
        <w:r w:rsidR="005C34B2" w:rsidDel="00B307D1">
          <w:rPr>
            <w:rFonts w:eastAsia="Times New Roman" w:cstheme="minorHAnsi"/>
            <w:color w:val="000000" w:themeColor="text1"/>
            <w:lang w:val="en-GB"/>
          </w:rPr>
          <w:fldChar w:fldCharType="separate"/>
        </w:r>
        <w:r w:rsidR="006D3B84" w:rsidDel="00B307D1">
          <w:rPr>
            <w:rFonts w:eastAsia="Times New Roman" w:cstheme="minorHAnsi"/>
            <w:noProof/>
            <w:color w:val="000000" w:themeColor="text1"/>
            <w:lang w:val="en-GB"/>
          </w:rPr>
          <w:delText> [15, 16]</w:delText>
        </w:r>
        <w:r w:rsidR="005C34B2" w:rsidDel="00B307D1">
          <w:rPr>
            <w:rFonts w:eastAsia="Times New Roman" w:cstheme="minorHAnsi"/>
            <w:color w:val="000000" w:themeColor="text1"/>
            <w:lang w:val="en-GB"/>
          </w:rPr>
          <w:fldChar w:fldCharType="end"/>
        </w:r>
        <w:r w:rsidR="005C34B2" w:rsidDel="00B307D1">
          <w:rPr>
            <w:rFonts w:eastAsia="Times New Roman" w:cstheme="minorHAnsi"/>
            <w:color w:val="000000" w:themeColor="text1"/>
            <w:lang w:val="en-GB"/>
          </w:rPr>
          <w:delText>.</w:delText>
        </w:r>
        <w:r w:rsidR="00F501E5" w:rsidRPr="00E03B11" w:rsidDel="00B307D1">
          <w:rPr>
            <w:rFonts w:eastAsia="Times New Roman" w:cstheme="minorHAnsi"/>
            <w:color w:val="000000" w:themeColor="text1"/>
            <w:lang w:val="en-GB"/>
          </w:rPr>
          <w:delText xml:space="preserve"> </w:delText>
        </w:r>
      </w:del>
      <w:r w:rsidR="00F501E5" w:rsidRPr="00E03B11">
        <w:rPr>
          <w:rFonts w:eastAsia="Times New Roman" w:cstheme="minorHAnsi"/>
          <w:color w:val="000000" w:themeColor="text1"/>
          <w:lang w:val="en-GB"/>
        </w:rPr>
        <w:t>Fluconazole</w:t>
      </w:r>
      <w:commentRangeEnd w:id="227"/>
      <w:r w:rsidR="00B307D1">
        <w:rPr>
          <w:rStyle w:val="CommentReference"/>
        </w:rPr>
        <w:commentReference w:id="227"/>
      </w:r>
      <w:r w:rsidR="00F501E5" w:rsidRPr="00E03B11">
        <w:rPr>
          <w:rFonts w:eastAsia="Times New Roman" w:cstheme="minorHAnsi"/>
          <w:color w:val="000000" w:themeColor="text1"/>
          <w:lang w:val="en-GB"/>
        </w:rPr>
        <w:t>-</w:t>
      </w:r>
      <w:r w:rsidR="00E41689" w:rsidRPr="00E03B11">
        <w:rPr>
          <w:rFonts w:eastAsia="Times New Roman" w:cstheme="minorHAnsi"/>
          <w:color w:val="000000" w:themeColor="text1"/>
          <w:lang w:val="en-GB"/>
        </w:rPr>
        <w:t xml:space="preserve">related toxicity </w:t>
      </w:r>
      <w:r w:rsidR="00510FFA" w:rsidRPr="00E03B11">
        <w:rPr>
          <w:rFonts w:eastAsia="Times New Roman" w:cstheme="minorHAnsi"/>
          <w:color w:val="000000" w:themeColor="text1"/>
          <w:lang w:val="en-GB"/>
        </w:rPr>
        <w:t>is</w:t>
      </w:r>
      <w:r w:rsidR="00E41689" w:rsidRPr="00E03B11">
        <w:rPr>
          <w:rFonts w:eastAsia="Times New Roman" w:cstheme="minorHAnsi"/>
          <w:color w:val="000000" w:themeColor="text1"/>
          <w:lang w:val="en-GB"/>
        </w:rPr>
        <w:t xml:space="preserve"> recorded in only </w:t>
      </w:r>
      <w:r w:rsidR="00DC1D6C" w:rsidRPr="00E03B11">
        <w:rPr>
          <w:rFonts w:eastAsia="Times New Roman" w:cstheme="minorHAnsi"/>
          <w:color w:val="000000" w:themeColor="text1"/>
          <w:lang w:val="en-GB"/>
        </w:rPr>
        <w:t>two cases</w:t>
      </w:r>
      <w:r w:rsidR="00510FFA" w:rsidRPr="00E03B11">
        <w:rPr>
          <w:rFonts w:eastAsia="Times New Roman" w:cstheme="minorHAnsi"/>
          <w:color w:val="000000" w:themeColor="text1"/>
          <w:lang w:val="en-GB"/>
        </w:rPr>
        <w:t xml:space="preserve"> who </w:t>
      </w:r>
      <w:proofErr w:type="spellStart"/>
      <w:r w:rsidR="00510FFA" w:rsidRPr="00E03B11">
        <w:rPr>
          <w:rFonts w:eastAsia="Times New Roman" w:cstheme="minorHAnsi"/>
          <w:color w:val="000000" w:themeColor="text1"/>
          <w:lang w:val="en-GB"/>
        </w:rPr>
        <w:t>exibit</w:t>
      </w:r>
      <w:r w:rsidR="00A92684">
        <w:rPr>
          <w:rFonts w:eastAsia="Times New Roman" w:cstheme="minorHAnsi"/>
          <w:color w:val="000000" w:themeColor="text1"/>
          <w:lang w:val="en-GB"/>
        </w:rPr>
        <w:t>ed</w:t>
      </w:r>
      <w:proofErr w:type="spellEnd"/>
      <w:r w:rsidR="00510FFA" w:rsidRPr="00E03B11">
        <w:rPr>
          <w:rFonts w:eastAsia="Times New Roman" w:cstheme="minorHAnsi"/>
          <w:color w:val="000000" w:themeColor="text1"/>
          <w:lang w:val="en-GB"/>
        </w:rPr>
        <w:t xml:space="preserve"> </w:t>
      </w:r>
      <w:proofErr w:type="spellStart"/>
      <w:r w:rsidR="00510FFA" w:rsidRPr="00E03B11">
        <w:rPr>
          <w:rFonts w:eastAsia="Times New Roman" w:cstheme="minorHAnsi"/>
          <w:color w:val="000000" w:themeColor="text1"/>
          <w:lang w:val="en-GB"/>
        </w:rPr>
        <w:t>clonic</w:t>
      </w:r>
      <w:proofErr w:type="spellEnd"/>
      <w:r w:rsidR="00510FFA" w:rsidRPr="00E03B11">
        <w:rPr>
          <w:rFonts w:eastAsia="Times New Roman" w:cstheme="minorHAnsi"/>
          <w:color w:val="000000" w:themeColor="text1"/>
          <w:lang w:val="en-GB"/>
        </w:rPr>
        <w:t xml:space="preserve"> convulsions</w:t>
      </w:r>
      <w:r w:rsidR="00DC1D6C" w:rsidRPr="00E03B11">
        <w:rPr>
          <w:rFonts w:eastAsia="Times New Roman" w:cstheme="minorHAnsi"/>
          <w:color w:val="000000" w:themeColor="text1"/>
          <w:lang w:val="en-GB"/>
        </w:rPr>
        <w:t xml:space="preserve"> at </w:t>
      </w:r>
      <w:proofErr w:type="spellStart"/>
      <w:r w:rsidR="00DC7B8C" w:rsidRPr="00E03B11">
        <w:rPr>
          <w:rFonts w:eastAsia="Times New Roman" w:cstheme="minorHAnsi"/>
          <w:color w:val="000000" w:themeColor="text1"/>
          <w:lang w:val="en-GB"/>
        </w:rPr>
        <w:t>C</w:t>
      </w:r>
      <w:r w:rsidR="00DC7B8C" w:rsidRPr="00E03B11">
        <w:rPr>
          <w:rFonts w:eastAsia="Times New Roman" w:cstheme="minorHAnsi"/>
          <w:color w:val="000000" w:themeColor="text1"/>
          <w:vertAlign w:val="subscript"/>
          <w:lang w:val="en-GB"/>
        </w:rPr>
        <w:t>min</w:t>
      </w:r>
      <w:proofErr w:type="spellEnd"/>
      <w:r w:rsidR="00DC1D6C" w:rsidRPr="00E03B11">
        <w:rPr>
          <w:rFonts w:eastAsia="Times New Roman" w:cstheme="minorHAnsi"/>
          <w:color w:val="000000" w:themeColor="text1"/>
          <w:lang w:val="en-GB"/>
        </w:rPr>
        <w:t xml:space="preserve"> of approximately 80</w:t>
      </w:r>
      <w:r w:rsidR="00A92684">
        <w:rPr>
          <w:rFonts w:eastAsia="Times New Roman" w:cstheme="minorHAnsi"/>
          <w:color w:val="000000" w:themeColor="text1"/>
          <w:lang w:val="en-GB"/>
        </w:rPr>
        <w:t> </w:t>
      </w:r>
      <w:r w:rsidR="001B294A" w:rsidRPr="00E03B11">
        <w:rPr>
          <w:rFonts w:eastAsia="Times New Roman" w:cstheme="minorHAnsi"/>
          <w:color w:val="000000" w:themeColor="text1"/>
          <w:lang w:val="en-GB"/>
        </w:rPr>
        <w:t>m</w:t>
      </w:r>
      <w:r w:rsidR="00DC1D6C" w:rsidRPr="00E03B11">
        <w:rPr>
          <w:rFonts w:eastAsia="Times New Roman" w:cstheme="minorHAnsi"/>
          <w:color w:val="000000" w:themeColor="text1"/>
          <w:lang w:val="en-GB"/>
        </w:rPr>
        <w:t>g/L</w:t>
      </w:r>
      <w:commentRangeStart w:id="229"/>
      <w:r w:rsidR="0034755E" w:rsidRPr="00E03B11">
        <w:rPr>
          <w:rFonts w:eastAsia="Times New Roman" w:cstheme="minorHAnsi"/>
          <w:color w:val="000000" w:themeColor="text1"/>
          <w:lang w:val="en-GB"/>
        </w:rPr>
        <w:fldChar w:fldCharType="begin">
          <w:fldData xml:space="preserve">PEVuZE5vdGU+PENpdGU+PEF1dGhvcj5NYXRzdW1vdG88L0F1dGhvcj48WWVhcj4yMDAwPC9ZZWFy
PjxSZWNOdW0+MzA8L1JlY051bT48RGlzcGxheVRleHQ+wqBbMTUsIDE2XTwvRGlzcGxheVRleHQ+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cmVsYXRlZC11cmxzPjwvdXJscz48L3JlY29yZD48L0NpdGU+PENpdGU+PEF1dGhvcj5MZXdpcy48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</w:fldData>
        </w:fldChar>
      </w:r>
      <w:ins w:id="230" w:author="My Luong Vuong" w:date="2023-11-24T09:57:00Z">
        <w:r w:rsidR="00B307D1">
          <w:rPr>
            <w:rFonts w:eastAsia="Times New Roman" w:cstheme="minorHAnsi"/>
            <w:color w:val="000000" w:themeColor="text1"/>
            <w:lang w:val="en-GB"/>
          </w:rPr>
          <w:instrText xml:space="preserve"> ADDIN EN.CITE </w:instrText>
        </w:r>
      </w:ins>
      <w:del w:id="231" w:author="My Luong Vuong" w:date="2023-11-24T09:57:00Z">
        <w:r w:rsidR="00B558D9" w:rsidDel="00B307D1">
          <w:rPr>
            <w:rFonts w:eastAsia="Times New Roman" w:cstheme="minorHAnsi"/>
            <w:color w:val="000000" w:themeColor="text1"/>
            <w:lang w:val="en-GB"/>
          </w:rPr>
          <w:delInstrText xml:space="preserve"> ADDIN EN.CITE </w:delInstrText>
        </w:r>
        <w:r w:rsidR="00B558D9" w:rsidDel="00B307D1">
          <w:rPr>
            <w:rFonts w:eastAsia="Times New Roman" w:cstheme="minorHAnsi"/>
            <w:color w:val="000000" w:themeColor="text1"/>
            <w:lang w:val="en-GB"/>
          </w:rPr>
          <w:fldChar w:fldCharType="begin">
            <w:fldData xml:space="preserve">PEVuZE5vdGU+PENpdGU+PEF1dGhvcj5NYXRzdW1vdG88L0F1dGhvcj48WWVhcj4yMDAwPC9ZZWFy
PjxSZWNOdW0+MzA8L1JlY051bT48RGlzcGxheVRleHQ+wqBbMTcsIDE4XTwvRGlzcGxheVRleHQ+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cmVsYXRlZC11cmxzPjwvdXJscz48L3JlY29yZD48L0NpdGU+PENpdGU+PEF1dGhvcj5MZXdpcy48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</w:fldData>
          </w:fldChar>
        </w:r>
        <w:r w:rsidR="00B558D9" w:rsidDel="00B307D1">
          <w:rPr>
            <w:rFonts w:eastAsia="Times New Roman" w:cstheme="minorHAnsi"/>
            <w:color w:val="000000" w:themeColor="text1"/>
            <w:lang w:val="en-GB"/>
          </w:rPr>
          <w:delInstrText xml:space="preserve"> ADDIN EN.CITE.DATA </w:delInstrText>
        </w:r>
        <w:r w:rsidR="00B558D9" w:rsidDel="00B307D1">
          <w:rPr>
            <w:rFonts w:eastAsia="Times New Roman" w:cstheme="minorHAnsi"/>
            <w:color w:val="000000" w:themeColor="text1"/>
            <w:lang w:val="en-GB"/>
          </w:rPr>
        </w:r>
        <w:r w:rsidR="00B558D9" w:rsidDel="00B307D1">
          <w:rPr>
            <w:rFonts w:eastAsia="Times New Roman" w:cstheme="minorHAnsi"/>
            <w:color w:val="000000" w:themeColor="text1"/>
            <w:lang w:val="en-GB"/>
          </w:rPr>
          <w:fldChar w:fldCharType="end"/>
        </w:r>
        <w:r w:rsidR="0034755E" w:rsidRPr="00E03B11" w:rsidDel="00B307D1">
          <w:rPr>
            <w:rFonts w:eastAsia="Times New Roman" w:cstheme="minorHAnsi"/>
            <w:color w:val="000000" w:themeColor="text1"/>
            <w:lang w:val="en-GB"/>
          </w:rPr>
        </w:r>
      </w:del>
      <w:ins w:id="232" w:author="My Luong Vuong" w:date="2023-11-24T09:57:00Z">
        <w:r w:rsidR="00B307D1">
          <w:rPr>
            <w:rFonts w:eastAsia="Times New Roman" w:cstheme="minorHAnsi"/>
            <w:color w:val="000000" w:themeColor="text1"/>
            <w:lang w:val="en-GB"/>
          </w:rPr>
          <w:fldChar w:fldCharType="begin">
            <w:fldData xml:space="preserve">PEVuZE5vdGU+PENpdGU+PEF1dGhvcj5NYXRzdW1vdG88L0F1dGhvcj48WWVhcj4yMDAwPC9ZZWFy
PjxSZWNOdW0+MzA8L1JlY051bT48RGlzcGxheVRleHQ+wqBbMTUsIDE2XTwvRGlzcGxheVRleHQ+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cmVsYXRlZC11cmxzPjwvdXJscz48L3JlY29yZD48L0NpdGU+PENpdGU+PEF1dGhvcj5MZXdpcy48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</w:fldData>
          </w:fldChar>
        </w:r>
        <w:r w:rsidR="00B307D1">
          <w:rPr>
            <w:rFonts w:eastAsia="Times New Roman" w:cstheme="minorHAnsi"/>
            <w:color w:val="000000" w:themeColor="text1"/>
            <w:lang w:val="en-GB"/>
          </w:rPr>
          <w:instrText xml:space="preserve"> ADDIN EN.CITE.DATA </w:instrText>
        </w:r>
        <w:r w:rsidR="00B307D1">
          <w:rPr>
            <w:rFonts w:eastAsia="Times New Roman" w:cstheme="minorHAnsi"/>
            <w:color w:val="000000" w:themeColor="text1"/>
            <w:lang w:val="en-GB"/>
          </w:rPr>
        </w:r>
        <w:r w:rsidR="00B307D1">
          <w:rPr>
            <w:rFonts w:eastAsia="Times New Roman" w:cstheme="minorHAnsi"/>
            <w:color w:val="000000" w:themeColor="text1"/>
            <w:lang w:val="en-GB"/>
          </w:rPr>
          <w:fldChar w:fldCharType="end"/>
        </w:r>
      </w:ins>
      <w:r w:rsidR="0034755E" w:rsidRPr="00E03B11">
        <w:rPr>
          <w:rFonts w:eastAsia="Times New Roman" w:cstheme="minorHAnsi"/>
          <w:color w:val="000000" w:themeColor="text1"/>
          <w:lang w:val="en-GB"/>
        </w:rPr>
        <w:fldChar w:fldCharType="separate"/>
      </w:r>
      <w:ins w:id="233" w:author="My Luong Vuong" w:date="2023-11-24T09:57:00Z">
        <w:r w:rsidR="00B307D1">
          <w:rPr>
            <w:rFonts w:eastAsia="Times New Roman" w:cstheme="minorHAnsi"/>
            <w:noProof/>
            <w:color w:val="000000" w:themeColor="text1"/>
            <w:lang w:val="en-GB"/>
          </w:rPr>
          <w:t> [15, 16]</w:t>
        </w:r>
      </w:ins>
      <w:del w:id="234" w:author="My Luong Vuong" w:date="2023-11-24T09:57:00Z">
        <w:r w:rsidR="00B558D9" w:rsidDel="00B307D1">
          <w:rPr>
            <w:rFonts w:eastAsia="Times New Roman" w:cstheme="minorHAnsi"/>
            <w:noProof/>
            <w:color w:val="000000" w:themeColor="text1"/>
            <w:lang w:val="en-GB"/>
          </w:rPr>
          <w:delText> [17, 18]</w:delText>
        </w:r>
      </w:del>
      <w:r w:rsidR="0034755E" w:rsidRPr="00E03B11">
        <w:rPr>
          <w:rFonts w:eastAsia="Times New Roman" w:cstheme="minorHAnsi"/>
          <w:color w:val="000000" w:themeColor="text1"/>
          <w:lang w:val="en-GB"/>
        </w:rPr>
        <w:fldChar w:fldCharType="end"/>
      </w:r>
      <w:commentRangeEnd w:id="229"/>
      <w:r w:rsidR="00182E91">
        <w:rPr>
          <w:rFonts w:eastAsia="Times New Roman" w:cstheme="minorHAnsi"/>
          <w:color w:val="000000" w:themeColor="text1"/>
          <w:lang w:val="en-GB"/>
        </w:rPr>
        <w:t>.</w:t>
      </w:r>
      <w:r w:rsidR="00384D0A">
        <w:rPr>
          <w:rStyle w:val="CommentReference"/>
        </w:rPr>
        <w:commentReference w:id="229"/>
      </w:r>
    </w:p>
    <w:p w14:paraId="02E83417" w14:textId="57BE80BF" w:rsidR="008A57D3" w:rsidRPr="00E03B11" w:rsidRDefault="00CE29DB" w:rsidP="001F6035">
      <w:pPr>
        <w:spacing w:after="0" w:line="480" w:lineRule="auto"/>
        <w:jc w:val="both"/>
        <w:rPr>
          <w:rFonts w:eastAsia="Times New Roman" w:cstheme="minorHAnsi"/>
          <w:color w:val="000000" w:themeColor="text1"/>
          <w:lang w:val="en-GB"/>
        </w:rPr>
      </w:pPr>
      <w:r w:rsidRPr="00E03B11">
        <w:rPr>
          <w:rFonts w:cstheme="minorHAnsi"/>
          <w:color w:val="000000"/>
          <w:lang w:val="en-GB"/>
        </w:rPr>
        <w:t xml:space="preserve">The currently </w:t>
      </w:r>
      <w:r w:rsidR="003E3831" w:rsidRPr="00E03B11">
        <w:rPr>
          <w:rFonts w:cstheme="minorHAnsi"/>
          <w:color w:val="000000"/>
          <w:lang w:val="en-GB"/>
        </w:rPr>
        <w:t>recommended</w:t>
      </w:r>
      <w:r w:rsidR="002F79E8" w:rsidRPr="00E03B11">
        <w:rPr>
          <w:rFonts w:cstheme="minorHAnsi"/>
          <w:color w:val="000000"/>
          <w:lang w:val="en-GB"/>
        </w:rPr>
        <w:t xml:space="preserve"> f</w:t>
      </w:r>
      <w:r w:rsidR="00F61207" w:rsidRPr="00E03B11">
        <w:rPr>
          <w:rFonts w:cstheme="minorHAnsi"/>
          <w:color w:val="000000"/>
          <w:lang w:val="en-GB"/>
        </w:rPr>
        <w:t xml:space="preserve">luconazole </w:t>
      </w:r>
      <w:r w:rsidR="00F61207" w:rsidRPr="00E03B11">
        <w:rPr>
          <w:rFonts w:eastAsia="Times New Roman" w:cstheme="minorHAnsi"/>
          <w:color w:val="000000" w:themeColor="text1"/>
          <w:lang w:val="en-GB"/>
        </w:rPr>
        <w:t>dosing regimen</w:t>
      </w:r>
      <w:r w:rsidR="00246D73" w:rsidRPr="00E03B11">
        <w:rPr>
          <w:rFonts w:eastAsia="Times New Roman" w:cstheme="minorHAnsi"/>
          <w:color w:val="000000" w:themeColor="text1"/>
          <w:lang w:val="en-GB"/>
        </w:rPr>
        <w:t xml:space="preserve"> for invasive candidiasis</w:t>
      </w:r>
      <w:r w:rsidR="00F61207" w:rsidRPr="00E03B11">
        <w:rPr>
          <w:rFonts w:eastAsia="Times New Roman" w:cstheme="minorHAnsi"/>
          <w:color w:val="000000" w:themeColor="text1"/>
          <w:lang w:val="en-GB"/>
        </w:rPr>
        <w:t xml:space="preserve"> </w:t>
      </w:r>
      <w:r w:rsidR="000B032C">
        <w:rPr>
          <w:rFonts w:eastAsia="Times New Roman" w:cstheme="minorHAnsi"/>
          <w:color w:val="000000" w:themeColor="text1"/>
          <w:lang w:val="en-GB"/>
        </w:rPr>
        <w:t xml:space="preserve">– </w:t>
      </w:r>
      <w:r w:rsidR="00CD3129" w:rsidRPr="00E03B11">
        <w:rPr>
          <w:rFonts w:eastAsia="Times New Roman" w:cstheme="minorHAnsi"/>
          <w:color w:val="000000" w:themeColor="text1"/>
          <w:lang w:val="en-GB"/>
        </w:rPr>
        <w:t>an 800 mg loading dose</w:t>
      </w:r>
      <w:r w:rsidR="0022019F" w:rsidRPr="00E03B11">
        <w:rPr>
          <w:rFonts w:eastAsia="Times New Roman" w:cstheme="minorHAnsi"/>
          <w:color w:val="000000" w:themeColor="text1"/>
          <w:lang w:val="en-GB"/>
        </w:rPr>
        <w:t xml:space="preserve"> once a day (</w:t>
      </w:r>
      <w:proofErr w:type="spellStart"/>
      <w:r w:rsidR="0022019F" w:rsidRPr="00E03B11">
        <w:rPr>
          <w:rFonts w:eastAsia="Times New Roman" w:cstheme="minorHAnsi"/>
          <w:color w:val="000000" w:themeColor="text1"/>
          <w:lang w:val="en-GB"/>
        </w:rPr>
        <w:t>q.d</w:t>
      </w:r>
      <w:proofErr w:type="spellEnd"/>
      <w:r w:rsidR="0022019F" w:rsidRPr="00E03B11">
        <w:rPr>
          <w:rFonts w:eastAsia="Times New Roman" w:cstheme="minorHAnsi"/>
          <w:color w:val="000000" w:themeColor="text1"/>
          <w:lang w:val="en-GB"/>
        </w:rPr>
        <w:t>.)</w:t>
      </w:r>
      <w:r w:rsidR="003E3831" w:rsidRPr="00E03B11">
        <w:rPr>
          <w:rFonts w:eastAsia="Times New Roman" w:cstheme="minorHAnsi"/>
          <w:color w:val="000000" w:themeColor="text1"/>
          <w:lang w:val="en-GB"/>
        </w:rPr>
        <w:t xml:space="preserve"> on day 1</w:t>
      </w:r>
      <w:r w:rsidR="00CD3129" w:rsidRPr="00E03B11">
        <w:rPr>
          <w:rFonts w:eastAsia="Times New Roman" w:cstheme="minorHAnsi"/>
          <w:color w:val="000000" w:themeColor="text1"/>
          <w:lang w:val="en-GB"/>
        </w:rPr>
        <w:t xml:space="preserve"> followed by 400 mg </w:t>
      </w:r>
      <w:proofErr w:type="spellStart"/>
      <w:r w:rsidR="00677285" w:rsidRPr="00E03B11">
        <w:rPr>
          <w:rFonts w:eastAsia="Times New Roman" w:cstheme="minorHAnsi"/>
          <w:color w:val="000000" w:themeColor="text1"/>
          <w:lang w:val="en-GB"/>
        </w:rPr>
        <w:t>q.d</w:t>
      </w:r>
      <w:proofErr w:type="spellEnd"/>
      <w:r w:rsidR="00B2352F" w:rsidRPr="00E03B11">
        <w:rPr>
          <w:rFonts w:eastAsia="Times New Roman" w:cstheme="minorHAnsi"/>
          <w:color w:val="000000" w:themeColor="text1"/>
          <w:lang w:val="en-GB"/>
        </w:rPr>
        <w:t>.</w:t>
      </w:r>
      <w:r w:rsidR="000B032C" w:rsidRPr="000B032C">
        <w:rPr>
          <w:rFonts w:eastAsia="Times New Roman" w:cstheme="minorHAnsi"/>
          <w:color w:val="000000" w:themeColor="text1"/>
          <w:lang w:val="en-GB"/>
        </w:rPr>
        <w:t xml:space="preserve"> </w:t>
      </w:r>
      <w:r w:rsidR="000B032C">
        <w:rPr>
          <w:rFonts w:eastAsia="Times New Roman" w:cstheme="minorHAnsi"/>
          <w:color w:val="000000" w:themeColor="text1"/>
          <w:lang w:val="en-GB"/>
        </w:rPr>
        <w:t xml:space="preserve"> –</w:t>
      </w:r>
      <w:r w:rsidR="00B2352F" w:rsidRPr="00E03B11">
        <w:rPr>
          <w:rFonts w:cstheme="minorHAnsi"/>
          <w:color w:val="000000"/>
          <w:lang w:val="en-GB"/>
        </w:rPr>
        <w:t xml:space="preserve"> </w:t>
      </w:r>
      <w:r w:rsidR="00F61207" w:rsidRPr="00E03B11">
        <w:rPr>
          <w:rFonts w:cstheme="minorHAnsi"/>
          <w:color w:val="000000"/>
          <w:lang w:val="en-GB"/>
        </w:rPr>
        <w:t xml:space="preserve">has been shown </w:t>
      </w:r>
      <w:r w:rsidR="00F61207" w:rsidRPr="00E03B11">
        <w:rPr>
          <w:rFonts w:eastAsia="Times New Roman" w:cstheme="minorHAnsi"/>
          <w:color w:val="000000" w:themeColor="text1"/>
          <w:lang w:val="en-GB"/>
        </w:rPr>
        <w:t xml:space="preserve">to </w:t>
      </w:r>
      <w:del w:id="235" w:author="Isabel Spriet" w:date="2023-07-05T11:44:00Z">
        <w:r w:rsidR="0039087D" w:rsidRPr="00E03B11" w:rsidDel="00384D0A">
          <w:rPr>
            <w:rFonts w:eastAsia="Times New Roman" w:cstheme="minorHAnsi"/>
            <w:color w:val="000000" w:themeColor="text1"/>
            <w:lang w:val="en-GB"/>
          </w:rPr>
          <w:delText xml:space="preserve">fall short </w:delText>
        </w:r>
        <w:r w:rsidR="0062765C" w:rsidRPr="00E03B11" w:rsidDel="00384D0A">
          <w:rPr>
            <w:rFonts w:eastAsia="Times New Roman" w:cstheme="minorHAnsi"/>
            <w:color w:val="000000" w:themeColor="text1"/>
            <w:lang w:val="en-GB"/>
          </w:rPr>
          <w:delText>of</w:delText>
        </w:r>
      </w:del>
      <w:ins w:id="236" w:author="Isabel Spriet" w:date="2023-07-05T11:44:00Z">
        <w:r w:rsidR="00384D0A">
          <w:rPr>
            <w:rFonts w:eastAsia="Times New Roman" w:cstheme="minorHAnsi"/>
            <w:color w:val="000000" w:themeColor="text1"/>
            <w:lang w:val="en-GB"/>
          </w:rPr>
          <w:t>fail in</w:t>
        </w:r>
      </w:ins>
      <w:r w:rsidR="005B1BB1" w:rsidRPr="00E03B11">
        <w:rPr>
          <w:rFonts w:eastAsia="Times New Roman" w:cstheme="minorHAnsi"/>
          <w:color w:val="000000" w:themeColor="text1"/>
          <w:lang w:val="en-GB"/>
        </w:rPr>
        <w:t xml:space="preserve"> </w:t>
      </w:r>
      <w:r w:rsidR="0039087D" w:rsidRPr="00E03B11">
        <w:rPr>
          <w:rFonts w:eastAsia="Times New Roman" w:cstheme="minorHAnsi"/>
          <w:color w:val="000000" w:themeColor="text1"/>
          <w:lang w:val="en-GB"/>
        </w:rPr>
        <w:t xml:space="preserve">achieving early </w:t>
      </w:r>
      <w:r w:rsidR="0062765C" w:rsidRPr="00E03B11">
        <w:rPr>
          <w:rFonts w:eastAsia="Times New Roman" w:cstheme="minorHAnsi"/>
          <w:color w:val="000000" w:themeColor="text1"/>
          <w:lang w:val="en-GB"/>
        </w:rPr>
        <w:t xml:space="preserve">adequate </w:t>
      </w:r>
      <w:r w:rsidR="0039087D" w:rsidRPr="00E03B11">
        <w:rPr>
          <w:rFonts w:eastAsia="Times New Roman" w:cstheme="minorHAnsi"/>
          <w:color w:val="000000" w:themeColor="text1"/>
          <w:lang w:val="en-GB"/>
        </w:rPr>
        <w:t xml:space="preserve">target exposure in </w:t>
      </w:r>
      <w:del w:id="237" w:author="Isabel Spriet" w:date="2023-07-05T11:44:00Z">
        <w:r w:rsidR="0039087D" w:rsidRPr="00E03B11" w:rsidDel="00384D0A">
          <w:rPr>
            <w:rFonts w:eastAsia="Times New Roman" w:cstheme="minorHAnsi"/>
            <w:color w:val="000000" w:themeColor="text1"/>
            <w:lang w:val="en-GB"/>
          </w:rPr>
          <w:delText>critically ill adult</w:delText>
        </w:r>
      </w:del>
      <w:ins w:id="238" w:author="Isabel Spriet" w:date="2023-07-05T11:44:00Z">
        <w:r w:rsidR="00384D0A">
          <w:rPr>
            <w:rFonts w:eastAsia="Times New Roman" w:cstheme="minorHAnsi"/>
            <w:color w:val="000000" w:themeColor="text1"/>
            <w:lang w:val="en-GB"/>
          </w:rPr>
          <w:t>ICU</w:t>
        </w:r>
      </w:ins>
      <w:r w:rsidR="0039087D" w:rsidRPr="00E03B11">
        <w:rPr>
          <w:rFonts w:eastAsia="Times New Roman" w:cstheme="minorHAnsi"/>
          <w:color w:val="000000" w:themeColor="text1"/>
          <w:lang w:val="en-GB"/>
        </w:rPr>
        <w:t xml:space="preserve"> patients, particularly </w:t>
      </w:r>
      <w:r w:rsidR="00153138" w:rsidRPr="00E03B11">
        <w:rPr>
          <w:rFonts w:eastAsia="Times New Roman" w:cstheme="minorHAnsi"/>
          <w:color w:val="000000" w:themeColor="text1"/>
          <w:lang w:val="en-GB"/>
        </w:rPr>
        <w:t xml:space="preserve">in those with </w:t>
      </w:r>
      <w:del w:id="239" w:author="My Luong Vuong" w:date="2023-11-24T09:58:00Z">
        <w:r w:rsidR="00153138" w:rsidRPr="00E03B11" w:rsidDel="00B604C3">
          <w:rPr>
            <w:rFonts w:eastAsia="Times New Roman" w:cstheme="minorHAnsi"/>
            <w:color w:val="000000" w:themeColor="text1"/>
            <w:lang w:val="en-GB"/>
          </w:rPr>
          <w:delText xml:space="preserve">high creatinine clearance, </w:delText>
        </w:r>
        <w:r w:rsidR="0062765C" w:rsidRPr="00E03B11" w:rsidDel="00B604C3">
          <w:rPr>
            <w:rFonts w:eastAsia="Times New Roman" w:cstheme="minorHAnsi"/>
            <w:color w:val="000000" w:themeColor="text1"/>
            <w:lang w:val="en-GB"/>
          </w:rPr>
          <w:delText xml:space="preserve">with </w:delText>
        </w:r>
      </w:del>
      <w:r w:rsidR="0062765C" w:rsidRPr="00E03B11">
        <w:rPr>
          <w:rFonts w:eastAsia="Times New Roman" w:cstheme="minorHAnsi"/>
          <w:color w:val="000000" w:themeColor="text1"/>
          <w:lang w:val="en-GB"/>
        </w:rPr>
        <w:t>high body</w:t>
      </w:r>
      <w:r w:rsidR="00703F82" w:rsidRPr="00E03B11">
        <w:rPr>
          <w:rFonts w:eastAsia="Times New Roman" w:cstheme="minorHAnsi"/>
          <w:color w:val="000000" w:themeColor="text1"/>
          <w:lang w:val="en-GB"/>
        </w:rPr>
        <w:t xml:space="preserve"> </w:t>
      </w:r>
      <w:r w:rsidR="0062765C" w:rsidRPr="00E03B11">
        <w:rPr>
          <w:rFonts w:eastAsia="Times New Roman" w:cstheme="minorHAnsi"/>
          <w:color w:val="000000" w:themeColor="text1"/>
          <w:lang w:val="en-GB"/>
        </w:rPr>
        <w:t>weight</w:t>
      </w:r>
      <w:r w:rsidR="00153138" w:rsidRPr="00E03B11">
        <w:rPr>
          <w:rFonts w:eastAsia="Times New Roman" w:cstheme="minorHAnsi"/>
          <w:color w:val="000000" w:themeColor="text1"/>
          <w:lang w:val="en-GB"/>
        </w:rPr>
        <w:t>, or</w:t>
      </w:r>
      <w:r w:rsidR="007019A1" w:rsidRPr="00E03B11">
        <w:rPr>
          <w:rFonts w:eastAsia="Times New Roman" w:cstheme="minorHAnsi"/>
          <w:color w:val="000000" w:themeColor="text1"/>
          <w:lang w:val="en-GB"/>
        </w:rPr>
        <w:t xml:space="preserve"> those</w:t>
      </w:r>
      <w:r w:rsidR="00153138" w:rsidRPr="00E03B11">
        <w:rPr>
          <w:rFonts w:eastAsia="Times New Roman" w:cstheme="minorHAnsi"/>
          <w:color w:val="000000" w:themeColor="text1"/>
          <w:lang w:val="en-GB"/>
        </w:rPr>
        <w:t xml:space="preserve"> undergoing </w:t>
      </w:r>
      <w:r w:rsidR="00A73E01" w:rsidRPr="00E03B11">
        <w:rPr>
          <w:rFonts w:eastAsia="Times New Roman" w:cstheme="minorHAnsi"/>
          <w:color w:val="000000" w:themeColor="text1"/>
          <w:lang w:val="en-GB"/>
        </w:rPr>
        <w:t>continuous renal replacement therapy (</w:t>
      </w:r>
      <w:r w:rsidR="00153138" w:rsidRPr="00E03B11">
        <w:rPr>
          <w:rFonts w:eastAsia="Times New Roman" w:cstheme="minorHAnsi"/>
          <w:color w:val="000000" w:themeColor="text1"/>
          <w:lang w:val="en-GB"/>
        </w:rPr>
        <w:t>CRRT</w:t>
      </w:r>
      <w:r w:rsidR="00A73E01" w:rsidRPr="00E03B11">
        <w:rPr>
          <w:rFonts w:eastAsia="Times New Roman" w:cstheme="minorHAnsi"/>
          <w:color w:val="000000" w:themeColor="text1"/>
          <w:lang w:val="en-GB"/>
        </w:rPr>
        <w:t>)</w:t>
      </w:r>
      <w:r w:rsidR="00337633" w:rsidRPr="00E03B11">
        <w:rPr>
          <w:rFonts w:eastAsia="Times New Roman" w:cstheme="minorHAnsi"/>
          <w:color w:val="000000" w:themeColor="text1"/>
          <w:lang w:val="en-GB"/>
        </w:rPr>
        <w:fldChar w:fldCharType="begin">
          <w:fldData xml:space="preserve">PEVuZE5vdGU+PENpdGU+PEF1dGhvcj5Cb29uc3RyYTwvQXV0aG9yPjxZZWFyPjIwMjE8L1llYXI+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</w:fldData>
        </w:fldChar>
      </w:r>
      <w:ins w:id="240" w:author="My Luong Vuong" w:date="2023-11-24T09:57:00Z">
        <w:r w:rsidR="00B307D1">
          <w:rPr>
            <w:rFonts w:eastAsia="Times New Roman" w:cstheme="minorHAnsi"/>
            <w:color w:val="000000" w:themeColor="text1"/>
            <w:lang w:val="en-GB"/>
          </w:rPr>
          <w:instrText xml:space="preserve"> ADDIN EN.CITE </w:instrText>
        </w:r>
      </w:ins>
      <w:del w:id="241" w:author="My Luong Vuong" w:date="2023-11-24T09:57:00Z">
        <w:r w:rsidR="00B558D9" w:rsidDel="00B307D1">
          <w:rPr>
            <w:rFonts w:eastAsia="Times New Roman" w:cstheme="minorHAnsi"/>
            <w:color w:val="000000" w:themeColor="text1"/>
            <w:lang w:val="en-GB"/>
          </w:rPr>
          <w:delInstrText xml:space="preserve"> ADDIN EN.CITE </w:delInstrText>
        </w:r>
        <w:r w:rsidR="00B558D9" w:rsidDel="00B307D1">
          <w:rPr>
            <w:rFonts w:eastAsia="Times New Roman" w:cstheme="minorHAnsi"/>
            <w:color w:val="000000" w:themeColor="text1"/>
            <w:lang w:val="en-GB"/>
          </w:rPr>
          <w:fldChar w:fldCharType="begin">
            <w:fldData xml:space="preserve">PEVuZE5vdGU+PENpdGU+PEF1dGhvcj5Cb29uc3RyYTwvQXV0aG9yPjxZZWFyPjIwMjE8L1llYXI+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</w:fldData>
          </w:fldChar>
        </w:r>
        <w:r w:rsidR="00B558D9" w:rsidDel="00B307D1">
          <w:rPr>
            <w:rFonts w:eastAsia="Times New Roman" w:cstheme="minorHAnsi"/>
            <w:color w:val="000000" w:themeColor="text1"/>
            <w:lang w:val="en-GB"/>
          </w:rPr>
          <w:delInstrText xml:space="preserve"> ADDIN EN.CITE.DATA </w:delInstrText>
        </w:r>
        <w:r w:rsidR="00B558D9" w:rsidDel="00B307D1">
          <w:rPr>
            <w:rFonts w:eastAsia="Times New Roman" w:cstheme="minorHAnsi"/>
            <w:color w:val="000000" w:themeColor="text1"/>
            <w:lang w:val="en-GB"/>
          </w:rPr>
        </w:r>
        <w:r w:rsidR="00B558D9" w:rsidDel="00B307D1">
          <w:rPr>
            <w:rFonts w:eastAsia="Times New Roman" w:cstheme="minorHAnsi"/>
            <w:color w:val="000000" w:themeColor="text1"/>
            <w:lang w:val="en-GB"/>
          </w:rPr>
          <w:fldChar w:fldCharType="end"/>
        </w:r>
        <w:r w:rsidR="00337633" w:rsidRPr="00E03B11" w:rsidDel="00B307D1">
          <w:rPr>
            <w:rFonts w:eastAsia="Times New Roman" w:cstheme="minorHAnsi"/>
            <w:color w:val="000000" w:themeColor="text1"/>
            <w:lang w:val="en-GB"/>
          </w:rPr>
        </w:r>
      </w:del>
      <w:ins w:id="242" w:author="My Luong Vuong" w:date="2023-11-24T09:57:00Z">
        <w:r w:rsidR="00B307D1">
          <w:rPr>
            <w:rFonts w:eastAsia="Times New Roman" w:cstheme="minorHAnsi"/>
            <w:color w:val="000000" w:themeColor="text1"/>
            <w:lang w:val="en-GB"/>
          </w:rPr>
          <w:fldChar w:fldCharType="begin">
            <w:fldData xml:space="preserve">PEVuZE5vdGU+PENpdGU+PEF1dGhvcj5Cb29uc3RyYTwvQXV0aG9yPjxZZWFyPjIwMjE8L1llYXI+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</w:fldData>
          </w:fldChar>
        </w:r>
        <w:r w:rsidR="00B307D1">
          <w:rPr>
            <w:rFonts w:eastAsia="Times New Roman" w:cstheme="minorHAnsi"/>
            <w:color w:val="000000" w:themeColor="text1"/>
            <w:lang w:val="en-GB"/>
          </w:rPr>
          <w:instrText xml:space="preserve"> ADDIN EN.CITE.DATA </w:instrText>
        </w:r>
        <w:r w:rsidR="00B307D1">
          <w:rPr>
            <w:rFonts w:eastAsia="Times New Roman" w:cstheme="minorHAnsi"/>
            <w:color w:val="000000" w:themeColor="text1"/>
            <w:lang w:val="en-GB"/>
          </w:rPr>
        </w:r>
        <w:r w:rsidR="00B307D1">
          <w:rPr>
            <w:rFonts w:eastAsia="Times New Roman" w:cstheme="minorHAnsi"/>
            <w:color w:val="000000" w:themeColor="text1"/>
            <w:lang w:val="en-GB"/>
          </w:rPr>
          <w:fldChar w:fldCharType="end"/>
        </w:r>
      </w:ins>
      <w:r w:rsidR="00337633" w:rsidRPr="00E03B11">
        <w:rPr>
          <w:rFonts w:eastAsia="Times New Roman" w:cstheme="minorHAnsi"/>
          <w:color w:val="000000" w:themeColor="text1"/>
          <w:lang w:val="en-GB"/>
        </w:rPr>
        <w:fldChar w:fldCharType="separate"/>
      </w:r>
      <w:ins w:id="243" w:author="My Luong Vuong" w:date="2023-11-24T09:57:00Z">
        <w:r w:rsidR="00B307D1">
          <w:rPr>
            <w:rFonts w:eastAsia="Times New Roman" w:cstheme="minorHAnsi"/>
            <w:noProof/>
            <w:color w:val="000000" w:themeColor="text1"/>
            <w:lang w:val="en-GB"/>
          </w:rPr>
          <w:t> [17-19]</w:t>
        </w:r>
      </w:ins>
      <w:del w:id="244" w:author="My Luong Vuong" w:date="2023-11-24T09:57:00Z">
        <w:r w:rsidR="00B558D9" w:rsidDel="00B307D1">
          <w:rPr>
            <w:rFonts w:eastAsia="Times New Roman" w:cstheme="minorHAnsi"/>
            <w:noProof/>
            <w:color w:val="000000" w:themeColor="text1"/>
            <w:lang w:val="en-GB"/>
          </w:rPr>
          <w:delText> [15, 19, 20]</w:delText>
        </w:r>
      </w:del>
      <w:r w:rsidR="00337633" w:rsidRPr="00E03B11">
        <w:rPr>
          <w:rFonts w:eastAsia="Times New Roman" w:cstheme="minorHAnsi"/>
          <w:color w:val="000000" w:themeColor="text1"/>
          <w:lang w:val="en-GB"/>
        </w:rPr>
        <w:fldChar w:fldCharType="end"/>
      </w:r>
      <w:r w:rsidR="00F91436">
        <w:rPr>
          <w:rFonts w:eastAsia="Times New Roman" w:cstheme="minorHAnsi"/>
          <w:color w:val="000000" w:themeColor="text1"/>
          <w:lang w:val="en-GB"/>
        </w:rPr>
        <w:t>.</w:t>
      </w:r>
      <w:r w:rsidR="00A73E01" w:rsidRPr="00E03B11">
        <w:rPr>
          <w:rFonts w:eastAsia="Times New Roman" w:cstheme="minorHAnsi"/>
          <w:color w:val="000000" w:themeColor="text1"/>
          <w:lang w:val="en-GB"/>
        </w:rPr>
        <w:t xml:space="preserve"> </w:t>
      </w:r>
      <w:r w:rsidR="001F6035" w:rsidRPr="00E03B11">
        <w:rPr>
          <w:rFonts w:eastAsia="Times New Roman" w:cstheme="minorHAnsi"/>
          <w:color w:val="000000" w:themeColor="text1"/>
          <w:lang w:val="en-GB"/>
        </w:rPr>
        <w:t xml:space="preserve">A few </w:t>
      </w:r>
      <w:r w:rsidR="0062765C" w:rsidRPr="00E03B11">
        <w:rPr>
          <w:rFonts w:eastAsia="Times New Roman" w:cstheme="minorHAnsi"/>
          <w:color w:val="000000" w:themeColor="text1"/>
          <w:lang w:val="en-GB"/>
        </w:rPr>
        <w:t>population pharmacokinetics (</w:t>
      </w:r>
      <w:proofErr w:type="spellStart"/>
      <w:r w:rsidR="0062765C" w:rsidRPr="00E03B11">
        <w:rPr>
          <w:rFonts w:eastAsia="Times New Roman" w:cstheme="minorHAnsi"/>
          <w:color w:val="000000" w:themeColor="text1"/>
          <w:lang w:val="en-GB"/>
        </w:rPr>
        <w:t>popPK</w:t>
      </w:r>
      <w:proofErr w:type="spellEnd"/>
      <w:r w:rsidR="0062765C" w:rsidRPr="00E03B11">
        <w:rPr>
          <w:rFonts w:eastAsia="Times New Roman" w:cstheme="minorHAnsi"/>
          <w:color w:val="000000" w:themeColor="text1"/>
          <w:lang w:val="en-GB"/>
        </w:rPr>
        <w:t>)</w:t>
      </w:r>
      <w:r w:rsidR="00F354F8" w:rsidRPr="00E03B11">
        <w:rPr>
          <w:rFonts w:eastAsia="Times New Roman" w:cstheme="minorHAnsi"/>
          <w:color w:val="000000" w:themeColor="text1"/>
          <w:lang w:val="en-GB"/>
        </w:rPr>
        <w:t xml:space="preserve"> </w:t>
      </w:r>
      <w:r w:rsidR="001F6035" w:rsidRPr="00E03B11">
        <w:rPr>
          <w:rFonts w:eastAsia="Times New Roman" w:cstheme="minorHAnsi"/>
          <w:color w:val="000000" w:themeColor="text1"/>
          <w:lang w:val="en-GB"/>
        </w:rPr>
        <w:t>dose</w:t>
      </w:r>
      <w:r w:rsidR="007C6F8A">
        <w:rPr>
          <w:rFonts w:eastAsia="Times New Roman" w:cstheme="minorHAnsi"/>
          <w:color w:val="000000" w:themeColor="text1"/>
          <w:lang w:val="en-GB"/>
        </w:rPr>
        <w:t>-</w:t>
      </w:r>
      <w:r w:rsidR="001F6035" w:rsidRPr="00E03B11">
        <w:rPr>
          <w:rFonts w:eastAsia="Times New Roman" w:cstheme="minorHAnsi"/>
          <w:color w:val="000000" w:themeColor="text1"/>
          <w:lang w:val="en-GB"/>
        </w:rPr>
        <w:t xml:space="preserve">finding </w:t>
      </w:r>
      <w:r w:rsidR="0062765C" w:rsidRPr="00E03B11">
        <w:rPr>
          <w:rFonts w:eastAsia="Times New Roman" w:cstheme="minorHAnsi"/>
          <w:color w:val="000000" w:themeColor="text1"/>
          <w:lang w:val="en-GB"/>
        </w:rPr>
        <w:t xml:space="preserve">studies </w:t>
      </w:r>
      <w:r w:rsidR="001F6035" w:rsidRPr="00E03B11">
        <w:rPr>
          <w:rFonts w:eastAsia="Times New Roman" w:cstheme="minorHAnsi"/>
          <w:color w:val="000000" w:themeColor="text1"/>
          <w:lang w:val="en-GB"/>
        </w:rPr>
        <w:t>have been performed</w:t>
      </w:r>
      <w:r w:rsidR="00CA2876" w:rsidRPr="00E03B11">
        <w:rPr>
          <w:rFonts w:eastAsia="Times New Roman" w:cstheme="minorHAnsi"/>
          <w:color w:val="000000" w:themeColor="text1"/>
          <w:lang w:val="en-GB"/>
        </w:rPr>
        <w:t xml:space="preserve"> in this patient population</w:t>
      </w:r>
      <w:r w:rsidR="0062765C" w:rsidRPr="00E03B11">
        <w:rPr>
          <w:rFonts w:eastAsia="Times New Roman" w:cstheme="minorHAnsi"/>
          <w:color w:val="000000" w:themeColor="text1"/>
          <w:lang w:val="en-GB"/>
        </w:rPr>
        <w:t>,</w:t>
      </w:r>
      <w:r w:rsidR="001F6035" w:rsidRPr="00E03B11">
        <w:rPr>
          <w:rFonts w:eastAsia="Times New Roman" w:cstheme="minorHAnsi"/>
          <w:color w:val="000000" w:themeColor="text1"/>
          <w:lang w:val="en-GB"/>
        </w:rPr>
        <w:t xml:space="preserve"> </w:t>
      </w:r>
      <w:r w:rsidR="0062765C" w:rsidRPr="00E03B11">
        <w:rPr>
          <w:rFonts w:eastAsia="Times New Roman" w:cstheme="minorHAnsi"/>
          <w:color w:val="000000" w:themeColor="text1"/>
          <w:lang w:val="en-GB"/>
        </w:rPr>
        <w:t>however</w:t>
      </w:r>
      <w:r w:rsidR="001F6035" w:rsidRPr="00E03B11">
        <w:rPr>
          <w:rFonts w:eastAsia="Times New Roman" w:cstheme="minorHAnsi"/>
          <w:color w:val="000000" w:themeColor="text1"/>
          <w:lang w:val="en-GB"/>
        </w:rPr>
        <w:t>, no consensus has been reached</w:t>
      </w:r>
      <w:r w:rsidR="007019A1" w:rsidRPr="00E03B11">
        <w:rPr>
          <w:rFonts w:eastAsia="Times New Roman" w:cstheme="minorHAnsi"/>
          <w:color w:val="000000" w:themeColor="text1"/>
          <w:lang w:val="en-GB"/>
        </w:rPr>
        <w:t xml:space="preserve"> on an </w:t>
      </w:r>
      <w:commentRangeStart w:id="245"/>
      <w:r w:rsidR="007019A1" w:rsidRPr="00E03B11">
        <w:rPr>
          <w:rFonts w:eastAsia="Times New Roman" w:cstheme="minorHAnsi"/>
          <w:color w:val="000000" w:themeColor="text1"/>
          <w:lang w:val="en-GB"/>
        </w:rPr>
        <w:t xml:space="preserve">optimised </w:t>
      </w:r>
      <w:commentRangeEnd w:id="245"/>
      <w:r w:rsidR="00A1418A">
        <w:rPr>
          <w:rStyle w:val="CommentReference"/>
        </w:rPr>
        <w:commentReference w:id="245"/>
      </w:r>
      <w:r w:rsidR="007019A1" w:rsidRPr="00E03B11">
        <w:rPr>
          <w:rFonts w:eastAsia="Times New Roman" w:cstheme="minorHAnsi"/>
          <w:color w:val="000000" w:themeColor="text1"/>
          <w:lang w:val="en-GB"/>
        </w:rPr>
        <w:t>fluconazole dosing strategy</w:t>
      </w:r>
      <w:r w:rsidR="0062765C" w:rsidRPr="00E03B11">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UmVjTnVtPjE5PC9SZWNOdW0+PERpc3BsYXlUZXh0PsKgWzExLCAxNywgMTgsIDIwXTwvRGlzcGxh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</w:fldData>
        </w:fldChar>
      </w:r>
      <w:ins w:id="246" w:author="My Luong Vuong" w:date="2023-11-24T09:57:00Z">
        <w:r w:rsidR="00B307D1">
          <w:rPr>
            <w:rFonts w:eastAsia="Times New Roman" w:cstheme="minorHAnsi"/>
            <w:color w:val="000000" w:themeColor="text1"/>
            <w:lang w:val="en-GB"/>
          </w:rPr>
          <w:instrText xml:space="preserve"> ADDIN EN.CITE </w:instrText>
        </w:r>
      </w:ins>
      <w:del w:id="247" w:author="My Luong Vuong" w:date="2023-11-24T09:57:00Z">
        <w:r w:rsidR="00B558D9" w:rsidDel="00B307D1">
          <w:rPr>
            <w:rFonts w:eastAsia="Times New Roman" w:cstheme="minorHAnsi"/>
            <w:color w:val="000000" w:themeColor="text1"/>
            <w:lang w:val="en-GB"/>
          </w:rPr>
          <w:delInstrText xml:space="preserve"> ADDIN EN.CITE </w:delInstrText>
        </w:r>
        <w:r w:rsidR="00B558D9" w:rsidDel="00B307D1">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UmVjTnVtPjE5PC9SZWNOdW0+PERpc3BsYXlUZXh0PsKgWzExLCAxNSwgMTksIDIxXTwvRGlzcGxh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</w:fldData>
          </w:fldChar>
        </w:r>
        <w:r w:rsidR="00B558D9" w:rsidDel="00B307D1">
          <w:rPr>
            <w:rFonts w:eastAsia="Times New Roman" w:cstheme="minorHAnsi"/>
            <w:color w:val="000000" w:themeColor="text1"/>
            <w:lang w:val="en-GB"/>
          </w:rPr>
          <w:delInstrText xml:space="preserve"> ADDIN EN.CITE.DATA </w:delInstrText>
        </w:r>
        <w:r w:rsidR="00B558D9" w:rsidDel="00B307D1">
          <w:rPr>
            <w:rFonts w:eastAsia="Times New Roman" w:cstheme="minorHAnsi"/>
            <w:color w:val="000000" w:themeColor="text1"/>
            <w:lang w:val="en-GB"/>
          </w:rPr>
        </w:r>
        <w:r w:rsidR="00B558D9" w:rsidDel="00B307D1">
          <w:rPr>
            <w:rFonts w:eastAsia="Times New Roman" w:cstheme="minorHAnsi"/>
            <w:color w:val="000000" w:themeColor="text1"/>
            <w:lang w:val="en-GB"/>
          </w:rPr>
          <w:fldChar w:fldCharType="end"/>
        </w:r>
        <w:r w:rsidR="0062765C" w:rsidRPr="00E03B11" w:rsidDel="00B307D1">
          <w:rPr>
            <w:rFonts w:eastAsia="Times New Roman" w:cstheme="minorHAnsi"/>
            <w:color w:val="000000" w:themeColor="text1"/>
            <w:lang w:val="en-GB"/>
          </w:rPr>
        </w:r>
      </w:del>
      <w:ins w:id="248" w:author="My Luong Vuong" w:date="2023-11-24T09:57:00Z">
        <w:r w:rsidR="00B307D1">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UmVjTnVtPjE5PC9SZWNOdW0+PERpc3BsYXlUZXh0PsKgWzExLCAxNywgMTgsIDIwXTwvRGlzcGxh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</w:fldData>
          </w:fldChar>
        </w:r>
        <w:r w:rsidR="00B307D1">
          <w:rPr>
            <w:rFonts w:eastAsia="Times New Roman" w:cstheme="minorHAnsi"/>
            <w:color w:val="000000" w:themeColor="text1"/>
            <w:lang w:val="en-GB"/>
          </w:rPr>
          <w:instrText xml:space="preserve"> ADDIN EN.CITE.DATA </w:instrText>
        </w:r>
        <w:r w:rsidR="00B307D1">
          <w:rPr>
            <w:rFonts w:eastAsia="Times New Roman" w:cstheme="minorHAnsi"/>
            <w:color w:val="000000" w:themeColor="text1"/>
            <w:lang w:val="en-GB"/>
          </w:rPr>
        </w:r>
        <w:r w:rsidR="00B307D1">
          <w:rPr>
            <w:rFonts w:eastAsia="Times New Roman" w:cstheme="minorHAnsi"/>
            <w:color w:val="000000" w:themeColor="text1"/>
            <w:lang w:val="en-GB"/>
          </w:rPr>
          <w:fldChar w:fldCharType="end"/>
        </w:r>
      </w:ins>
      <w:r w:rsidR="0062765C" w:rsidRPr="00E03B11">
        <w:rPr>
          <w:rFonts w:eastAsia="Times New Roman" w:cstheme="minorHAnsi"/>
          <w:color w:val="000000" w:themeColor="text1"/>
          <w:lang w:val="en-GB"/>
        </w:rPr>
        <w:fldChar w:fldCharType="separate"/>
      </w:r>
      <w:ins w:id="249" w:author="My Luong Vuong" w:date="2023-11-24T09:57:00Z">
        <w:r w:rsidR="00B307D1">
          <w:rPr>
            <w:rFonts w:eastAsia="Times New Roman" w:cstheme="minorHAnsi"/>
            <w:noProof/>
            <w:color w:val="000000" w:themeColor="text1"/>
            <w:lang w:val="en-GB"/>
          </w:rPr>
          <w:t> [11, 17, 18, 20]</w:t>
        </w:r>
      </w:ins>
      <w:del w:id="250" w:author="My Luong Vuong" w:date="2023-11-24T09:57:00Z">
        <w:r w:rsidR="00B558D9" w:rsidDel="00B307D1">
          <w:rPr>
            <w:rFonts w:eastAsia="Times New Roman" w:cstheme="minorHAnsi"/>
            <w:noProof/>
            <w:color w:val="000000" w:themeColor="text1"/>
            <w:lang w:val="en-GB"/>
          </w:rPr>
          <w:delText> [11, 15, 19, 21]</w:delText>
        </w:r>
      </w:del>
      <w:r w:rsidR="0062765C" w:rsidRPr="00E03B11">
        <w:rPr>
          <w:rFonts w:eastAsia="Times New Roman" w:cstheme="minorHAnsi"/>
          <w:color w:val="000000" w:themeColor="text1"/>
          <w:lang w:val="en-GB"/>
        </w:rPr>
        <w:fldChar w:fldCharType="end"/>
      </w:r>
      <w:r w:rsidR="0026752B">
        <w:rPr>
          <w:rFonts w:eastAsia="Times New Roman" w:cstheme="minorHAnsi"/>
          <w:color w:val="000000" w:themeColor="text1"/>
          <w:lang w:val="en-GB"/>
        </w:rPr>
        <w:t>.</w:t>
      </w:r>
      <w:r w:rsidR="001F6035" w:rsidRPr="00E03B11">
        <w:rPr>
          <w:rFonts w:eastAsia="Times New Roman" w:cstheme="minorHAnsi"/>
          <w:color w:val="000000" w:themeColor="text1"/>
          <w:lang w:val="en-GB"/>
        </w:rPr>
        <w:t xml:space="preserve"> </w:t>
      </w:r>
      <w:ins w:id="251" w:author="Isabel Spriet" w:date="2023-07-05T11:45:00Z">
        <w:r w:rsidR="00384D0A">
          <w:rPr>
            <w:rFonts w:eastAsia="Times New Roman" w:cstheme="minorHAnsi"/>
            <w:color w:val="000000" w:themeColor="text1"/>
            <w:lang w:val="en-GB"/>
          </w:rPr>
          <w:t>Probably, t</w:t>
        </w:r>
      </w:ins>
      <w:del w:id="252" w:author="Isabel Spriet" w:date="2023-07-05T11:45:00Z">
        <w:r w:rsidR="007019A1" w:rsidRPr="00E03B11" w:rsidDel="00384D0A">
          <w:rPr>
            <w:rFonts w:eastAsia="Times New Roman" w:cstheme="minorHAnsi"/>
            <w:color w:val="000000" w:themeColor="text1"/>
            <w:lang w:val="en-GB"/>
          </w:rPr>
          <w:delText>T</w:delText>
        </w:r>
      </w:del>
      <w:r w:rsidR="007019A1" w:rsidRPr="00E03B11">
        <w:rPr>
          <w:rFonts w:eastAsia="Times New Roman" w:cstheme="minorHAnsi"/>
          <w:color w:val="000000" w:themeColor="text1"/>
          <w:lang w:val="en-GB"/>
        </w:rPr>
        <w:t xml:space="preserve">his </w:t>
      </w:r>
      <w:r w:rsidR="005C3C70" w:rsidRPr="00E03B11">
        <w:rPr>
          <w:rFonts w:eastAsia="Times New Roman" w:cstheme="minorHAnsi"/>
          <w:color w:val="000000" w:themeColor="text1"/>
          <w:lang w:val="en-GB"/>
        </w:rPr>
        <w:t>is</w:t>
      </w:r>
      <w:r w:rsidR="0062765C" w:rsidRPr="00E03B11">
        <w:rPr>
          <w:rFonts w:eastAsia="Times New Roman" w:cstheme="minorHAnsi"/>
          <w:color w:val="000000" w:themeColor="text1"/>
          <w:lang w:val="en-GB"/>
        </w:rPr>
        <w:t xml:space="preserve"> due to</w:t>
      </w:r>
      <w:r w:rsidR="001F6035" w:rsidRPr="00E03B11">
        <w:rPr>
          <w:rFonts w:eastAsia="Times New Roman" w:cstheme="minorHAnsi"/>
          <w:color w:val="000000" w:themeColor="text1"/>
          <w:lang w:val="en-GB"/>
        </w:rPr>
        <w:t xml:space="preserve"> </w:t>
      </w:r>
      <w:r w:rsidR="0062765C" w:rsidRPr="00E03B11">
        <w:rPr>
          <w:rFonts w:eastAsia="Times New Roman" w:cstheme="minorHAnsi"/>
          <w:color w:val="000000" w:themeColor="text1"/>
          <w:lang w:val="en-GB"/>
        </w:rPr>
        <w:t xml:space="preserve">the low number of patients included </w:t>
      </w:r>
      <w:r w:rsidR="001F6035" w:rsidRPr="00E03B11">
        <w:rPr>
          <w:rFonts w:eastAsia="Times New Roman" w:cstheme="minorHAnsi"/>
          <w:color w:val="000000" w:themeColor="text1"/>
          <w:lang w:val="en-GB"/>
        </w:rPr>
        <w:t xml:space="preserve">in most </w:t>
      </w:r>
      <w:r w:rsidR="0062765C" w:rsidRPr="00E03B11">
        <w:rPr>
          <w:rFonts w:eastAsia="Times New Roman" w:cstheme="minorHAnsi"/>
          <w:color w:val="000000" w:themeColor="text1"/>
          <w:lang w:val="en-GB"/>
        </w:rPr>
        <w:t xml:space="preserve">of these </w:t>
      </w:r>
      <w:r w:rsidR="001F6035" w:rsidRPr="00E03B11">
        <w:rPr>
          <w:rFonts w:eastAsia="Times New Roman" w:cstheme="minorHAnsi"/>
          <w:color w:val="000000" w:themeColor="text1"/>
          <w:lang w:val="en-GB"/>
        </w:rPr>
        <w:t>studies</w:t>
      </w:r>
      <w:commentRangeStart w:id="253"/>
      <w:commentRangeEnd w:id="253"/>
      <w:r w:rsidR="00384D0A">
        <w:rPr>
          <w:rStyle w:val="CommentReference"/>
        </w:rPr>
        <w:commentReference w:id="253"/>
      </w:r>
      <w:r w:rsidR="001F6035" w:rsidRPr="00E03B11">
        <w:rPr>
          <w:rFonts w:eastAsia="Times New Roman" w:cstheme="minorHAnsi"/>
          <w:color w:val="000000" w:themeColor="text1"/>
          <w:lang w:val="en-GB"/>
        </w:rPr>
        <w:t>.</w:t>
      </w:r>
    </w:p>
    <w:p w14:paraId="04DDA19B" w14:textId="39069059" w:rsidR="00D55C90" w:rsidRPr="00E03B11" w:rsidRDefault="001F6035" w:rsidP="005F682E">
      <w:pPr>
        <w:spacing w:after="0" w:line="480" w:lineRule="auto"/>
        <w:jc w:val="both"/>
        <w:rPr>
          <w:rFonts w:eastAsia="Times New Roman" w:cstheme="minorHAnsi"/>
          <w:b/>
          <w:bCs/>
          <w:color w:val="000000" w:themeColor="text1"/>
          <w:sz w:val="28"/>
          <w:szCs w:val="28"/>
          <w:lang w:val="en-GB"/>
        </w:rPr>
      </w:pPr>
      <w:r w:rsidRPr="00E03B11">
        <w:rPr>
          <w:rFonts w:eastAsia="Times New Roman" w:cstheme="minorHAnsi"/>
          <w:color w:val="000000" w:themeColor="text1"/>
          <w:lang w:val="en-GB"/>
        </w:rPr>
        <w:t xml:space="preserve">Therefore, </w:t>
      </w:r>
      <w:r w:rsidR="005E58A2">
        <w:rPr>
          <w:rFonts w:eastAsia="Times New Roman" w:cstheme="minorHAnsi"/>
          <w:color w:val="000000" w:themeColor="text1"/>
          <w:lang w:val="en-GB"/>
        </w:rPr>
        <w:t>we performed an</w:t>
      </w:r>
      <w:r w:rsidR="005E58A2" w:rsidRPr="00E03B11">
        <w:rPr>
          <w:rFonts w:eastAsia="Times New Roman" w:cstheme="minorHAnsi"/>
          <w:color w:val="000000" w:themeColor="text1"/>
          <w:lang w:val="en-GB"/>
        </w:rPr>
        <w:t xml:space="preserve"> </w:t>
      </w:r>
      <w:r w:rsidR="008A57D3" w:rsidRPr="00E03B11">
        <w:rPr>
          <w:rFonts w:eastAsia="Times New Roman" w:cstheme="minorHAnsi"/>
          <w:color w:val="000000" w:themeColor="text1"/>
          <w:lang w:val="en-GB"/>
        </w:rPr>
        <w:t>individual patient data meta-analysis</w:t>
      </w:r>
      <w:r w:rsidR="006C5135" w:rsidRPr="00E03B11">
        <w:rPr>
          <w:rFonts w:eastAsia="Times New Roman" w:cstheme="minorHAnsi"/>
          <w:color w:val="000000" w:themeColor="text1"/>
          <w:lang w:val="en-GB"/>
        </w:rPr>
        <w:t xml:space="preserve"> (IPDMA)</w:t>
      </w:r>
      <w:r w:rsidRPr="00E03B11">
        <w:rPr>
          <w:rFonts w:eastAsia="Times New Roman" w:cstheme="minorHAnsi"/>
          <w:color w:val="000000" w:themeColor="text1"/>
          <w:lang w:val="en-GB"/>
        </w:rPr>
        <w:t xml:space="preserve"> </w:t>
      </w:r>
      <w:r w:rsidR="007A54E7">
        <w:rPr>
          <w:rFonts w:eastAsia="Times New Roman" w:cstheme="minorHAnsi"/>
          <w:color w:val="000000" w:themeColor="text1"/>
          <w:lang w:val="en-GB"/>
        </w:rPr>
        <w:t>using</w:t>
      </w:r>
      <w:r w:rsidR="00235497">
        <w:rPr>
          <w:rFonts w:eastAsia="Times New Roman" w:cstheme="minorHAnsi"/>
          <w:color w:val="000000" w:themeColor="text1"/>
          <w:lang w:val="en-GB"/>
        </w:rPr>
        <w:t xml:space="preserve"> </w:t>
      </w:r>
      <w:r w:rsidR="00B32D54" w:rsidRPr="00E03B11">
        <w:rPr>
          <w:rFonts w:eastAsia="Times New Roman" w:cstheme="minorHAnsi"/>
          <w:color w:val="000000" w:themeColor="text1"/>
          <w:lang w:val="en-GB"/>
        </w:rPr>
        <w:t>intravenous (IV)</w:t>
      </w:r>
      <w:r w:rsidR="0078287A" w:rsidRPr="00E03B11">
        <w:rPr>
          <w:rFonts w:eastAsia="Times New Roman" w:cstheme="minorHAnsi"/>
          <w:color w:val="000000" w:themeColor="text1"/>
          <w:lang w:val="en-GB"/>
        </w:rPr>
        <w:t xml:space="preserve"> fluconazole </w:t>
      </w:r>
      <w:r w:rsidR="00001605">
        <w:rPr>
          <w:rFonts w:eastAsia="Times New Roman" w:cstheme="minorHAnsi"/>
          <w:color w:val="000000" w:themeColor="text1"/>
          <w:lang w:val="en-GB"/>
        </w:rPr>
        <w:t>TDM</w:t>
      </w:r>
      <w:r w:rsidR="0078287A" w:rsidRPr="00E03B11">
        <w:rPr>
          <w:rFonts w:eastAsia="Times New Roman" w:cstheme="minorHAnsi"/>
          <w:color w:val="000000" w:themeColor="text1"/>
          <w:lang w:val="en-GB"/>
        </w:rPr>
        <w:t xml:space="preserve"> data collected from eight published studies</w:t>
      </w:r>
      <w:r w:rsidR="00235497">
        <w:rPr>
          <w:rFonts w:eastAsia="Times New Roman" w:cstheme="minorHAnsi"/>
          <w:color w:val="000000" w:themeColor="text1"/>
          <w:lang w:val="en-GB"/>
        </w:rPr>
        <w:t>.</w:t>
      </w:r>
      <w:r w:rsidR="0078287A" w:rsidRPr="00E03B11">
        <w:rPr>
          <w:rFonts w:eastAsia="Times New Roman" w:cstheme="minorHAnsi"/>
          <w:color w:val="000000" w:themeColor="text1"/>
          <w:lang w:val="en-GB"/>
        </w:rPr>
        <w:t xml:space="preserve"> </w:t>
      </w:r>
      <w:r w:rsidR="00235497">
        <w:rPr>
          <w:rFonts w:eastAsia="Times New Roman" w:cstheme="minorHAnsi"/>
          <w:color w:val="000000" w:themeColor="text1"/>
          <w:lang w:val="en-GB"/>
        </w:rPr>
        <w:t>Our</w:t>
      </w:r>
      <w:r w:rsidRPr="00E03B11">
        <w:rPr>
          <w:rFonts w:eastAsia="Times New Roman" w:cstheme="minorHAnsi"/>
          <w:color w:val="000000" w:themeColor="text1"/>
          <w:lang w:val="en-GB"/>
        </w:rPr>
        <w:t xml:space="preserve"> aim</w:t>
      </w:r>
      <w:r w:rsidR="00235497">
        <w:rPr>
          <w:rFonts w:eastAsia="Times New Roman" w:cstheme="minorHAnsi"/>
          <w:color w:val="000000" w:themeColor="text1"/>
          <w:lang w:val="en-GB"/>
        </w:rPr>
        <w:t xml:space="preserve"> was</w:t>
      </w:r>
      <w:r w:rsidRPr="00E03B11">
        <w:rPr>
          <w:rFonts w:eastAsia="Times New Roman" w:cstheme="minorHAnsi"/>
          <w:color w:val="000000" w:themeColor="text1"/>
          <w:lang w:val="en-GB"/>
        </w:rPr>
        <w:t xml:space="preserve"> to</w:t>
      </w:r>
      <w:r w:rsidR="0078287A" w:rsidRPr="00E03B11">
        <w:rPr>
          <w:rFonts w:eastAsia="Times New Roman" w:cstheme="minorHAnsi"/>
          <w:color w:val="000000" w:themeColor="text1"/>
          <w:lang w:val="en-GB"/>
        </w:rPr>
        <w:t xml:space="preserve"> (</w:t>
      </w:r>
      <w:proofErr w:type="spellStart"/>
      <w:r w:rsidR="0078287A" w:rsidRPr="00E03B11">
        <w:rPr>
          <w:rFonts w:eastAsia="Times New Roman" w:cstheme="minorHAnsi"/>
          <w:color w:val="000000" w:themeColor="text1"/>
          <w:lang w:val="en-GB"/>
        </w:rPr>
        <w:t>i</w:t>
      </w:r>
      <w:proofErr w:type="spellEnd"/>
      <w:r w:rsidR="0078287A" w:rsidRPr="00E03B11">
        <w:rPr>
          <w:rFonts w:eastAsia="Times New Roman" w:cstheme="minorHAnsi"/>
          <w:color w:val="000000" w:themeColor="text1"/>
          <w:lang w:val="en-GB"/>
        </w:rPr>
        <w:t>)</w:t>
      </w:r>
      <w:r w:rsidRPr="00E03B11">
        <w:rPr>
          <w:rFonts w:eastAsia="Times New Roman" w:cstheme="minorHAnsi"/>
          <w:color w:val="000000" w:themeColor="text1"/>
          <w:lang w:val="en-GB"/>
        </w:rPr>
        <w:t xml:space="preserve"> </w:t>
      </w:r>
      <w:r w:rsidR="0078287A" w:rsidRPr="00E03B11">
        <w:rPr>
          <w:rFonts w:eastAsia="Times New Roman" w:cstheme="minorHAnsi"/>
          <w:color w:val="000000" w:themeColor="text1"/>
          <w:lang w:val="en-GB"/>
        </w:rPr>
        <w:t>develop a</w:t>
      </w:r>
      <w:r w:rsidR="00AE66D0">
        <w:rPr>
          <w:rFonts w:eastAsia="Times New Roman" w:cstheme="minorHAnsi"/>
          <w:color w:val="000000" w:themeColor="text1"/>
          <w:lang w:val="en-GB"/>
        </w:rPr>
        <w:t xml:space="preserve"> </w:t>
      </w:r>
      <w:proofErr w:type="spellStart"/>
      <w:r w:rsidR="0078287A" w:rsidRPr="00E03B11">
        <w:rPr>
          <w:rFonts w:eastAsia="Times New Roman" w:cstheme="minorHAnsi"/>
          <w:color w:val="000000" w:themeColor="text1"/>
          <w:lang w:val="en-GB"/>
        </w:rPr>
        <w:t>popPK</w:t>
      </w:r>
      <w:proofErr w:type="spellEnd"/>
      <w:r w:rsidR="0078287A" w:rsidRPr="00E03B11">
        <w:rPr>
          <w:rFonts w:eastAsia="Times New Roman" w:cstheme="minorHAnsi"/>
          <w:color w:val="000000" w:themeColor="text1"/>
          <w:lang w:val="en-GB"/>
        </w:rPr>
        <w:t xml:space="preserve"> model of fluconazole in </w:t>
      </w:r>
      <w:del w:id="254" w:author="Isabel Spriet" w:date="2023-07-05T11:46:00Z">
        <w:r w:rsidR="0078287A" w:rsidRPr="00E03B11" w:rsidDel="00384D0A">
          <w:rPr>
            <w:rFonts w:eastAsia="Times New Roman" w:cstheme="minorHAnsi"/>
            <w:color w:val="000000" w:themeColor="text1"/>
            <w:lang w:val="en-GB"/>
          </w:rPr>
          <w:delText xml:space="preserve">critically ill patients admitted to the </w:delText>
        </w:r>
        <w:r w:rsidR="00B32D54" w:rsidRPr="00E03B11" w:rsidDel="00384D0A">
          <w:rPr>
            <w:rFonts w:eastAsia="Times New Roman" w:cstheme="minorHAnsi"/>
            <w:color w:val="000000" w:themeColor="text1"/>
            <w:lang w:val="en-GB"/>
          </w:rPr>
          <w:delText>intensive care unit</w:delText>
        </w:r>
      </w:del>
      <w:ins w:id="255" w:author="Isabel Spriet" w:date="2023-07-05T11:46:00Z">
        <w:r w:rsidR="00384D0A">
          <w:rPr>
            <w:rFonts w:eastAsia="Times New Roman" w:cstheme="minorHAnsi"/>
            <w:color w:val="000000" w:themeColor="text1"/>
            <w:lang w:val="en-GB"/>
          </w:rPr>
          <w:t>ICU patients</w:t>
        </w:r>
      </w:ins>
      <w:del w:id="256" w:author="Isabel Spriet" w:date="2023-07-05T11:46:00Z">
        <w:r w:rsidR="00B32D54" w:rsidRPr="00E03B11" w:rsidDel="00384D0A">
          <w:rPr>
            <w:rFonts w:eastAsia="Times New Roman" w:cstheme="minorHAnsi"/>
            <w:color w:val="000000" w:themeColor="text1"/>
            <w:lang w:val="en-GB"/>
          </w:rPr>
          <w:delText xml:space="preserve"> </w:delText>
        </w:r>
        <w:commentRangeStart w:id="257"/>
        <w:r w:rsidR="00B32D54" w:rsidRPr="00E03B11" w:rsidDel="00384D0A">
          <w:rPr>
            <w:rFonts w:eastAsia="Times New Roman" w:cstheme="minorHAnsi"/>
            <w:color w:val="000000" w:themeColor="text1"/>
            <w:lang w:val="en-GB"/>
          </w:rPr>
          <w:delText>(</w:delText>
        </w:r>
        <w:r w:rsidR="0078287A" w:rsidRPr="00E03B11" w:rsidDel="00384D0A">
          <w:rPr>
            <w:rFonts w:eastAsia="Times New Roman" w:cstheme="minorHAnsi"/>
            <w:color w:val="000000" w:themeColor="text1"/>
            <w:lang w:val="en-GB"/>
          </w:rPr>
          <w:delText>ICU</w:delText>
        </w:r>
        <w:r w:rsidR="00B32D54" w:rsidRPr="00E03B11" w:rsidDel="00384D0A">
          <w:rPr>
            <w:rFonts w:eastAsia="Times New Roman" w:cstheme="minorHAnsi"/>
            <w:color w:val="000000" w:themeColor="text1"/>
            <w:lang w:val="en-GB"/>
          </w:rPr>
          <w:delText>)</w:delText>
        </w:r>
      </w:del>
      <w:r w:rsidR="0078287A" w:rsidRPr="00E03B11">
        <w:rPr>
          <w:rFonts w:eastAsia="Times New Roman" w:cstheme="minorHAnsi"/>
          <w:color w:val="000000" w:themeColor="text1"/>
          <w:lang w:val="en-GB"/>
        </w:rPr>
        <w:t xml:space="preserve">, </w:t>
      </w:r>
      <w:commentRangeEnd w:id="257"/>
      <w:r w:rsidR="00384D0A">
        <w:rPr>
          <w:rStyle w:val="CommentReference"/>
        </w:rPr>
        <w:commentReference w:id="257"/>
      </w:r>
      <w:r w:rsidR="0078287A" w:rsidRPr="00E03B11">
        <w:rPr>
          <w:rFonts w:eastAsia="Times New Roman" w:cstheme="minorHAnsi"/>
          <w:color w:val="000000" w:themeColor="text1"/>
          <w:lang w:val="en-GB"/>
        </w:rPr>
        <w:t xml:space="preserve">(ii) </w:t>
      </w:r>
      <w:r w:rsidR="0078287A" w:rsidRPr="00E03B11">
        <w:rPr>
          <w:rFonts w:cstheme="minorHAnsi"/>
          <w:color w:val="000000"/>
          <w:lang w:val="en-GB"/>
        </w:rPr>
        <w:t xml:space="preserve">identify covariates with a clinically relevant impact on fluconazole </w:t>
      </w:r>
      <w:r w:rsidR="0095430E" w:rsidRPr="00CA5A80">
        <w:rPr>
          <w:rFonts w:cstheme="minorHAnsi"/>
          <w:i/>
          <w:iCs/>
          <w:color w:val="000000"/>
          <w:lang w:val="en-GB"/>
        </w:rPr>
        <w:t>f</w:t>
      </w:r>
      <w:r w:rsidR="0095430E" w:rsidRPr="00E03B11">
        <w:rPr>
          <w:rFonts w:cstheme="minorHAnsi"/>
          <w:color w:val="000000"/>
          <w:lang w:val="en-GB"/>
        </w:rPr>
        <w:t>AUC</w:t>
      </w:r>
      <w:r w:rsidR="00D24AF0" w:rsidRPr="00E03B11">
        <w:rPr>
          <w:rFonts w:cstheme="minorHAnsi"/>
          <w:color w:val="000000"/>
          <w:vertAlign w:val="subscript"/>
          <w:lang w:val="en-GB"/>
        </w:rPr>
        <w:t>0-24</w:t>
      </w:r>
      <w:r w:rsidR="0078287A" w:rsidRPr="00E03B11">
        <w:rPr>
          <w:rFonts w:cstheme="minorHAnsi"/>
          <w:color w:val="000000"/>
          <w:lang w:val="en-GB"/>
        </w:rPr>
        <w:t xml:space="preserve"> target attainment, and (iii) </w:t>
      </w:r>
      <w:ins w:id="258" w:author="My Luong Vuong" w:date="2023-11-24T10:03:00Z">
        <w:r w:rsidR="00D57E3D" w:rsidRPr="00D57E3D">
          <w:rPr>
            <w:rFonts w:cstheme="minorHAnsi"/>
            <w:color w:val="000000"/>
            <w:lang w:val="en-GB"/>
          </w:rPr>
          <w:t xml:space="preserve">provide an optimised dosing recommendation ensuring </w:t>
        </w:r>
        <w:r w:rsidR="00D57E3D">
          <w:rPr>
            <w:rFonts w:cstheme="minorHAnsi"/>
            <w:color w:val="000000"/>
            <w:lang w:val="en-GB"/>
          </w:rPr>
          <w:t>ICU</w:t>
        </w:r>
        <w:r w:rsidR="00D57E3D" w:rsidRPr="00D57E3D">
          <w:rPr>
            <w:rFonts w:cstheme="minorHAnsi"/>
            <w:color w:val="000000"/>
            <w:lang w:val="en-GB"/>
          </w:rPr>
          <w:t>-wide, adequate target attainment</w:t>
        </w:r>
      </w:ins>
      <w:del w:id="259" w:author="My Luong Vuong" w:date="2023-11-24T10:03:00Z">
        <w:r w:rsidR="0078287A" w:rsidRPr="00E03B11" w:rsidDel="00D57E3D">
          <w:rPr>
            <w:rFonts w:eastAsia="Lato-Regular" w:cstheme="minorHAnsi"/>
            <w:lang w:val="en-GB"/>
          </w:rPr>
          <w:delText>provide an optimi</w:delText>
        </w:r>
        <w:r w:rsidR="00857E76" w:rsidRPr="00E03B11" w:rsidDel="00D57E3D">
          <w:rPr>
            <w:rFonts w:eastAsia="Lato-Regular" w:cstheme="minorHAnsi"/>
            <w:lang w:val="en-GB"/>
          </w:rPr>
          <w:delText>s</w:delText>
        </w:r>
        <w:r w:rsidR="0078287A" w:rsidRPr="00E03B11" w:rsidDel="00D57E3D">
          <w:rPr>
            <w:rFonts w:eastAsia="Lato-Regular" w:cstheme="minorHAnsi"/>
            <w:lang w:val="en-GB"/>
          </w:rPr>
          <w:delText>ed dosing regimen that ensures adequate target attainment</w:delText>
        </w:r>
      </w:del>
      <w:ins w:id="260" w:author="Isabel Spriet" w:date="2023-07-05T11:46:00Z">
        <w:del w:id="261" w:author="My Luong Vuong" w:date="2023-11-24T10:03:00Z">
          <w:r w:rsidR="00384D0A" w:rsidDel="00D57E3D">
            <w:rPr>
              <w:rFonts w:eastAsia="Lato-Regular" w:cstheme="minorHAnsi"/>
              <w:lang w:val="en-GB"/>
            </w:rPr>
            <w:delText xml:space="preserve"> in all relevant subpopulations</w:delText>
          </w:r>
        </w:del>
      </w:ins>
      <w:r w:rsidR="0078287A" w:rsidRPr="00E03B11">
        <w:rPr>
          <w:rFonts w:eastAsia="Lato-Regular" w:cstheme="minorHAnsi"/>
          <w:lang w:val="en-GB"/>
        </w:rPr>
        <w:t>.</w:t>
      </w:r>
      <w:bookmarkEnd w:id="208"/>
      <w:r w:rsidR="00D55C90" w:rsidRPr="00E03B11">
        <w:rPr>
          <w:rFonts w:eastAsia="Times New Roman" w:cstheme="minorHAnsi"/>
          <w:b/>
          <w:bCs/>
          <w:color w:val="000000" w:themeColor="text1"/>
          <w:sz w:val="28"/>
          <w:szCs w:val="28"/>
          <w:lang w:val="en-GB"/>
        </w:rPr>
        <w:br w:type="page"/>
      </w:r>
    </w:p>
    <w:p w14:paraId="5BB1DE8C" w14:textId="68EA6CBF" w:rsidR="00680222" w:rsidRPr="00E03B11" w:rsidRDefault="00A218AD" w:rsidP="00C1554E">
      <w:pPr>
        <w:pStyle w:val="Heading1"/>
        <w:pPrChange w:id="262" w:author="My Luong Vuong" w:date="2023-11-24T16:14:00Z">
          <w:pPr>
            <w:spacing w:after="0" w:line="480" w:lineRule="auto"/>
            <w:jc w:val="both"/>
          </w:pPr>
        </w:pPrChange>
      </w:pPr>
      <w:del w:id="263" w:author="My Luong Vuong" w:date="2023-11-24T16:04:00Z">
        <w:r w:rsidRPr="00E03B11" w:rsidDel="00EE5876">
          <w:lastRenderedPageBreak/>
          <w:delText xml:space="preserve">Patients </w:delText>
        </w:r>
      </w:del>
      <w:ins w:id="264" w:author="My Luong Vuong" w:date="2023-11-24T16:04:00Z">
        <w:r w:rsidR="00EE5876">
          <w:t>Material</w:t>
        </w:r>
        <w:r w:rsidR="00EE5876" w:rsidRPr="00E03B11">
          <w:t xml:space="preserve"> </w:t>
        </w:r>
      </w:ins>
      <w:r w:rsidRPr="00E03B11">
        <w:t>and methods</w:t>
      </w:r>
    </w:p>
    <w:p w14:paraId="34826BE7" w14:textId="462A332D" w:rsidR="008F028D" w:rsidRPr="00E03B11" w:rsidRDefault="00F20E87" w:rsidP="00C27585">
      <w:pPr>
        <w:pStyle w:val="Heading2"/>
        <w:rPr>
          <w:rFonts w:eastAsia="Times New Roman"/>
          <w:lang w:val="en-GB"/>
        </w:rPr>
        <w:pPrChange w:id="265" w:author="My Luong Vuong" w:date="2023-11-24T16:24:00Z">
          <w:pPr>
            <w:spacing w:after="0" w:line="480" w:lineRule="auto"/>
            <w:jc w:val="both"/>
          </w:pPr>
        </w:pPrChange>
      </w:pPr>
      <w:r w:rsidRPr="00E03B11">
        <w:rPr>
          <w:rFonts w:eastAsia="Times New Roman"/>
          <w:lang w:val="en-GB"/>
        </w:rPr>
        <w:t>Patient population and study design</w:t>
      </w:r>
    </w:p>
    <w:p w14:paraId="024C4392" w14:textId="77644736" w:rsidR="00914769" w:rsidRPr="00E03B11" w:rsidRDefault="006B0FCA" w:rsidP="007B5EB5">
      <w:pPr>
        <w:spacing w:after="0" w:line="480" w:lineRule="auto"/>
        <w:jc w:val="both"/>
        <w:rPr>
          <w:rFonts w:cstheme="minorHAnsi"/>
          <w:lang w:val="en-GB"/>
        </w:rPr>
      </w:pPr>
      <w:bookmarkStart w:id="266" w:name="_Hlk136852279"/>
      <w:ins w:id="267" w:author="My Luong Vuong" w:date="2023-11-21T11:09:00Z">
        <w:r w:rsidRPr="006B0FCA">
          <w:rPr>
            <w:rFonts w:cstheme="minorHAnsi"/>
            <w:lang w:val="en-GB"/>
          </w:rPr>
          <w:t>Medical centres that had published data on plasma concentrations of intravenous (IV) fluconazole among critically ill patients admitted to the intensive care unit (ICU) have been identified. The identification process involved searching PubMed from its inception to November 2021. The selected centres were subsequently contacted to request access to their data, and upon agreement, a data transfer agreement was sent to each. All collected datasets were then aggregated for subsequent secondary analysis. The study was approved by the Ethics Committee Research UZ / KU Leuven (S62242)</w:t>
        </w:r>
      </w:ins>
      <w:del w:id="268" w:author="My Luong Vuong" w:date="2023-11-21T11:09:00Z">
        <w:r w:rsidR="003A4C79" w:rsidRPr="00E03B11" w:rsidDel="006B0FCA">
          <w:rPr>
            <w:rFonts w:cstheme="minorHAnsi"/>
            <w:lang w:val="en-GB"/>
          </w:rPr>
          <w:delText xml:space="preserve">Medical centres that had published data on </w:delText>
        </w:r>
        <w:r w:rsidR="00591C70" w:rsidDel="006B0FCA">
          <w:rPr>
            <w:rFonts w:cstheme="minorHAnsi"/>
            <w:lang w:val="en-GB"/>
          </w:rPr>
          <w:delText xml:space="preserve">fluconazole </w:delText>
        </w:r>
        <w:r w:rsidR="003A4C79" w:rsidRPr="00E03B11" w:rsidDel="006B0FCA">
          <w:rPr>
            <w:rFonts w:cstheme="minorHAnsi"/>
            <w:lang w:val="en-GB"/>
          </w:rPr>
          <w:delText>plasma concentrations among critically ill patients admitted to the intensive care unit (ICU)</w:delText>
        </w:r>
        <w:r w:rsidR="00C4212B" w:rsidDel="006B0FCA">
          <w:rPr>
            <w:rFonts w:cstheme="minorHAnsi"/>
            <w:lang w:val="en-GB"/>
          </w:rPr>
          <w:delText xml:space="preserve"> receiving IV fluconazole</w:delText>
        </w:r>
        <w:r w:rsidR="003A4C79" w:rsidRPr="00E03B11" w:rsidDel="006B0FCA">
          <w:rPr>
            <w:rFonts w:cstheme="minorHAnsi"/>
            <w:lang w:val="en-GB"/>
          </w:rPr>
          <w:delText xml:space="preserve"> </w:delText>
        </w:r>
        <w:r w:rsidR="00646595" w:rsidRPr="00E03B11" w:rsidDel="006B0FCA">
          <w:rPr>
            <w:rFonts w:cstheme="minorHAnsi"/>
            <w:lang w:val="en-GB"/>
          </w:rPr>
          <w:delText>were</w:delText>
        </w:r>
        <w:r w:rsidR="003A4C79" w:rsidRPr="00E03B11" w:rsidDel="006B0FCA">
          <w:rPr>
            <w:rFonts w:cstheme="minorHAnsi"/>
            <w:lang w:val="en-GB"/>
          </w:rPr>
          <w:delText xml:space="preserve"> identified. </w:delText>
        </w:r>
        <w:commentRangeStart w:id="269"/>
        <w:commentRangeStart w:id="270"/>
        <w:r w:rsidR="003A4C79" w:rsidRPr="00E03B11" w:rsidDel="006B0FCA">
          <w:rPr>
            <w:rFonts w:cstheme="minorHAnsi"/>
            <w:lang w:val="en-GB"/>
          </w:rPr>
          <w:delText xml:space="preserve">The identification process involved </w:delText>
        </w:r>
        <w:r w:rsidR="00646595" w:rsidRPr="00E03B11" w:rsidDel="006B0FCA">
          <w:rPr>
            <w:rFonts w:cstheme="minorHAnsi"/>
            <w:lang w:val="en-GB"/>
          </w:rPr>
          <w:delText xml:space="preserve">a </w:delText>
        </w:r>
        <w:r w:rsidR="003A4C79" w:rsidRPr="00E03B11" w:rsidDel="006B0FCA">
          <w:rPr>
            <w:rFonts w:cstheme="minorHAnsi"/>
            <w:lang w:val="en-GB"/>
          </w:rPr>
          <w:delText>PubMed</w:delText>
        </w:r>
      </w:del>
      <w:ins w:id="271" w:author="Isabel Spriet" w:date="2023-07-05T11:47:00Z">
        <w:del w:id="272" w:author="My Luong Vuong" w:date="2023-11-21T11:09:00Z">
          <w:r w:rsidR="00384D0A" w:rsidDel="006B0FCA">
            <w:rPr>
              <w:rFonts w:cstheme="minorHAnsi"/>
              <w:lang w:val="en-GB"/>
            </w:rPr>
            <w:delText xml:space="preserve"> and Embase</w:delText>
          </w:r>
        </w:del>
      </w:ins>
      <w:del w:id="273" w:author="My Luong Vuong" w:date="2023-11-21T11:09:00Z">
        <w:r w:rsidR="003A4C79" w:rsidRPr="00E03B11" w:rsidDel="006B0FCA">
          <w:rPr>
            <w:rFonts w:cstheme="minorHAnsi"/>
            <w:lang w:val="en-GB"/>
          </w:rPr>
          <w:delText xml:space="preserve"> </w:delText>
        </w:r>
        <w:r w:rsidR="00646595" w:rsidRPr="00E03B11" w:rsidDel="006B0FCA">
          <w:rPr>
            <w:rFonts w:cstheme="minorHAnsi"/>
            <w:lang w:val="en-GB"/>
          </w:rPr>
          <w:delText xml:space="preserve">search </w:delText>
        </w:r>
        <w:r w:rsidR="00106CBD" w:rsidDel="006B0FCA">
          <w:rPr>
            <w:rFonts w:cstheme="minorHAnsi"/>
            <w:lang w:val="en-GB"/>
          </w:rPr>
          <w:delText>from inception until</w:delText>
        </w:r>
        <w:r w:rsidR="00646595" w:rsidRPr="00E03B11" w:rsidDel="006B0FCA">
          <w:rPr>
            <w:rFonts w:cstheme="minorHAnsi"/>
            <w:lang w:val="en-GB"/>
          </w:rPr>
          <w:delText xml:space="preserve"> November 2021 using the </w:delText>
        </w:r>
        <w:r w:rsidR="00537809" w:rsidDel="006B0FCA">
          <w:rPr>
            <w:rFonts w:cstheme="minorHAnsi"/>
            <w:lang w:val="en-GB"/>
          </w:rPr>
          <w:delText xml:space="preserve">query </w:delText>
        </w:r>
        <w:r w:rsidR="00DE242A" w:rsidRPr="00DE242A" w:rsidDel="006B0FCA">
          <w:rPr>
            <w:rFonts w:cstheme="minorHAnsi"/>
            <w:i/>
            <w:iCs/>
            <w:lang w:val="en-GB"/>
          </w:rPr>
          <w:delText>(fluconazole[Title/Abstract]) AND (intensive care[Title/Abstract]) AND ((pharmacokinetic[Title/Abstract]) OR (concentration[Title/Abstract])</w:delText>
        </w:r>
        <w:r w:rsidR="001C3B9F" w:rsidRPr="00CA5A80" w:rsidDel="006B0FCA">
          <w:rPr>
            <w:rFonts w:cstheme="minorHAnsi"/>
            <w:i/>
            <w:iCs/>
            <w:lang w:val="en-GB"/>
          </w:rPr>
          <w:delText>)</w:delText>
        </w:r>
        <w:r w:rsidR="00646595" w:rsidRPr="00E03B11" w:rsidDel="006B0FCA">
          <w:rPr>
            <w:rFonts w:cstheme="minorHAnsi"/>
            <w:lang w:val="en-GB"/>
          </w:rPr>
          <w:delText>.</w:delText>
        </w:r>
        <w:commentRangeEnd w:id="269"/>
        <w:r w:rsidR="00384D0A" w:rsidDel="006B0FCA">
          <w:rPr>
            <w:rStyle w:val="CommentReference"/>
          </w:rPr>
          <w:commentReference w:id="269"/>
        </w:r>
        <w:commentRangeEnd w:id="270"/>
        <w:r w:rsidR="006D024C" w:rsidDel="006B0FCA">
          <w:rPr>
            <w:rStyle w:val="CommentReference"/>
          </w:rPr>
          <w:commentReference w:id="270"/>
        </w:r>
        <w:r w:rsidR="00646595" w:rsidRPr="00E03B11" w:rsidDel="006B0FCA">
          <w:rPr>
            <w:rFonts w:cstheme="minorHAnsi"/>
            <w:lang w:val="en-GB"/>
          </w:rPr>
          <w:delText xml:space="preserve"> There was no language restriction</w:delText>
        </w:r>
        <w:r w:rsidR="003A4C79" w:rsidRPr="00E03B11" w:rsidDel="006B0FCA">
          <w:rPr>
            <w:rFonts w:cstheme="minorHAnsi"/>
            <w:lang w:val="en-GB"/>
          </w:rPr>
          <w:delText xml:space="preserve">. </w:delText>
        </w:r>
        <w:r w:rsidR="00646595" w:rsidRPr="00E03B11" w:rsidDel="006B0FCA">
          <w:rPr>
            <w:rFonts w:cstheme="minorHAnsi"/>
            <w:lang w:val="en-GB"/>
          </w:rPr>
          <w:delText>Eligible</w:delText>
        </w:r>
        <w:r w:rsidR="003A4C79" w:rsidRPr="00E03B11" w:rsidDel="006B0FCA">
          <w:rPr>
            <w:rFonts w:cstheme="minorHAnsi"/>
            <w:lang w:val="en-GB"/>
          </w:rPr>
          <w:delText xml:space="preserve"> centres were contacted to request access to </w:delText>
        </w:r>
        <w:r w:rsidR="00646595" w:rsidRPr="00E03B11" w:rsidDel="006B0FCA">
          <w:rPr>
            <w:rFonts w:cstheme="minorHAnsi"/>
            <w:lang w:val="en-GB"/>
          </w:rPr>
          <w:delText>anonymi</w:delText>
        </w:r>
        <w:r w:rsidR="00DB57AB" w:rsidDel="006B0FCA">
          <w:rPr>
            <w:rFonts w:cstheme="minorHAnsi"/>
            <w:lang w:val="en-GB"/>
          </w:rPr>
          <w:delText>s</w:delText>
        </w:r>
        <w:r w:rsidR="00646595" w:rsidRPr="00E03B11" w:rsidDel="006B0FCA">
          <w:rPr>
            <w:rFonts w:cstheme="minorHAnsi"/>
            <w:lang w:val="en-GB"/>
          </w:rPr>
          <w:delText xml:space="preserve">ed individual patient </w:delText>
        </w:r>
        <w:r w:rsidR="003A4C79" w:rsidRPr="00E03B11" w:rsidDel="006B0FCA">
          <w:rPr>
            <w:rFonts w:cstheme="minorHAnsi"/>
            <w:lang w:val="en-GB"/>
          </w:rPr>
          <w:delText xml:space="preserve">data. All collected datasets were then aggregated for secondary analysis. </w:delText>
        </w:r>
        <w:r w:rsidR="009548D4" w:rsidRPr="00E03B11" w:rsidDel="006B0FCA">
          <w:rPr>
            <w:rFonts w:cstheme="minorHAnsi"/>
            <w:lang w:val="en-GB"/>
          </w:rPr>
          <w:delText>The study was approved by the Ethics Committee</w:delText>
        </w:r>
        <w:r w:rsidR="00F36898" w:rsidRPr="00E03B11" w:rsidDel="006B0FCA">
          <w:rPr>
            <w:rFonts w:cstheme="minorHAnsi"/>
            <w:lang w:val="en-GB"/>
          </w:rPr>
          <w:delText xml:space="preserve"> Research UZ / KU Leuven</w:delText>
        </w:r>
        <w:r w:rsidR="009548D4" w:rsidRPr="00E03B11" w:rsidDel="006B0FCA">
          <w:rPr>
            <w:rFonts w:cstheme="minorHAnsi"/>
            <w:lang w:val="en-GB"/>
          </w:rPr>
          <w:delText xml:space="preserve"> (S62242)</w:delText>
        </w:r>
      </w:del>
      <w:r w:rsidR="009548D4" w:rsidRPr="00E03B11">
        <w:rPr>
          <w:rFonts w:cstheme="minorHAnsi"/>
          <w:lang w:val="en-GB"/>
        </w:rPr>
        <w:t>.</w:t>
      </w:r>
      <w:r w:rsidR="00646595" w:rsidRPr="00E03B11">
        <w:rPr>
          <w:rFonts w:cstheme="minorHAnsi"/>
          <w:lang w:val="en-GB"/>
        </w:rPr>
        <w:t xml:space="preserve"> All data was transferred under formal data transfer agreements. </w:t>
      </w:r>
      <w:r w:rsidR="00DB57AB">
        <w:rPr>
          <w:rFonts w:cstheme="minorHAnsi"/>
          <w:lang w:val="en-GB"/>
        </w:rPr>
        <w:t>Written</w:t>
      </w:r>
      <w:r w:rsidR="00DB57AB" w:rsidRPr="00DB57AB">
        <w:rPr>
          <w:rFonts w:cstheme="minorHAnsi"/>
          <w:lang w:val="en-GB"/>
        </w:rPr>
        <w:t xml:space="preserve"> informed consent </w:t>
      </w:r>
      <w:r w:rsidR="00DB57AB">
        <w:rPr>
          <w:rFonts w:cstheme="minorHAnsi"/>
          <w:lang w:val="en-GB"/>
        </w:rPr>
        <w:t>was obtained from all</w:t>
      </w:r>
      <w:r w:rsidR="00DB57AB" w:rsidRPr="00DB57AB">
        <w:rPr>
          <w:rFonts w:cstheme="minorHAnsi"/>
          <w:lang w:val="en-GB"/>
        </w:rPr>
        <w:t xml:space="preserve"> patients </w:t>
      </w:r>
      <w:r w:rsidR="00DB57AB">
        <w:rPr>
          <w:rFonts w:cstheme="minorHAnsi"/>
          <w:lang w:val="en-GB"/>
        </w:rPr>
        <w:t>before</w:t>
      </w:r>
      <w:r w:rsidR="00DB57AB" w:rsidRPr="00DB57AB">
        <w:rPr>
          <w:rFonts w:cstheme="minorHAnsi"/>
          <w:lang w:val="en-GB"/>
        </w:rPr>
        <w:t xml:space="preserve"> participation in the stud</w:t>
      </w:r>
      <w:r w:rsidR="00DB57AB">
        <w:rPr>
          <w:rFonts w:cstheme="minorHAnsi"/>
          <w:lang w:val="en-GB"/>
        </w:rPr>
        <w:t>ies</w:t>
      </w:r>
      <w:r w:rsidR="00DB57AB" w:rsidRPr="00DB57AB">
        <w:rPr>
          <w:rFonts w:cstheme="minorHAnsi"/>
          <w:lang w:val="en-GB"/>
        </w:rPr>
        <w:t xml:space="preserve"> in compliance with all applicable laws, regulations</w:t>
      </w:r>
      <w:r w:rsidR="00DB57AB">
        <w:rPr>
          <w:rFonts w:cstheme="minorHAnsi"/>
          <w:lang w:val="en-GB"/>
        </w:rPr>
        <w:t>,</w:t>
      </w:r>
      <w:r w:rsidR="00DB57AB" w:rsidRPr="00DB57AB">
        <w:rPr>
          <w:rFonts w:cstheme="minorHAnsi"/>
          <w:lang w:val="en-GB"/>
        </w:rPr>
        <w:t xml:space="preserve"> and the approval of the (local) Ethics Committee.</w:t>
      </w:r>
    </w:p>
    <w:bookmarkEnd w:id="266"/>
    <w:p w14:paraId="340D6FBA" w14:textId="1F7BF5E5" w:rsidR="00B76B7D" w:rsidRPr="00E03B11" w:rsidRDefault="00B25217" w:rsidP="00EF6622">
      <w:pPr>
        <w:pStyle w:val="Heading2"/>
        <w:rPr>
          <w:rFonts w:eastAsia="Times New Roman"/>
          <w:lang w:val="en-GB"/>
        </w:rPr>
        <w:pPrChange w:id="274" w:author="My Luong Vuong" w:date="2023-11-24T13:24:00Z">
          <w:pPr>
            <w:spacing w:after="0" w:line="480" w:lineRule="auto"/>
            <w:jc w:val="both"/>
          </w:pPr>
        </w:pPrChange>
      </w:pPr>
      <w:r w:rsidRPr="00E03B11">
        <w:rPr>
          <w:rFonts w:eastAsia="Times New Roman"/>
          <w:lang w:val="en-GB"/>
        </w:rPr>
        <w:t>Population pharmacokinetic</w:t>
      </w:r>
      <w:r w:rsidR="006A6850" w:rsidRPr="00E03B11">
        <w:rPr>
          <w:rFonts w:eastAsia="Times New Roman"/>
          <w:lang w:val="en-GB"/>
        </w:rPr>
        <w:t>s</w:t>
      </w:r>
      <w:r w:rsidRPr="00E03B11">
        <w:rPr>
          <w:rFonts w:eastAsia="Times New Roman"/>
          <w:lang w:val="en-GB"/>
        </w:rPr>
        <w:t xml:space="preserve"> modelling</w:t>
      </w:r>
    </w:p>
    <w:p w14:paraId="410D2282" w14:textId="0DF8715B" w:rsidR="00B76B7D" w:rsidRPr="00E03B11" w:rsidRDefault="00AD19C4" w:rsidP="00B76B7D">
      <w:pPr>
        <w:spacing w:line="480" w:lineRule="auto"/>
        <w:jc w:val="both"/>
        <w:rPr>
          <w:lang w:val="en-GB"/>
        </w:rPr>
      </w:pPr>
      <w:bookmarkStart w:id="275" w:name="_Hlk136861913"/>
      <w:r w:rsidRPr="00E03B11">
        <w:rPr>
          <w:rFonts w:eastAsia="Times New Roman" w:cstheme="minorHAnsi"/>
          <w:color w:val="000000" w:themeColor="text1"/>
          <w:lang w:val="en-GB"/>
        </w:rPr>
        <w:t xml:space="preserve">A </w:t>
      </w:r>
      <w:proofErr w:type="spellStart"/>
      <w:r w:rsidRPr="00E03B11">
        <w:rPr>
          <w:rFonts w:eastAsia="Times New Roman" w:cstheme="minorHAnsi"/>
          <w:color w:val="000000" w:themeColor="text1"/>
          <w:lang w:val="en-GB"/>
        </w:rPr>
        <w:t>popPK</w:t>
      </w:r>
      <w:proofErr w:type="spellEnd"/>
      <w:r w:rsidRPr="00E03B11">
        <w:rPr>
          <w:rFonts w:eastAsia="Times New Roman" w:cstheme="minorHAnsi"/>
          <w:color w:val="000000" w:themeColor="text1"/>
          <w:lang w:val="en-GB"/>
        </w:rPr>
        <w:t xml:space="preserve"> model was fit to the </w:t>
      </w:r>
      <w:r w:rsidR="00C86F78" w:rsidRPr="00E03B11">
        <w:rPr>
          <w:rFonts w:eastAsia="Times New Roman" w:cstheme="minorHAnsi"/>
          <w:color w:val="000000" w:themeColor="text1"/>
          <w:lang w:val="en-GB"/>
        </w:rPr>
        <w:t>fluconazole</w:t>
      </w:r>
      <w:r w:rsidRPr="00E03B11">
        <w:rPr>
          <w:rFonts w:eastAsia="Times New Roman" w:cstheme="minorHAnsi"/>
          <w:color w:val="000000" w:themeColor="text1"/>
          <w:lang w:val="en-GB"/>
        </w:rPr>
        <w:t xml:space="preserve"> concentration</w:t>
      </w:r>
      <w:r w:rsidR="006A6850" w:rsidRPr="00E03B11">
        <w:rPr>
          <w:rFonts w:eastAsia="Times New Roman" w:cstheme="minorHAnsi"/>
          <w:color w:val="000000" w:themeColor="text1"/>
          <w:lang w:val="en-GB"/>
        </w:rPr>
        <w:t>-</w:t>
      </w:r>
      <w:r w:rsidRPr="00E03B11">
        <w:rPr>
          <w:rFonts w:eastAsia="Times New Roman" w:cstheme="minorHAnsi"/>
          <w:color w:val="000000" w:themeColor="text1"/>
          <w:lang w:val="en-GB"/>
        </w:rPr>
        <w:t>time data</w:t>
      </w:r>
      <w:r w:rsidR="00E06FE5" w:rsidRPr="00E03B11">
        <w:rPr>
          <w:rFonts w:eastAsia="Times New Roman" w:cstheme="minorHAnsi"/>
          <w:color w:val="000000" w:themeColor="text1"/>
          <w:lang w:val="en-GB"/>
        </w:rPr>
        <w:t xml:space="preserve">. </w:t>
      </w:r>
      <w:r w:rsidR="00B17A0C" w:rsidRPr="00B17A0C">
        <w:rPr>
          <w:rFonts w:eastAsia="Times New Roman" w:cstheme="minorHAnsi"/>
          <w:color w:val="000000" w:themeColor="text1"/>
          <w:lang w:val="en-GB"/>
        </w:rPr>
        <w:t>One-, two-, and three-compartment models with linear elimination processes were explored.</w:t>
      </w:r>
      <w:del w:id="276" w:author="Isabel Spriet" w:date="2023-07-05T11:50:00Z">
        <w:r w:rsidR="00B17A0C" w:rsidRPr="00B17A0C" w:rsidDel="00384D0A">
          <w:rPr>
            <w:rFonts w:eastAsia="Times New Roman" w:cstheme="minorHAnsi"/>
            <w:color w:val="000000" w:themeColor="text1"/>
            <w:lang w:val="en-GB"/>
          </w:rPr>
          <w:delText xml:space="preserve"> </w:delText>
        </w:r>
        <w:r w:rsidR="00B76B7D" w:rsidRPr="00E03B11" w:rsidDel="00384D0A">
          <w:rPr>
            <w:lang w:val="en-GB"/>
          </w:rPr>
          <w:delText>.</w:delText>
        </w:r>
      </w:del>
      <w:r w:rsidR="00B76B7D" w:rsidRPr="00E03B11">
        <w:rPr>
          <w:lang w:val="en-GB"/>
        </w:rPr>
        <w:t xml:space="preserve"> </w:t>
      </w:r>
      <w:del w:id="277" w:author="Isabel Spriet" w:date="2023-07-05T11:50:00Z">
        <w:r w:rsidR="00156BEE" w:rsidRPr="00E03B11" w:rsidDel="00384D0A">
          <w:rPr>
            <w:rFonts w:cstheme="minorHAnsi"/>
            <w:lang w:val="en-GB"/>
          </w:rPr>
          <w:delText xml:space="preserve">Our </w:delText>
        </w:r>
        <w:r w:rsidR="00993975" w:rsidRPr="00E03B11" w:rsidDel="00384D0A">
          <w:rPr>
            <w:rFonts w:cstheme="minorHAnsi"/>
            <w:lang w:val="en-GB"/>
          </w:rPr>
          <w:delText xml:space="preserve">study </w:delText>
        </w:r>
        <w:r w:rsidR="00117C6B" w:rsidRPr="00E03B11" w:rsidDel="00384D0A">
          <w:rPr>
            <w:rFonts w:cstheme="minorHAnsi"/>
            <w:lang w:val="en-GB"/>
          </w:rPr>
          <w:delText>estimated</w:delText>
        </w:r>
        <w:r w:rsidR="00993975" w:rsidRPr="00E03B11" w:rsidDel="00384D0A">
          <w:rPr>
            <w:rFonts w:cstheme="minorHAnsi"/>
            <w:lang w:val="en-GB"/>
          </w:rPr>
          <w:delText xml:space="preserve"> the</w:delText>
        </w:r>
      </w:del>
      <w:ins w:id="278" w:author="Isabel Spriet" w:date="2023-07-05T11:50:00Z">
        <w:r w:rsidR="00384D0A">
          <w:rPr>
            <w:rFonts w:cstheme="minorHAnsi"/>
            <w:lang w:val="en-GB"/>
          </w:rPr>
          <w:t>The</w:t>
        </w:r>
      </w:ins>
      <w:r w:rsidR="00993975" w:rsidRPr="00E03B11">
        <w:rPr>
          <w:rFonts w:cstheme="minorHAnsi"/>
          <w:lang w:val="en-GB"/>
        </w:rPr>
        <w:t xml:space="preserve"> magnitude of differences in individual </w:t>
      </w:r>
      <w:r w:rsidR="006A6850" w:rsidRPr="00E03B11">
        <w:rPr>
          <w:rFonts w:cstheme="minorHAnsi"/>
          <w:lang w:val="en-GB"/>
        </w:rPr>
        <w:t xml:space="preserve">PK </w:t>
      </w:r>
      <w:r w:rsidR="00993975" w:rsidRPr="00E03B11">
        <w:rPr>
          <w:rFonts w:cstheme="minorHAnsi"/>
          <w:lang w:val="en-GB"/>
        </w:rPr>
        <w:t>parameters from the typical value, which is referred to as interindividual variability (IIV)</w:t>
      </w:r>
      <w:ins w:id="279" w:author="Isabel Spriet" w:date="2023-07-05T11:50:00Z">
        <w:r w:rsidR="00384D0A">
          <w:rPr>
            <w:rFonts w:cstheme="minorHAnsi"/>
            <w:lang w:val="en-GB"/>
          </w:rPr>
          <w:t xml:space="preserve"> was estimated; </w:t>
        </w:r>
      </w:ins>
      <w:del w:id="280" w:author="Isabel Spriet" w:date="2023-07-05T11:50:00Z">
        <w:r w:rsidR="00993975" w:rsidRPr="00E03B11" w:rsidDel="00384D0A">
          <w:rPr>
            <w:rFonts w:cstheme="minorHAnsi"/>
            <w:lang w:val="en-GB"/>
          </w:rPr>
          <w:delText>, and the</w:delText>
        </w:r>
      </w:del>
      <w:ins w:id="281" w:author="Isabel Spriet" w:date="2023-07-05T11:50:00Z">
        <w:r w:rsidR="00384D0A">
          <w:rPr>
            <w:rFonts w:cstheme="minorHAnsi"/>
            <w:lang w:val="en-GB"/>
          </w:rPr>
          <w:t>next to</w:t>
        </w:r>
      </w:ins>
      <w:r w:rsidR="00993975" w:rsidRPr="00E03B11">
        <w:rPr>
          <w:rFonts w:cstheme="minorHAnsi"/>
          <w:lang w:val="en-GB"/>
        </w:rPr>
        <w:t xml:space="preserve"> differences between observed </w:t>
      </w:r>
      <w:del w:id="282" w:author="Isabel Spriet" w:date="2023-07-05T11:50:00Z">
        <w:r w:rsidR="00110745" w:rsidDel="00384D0A">
          <w:rPr>
            <w:rFonts w:cstheme="minorHAnsi"/>
            <w:lang w:val="en-GB"/>
          </w:rPr>
          <w:delText>concentrations</w:delText>
        </w:r>
        <w:r w:rsidR="00110745" w:rsidRPr="00E03B11" w:rsidDel="00384D0A">
          <w:rPr>
            <w:rFonts w:cstheme="minorHAnsi"/>
            <w:lang w:val="en-GB"/>
          </w:rPr>
          <w:delText xml:space="preserve"> </w:delText>
        </w:r>
      </w:del>
      <w:r w:rsidR="00993975" w:rsidRPr="00E03B11">
        <w:rPr>
          <w:rFonts w:cstheme="minorHAnsi"/>
          <w:lang w:val="en-GB"/>
        </w:rPr>
        <w:t xml:space="preserve">and </w:t>
      </w:r>
      <w:del w:id="283" w:author="Isabel Spriet" w:date="2023-07-05T11:50:00Z">
        <w:r w:rsidR="00993975" w:rsidRPr="00E03B11" w:rsidDel="00384D0A">
          <w:rPr>
            <w:rFonts w:cstheme="minorHAnsi"/>
            <w:lang w:val="en-GB"/>
          </w:rPr>
          <w:delText xml:space="preserve">the </w:delText>
        </w:r>
      </w:del>
      <w:r w:rsidR="00993975" w:rsidRPr="00E03B11">
        <w:rPr>
          <w:rFonts w:cstheme="minorHAnsi"/>
          <w:lang w:val="en-GB"/>
        </w:rPr>
        <w:t>model</w:t>
      </w:r>
      <w:r w:rsidR="00110745">
        <w:rPr>
          <w:rFonts w:cstheme="minorHAnsi"/>
          <w:lang w:val="en-GB"/>
        </w:rPr>
        <w:t>-</w:t>
      </w:r>
      <w:r w:rsidR="00993975" w:rsidRPr="00E03B11">
        <w:rPr>
          <w:rFonts w:cstheme="minorHAnsi"/>
          <w:lang w:val="en-GB"/>
        </w:rPr>
        <w:t xml:space="preserve">predicted </w:t>
      </w:r>
      <w:r w:rsidR="00110745">
        <w:rPr>
          <w:rFonts w:cstheme="minorHAnsi"/>
          <w:lang w:val="en-GB"/>
        </w:rPr>
        <w:t>concentrations</w:t>
      </w:r>
      <w:r w:rsidR="00993975" w:rsidRPr="00E03B11">
        <w:rPr>
          <w:rFonts w:cstheme="minorHAnsi"/>
          <w:lang w:val="en-GB"/>
        </w:rPr>
        <w:t xml:space="preserve">, which is referred to as residual variability </w:t>
      </w:r>
      <w:r w:rsidR="00993975" w:rsidRPr="00E03B11">
        <w:rPr>
          <w:rFonts w:cstheme="minorHAnsi"/>
          <w:lang w:val="en-GB"/>
        </w:rPr>
        <w:lastRenderedPageBreak/>
        <w:t xml:space="preserve">(RV). The </w:t>
      </w:r>
      <w:r w:rsidR="00110745">
        <w:rPr>
          <w:rFonts w:cstheme="minorHAnsi"/>
          <w:lang w:val="en-GB"/>
        </w:rPr>
        <w:t>PK</w:t>
      </w:r>
      <w:r w:rsidR="00110745" w:rsidRPr="00E03B11">
        <w:rPr>
          <w:rFonts w:cstheme="minorHAnsi"/>
          <w:lang w:val="en-GB"/>
        </w:rPr>
        <w:t xml:space="preserve"> </w:t>
      </w:r>
      <w:r w:rsidR="00993975" w:rsidRPr="00E03B11">
        <w:rPr>
          <w:rFonts w:cstheme="minorHAnsi"/>
          <w:lang w:val="en-GB"/>
        </w:rPr>
        <w:t xml:space="preserve">variability between observation periods (e.g., </w:t>
      </w:r>
      <w:r w:rsidR="00A240A9" w:rsidRPr="00E03B11">
        <w:rPr>
          <w:rFonts w:cstheme="minorHAnsi"/>
          <w:lang w:val="en-GB"/>
        </w:rPr>
        <w:t>≤day 7 vs &gt;day 7</w:t>
      </w:r>
      <w:r w:rsidR="00993975" w:rsidRPr="00E03B11">
        <w:rPr>
          <w:rFonts w:cstheme="minorHAnsi"/>
          <w:lang w:val="en-GB"/>
        </w:rPr>
        <w:t xml:space="preserve">) was tested by introducing </w:t>
      </w:r>
      <w:proofErr w:type="spellStart"/>
      <w:r w:rsidR="00993975" w:rsidRPr="00E03B11">
        <w:rPr>
          <w:rFonts w:cstheme="minorHAnsi"/>
          <w:lang w:val="en-GB"/>
        </w:rPr>
        <w:t>interoccasion</w:t>
      </w:r>
      <w:proofErr w:type="spellEnd"/>
      <w:r w:rsidR="00993975" w:rsidRPr="00E03B11">
        <w:rPr>
          <w:rFonts w:cstheme="minorHAnsi"/>
          <w:lang w:val="en-GB"/>
        </w:rPr>
        <w:t xml:space="preserve"> variability</w:t>
      </w:r>
      <w:r w:rsidR="00F26426" w:rsidRPr="00E03B11">
        <w:rPr>
          <w:rFonts w:cstheme="minorHAnsi"/>
          <w:lang w:val="en-GB"/>
        </w:rPr>
        <w:t xml:space="preserve"> (IOV)</w:t>
      </w:r>
      <w:r w:rsidR="00993975" w:rsidRPr="00E03B11">
        <w:rPr>
          <w:rFonts w:cstheme="minorHAnsi"/>
          <w:lang w:val="en-GB"/>
        </w:rPr>
        <w:t>.</w:t>
      </w:r>
      <w:r w:rsidR="00F62CBB" w:rsidRPr="00E03B11">
        <w:rPr>
          <w:rFonts w:cstheme="minorHAnsi"/>
          <w:lang w:val="en-GB"/>
        </w:rPr>
        <w:t xml:space="preserve"> Between-centre variability was tested as a random effect</w:t>
      </w:r>
      <w:r w:rsidR="00AD62BB">
        <w:rPr>
          <w:rFonts w:cstheme="minorHAnsi"/>
          <w:lang w:val="en-GB"/>
        </w:rPr>
        <w:t xml:space="preserve"> as well as a fixed effect</w:t>
      </w:r>
      <w:r w:rsidR="00F62CBB" w:rsidRPr="00E03B11">
        <w:rPr>
          <w:rFonts w:cstheme="minorHAnsi"/>
          <w:lang w:val="en-GB"/>
        </w:rPr>
        <w:t xml:space="preserve">. </w:t>
      </w:r>
      <w:r w:rsidR="00B76B7D" w:rsidRPr="00E03B11">
        <w:rPr>
          <w:rFonts w:cs="Times New Roman"/>
          <w:lang w:val="en-GB"/>
        </w:rPr>
        <w:t>Individual PK parameters were assumed to be log-normally distributed, which was achieved using an exponential function</w:t>
      </w:r>
      <w:r w:rsidR="00B76B7D" w:rsidRPr="00E03B11">
        <w:rPr>
          <w:lang w:val="en-GB"/>
        </w:rPr>
        <w:t xml:space="preserve">. </w:t>
      </w:r>
      <w:del w:id="284" w:author="Isabel Spriet" w:date="2023-07-05T11:51:00Z">
        <w:r w:rsidR="00B76B7D" w:rsidRPr="00E03B11" w:rsidDel="00384D0A">
          <w:rPr>
            <w:lang w:val="en-GB"/>
          </w:rPr>
          <w:delText>For example,</w:delText>
        </w:r>
      </w:del>
      <w:ins w:id="285" w:author="Isabel Spriet" w:date="2023-07-05T11:51:00Z">
        <w:r w:rsidR="00384D0A">
          <w:rPr>
            <w:lang w:val="en-GB"/>
          </w:rPr>
          <w:t xml:space="preserve">E.g., </w:t>
        </w:r>
      </w:ins>
      <w:r w:rsidR="00B76B7D" w:rsidRPr="00E03B11">
        <w:rPr>
          <w:lang w:val="en-GB"/>
        </w:rPr>
        <w:t xml:space="preserve"> the </w:t>
      </w:r>
      <w:r w:rsidR="008B05C2">
        <w:rPr>
          <w:lang w:val="en-GB"/>
        </w:rPr>
        <w:t>central volume of distribution</w:t>
      </w:r>
      <w:r w:rsidR="008B05C2" w:rsidRPr="00E03B11">
        <w:rPr>
          <w:lang w:val="en-GB"/>
        </w:rPr>
        <w:t xml:space="preserve"> </w:t>
      </w:r>
      <w:r w:rsidR="00B76B7D" w:rsidRPr="00E03B11">
        <w:rPr>
          <w:lang w:val="en-GB"/>
        </w:rPr>
        <w:t>of subject </w:t>
      </w:r>
      <w:proofErr w:type="spellStart"/>
      <w:r w:rsidR="00B76B7D" w:rsidRPr="00E03B11">
        <w:rPr>
          <w:i/>
          <w:iCs/>
          <w:lang w:val="en-GB"/>
        </w:rPr>
        <w:t>i</w:t>
      </w:r>
      <w:proofErr w:type="spellEnd"/>
      <w:r w:rsidR="00B76B7D" w:rsidRPr="00E03B11">
        <w:rPr>
          <w:lang w:val="en-GB"/>
        </w:rPr>
        <w:t xml:space="preserve"> (</w:t>
      </w:r>
      <w:proofErr w:type="spellStart"/>
      <w:r w:rsidR="00366783">
        <w:rPr>
          <w:lang w:val="en-GB"/>
        </w:rPr>
        <w:t>Vc</w:t>
      </w:r>
      <w:r w:rsidR="00366783" w:rsidRPr="00E03B11">
        <w:rPr>
          <w:i/>
          <w:iCs/>
          <w:vertAlign w:val="subscript"/>
          <w:lang w:val="en-GB"/>
        </w:rPr>
        <w:t>i</w:t>
      </w:r>
      <w:proofErr w:type="spellEnd"/>
      <w:r w:rsidR="00B76B7D" w:rsidRPr="00E03B11">
        <w:rPr>
          <w:lang w:val="en-GB"/>
        </w:rPr>
        <w:t>) was calculated following this equation:</w:t>
      </w:r>
    </w:p>
    <w:p w14:paraId="2FF1ACD2" w14:textId="40D5722C" w:rsidR="00B76B7D" w:rsidRPr="00E03B11" w:rsidRDefault="00D35334" w:rsidP="00B76B7D">
      <w:pPr>
        <w:tabs>
          <w:tab w:val="right" w:pos="9356"/>
        </w:tabs>
        <w:spacing w:line="480" w:lineRule="auto"/>
        <w:ind w:firstLine="720"/>
        <w:jc w:val="both"/>
        <w:rPr>
          <w:rFonts w:cs="Times New Roman"/>
          <w:lang w:val="en-GB"/>
        </w:rPr>
      </w:pPr>
      <m:oMath>
        <m:sSub>
          <m:sSubPr>
            <m:ctrlPr>
              <w:rPr>
                <w:rFonts w:ascii="Cambria Math" w:hAnsi="Cambria Math" w:cstheme="minorHAnsi"/>
                <w:i/>
                <w:lang w:val="en-GB"/>
              </w:rPr>
            </m:ctrlPr>
          </m:sSubPr>
          <m:e>
            <w:proofErr w:type="spellStart"/>
            <m:r>
              <m:rPr>
                <m:nor/>
              </m:rPr>
              <w:rPr>
                <w:rFonts w:cstheme="minorHAnsi"/>
                <w:lang w:val="en-GB"/>
              </w:rPr>
              <m:t>Vc</m:t>
            </m:r>
            <w:proofErr w:type="spellEnd"/>
          </m:e>
          <m:sub>
            <w:proofErr w:type="spellStart"/>
            <m:r>
              <m:rPr>
                <m:nor/>
              </m:rPr>
              <w:rPr>
                <w:rFonts w:cstheme="minorHAnsi"/>
                <w:i/>
                <w:lang w:val="en-GB"/>
              </w:rPr>
              <m:t>i</m:t>
            </m:r>
            <w:proofErr w:type="spellEnd"/>
          </m:sub>
        </m:sSub>
        <m:r>
          <m:rPr>
            <m:nor/>
          </m:rPr>
          <w:rPr>
            <w:rFonts w:cstheme="minorHAnsi"/>
            <w:lang w:val="en-GB"/>
          </w:rPr>
          <m:t xml:space="preserve"> = </m:t>
        </m:r>
        <m:sSub>
          <m:sSubPr>
            <m:ctrlPr>
              <w:rPr>
                <w:rFonts w:ascii="Cambria Math" w:hAnsi="Cambria Math" w:cstheme="minorHAnsi"/>
                <w:iCs/>
                <w:lang w:val="en-GB"/>
              </w:rPr>
            </m:ctrlPr>
          </m:sSubPr>
          <m:e>
            <m:r>
              <w:rPr>
                <w:rFonts w:ascii="Cambria Math" w:hAnsi="Cambria Math" w:cstheme="minorHAnsi"/>
                <w:lang w:val="en-GB"/>
              </w:rPr>
              <m:t>θ</m:t>
            </m:r>
          </m:e>
          <m:sub>
            <m:r>
              <w:rPr>
                <w:rFonts w:ascii="Cambria Math" w:hAnsi="Cambria Math" w:cstheme="minorHAnsi"/>
                <w:lang w:val="en-GB"/>
              </w:rPr>
              <m:t>1</m:t>
            </m:r>
          </m:sub>
        </m:sSub>
        <m:r>
          <m:rPr>
            <m:nor/>
          </m:rPr>
          <w:rPr>
            <w:rFonts w:cstheme="minorHAnsi"/>
            <w:lang w:val="en-GB"/>
          </w:rPr>
          <m:t xml:space="preserve">× </m:t>
        </m:r>
        <m:func>
          <m:funcPr>
            <m:ctrlPr>
              <w:rPr>
                <w:rFonts w:ascii="Cambria Math" w:hAnsi="Cambria Math" w:cstheme="minorHAnsi"/>
                <w:i/>
                <w:lang w:val="en-GB"/>
              </w:rPr>
            </m:ctrlPr>
          </m:funcPr>
          <m:fName>
            <m:r>
              <m:rPr>
                <m:nor/>
              </m:rPr>
              <w:rPr>
                <w:rFonts w:cstheme="minorHAnsi"/>
                <w:lang w:val="en-GB"/>
              </w:rPr>
              <m:t>exp</m:t>
            </m:r>
          </m:fName>
          <m:e>
            <m:d>
              <m:dPr>
                <m:ctrlPr>
                  <w:rPr>
                    <w:rFonts w:ascii="Cambria Math" w:hAnsi="Cambria Math" w:cstheme="minorHAnsi"/>
                    <w:i/>
                    <w:lang w:val="en-GB"/>
                  </w:rPr>
                </m:ctrlPr>
              </m:dPr>
              <m:e>
                <m:sSub>
                  <m:sSubPr>
                    <m:ctrlPr>
                      <w:rPr>
                        <w:rFonts w:ascii="Cambria Math" w:hAnsi="Cambria Math" w:cstheme="minorHAnsi"/>
                        <w:i/>
                        <w:lang w:val="en-GB"/>
                      </w:rPr>
                    </m:ctrlPr>
                  </m:sSubPr>
                  <m:e>
                    <m:r>
                      <m:rPr>
                        <m:nor/>
                      </m:rPr>
                      <w:rPr>
                        <w:rFonts w:cstheme="minorHAnsi"/>
                        <w:i/>
                        <w:lang w:val="en-GB"/>
                      </w:rPr>
                      <m:t>η</m:t>
                    </m:r>
                  </m:e>
                  <m:sub>
                    <w:proofErr w:type="spellStart"/>
                    <m:r>
                      <m:rPr>
                        <m:nor/>
                      </m:rPr>
                      <w:rPr>
                        <w:rFonts w:cstheme="minorHAnsi"/>
                        <w:i/>
                        <w:lang w:val="en-GB"/>
                      </w:rPr>
                      <m:t>i</m:t>
                    </m:r>
                    <w:proofErr w:type="spellEnd"/>
                  </m:sub>
                </m:sSub>
              </m:e>
            </m:d>
          </m:e>
        </m:func>
        <m:r>
          <m:rPr>
            <m:nor/>
          </m:rPr>
          <w:rPr>
            <w:rFonts w:cstheme="minorHAnsi"/>
            <w:lang w:val="en-GB"/>
          </w:rPr>
          <m:t xml:space="preserve">with </m:t>
        </m:r>
        <m:sSub>
          <m:sSubPr>
            <m:ctrlPr>
              <w:rPr>
                <w:rFonts w:ascii="Cambria Math" w:hAnsi="Cambria Math" w:cstheme="minorHAnsi"/>
                <w:i/>
                <w:lang w:val="en-GB"/>
              </w:rPr>
            </m:ctrlPr>
          </m:sSubPr>
          <m:e>
            <m:r>
              <m:rPr>
                <m:nor/>
              </m:rPr>
              <w:rPr>
                <w:rFonts w:cstheme="minorHAnsi"/>
                <w:i/>
                <w:lang w:val="en-GB"/>
              </w:rPr>
              <m:t>η</m:t>
            </m:r>
          </m:e>
          <m:sub>
            <w:proofErr w:type="spellStart"/>
            <m:r>
              <m:rPr>
                <m:nor/>
              </m:rPr>
              <w:rPr>
                <w:rFonts w:cstheme="minorHAnsi"/>
                <w:i/>
                <w:lang w:val="en-GB"/>
              </w:rPr>
              <m:t>i</m:t>
            </m:r>
            <w:proofErr w:type="spellEnd"/>
          </m:sub>
        </m:sSub>
        <m:r>
          <m:rPr>
            <m:nor/>
          </m:rPr>
          <w:rPr>
            <w:rFonts w:cstheme="minorHAnsi"/>
            <w:lang w:val="en-GB"/>
          </w:rPr>
          <m:t xml:space="preserve"> ~ </m:t>
        </m:r>
        <m:r>
          <m:rPr>
            <m:nor/>
          </m:rPr>
          <w:rPr>
            <w:rFonts w:eastAsiaTheme="minorEastAsia" w:cstheme="minorHAnsi"/>
            <w:i/>
            <w:lang w:val="en-GB"/>
          </w:rPr>
          <m:t>N</m:t>
        </m:r>
        <m:r>
          <m:rPr>
            <m:nor/>
          </m:rPr>
          <w:rPr>
            <w:rFonts w:eastAsiaTheme="minorEastAsia" w:cstheme="minorHAnsi"/>
            <w:lang w:val="en-GB"/>
          </w:rPr>
          <m:t>(0,</m:t>
        </m:r>
        <m:sSup>
          <m:sSupPr>
            <m:ctrlPr>
              <w:rPr>
                <w:rFonts w:ascii="Cambria Math" w:eastAsiaTheme="minorEastAsia" w:hAnsi="Cambria Math" w:cstheme="minorHAnsi"/>
                <w:i/>
                <w:lang w:val="en-GB"/>
              </w:rPr>
            </m:ctrlPr>
          </m:sSupPr>
          <m:e>
            <m:r>
              <m:rPr>
                <m:nor/>
              </m:rPr>
              <w:rPr>
                <w:rFonts w:eastAsiaTheme="minorEastAsia" w:cstheme="minorHAnsi"/>
                <w:iCs/>
                <w:lang w:val="en-GB"/>
              </w:rPr>
              <m:t xml:space="preserve"> </m:t>
            </m:r>
            <m:r>
              <m:rPr>
                <m:nor/>
              </m:rPr>
              <w:rPr>
                <w:rFonts w:eastAsiaTheme="minorEastAsia" w:cstheme="minorHAnsi"/>
                <w:i/>
                <w:lang w:val="en-GB"/>
              </w:rPr>
              <m:t>ω</m:t>
            </m:r>
          </m:e>
          <m:sup>
            <m:r>
              <m:rPr>
                <m:nor/>
              </m:rPr>
              <w:rPr>
                <w:rFonts w:eastAsiaTheme="minorEastAsia" w:cstheme="minorHAnsi"/>
                <w:lang w:val="en-GB"/>
              </w:rPr>
              <m:t>2</m:t>
            </m:r>
          </m:sup>
        </m:sSup>
        <m:r>
          <m:rPr>
            <m:nor/>
          </m:rPr>
          <w:rPr>
            <w:rFonts w:eastAsiaTheme="minorEastAsia" w:cstheme="minorHAnsi"/>
            <w:lang w:val="en-GB"/>
          </w:rPr>
          <m:t>)</m:t>
        </m:r>
      </m:oMath>
      <w:r w:rsidR="00B76B7D" w:rsidRPr="00E03B11">
        <w:rPr>
          <w:rFonts w:eastAsiaTheme="minorEastAsia" w:cs="Times New Roman"/>
          <w:lang w:val="en-GB"/>
        </w:rPr>
        <w:tab/>
        <w:t>(Eq. 1)</w:t>
      </w:r>
    </w:p>
    <w:p w14:paraId="793AC52B" w14:textId="5789E869" w:rsidR="00896A6B" w:rsidRPr="00E03B11" w:rsidRDefault="00B76B7D" w:rsidP="00857E76">
      <w:pPr>
        <w:autoSpaceDE w:val="0"/>
        <w:autoSpaceDN w:val="0"/>
        <w:adjustRightInd w:val="0"/>
        <w:spacing w:after="0" w:line="480" w:lineRule="auto"/>
        <w:jc w:val="both"/>
        <w:rPr>
          <w:rFonts w:cstheme="minorHAnsi"/>
          <w:lang w:val="en-GB"/>
        </w:rPr>
      </w:pPr>
      <w:r w:rsidRPr="00E03B11">
        <w:rPr>
          <w:rFonts w:cstheme="minorHAnsi"/>
          <w:lang w:val="en-GB"/>
        </w:rPr>
        <w:t xml:space="preserve">with </w:t>
      </w:r>
      <m:oMath>
        <m:sSub>
          <m:sSubPr>
            <m:ctrlPr>
              <w:rPr>
                <w:rFonts w:ascii="Cambria Math" w:hAnsi="Cambria Math" w:cstheme="minorHAnsi"/>
                <w:iCs/>
                <w:lang w:val="en-GB"/>
              </w:rPr>
            </m:ctrlPr>
          </m:sSubPr>
          <m:e>
            <m:r>
              <w:rPr>
                <w:rFonts w:ascii="Cambria Math" w:hAnsi="Cambria Math" w:cstheme="minorHAnsi"/>
                <w:lang w:val="en-GB"/>
              </w:rPr>
              <m:t>θ</m:t>
            </m:r>
          </m:e>
          <m:sub>
            <m:r>
              <w:rPr>
                <w:rFonts w:ascii="Cambria Math" w:hAnsi="Cambria Math" w:cstheme="minorHAnsi"/>
                <w:lang w:val="en-GB"/>
              </w:rPr>
              <m:t>1</m:t>
            </m:r>
          </m:sub>
        </m:sSub>
      </m:oMath>
      <w:r w:rsidRPr="00E03B11">
        <w:rPr>
          <w:rFonts w:cstheme="minorHAnsi"/>
          <w:lang w:val="en-GB"/>
        </w:rPr>
        <w:t xml:space="preserve"> the typical population value of the </w:t>
      </w:r>
      <w:r w:rsidR="00F244E2" w:rsidRPr="00F244E2">
        <w:rPr>
          <w:rFonts w:cstheme="minorHAnsi"/>
          <w:lang w:val="en-GB"/>
        </w:rPr>
        <w:t>central volume of distribution</w:t>
      </w:r>
      <w:r w:rsidRPr="00E03B11">
        <w:rPr>
          <w:rFonts w:cstheme="minorHAnsi"/>
          <w:lang w:val="en-GB"/>
        </w:rPr>
        <w:t xml:space="preserve">, </w:t>
      </w:r>
      <w:proofErr w:type="spellStart"/>
      <w:r w:rsidRPr="00E03B11">
        <w:rPr>
          <w:rFonts w:cstheme="minorHAnsi"/>
          <w:i/>
          <w:iCs/>
          <w:lang w:val="en-GB"/>
        </w:rPr>
        <w:t>η</w:t>
      </w:r>
      <w:r w:rsidRPr="00E03B11">
        <w:rPr>
          <w:rFonts w:cstheme="minorHAnsi"/>
          <w:i/>
          <w:iCs/>
          <w:vertAlign w:val="subscript"/>
          <w:lang w:val="en-GB"/>
        </w:rPr>
        <w:t>i</w:t>
      </w:r>
      <w:proofErr w:type="spellEnd"/>
      <w:r w:rsidRPr="00E03B11">
        <w:rPr>
          <w:rFonts w:cstheme="minorHAnsi"/>
          <w:lang w:val="en-GB"/>
        </w:rPr>
        <w:t xml:space="preserve"> the </w:t>
      </w:r>
      <w:r w:rsidR="006A6850" w:rsidRPr="00E03B11">
        <w:rPr>
          <w:rFonts w:cstheme="minorHAnsi"/>
          <w:lang w:val="en-GB"/>
        </w:rPr>
        <w:t>difference between the population and individual estimate</w:t>
      </w:r>
      <w:r w:rsidRPr="00E03B11">
        <w:rPr>
          <w:rFonts w:cstheme="minorHAnsi"/>
          <w:lang w:val="en-GB"/>
        </w:rPr>
        <w:t xml:space="preserve">, and </w:t>
      </w:r>
      <w:r w:rsidRPr="00E03B11">
        <w:rPr>
          <w:rFonts w:cstheme="minorHAnsi"/>
          <w:i/>
          <w:iCs/>
          <w:lang w:val="en-GB"/>
        </w:rPr>
        <w:t>ω</w:t>
      </w:r>
      <w:r w:rsidRPr="00E03B11">
        <w:rPr>
          <w:rFonts w:cstheme="minorHAnsi"/>
          <w:vertAlign w:val="superscript"/>
          <w:lang w:val="en-GB"/>
        </w:rPr>
        <w:t>2</w:t>
      </w:r>
      <w:r w:rsidRPr="00E03B11">
        <w:rPr>
          <w:rFonts w:cstheme="minorHAnsi"/>
          <w:lang w:val="en-GB"/>
        </w:rPr>
        <w:t xml:space="preserve"> the variance of </w:t>
      </w:r>
      <w:r w:rsidR="006A6850" w:rsidRPr="00E03B11">
        <w:rPr>
          <w:rFonts w:cstheme="minorHAnsi"/>
          <w:lang w:val="en-GB"/>
        </w:rPr>
        <w:t xml:space="preserve">all </w:t>
      </w:r>
      <w:proofErr w:type="spellStart"/>
      <w:r w:rsidR="006A6850" w:rsidRPr="00E03B11">
        <w:rPr>
          <w:rFonts w:cstheme="minorHAnsi"/>
          <w:i/>
          <w:iCs/>
          <w:lang w:val="en-GB"/>
        </w:rPr>
        <w:t>η</w:t>
      </w:r>
      <w:r w:rsidR="006A6850" w:rsidRPr="00E03B11">
        <w:rPr>
          <w:rFonts w:cstheme="minorHAnsi"/>
          <w:i/>
          <w:iCs/>
          <w:vertAlign w:val="subscript"/>
          <w:lang w:val="en-GB"/>
        </w:rPr>
        <w:t>i</w:t>
      </w:r>
      <w:r w:rsidR="006A6850" w:rsidRPr="00E03B11">
        <w:rPr>
          <w:rFonts w:cstheme="minorHAnsi"/>
          <w:lang w:val="en-GB"/>
        </w:rPr>
        <w:t>‘s</w:t>
      </w:r>
      <w:proofErr w:type="spellEnd"/>
      <w:r w:rsidRPr="00E03B11">
        <w:rPr>
          <w:rFonts w:cstheme="minorHAnsi"/>
          <w:lang w:val="en-GB"/>
        </w:rPr>
        <w:t>.</w:t>
      </w:r>
    </w:p>
    <w:p w14:paraId="2B23F0D5" w14:textId="09AF4720" w:rsidR="006E037B" w:rsidRPr="00E03B11" w:rsidRDefault="00FC5BE6" w:rsidP="00782507">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A final model including covariate effects was built through two-way stepwise covariate modelling (α</w:t>
      </w:r>
      <w:r w:rsidRPr="00E03B11">
        <w:rPr>
          <w:rFonts w:eastAsia="Times New Roman" w:cstheme="minorHAnsi"/>
          <w:color w:val="000000" w:themeColor="text1"/>
          <w:vertAlign w:val="subscript"/>
          <w:lang w:val="en-GB"/>
        </w:rPr>
        <w:t>forward</w:t>
      </w:r>
      <w:r w:rsidRPr="00E03B11">
        <w:rPr>
          <w:rFonts w:eastAsia="Times New Roman" w:cstheme="minorHAnsi"/>
          <w:color w:val="000000" w:themeColor="text1"/>
          <w:lang w:val="en-GB"/>
        </w:rPr>
        <w:t>=0.0</w:t>
      </w:r>
      <w:r w:rsidR="00A36425" w:rsidRPr="00E03B11">
        <w:rPr>
          <w:rFonts w:eastAsia="Times New Roman" w:cstheme="minorHAnsi"/>
          <w:color w:val="000000" w:themeColor="text1"/>
          <w:lang w:val="en-GB"/>
        </w:rPr>
        <w:t>5</w:t>
      </w:r>
      <w:r w:rsidRPr="00E03B11">
        <w:rPr>
          <w:rFonts w:eastAsia="Times New Roman" w:cstheme="minorHAnsi"/>
          <w:color w:val="000000" w:themeColor="text1"/>
          <w:lang w:val="en-GB"/>
        </w:rPr>
        <w:t>, α</w:t>
      </w:r>
      <w:r w:rsidRPr="00E03B11">
        <w:rPr>
          <w:rFonts w:eastAsia="Times New Roman" w:cstheme="minorHAnsi"/>
          <w:color w:val="000000" w:themeColor="text1"/>
          <w:vertAlign w:val="subscript"/>
          <w:lang w:val="en-GB"/>
        </w:rPr>
        <w:t>backward</w:t>
      </w:r>
      <w:r w:rsidRPr="00E03B11">
        <w:rPr>
          <w:rFonts w:eastAsia="Times New Roman" w:cstheme="minorHAnsi"/>
          <w:color w:val="000000" w:themeColor="text1"/>
          <w:lang w:val="en-GB"/>
        </w:rPr>
        <w:t>=0.01)</w:t>
      </w:r>
      <w:r w:rsidR="00FA1DB8" w:rsidRPr="00E03B11">
        <w:rPr>
          <w:rFonts w:eastAsia="Times New Roman" w:cstheme="minorHAnsi"/>
          <w:color w:val="000000" w:themeColor="text1"/>
          <w:lang w:val="en-GB"/>
        </w:rPr>
        <w:fldChar w:fldCharType="begin"/>
      </w:r>
      <w:ins w:id="286" w:author="My Luong Vuong" w:date="2023-11-24T09:57:00Z">
        <w:r w:rsidR="00B307D1">
          <w:rPr>
            <w:rFonts w:eastAsia="Times New Roman" w:cstheme="minorHAnsi"/>
            <w:color w:val="000000" w:themeColor="text1"/>
            <w:lang w:val="en-GB"/>
          </w:rPr>
          <w:instrText xml:space="preserve"> ADDIN EN.CITE &lt;EndNote&gt;&lt;Cite&gt;&lt;Author&gt;Jonsson&lt;/Author&gt;&lt;Year&gt;1998&lt;/Year&gt;&lt;RecNum&gt;36&lt;/RecNum&gt;&lt;DisplayText&gt; [21]&lt;/DisplayText&gt;&lt;record&gt;&lt;rec-number&gt;36&lt;/rec-number&gt;&lt;foreign-keys&gt;&lt;key app="EN" db-id="xred9e5sg009pcetsepxtfs0dwxsa5rzvawx" timestamp="1683042002"&gt;36&lt;/key&gt;&lt;/foreign-keys&gt;&lt;ref-type name="Journal Article"&gt;17&lt;/ref-type&gt;&lt;contributors&gt;&lt;authors&gt;&lt;author&gt;Jonsson, E. N.&lt;/author&gt;&lt;author&gt;Karlsson, M. O.&lt;/author&gt;&lt;/authors&gt;&lt;/contributors&gt;&lt;auth-address&gt;Department of Pharmacy, Uppsala University, Sweden.&lt;/auth-address&gt;&lt;titles&gt;&lt;title&gt;Automated covariate model building within NONMEM&lt;/title&gt;&lt;secondary-title&gt;Pharm Res&lt;/secondary-title&gt;&lt;/titles&gt;&lt;periodical&gt;&lt;full-title&gt;Pharm Res&lt;/full-title&gt;&lt;/periodical&gt;&lt;pages&gt;1463-8&lt;/pages&gt;&lt;volume&gt;15&lt;/volume&gt;&lt;number&gt;9&lt;/number&gt;&lt;keywords&gt;&lt;keyword&gt;*Mathematical Computing&lt;/keyword&gt;&lt;keyword&gt;*Models, Statistical&lt;/keyword&gt;&lt;keyword&gt;Pharmacokinetics&lt;/keyword&gt;&lt;keyword&gt;Population&lt;/keyword&gt;&lt;keyword&gt;*Software&lt;/keyword&gt;&lt;/keywords&gt;&lt;dates&gt;&lt;year&gt;1998&lt;/year&gt;&lt;pub-dates&gt;&lt;date&gt;Sep&lt;/date&gt;&lt;/pub-dates&gt;&lt;/dates&gt;&lt;isbn&gt;0724-8741 (Print)&amp;#xD;0724-8741&lt;/isbn&gt;&lt;accession-num&gt;9755901&lt;/accession-num&gt;&lt;urls&gt;&lt;/urls&gt;&lt;electronic-resource-num&gt;10.1023/a:1011970125687&lt;/electronic-resource-num&gt;&lt;remote-database-provider&gt;NLM&lt;/remote-database-provider&gt;&lt;language&gt;eng&lt;/language&gt;&lt;/record&gt;&lt;/Cite&gt;&lt;/EndNote&gt;</w:instrText>
        </w:r>
      </w:ins>
      <w:del w:id="287" w:author="My Luong Vuong" w:date="2023-11-24T09:57:00Z">
        <w:r w:rsidR="00B558D9" w:rsidDel="00B307D1">
          <w:rPr>
            <w:rFonts w:eastAsia="Times New Roman" w:cstheme="minorHAnsi"/>
            <w:color w:val="000000" w:themeColor="text1"/>
            <w:lang w:val="en-GB"/>
          </w:rPr>
          <w:delInstrText xml:space="preserve"> ADDIN EN.CITE &lt;EndNote&gt;&lt;Cite&gt;&lt;Author&gt;Jonsson&lt;/Author&gt;&lt;Year&gt;1998&lt;/Year&gt;&lt;RecNum&gt;36&lt;/RecNum&gt;&lt;DisplayText&gt; [22]&lt;/DisplayText&gt;&lt;record&gt;&lt;rec-number&gt;36&lt;/rec-number&gt;&lt;foreign-keys&gt;&lt;key app="EN" db-id="xred9e5sg009pcetsepxtfs0dwxsa5rzvawx" timestamp="1683042002"&gt;36&lt;/key&gt;&lt;/foreign-keys&gt;&lt;ref-type name="Journal Article"&gt;17&lt;/ref-type&gt;&lt;contributors&gt;&lt;authors&gt;&lt;author&gt;Jonsson, E. N.&lt;/author&gt;&lt;author&gt;Karlsson, M. O.&lt;/author&gt;&lt;/authors&gt;&lt;/contributors&gt;&lt;auth-address&gt;Department of Pharmacy, Uppsala University, Sweden.&lt;/auth-address&gt;&lt;titles&gt;&lt;title&gt;Automated covariate model building within NONMEM&lt;/title&gt;&lt;secondary-title&gt;Pharm Res&lt;/secondary-title&gt;&lt;/titles&gt;&lt;periodical&gt;&lt;full-title&gt;Pharm Res&lt;/full-title&gt;&lt;/periodical&gt;&lt;pages&gt;1463-8&lt;/pages&gt;&lt;volume&gt;15&lt;/volume&gt;&lt;number&gt;9&lt;/number&gt;&lt;keywords&gt;&lt;keyword&gt;*Mathematical Computing&lt;/keyword&gt;&lt;keyword&gt;*Models, Statistical&lt;/keyword&gt;&lt;keyword&gt;Pharmacokinetics&lt;/keyword&gt;&lt;keyword&gt;Population&lt;/keyword&gt;&lt;keyword&gt;*Software&lt;/keyword&gt;&lt;/keywords&gt;&lt;dates&gt;&lt;year&gt;1998&lt;/year&gt;&lt;pub-dates&gt;&lt;date&gt;Sep&lt;/date&gt;&lt;/pub-dates&gt;&lt;/dates&gt;&lt;isbn&gt;0724-8741 (Print)&amp;#xD;0724-8741&lt;/isbn&gt;&lt;accession-num&gt;9755901&lt;/accession-num&gt;&lt;urls&gt;&lt;/urls&gt;&lt;electronic-resource-num&gt;10.1023/a:1011970125687&lt;/electronic-resource-num&gt;&lt;remote-database-provider&gt;NLM&lt;/remote-database-provider&gt;&lt;language&gt;eng&lt;/language&gt;&lt;/record&gt;&lt;/Cite&gt;&lt;/EndNote&gt;</w:delInstrText>
        </w:r>
      </w:del>
      <w:r w:rsidR="00FA1DB8" w:rsidRPr="00E03B11">
        <w:rPr>
          <w:rFonts w:eastAsia="Times New Roman" w:cstheme="minorHAnsi"/>
          <w:color w:val="000000" w:themeColor="text1"/>
          <w:lang w:val="en-GB"/>
        </w:rPr>
        <w:fldChar w:fldCharType="separate"/>
      </w:r>
      <w:ins w:id="288" w:author="My Luong Vuong" w:date="2023-11-24T09:57:00Z">
        <w:r w:rsidR="00B307D1">
          <w:rPr>
            <w:rFonts w:eastAsia="Times New Roman" w:cstheme="minorHAnsi"/>
            <w:noProof/>
            <w:color w:val="000000" w:themeColor="text1"/>
            <w:lang w:val="en-GB"/>
          </w:rPr>
          <w:t> [21]</w:t>
        </w:r>
      </w:ins>
      <w:del w:id="289" w:author="My Luong Vuong" w:date="2023-11-24T09:57:00Z">
        <w:r w:rsidR="00B558D9" w:rsidDel="00B307D1">
          <w:rPr>
            <w:rFonts w:eastAsia="Times New Roman" w:cstheme="minorHAnsi"/>
            <w:noProof/>
            <w:color w:val="000000" w:themeColor="text1"/>
            <w:lang w:val="en-GB"/>
          </w:rPr>
          <w:delText> [22]</w:delText>
        </w:r>
      </w:del>
      <w:r w:rsidR="00FA1DB8" w:rsidRPr="00E03B11">
        <w:rPr>
          <w:rFonts w:eastAsia="Times New Roman" w:cstheme="minorHAnsi"/>
          <w:color w:val="000000" w:themeColor="text1"/>
          <w:lang w:val="en-GB"/>
        </w:rPr>
        <w:fldChar w:fldCharType="end"/>
      </w:r>
      <w:r w:rsidR="003126D2">
        <w:rPr>
          <w:rFonts w:eastAsia="Times New Roman" w:cstheme="minorHAnsi"/>
          <w:color w:val="000000" w:themeColor="text1"/>
          <w:lang w:val="en-GB"/>
        </w:rPr>
        <w:t>.</w:t>
      </w:r>
      <w:r w:rsidRPr="00E03B11">
        <w:rPr>
          <w:rFonts w:eastAsia="Times New Roman" w:cstheme="minorHAnsi"/>
          <w:color w:val="000000" w:themeColor="text1"/>
          <w:lang w:val="en-GB"/>
        </w:rPr>
        <w:t xml:space="preserve"> </w:t>
      </w:r>
      <w:r w:rsidR="004C172A" w:rsidRPr="004C172A">
        <w:rPr>
          <w:rFonts w:eastAsia="Times New Roman" w:cstheme="minorHAnsi"/>
          <w:color w:val="000000" w:themeColor="text1"/>
          <w:lang w:val="en-GB"/>
        </w:rPr>
        <w:t xml:space="preserve">Six covariates were considered: </w:t>
      </w:r>
      <w:commentRangeStart w:id="290"/>
      <w:r w:rsidR="004C172A" w:rsidRPr="004C172A">
        <w:rPr>
          <w:rFonts w:eastAsia="Times New Roman" w:cstheme="minorHAnsi"/>
          <w:color w:val="000000" w:themeColor="text1"/>
          <w:lang w:val="en-GB"/>
        </w:rPr>
        <w:t>CRRT</w:t>
      </w:r>
      <w:commentRangeEnd w:id="290"/>
      <w:r w:rsidR="00001CFF">
        <w:rPr>
          <w:rStyle w:val="CommentReference"/>
        </w:rPr>
        <w:commentReference w:id="290"/>
      </w:r>
      <w:r w:rsidR="004C172A" w:rsidRPr="004C172A">
        <w:rPr>
          <w:rFonts w:eastAsia="Times New Roman" w:cstheme="minorHAnsi"/>
          <w:color w:val="000000" w:themeColor="text1"/>
          <w:lang w:val="en-GB"/>
        </w:rPr>
        <w:t xml:space="preserve"> at a certain time point while receiving fluconazole (yes or no), </w:t>
      </w:r>
      <w:r w:rsidR="007E6CB0">
        <w:rPr>
          <w:rFonts w:eastAsia="Times New Roman" w:cstheme="minorHAnsi"/>
          <w:color w:val="000000" w:themeColor="text1"/>
          <w:lang w:val="en-GB"/>
        </w:rPr>
        <w:t>body weight (BW)</w:t>
      </w:r>
      <w:r w:rsidR="004C172A" w:rsidRPr="004C172A">
        <w:rPr>
          <w:rFonts w:eastAsia="Times New Roman" w:cstheme="minorHAnsi"/>
          <w:color w:val="000000" w:themeColor="text1"/>
          <w:lang w:val="en-GB"/>
        </w:rPr>
        <w:t>, body mass index (BMI), fat-free mass</w:t>
      </w:r>
      <w:r w:rsidR="004C172A" w:rsidRPr="004C172A" w:rsidDel="004C172A">
        <w:rPr>
          <w:rFonts w:eastAsia="Times New Roman" w:cstheme="minorHAnsi"/>
          <w:color w:val="000000" w:themeColor="text1"/>
          <w:lang w:val="en-GB"/>
        </w:rPr>
        <w:t xml:space="preserve"> </w:t>
      </w:r>
      <w:r w:rsidR="00665263" w:rsidRPr="00E03B11">
        <w:rPr>
          <w:rFonts w:eastAsia="Times New Roman" w:cstheme="minorHAnsi"/>
          <w:color w:val="000000" w:themeColor="text1"/>
          <w:lang w:val="en-GB"/>
        </w:rPr>
        <w:t xml:space="preserve">(FFM; approximated by lean body weight </w:t>
      </w:r>
      <w:r w:rsidR="00847DAA" w:rsidRPr="00E03B11">
        <w:rPr>
          <w:rFonts w:eastAsia="Times New Roman" w:cstheme="minorHAnsi"/>
          <w:color w:val="000000" w:themeColor="text1"/>
          <w:lang w:val="en-GB"/>
        </w:rPr>
        <w:t xml:space="preserve">derived from </w:t>
      </w:r>
      <w:r w:rsidR="00110745">
        <w:rPr>
          <w:rFonts w:eastAsia="Times New Roman" w:cstheme="minorHAnsi"/>
          <w:color w:val="000000" w:themeColor="text1"/>
          <w:lang w:val="en-GB"/>
        </w:rPr>
        <w:t>body weight</w:t>
      </w:r>
      <w:r w:rsidR="00110745" w:rsidRPr="00E03B11">
        <w:rPr>
          <w:rFonts w:eastAsia="Times New Roman" w:cstheme="minorHAnsi"/>
          <w:color w:val="000000" w:themeColor="text1"/>
          <w:lang w:val="en-GB"/>
        </w:rPr>
        <w:t xml:space="preserve"> </w:t>
      </w:r>
      <w:r w:rsidR="00847DAA" w:rsidRPr="00E03B11">
        <w:rPr>
          <w:rFonts w:eastAsia="Times New Roman" w:cstheme="minorHAnsi"/>
          <w:color w:val="000000" w:themeColor="text1"/>
          <w:lang w:val="en-GB"/>
        </w:rPr>
        <w:t xml:space="preserve">and </w:t>
      </w:r>
      <w:r w:rsidR="00C9081B" w:rsidRPr="00E03B11">
        <w:rPr>
          <w:rFonts w:eastAsia="Times New Roman" w:cstheme="minorHAnsi"/>
          <w:color w:val="000000" w:themeColor="text1"/>
          <w:lang w:val="en-GB"/>
        </w:rPr>
        <w:t>h</w:t>
      </w:r>
      <w:r w:rsidR="00847DAA" w:rsidRPr="00E03B11">
        <w:rPr>
          <w:rFonts w:eastAsia="Times New Roman" w:cstheme="minorHAnsi"/>
          <w:color w:val="000000" w:themeColor="text1"/>
          <w:lang w:val="en-GB"/>
        </w:rPr>
        <w:t>eight</w:t>
      </w:r>
      <w:r w:rsidR="00665263" w:rsidRPr="00E03B11">
        <w:rPr>
          <w:rFonts w:eastAsia="Times New Roman" w:cstheme="minorHAnsi"/>
          <w:color w:val="000000" w:themeColor="text1"/>
          <w:lang w:val="en-GB"/>
        </w:rPr>
        <w:t xml:space="preserve"> using</w:t>
      </w:r>
      <w:r w:rsidR="009A14C6" w:rsidRPr="00E03B11">
        <w:rPr>
          <w:rFonts w:eastAsia="Times New Roman" w:cstheme="minorHAnsi"/>
          <w:color w:val="000000" w:themeColor="text1"/>
          <w:lang w:val="en-GB"/>
        </w:rPr>
        <w:t xml:space="preserve"> </w:t>
      </w:r>
      <w:r w:rsidR="00665263" w:rsidRPr="00E03B11">
        <w:rPr>
          <w:rFonts w:eastAsia="Times New Roman" w:cstheme="minorHAnsi"/>
          <w:color w:val="000000" w:themeColor="text1"/>
          <w:lang w:val="en-GB"/>
        </w:rPr>
        <w:t>Boer’s formula)</w:t>
      </w:r>
      <w:r w:rsidR="00B92996" w:rsidRPr="00E03B11">
        <w:rPr>
          <w:rFonts w:eastAsia="Times New Roman" w:cstheme="minorHAnsi"/>
          <w:color w:val="000000" w:themeColor="text1"/>
          <w:lang w:val="en-GB"/>
        </w:rPr>
        <w:t>,</w:t>
      </w:r>
      <w:r w:rsidR="001D7188" w:rsidRPr="00E03B11">
        <w:rPr>
          <w:rFonts w:eastAsia="Times New Roman" w:cstheme="minorHAnsi"/>
          <w:color w:val="000000" w:themeColor="text1"/>
          <w:lang w:val="en-GB"/>
        </w:rPr>
        <w:fldChar w:fldCharType="begin"/>
      </w:r>
      <w:ins w:id="291" w:author="My Luong Vuong" w:date="2023-11-24T09:57:00Z">
        <w:r w:rsidR="00B307D1">
          <w:rPr>
            <w:rFonts w:eastAsia="Times New Roman" w:cstheme="minorHAnsi"/>
            <w:color w:val="000000" w:themeColor="text1"/>
            <w:lang w:val="en-GB"/>
          </w:rPr>
          <w:instrText xml:space="preserve"> ADDIN EN.CITE &lt;EndNote&gt;&lt;Cite&gt;&lt;Author&gt;Boer&lt;/Author&gt;&lt;Year&gt;1984&lt;/Year&gt;&lt;RecNum&gt;24&lt;/RecNum&gt;&lt;DisplayText&gt; [22]&lt;/DisplayText&gt;&lt;record&gt;&lt;rec-number&gt;24&lt;/rec-number&gt;&lt;foreign-keys&gt;&lt;key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ins>
      <w:del w:id="292" w:author="My Luong Vuong" w:date="2023-11-24T09:57:00Z">
        <w:r w:rsidR="00B558D9" w:rsidDel="00B307D1">
          <w:rPr>
            <w:rFonts w:eastAsia="Times New Roman" w:cstheme="minorHAnsi"/>
            <w:color w:val="000000" w:themeColor="text1"/>
            <w:lang w:val="en-GB"/>
          </w:rPr>
          <w:delInstrText xml:space="preserve"> ADDIN EN.CITE &lt;EndNote&gt;&lt;Cite&gt;&lt;Author&gt;Boer&lt;/Author&gt;&lt;Year&gt;1984&lt;/Year&gt;&lt;RecNum&gt;24&lt;/RecNum&gt;&lt;DisplayText&gt; [23]&lt;/DisplayText&gt;&lt;record&gt;&lt;rec-number&gt;24&lt;/rec-number&gt;&lt;foreign-keys&gt;&lt;key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delInstrText>
        </w:r>
      </w:del>
      <w:r w:rsidR="001D7188" w:rsidRPr="00E03B11">
        <w:rPr>
          <w:rFonts w:eastAsia="Times New Roman" w:cstheme="minorHAnsi"/>
          <w:color w:val="000000" w:themeColor="text1"/>
          <w:lang w:val="en-GB"/>
        </w:rPr>
        <w:fldChar w:fldCharType="separate"/>
      </w:r>
      <w:ins w:id="293" w:author="My Luong Vuong" w:date="2023-11-24T09:57:00Z">
        <w:r w:rsidR="00B307D1">
          <w:rPr>
            <w:rFonts w:eastAsia="Times New Roman" w:cstheme="minorHAnsi"/>
            <w:noProof/>
            <w:color w:val="000000" w:themeColor="text1"/>
            <w:lang w:val="en-GB"/>
          </w:rPr>
          <w:t> [22]</w:t>
        </w:r>
      </w:ins>
      <w:del w:id="294" w:author="My Luong Vuong" w:date="2023-11-24T09:57:00Z">
        <w:r w:rsidR="00B558D9" w:rsidDel="00B307D1">
          <w:rPr>
            <w:rFonts w:eastAsia="Times New Roman" w:cstheme="minorHAnsi"/>
            <w:noProof/>
            <w:color w:val="000000" w:themeColor="text1"/>
            <w:lang w:val="en-GB"/>
          </w:rPr>
          <w:delText> [23]</w:delText>
        </w:r>
      </w:del>
      <w:r w:rsidR="001D7188" w:rsidRPr="00E03B11">
        <w:rPr>
          <w:rFonts w:eastAsia="Times New Roman" w:cstheme="minorHAnsi"/>
          <w:color w:val="000000" w:themeColor="text1"/>
          <w:lang w:val="en-GB"/>
        </w:rPr>
        <w:fldChar w:fldCharType="end"/>
      </w:r>
      <w:r w:rsidR="00665263" w:rsidRPr="00E03B11">
        <w:rPr>
          <w:rFonts w:eastAsia="Times New Roman" w:cstheme="minorHAnsi"/>
          <w:color w:val="000000" w:themeColor="text1"/>
          <w:lang w:val="en-GB"/>
        </w:rPr>
        <w:t xml:space="preserve"> and estimated glomerular filtration rate (calculated using the Chronic Kidney Disease Epidemiology Collaboration equation; </w:t>
      </w:r>
      <w:proofErr w:type="spellStart"/>
      <w:r w:rsidR="00665263" w:rsidRPr="00E03B11">
        <w:rPr>
          <w:rFonts w:eastAsia="Times New Roman" w:cstheme="minorHAnsi"/>
          <w:color w:val="000000" w:themeColor="text1"/>
          <w:lang w:val="en-GB"/>
        </w:rPr>
        <w:t>eGFR</w:t>
      </w:r>
      <w:r w:rsidR="00665263" w:rsidRPr="00E03B11">
        <w:rPr>
          <w:rFonts w:eastAsia="Times New Roman" w:cstheme="minorHAnsi"/>
          <w:color w:val="000000" w:themeColor="text1"/>
          <w:vertAlign w:val="subscript"/>
          <w:lang w:val="en-GB"/>
        </w:rPr>
        <w:t>CKD</w:t>
      </w:r>
      <w:proofErr w:type="spellEnd"/>
      <w:r w:rsidR="00665263" w:rsidRPr="00E03B11">
        <w:rPr>
          <w:rFonts w:eastAsia="Times New Roman" w:cstheme="minorHAnsi"/>
          <w:color w:val="000000" w:themeColor="text1"/>
          <w:vertAlign w:val="subscript"/>
          <w:lang w:val="en-GB"/>
        </w:rPr>
        <w:t>-EPI</w:t>
      </w:r>
      <w:r w:rsidR="00665263" w:rsidRPr="00E03B11">
        <w:rPr>
          <w:rFonts w:eastAsia="Times New Roman" w:cstheme="minorHAnsi"/>
          <w:color w:val="000000" w:themeColor="text1"/>
          <w:lang w:val="en-GB"/>
        </w:rPr>
        <w:t>)</w:t>
      </w:r>
      <w:r w:rsidR="006A7841" w:rsidRPr="00E03B11">
        <w:rPr>
          <w:rFonts w:eastAsia="Times New Roman" w:cstheme="minorHAnsi"/>
          <w:color w:val="000000" w:themeColor="text1"/>
          <w:lang w:val="en-GB"/>
        </w:rPr>
        <w:fldChar w:fldCharType="begin"/>
      </w:r>
      <w:ins w:id="295" w:author="My Luong Vuong" w:date="2023-11-24T09:57:00Z">
        <w:r w:rsidR="00B307D1">
          <w:rPr>
            <w:rFonts w:eastAsia="Times New Roman" w:cstheme="minorHAnsi"/>
            <w:color w:val="000000" w:themeColor="text1"/>
            <w:lang w:val="en-GB"/>
          </w:rPr>
          <w:instrText xml:space="preserve"> ADDIN EN.CITE &lt;EndNote&gt;&lt;Cite&gt;&lt;Author&gt;Sharma&lt;/Author&gt;&lt;Year&gt;2022&lt;/Year&gt;&lt;RecNum&gt;25&lt;/RecNum&gt;&lt;DisplayText&gt; [23]&lt;/DisplayText&gt;&lt;record&gt;&lt;rec-number&gt;25&lt;/rec-number&gt;&lt;foreign-keys&gt;&lt;key app="EN" db-id="xred9e5sg009pcetsepxtfs0dwxsa5rzvawx" timestamp="1682686182"&gt;25&lt;/key&gt;&lt;/foreign-keys&gt;&lt;ref-type name="Journal Article"&gt;17&lt;/ref-type&gt;&lt;contributors&gt;&lt;authors&gt;&lt;author&gt;Sharma, A.&lt;/author&gt;&lt;author&gt;Sahasrabudhe, V.&lt;/author&gt;&lt;author&gt;Musib, L.&lt;/author&gt;&lt;author&gt;Zhang, S.&lt;/author&gt;&lt;author&gt;Younis, I.&lt;/author&gt;&lt;author&gt;Kanodia, J.&lt;/author&gt;&lt;/authors&gt;&lt;/contributors&gt;&lt;auth-address&gt;Boehringer Ingelheim Pharmaceuticals, Ridgefield, Connecticut, USA.&amp;#xD;Pfizer Inc., Groton, Connecticut, USA.&amp;#xD;Gilead Sciences Inc, Foster City, California, USA.&amp;#xD;Takeda Pharmaceuticals, Cambridge, Massachusetts, USA.&amp;#xD;Theravance Biopharma US Inc, South San Francisco, California, USA.&lt;/auth-address&gt;&lt;titles&gt;&lt;title&gt;Time to Rethink the Current Paradigm for Assessing Kidney Function in Drug Development and Beyond&lt;/title&gt;&lt;secondary-title&gt;Clin Pharmacol Ther&lt;/secondary-title&gt;&lt;/titles&gt;&lt;periodical&gt;&lt;full-title&gt;Clin Pharmacol Ther&lt;/full-title&gt;&lt;/periodical&gt;&lt;pages&gt;946-958&lt;/pages&gt;&lt;volume&gt;112&lt;/volume&gt;&lt;number&gt;5&lt;/number&gt;&lt;edition&gt;20211218&lt;/edition&gt;&lt;keywords&gt;&lt;keyword&gt;Humans&lt;/keyword&gt;&lt;keyword&gt;Adult&lt;/keyword&gt;&lt;keyword&gt;Child&lt;/keyword&gt;&lt;keyword&gt;*Cystatin C&lt;/keyword&gt;&lt;keyword&gt;Creatinine&lt;/keyword&gt;&lt;keyword&gt;Glomerular Filtration Rate&lt;/keyword&gt;&lt;keyword&gt;*Renal Insufficiency, Chronic/diagnosis/drug therapy/epidemiology&lt;/keyword&gt;&lt;keyword&gt;Biomarkers&lt;/keyword&gt;&lt;keyword&gt;Kidney&lt;/keyword&gt;&lt;keyword&gt;Drug Development&lt;/keyword&gt;&lt;/keywords&gt;&lt;dates&gt;&lt;year&gt;2022&lt;/year&gt;&lt;pub-dates&gt;&lt;date&gt;Nov&lt;/date&gt;&lt;/pub-dates&gt;&lt;/dates&gt;&lt;isbn&gt;0009-9236 (Print)&amp;#xD;0009-9236&lt;/isbn&gt;&lt;accession-num&gt;34800044&lt;/accession-num&gt;&lt;urls&gt;&lt;/urls&gt;&lt;custom1&gt;The authors declared no competing interests for this work.&lt;/custom1&gt;&lt;custom2&gt;PMC9786617&lt;/custom2&gt;&lt;electronic-resource-num&gt;10.1002/cpt.2489&lt;/electronic-resource-num&gt;&lt;remote-database-provider&gt;NLM&lt;/remote-database-provider&gt;&lt;language&gt;eng&lt;/language&gt;&lt;/record&gt;&lt;/Cite&gt;&lt;/EndNote&gt;</w:instrText>
        </w:r>
      </w:ins>
      <w:del w:id="296" w:author="My Luong Vuong" w:date="2023-11-24T09:57:00Z">
        <w:r w:rsidR="00B558D9" w:rsidDel="00B307D1">
          <w:rPr>
            <w:rFonts w:eastAsia="Times New Roman" w:cstheme="minorHAnsi"/>
            <w:color w:val="000000" w:themeColor="text1"/>
            <w:lang w:val="en-GB"/>
          </w:rPr>
          <w:delInstrText xml:space="preserve"> ADDIN EN.CITE &lt;EndNote&gt;&lt;Cite&gt;&lt;Author&gt;Sharma&lt;/Author&gt;&lt;Year&gt;2022&lt;/Year&gt;&lt;RecNum&gt;25&lt;/RecNum&gt;&lt;DisplayText&gt; [24]&lt;/DisplayText&gt;&lt;record&gt;&lt;rec-number&gt;25&lt;/rec-number&gt;&lt;foreign-keys&gt;&lt;key app="EN" db-id="xred9e5sg009pcetsepxtfs0dwxsa5rzvawx" timestamp="1682686182"&gt;25&lt;/key&gt;&lt;/foreign-keys&gt;&lt;ref-type name="Journal Article"&gt;17&lt;/ref-type&gt;&lt;contributors&gt;&lt;authors&gt;&lt;author&gt;Sharma, A.&lt;/author&gt;&lt;author&gt;Sahasrabudhe, V.&lt;/author&gt;&lt;author&gt;Musib, L.&lt;/author&gt;&lt;author&gt;Zhang, S.&lt;/author&gt;&lt;author&gt;Younis, I.&lt;/author&gt;&lt;author&gt;Kanodia, J.&lt;/author&gt;&lt;/authors&gt;&lt;/contributors&gt;&lt;auth-address&gt;Boehringer Ingelheim Pharmaceuticals, Ridgefield, Connecticut, USA.&amp;#xD;Pfizer Inc., Groton, Connecticut, USA.&amp;#xD;Gilead Sciences Inc, Foster City, California, USA.&amp;#xD;Takeda Pharmaceuticals, Cambridge, Massachusetts, USA.&amp;#xD;Theravance Biopharma US Inc, South San Francisco, California, USA.&lt;/auth-address&gt;&lt;titles&gt;&lt;title&gt;Time to Rethink the Current Paradigm for Assessing Kidney Function in Drug Development and Beyond&lt;/title&gt;&lt;secondary-title&gt;Clin Pharmacol Ther&lt;/secondary-title&gt;&lt;/titles&gt;&lt;periodical&gt;&lt;full-title&gt;Clin Pharmacol Ther&lt;/full-title&gt;&lt;/periodical&gt;&lt;pages&gt;946-958&lt;/pages&gt;&lt;volume&gt;112&lt;/volume&gt;&lt;number&gt;5&lt;/number&gt;&lt;edition&gt;20211218&lt;/edition&gt;&lt;keywords&gt;&lt;keyword&gt;Humans&lt;/keyword&gt;&lt;keyword&gt;Adult&lt;/keyword&gt;&lt;keyword&gt;Child&lt;/keyword&gt;&lt;keyword&gt;*Cystatin C&lt;/keyword&gt;&lt;keyword&gt;Creatinine&lt;/keyword&gt;&lt;keyword&gt;Glomerular Filtration Rate&lt;/keyword&gt;&lt;keyword&gt;*Renal Insufficiency, Chronic/diagnosis/drug therapy/epidemiology&lt;/keyword&gt;&lt;keyword&gt;Biomarkers&lt;/keyword&gt;&lt;keyword&gt;Kidney&lt;/keyword&gt;&lt;keyword&gt;Drug Development&lt;/keyword&gt;&lt;/keywords&gt;&lt;dates&gt;&lt;year&gt;2022&lt;/year&gt;&lt;pub-dates&gt;&lt;date&gt;Nov&lt;/date&gt;&lt;/pub-dates&gt;&lt;/dates&gt;&lt;isbn&gt;0009-9236 (Print)&amp;#xD;0009-9236&lt;/isbn&gt;&lt;accession-num&gt;34800044&lt;/accession-num&gt;&lt;urls&gt;&lt;/urls&gt;&lt;custom1&gt;The authors declared no competing interests for this work.&lt;/custom1&gt;&lt;custom2&gt;PMC9786617&lt;/custom2&gt;&lt;electronic-resource-num&gt;10.1002/cpt.2489&lt;/electronic-resource-num&gt;&lt;remote-database-provider&gt;NLM&lt;/remote-database-provider&gt;&lt;language&gt;eng&lt;/language&gt;&lt;/record&gt;&lt;/Cite&gt;&lt;/EndNote&gt;</w:delInstrText>
        </w:r>
      </w:del>
      <w:r w:rsidR="006A7841" w:rsidRPr="00E03B11">
        <w:rPr>
          <w:rFonts w:eastAsia="Times New Roman" w:cstheme="minorHAnsi"/>
          <w:color w:val="000000" w:themeColor="text1"/>
          <w:lang w:val="en-GB"/>
        </w:rPr>
        <w:fldChar w:fldCharType="separate"/>
      </w:r>
      <w:ins w:id="297" w:author="My Luong Vuong" w:date="2023-11-24T09:57:00Z">
        <w:r w:rsidR="00B307D1">
          <w:rPr>
            <w:rFonts w:eastAsia="Times New Roman" w:cstheme="minorHAnsi"/>
            <w:noProof/>
            <w:color w:val="000000" w:themeColor="text1"/>
            <w:lang w:val="en-GB"/>
          </w:rPr>
          <w:t> [23]</w:t>
        </w:r>
      </w:ins>
      <w:del w:id="298" w:author="My Luong Vuong" w:date="2023-11-24T09:57:00Z">
        <w:r w:rsidR="00B558D9" w:rsidDel="00B307D1">
          <w:rPr>
            <w:rFonts w:eastAsia="Times New Roman" w:cstheme="minorHAnsi"/>
            <w:noProof/>
            <w:color w:val="000000" w:themeColor="text1"/>
            <w:lang w:val="en-GB"/>
          </w:rPr>
          <w:delText> [24]</w:delText>
        </w:r>
      </w:del>
      <w:r w:rsidR="006A7841" w:rsidRPr="00E03B11">
        <w:rPr>
          <w:rFonts w:eastAsia="Times New Roman" w:cstheme="minorHAnsi"/>
          <w:color w:val="000000" w:themeColor="text1"/>
          <w:lang w:val="en-GB"/>
        </w:rPr>
        <w:fldChar w:fldCharType="end"/>
      </w:r>
      <w:r w:rsidR="005B5642">
        <w:rPr>
          <w:rFonts w:eastAsia="Times New Roman" w:cstheme="minorHAnsi"/>
          <w:color w:val="000000" w:themeColor="text1"/>
          <w:lang w:val="en-GB"/>
        </w:rPr>
        <w:t>.</w:t>
      </w:r>
      <w:r w:rsidR="009F7C3C">
        <w:rPr>
          <w:rFonts w:eastAsia="Times New Roman" w:cstheme="minorHAnsi"/>
          <w:color w:val="000000" w:themeColor="text1"/>
          <w:lang w:val="en-GB"/>
        </w:rPr>
        <w:t xml:space="preserve"> </w:t>
      </w:r>
      <w:r w:rsidR="006C6817" w:rsidRPr="0012059F">
        <w:rPr>
          <w:lang w:val="en-GB"/>
        </w:rPr>
        <w:t xml:space="preserve">BW, BMI and FFM were available at baseline (on the first day of ICU admission), </w:t>
      </w:r>
      <w:proofErr w:type="spellStart"/>
      <w:r w:rsidR="006C6817" w:rsidRPr="0012059F">
        <w:rPr>
          <w:lang w:val="en-GB"/>
        </w:rPr>
        <w:t>eGFR</w:t>
      </w:r>
      <w:r w:rsidR="006C6817" w:rsidRPr="0012059F">
        <w:rPr>
          <w:vertAlign w:val="subscript"/>
          <w:lang w:val="en-GB"/>
        </w:rPr>
        <w:t>CKD</w:t>
      </w:r>
      <w:proofErr w:type="spellEnd"/>
      <w:r w:rsidR="006C6817" w:rsidRPr="0012059F">
        <w:rPr>
          <w:vertAlign w:val="subscript"/>
          <w:lang w:val="en-GB"/>
        </w:rPr>
        <w:t>-EPI</w:t>
      </w:r>
      <w:r w:rsidR="006C6817" w:rsidRPr="0012059F">
        <w:rPr>
          <w:lang w:val="en-GB"/>
        </w:rPr>
        <w:t xml:space="preserve"> was included as time-varying variable, and CRRT was treated as a binary </w:t>
      </w:r>
      <w:commentRangeStart w:id="299"/>
      <w:r w:rsidR="006C6817" w:rsidRPr="0012059F">
        <w:rPr>
          <w:lang w:val="en-GB"/>
        </w:rPr>
        <w:t>variable</w:t>
      </w:r>
      <w:commentRangeEnd w:id="299"/>
      <w:r w:rsidR="00001CFF">
        <w:rPr>
          <w:rStyle w:val="CommentReference"/>
        </w:rPr>
        <w:commentReference w:id="299"/>
      </w:r>
      <w:r w:rsidR="006C6817" w:rsidRPr="0012059F">
        <w:rPr>
          <w:lang w:val="en-GB"/>
        </w:rPr>
        <w:t>.</w:t>
      </w:r>
    </w:p>
    <w:p w14:paraId="18BA2929" w14:textId="078EEE4E" w:rsidR="00E32996" w:rsidRPr="0012059F" w:rsidRDefault="00E32996" w:rsidP="00E32996">
      <w:pPr>
        <w:pStyle w:val="Body"/>
        <w:rPr>
          <w:lang w:val="en-GB"/>
        </w:rPr>
      </w:pPr>
      <w:r w:rsidRPr="0012059F">
        <w:rPr>
          <w:lang w:val="en-GB"/>
        </w:rPr>
        <w:t>Continuous covariates were normalised to the median value in the population and introduced into the population model using a power function</w:t>
      </w:r>
      <w:r w:rsidRPr="0012059F">
        <w:rPr>
          <w:lang w:val="en-GB"/>
        </w:rPr>
        <w:fldChar w:fldCharType="begin"/>
      </w:r>
      <w:ins w:id="300" w:author="My Luong Vuong" w:date="2023-11-24T09:57:00Z">
        <w:r w:rsidR="00B307D1">
          <w:rPr>
            <w:lang w:val="en-GB"/>
          </w:rPr>
          <w:instrText xml:space="preserve"> ADDIN EN.CITE &lt;EndNote&gt;&lt;Cite&gt;&lt;Author&gt;Mould&lt;/Author&gt;&lt;Year&gt;2013&lt;/Year&gt;&lt;RecNum&gt;38&lt;/RecNum&gt;&lt;DisplayText&gt; [24]&lt;/DisplayText&gt;&lt;record&gt;&lt;rec-number&gt;38&lt;/rec-number&gt;&lt;foreign-keys&gt;&lt;key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ins>
      <w:del w:id="301" w:author="My Luong Vuong" w:date="2023-11-24T09:57:00Z">
        <w:r w:rsidR="00B558D9" w:rsidDel="00B307D1">
          <w:rPr>
            <w:lang w:val="en-GB"/>
          </w:rPr>
          <w:delInstrText xml:space="preserve"> ADDIN EN.CITE &lt;EndNote&gt;&lt;Cite&gt;&lt;Author&gt;Mould&lt;/Author&gt;&lt;Year&gt;2013&lt;/Year&gt;&lt;RecNum&gt;38&lt;/RecNum&gt;&lt;DisplayText&gt; [25]&lt;/DisplayText&gt;&lt;record&gt;&lt;rec-number&gt;38&lt;/rec-number&gt;&lt;foreign-keys&gt;&lt;key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delInstrText>
        </w:r>
      </w:del>
      <w:r w:rsidRPr="0012059F">
        <w:rPr>
          <w:lang w:val="en-GB"/>
        </w:rPr>
        <w:fldChar w:fldCharType="separate"/>
      </w:r>
      <w:ins w:id="302" w:author="My Luong Vuong" w:date="2023-11-24T09:57:00Z">
        <w:r w:rsidR="00B307D1">
          <w:rPr>
            <w:noProof/>
            <w:lang w:val="en-GB"/>
          </w:rPr>
          <w:t> [24]</w:t>
        </w:r>
      </w:ins>
      <w:del w:id="303" w:author="My Luong Vuong" w:date="2023-11-24T09:57:00Z">
        <w:r w:rsidR="00B558D9" w:rsidDel="00B307D1">
          <w:rPr>
            <w:noProof/>
            <w:lang w:val="en-GB"/>
          </w:rPr>
          <w:delText> [25]</w:delText>
        </w:r>
      </w:del>
      <w:r w:rsidRPr="0012059F">
        <w:rPr>
          <w:lang w:val="en-GB"/>
        </w:rPr>
        <w:fldChar w:fldCharType="end"/>
      </w:r>
      <w:r w:rsidR="00153382">
        <w:rPr>
          <w:lang w:val="en-GB"/>
        </w:rPr>
        <w:t>.</w:t>
      </w:r>
      <w:r w:rsidRPr="0012059F">
        <w:rPr>
          <w:lang w:val="en-GB"/>
        </w:rPr>
        <w:t xml:space="preserve"> For instance, introducing an effect of BW on Eq. 1 normalised to the database’s median value of 80 kg in a power function can be written as followings:</w:t>
      </w:r>
    </w:p>
    <w:p w14:paraId="38C9B79A" w14:textId="183946BA" w:rsidR="00E32996" w:rsidRPr="0012059F" w:rsidRDefault="00D35334" w:rsidP="00E32996">
      <w:pPr>
        <w:pStyle w:val="Body"/>
        <w:rPr>
          <w:rFonts w:eastAsiaTheme="minorEastAsia" w:cs="Times New Roman"/>
          <w:lang w:val="en-GB"/>
        </w:rPr>
      </w:pPr>
      <m:oMath>
        <m:sSub>
          <m:sSubPr>
            <m:ctrlPr>
              <w:rPr>
                <w:rFonts w:ascii="Cambria Math" w:hAnsi="Cambria Math"/>
                <w:i/>
                <w:lang w:val="en-GB"/>
              </w:rPr>
            </m:ctrlPr>
          </m:sSubPr>
          <m:e>
            <w:proofErr w:type="spellStart"/>
            <m:r>
              <m:rPr>
                <m:nor/>
              </m:rPr>
              <w:rPr>
                <w:lang w:val="en-GB"/>
              </w:rPr>
              <m:t>Vc</m:t>
            </m:r>
            <w:proofErr w:type="spellEnd"/>
          </m:e>
          <m:sub>
            <w:proofErr w:type="spellStart"/>
            <m:r>
              <m:rPr>
                <m:nor/>
              </m:rPr>
              <w:rPr>
                <w:i/>
                <w:lang w:val="en-GB"/>
              </w:rPr>
              <m:t>i</m:t>
            </m:r>
            <w:proofErr w:type="spellEnd"/>
          </m:sub>
        </m:sSub>
        <m:r>
          <m:rPr>
            <m:nor/>
          </m:rPr>
          <w:rPr>
            <w:lang w:val="en-GB"/>
          </w:rPr>
          <m:t xml:space="preserve"> =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1</m:t>
            </m:r>
          </m:sub>
        </m:sSub>
        <m:r>
          <m:rPr>
            <m:nor/>
          </m:rPr>
          <w:rPr>
            <w:lang w:val="en-GB"/>
          </w:rPr>
          <m:t xml:space="preserve"> × </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m:rPr>
                        <m:nor/>
                      </m:rPr>
                      <w:rPr>
                        <w:rFonts w:cstheme="minorHAnsi"/>
                        <w:lang w:val="en-GB"/>
                      </w:rPr>
                      <m:t>BW</m:t>
                    </m:r>
                  </m:num>
                  <m:den>
                    <m:r>
                      <m:rPr>
                        <m:nor/>
                      </m:rPr>
                      <w:rPr>
                        <w:lang w:val="en-GB"/>
                      </w:rPr>
                      <m:t>80</m:t>
                    </m:r>
                  </m:den>
                </m:f>
              </m:e>
            </m:d>
          </m:e>
          <m:sup>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2</m:t>
                </m:r>
              </m:sub>
            </m:sSub>
          </m:sup>
        </m:sSup>
        <m:r>
          <m:rPr>
            <m:nor/>
          </m:rPr>
          <w:rPr>
            <w:lang w:val="en-GB"/>
          </w:rPr>
          <m:t>×</m:t>
        </m:r>
        <m:func>
          <m:funcPr>
            <m:ctrlPr>
              <w:rPr>
                <w:rFonts w:ascii="Cambria Math" w:hAnsi="Cambria Math"/>
                <w:i/>
                <w:lang w:val="en-GB"/>
              </w:rPr>
            </m:ctrlPr>
          </m:funcPr>
          <m:fName>
            <m:r>
              <m:rPr>
                <m:nor/>
              </m:rPr>
              <w:rPr>
                <w:lang w:val="en-GB"/>
              </w:rPr>
              <m:t>exp</m:t>
            </m:r>
          </m:fName>
          <m:e>
            <m:d>
              <m:dPr>
                <m:ctrlPr>
                  <w:rPr>
                    <w:rFonts w:ascii="Cambria Math" w:hAnsi="Cambria Math"/>
                    <w:i/>
                    <w:lang w:val="en-GB"/>
                  </w:rPr>
                </m:ctrlPr>
              </m:dPr>
              <m:e>
                <m:sSub>
                  <m:sSubPr>
                    <m:ctrlPr>
                      <w:rPr>
                        <w:rFonts w:ascii="Cambria Math" w:hAnsi="Cambria Math"/>
                        <w:i/>
                        <w:lang w:val="en-GB"/>
                      </w:rPr>
                    </m:ctrlPr>
                  </m:sSubPr>
                  <m:e>
                    <m:r>
                      <m:rPr>
                        <m:nor/>
                      </m:rPr>
                      <w:rPr>
                        <w:i/>
                        <w:lang w:val="en-GB"/>
                      </w:rPr>
                      <m:t>η</m:t>
                    </m:r>
                  </m:e>
                  <m:sub>
                    <w:proofErr w:type="spellStart"/>
                    <m:r>
                      <m:rPr>
                        <m:nor/>
                      </m:rPr>
                      <w:rPr>
                        <w:i/>
                        <w:lang w:val="en-GB"/>
                      </w:rPr>
                      <m:t>i</m:t>
                    </m:r>
                    <w:proofErr w:type="spellEnd"/>
                  </m:sub>
                </m:sSub>
              </m:e>
            </m:d>
          </m:e>
        </m:func>
        <m:r>
          <m:rPr>
            <m:nor/>
          </m:rPr>
          <w:rPr>
            <w:lang w:val="en-GB"/>
          </w:rPr>
          <m:t xml:space="preserve">with </m:t>
        </m:r>
        <m:sSub>
          <m:sSubPr>
            <m:ctrlPr>
              <w:rPr>
                <w:rFonts w:ascii="Cambria Math" w:hAnsi="Cambria Math"/>
                <w:i/>
                <w:lang w:val="en-GB"/>
              </w:rPr>
            </m:ctrlPr>
          </m:sSubPr>
          <m:e>
            <m:r>
              <m:rPr>
                <m:nor/>
              </m:rPr>
              <w:rPr>
                <w:i/>
                <w:lang w:val="en-GB"/>
              </w:rPr>
              <m:t>η</m:t>
            </m:r>
          </m:e>
          <m:sub>
            <w:proofErr w:type="spellStart"/>
            <m:r>
              <m:rPr>
                <m:nor/>
              </m:rPr>
              <w:rPr>
                <w:i/>
                <w:lang w:val="en-GB"/>
              </w:rPr>
              <m:t>i</m:t>
            </m:r>
            <w:proofErr w:type="spellEnd"/>
          </m:sub>
        </m:sSub>
        <m:r>
          <m:rPr>
            <m:nor/>
          </m:rPr>
          <w:rPr>
            <w:lang w:val="en-GB"/>
          </w:rPr>
          <m:t xml:space="preserve"> ~ </m:t>
        </m:r>
        <m:r>
          <m:rPr>
            <m:nor/>
          </m:rPr>
          <w:rPr>
            <w:rFonts w:eastAsiaTheme="minorEastAsia"/>
            <w:i/>
            <w:lang w:val="en-GB"/>
          </w:rPr>
          <m:t>N</m:t>
        </m:r>
        <m:r>
          <m:rPr>
            <m:nor/>
          </m:rPr>
          <w:rPr>
            <w:rFonts w:eastAsiaTheme="minorEastAsia"/>
            <w:lang w:val="en-GB"/>
          </w:rPr>
          <m:t>(0,</m:t>
        </m:r>
        <m:sSup>
          <m:sSupPr>
            <m:ctrlPr>
              <w:rPr>
                <w:rFonts w:ascii="Cambria Math" w:eastAsiaTheme="minorEastAsia" w:hAnsi="Cambria Math"/>
                <w:i/>
                <w:lang w:val="en-GB"/>
              </w:rPr>
            </m:ctrlPr>
          </m:sSupPr>
          <m:e>
            <m:r>
              <m:rPr>
                <m:nor/>
              </m:rPr>
              <w:rPr>
                <w:rFonts w:eastAsiaTheme="minorEastAsia"/>
                <w:iCs/>
                <w:lang w:val="en-GB"/>
              </w:rPr>
              <m:t xml:space="preserve"> </m:t>
            </m:r>
            <m:r>
              <m:rPr>
                <m:nor/>
              </m:rPr>
              <w:rPr>
                <w:rFonts w:eastAsiaTheme="minorEastAsia"/>
                <w:i/>
                <w:lang w:val="en-GB"/>
              </w:rPr>
              <m:t>ω</m:t>
            </m:r>
          </m:e>
          <m:sup>
            <m:r>
              <m:rPr>
                <m:nor/>
              </m:rPr>
              <w:rPr>
                <w:rFonts w:eastAsiaTheme="minorEastAsia"/>
                <w:lang w:val="en-GB"/>
              </w:rPr>
              <m:t>2</m:t>
            </m:r>
          </m:sup>
        </m:sSup>
        <m:r>
          <m:rPr>
            <m:nor/>
          </m:rPr>
          <w:rPr>
            <w:rFonts w:eastAsiaTheme="minorEastAsia"/>
            <w:lang w:val="en-GB"/>
          </w:rPr>
          <m:t>)</m:t>
        </m:r>
      </m:oMath>
      <w:r w:rsidR="00E32996" w:rsidRPr="0012059F">
        <w:rPr>
          <w:rFonts w:eastAsiaTheme="minorEastAsia" w:cs="Times New Roman"/>
          <w:lang w:val="en-GB"/>
        </w:rPr>
        <w:tab/>
      </w:r>
      <w:r w:rsidR="00E32996" w:rsidRPr="0012059F">
        <w:rPr>
          <w:rFonts w:eastAsiaTheme="minorEastAsia" w:cs="Times New Roman"/>
          <w:lang w:val="en-GB"/>
        </w:rPr>
        <w:tab/>
      </w:r>
      <w:r w:rsidR="00E32996" w:rsidRPr="0012059F">
        <w:rPr>
          <w:rFonts w:eastAsiaTheme="minorEastAsia" w:cs="Times New Roman"/>
          <w:lang w:val="en-GB"/>
        </w:rPr>
        <w:tab/>
      </w:r>
      <w:r w:rsidR="00E32996" w:rsidRPr="0012059F">
        <w:rPr>
          <w:rFonts w:eastAsiaTheme="minorEastAsia" w:cs="Times New Roman"/>
          <w:lang w:val="en-GB"/>
        </w:rPr>
        <w:tab/>
      </w:r>
      <w:r w:rsidR="00E32996" w:rsidRPr="0012059F">
        <w:rPr>
          <w:rFonts w:eastAsiaTheme="minorEastAsia" w:cs="Times New Roman"/>
          <w:lang w:val="en-GB"/>
        </w:rPr>
        <w:tab/>
      </w:r>
      <w:r w:rsidR="00E32996" w:rsidRPr="0012059F">
        <w:rPr>
          <w:rFonts w:eastAsiaTheme="minorEastAsia" w:cs="Times New Roman"/>
          <w:lang w:val="en-GB"/>
        </w:rPr>
        <w:tab/>
        <w:t>(Eq. 2)</w:t>
      </w:r>
    </w:p>
    <w:p w14:paraId="2D956125" w14:textId="29940E3C" w:rsidR="00E32996" w:rsidRPr="0012059F" w:rsidRDefault="00E32996" w:rsidP="00E32996">
      <w:pPr>
        <w:pStyle w:val="Body"/>
        <w:rPr>
          <w:rFonts w:cs="Times New Roman"/>
          <w:lang w:val="en-GB"/>
        </w:rPr>
      </w:pPr>
      <w:r w:rsidRPr="0012059F">
        <w:rPr>
          <w:rFonts w:cs="Times New Roman"/>
          <w:lang w:val="en-GB"/>
        </w:rPr>
        <w:t xml:space="preserve">with </w:t>
      </w:r>
      <m:oMath>
        <m:sSub>
          <m:sSubPr>
            <m:ctrlPr>
              <w:rPr>
                <w:rFonts w:ascii="Cambria Math" w:hAnsi="Cambria Math"/>
                <w:i/>
                <w:iCs/>
                <w:lang w:val="en-GB"/>
              </w:rPr>
            </m:ctrlPr>
          </m:sSubPr>
          <m:e>
            <m:r>
              <w:rPr>
                <w:rFonts w:ascii="Cambria Math" w:hAnsi="Cambria Math"/>
                <w:lang w:val="en-GB"/>
              </w:rPr>
              <m:t>θ</m:t>
            </m:r>
          </m:e>
          <m:sub>
            <m:r>
              <w:rPr>
                <w:rFonts w:ascii="Cambria Math" w:hAnsi="Cambria Math"/>
                <w:lang w:val="en-GB"/>
              </w:rPr>
              <m:t>2</m:t>
            </m:r>
          </m:sub>
        </m:sSub>
      </m:oMath>
      <w:r w:rsidRPr="0012059F">
        <w:rPr>
          <w:rFonts w:cs="Times New Roman"/>
          <w:lang w:val="en-GB"/>
        </w:rPr>
        <w:t xml:space="preserve"> the effect of BW on </w:t>
      </w:r>
      <w:proofErr w:type="spellStart"/>
      <w:r w:rsidR="009F7C3C">
        <w:rPr>
          <w:rFonts w:cs="Times New Roman"/>
          <w:lang w:val="en-GB"/>
        </w:rPr>
        <w:t>Vc</w:t>
      </w:r>
      <w:r w:rsidRPr="0012059F">
        <w:rPr>
          <w:rFonts w:cs="Times New Roman"/>
          <w:i/>
          <w:iCs/>
          <w:vertAlign w:val="subscript"/>
          <w:lang w:val="en-GB"/>
        </w:rPr>
        <w:t>i</w:t>
      </w:r>
      <w:proofErr w:type="spellEnd"/>
      <w:r w:rsidRPr="0012059F">
        <w:rPr>
          <w:rFonts w:cs="Times New Roman"/>
          <w:lang w:val="en-GB"/>
        </w:rPr>
        <w:t>.</w:t>
      </w:r>
    </w:p>
    <w:bookmarkEnd w:id="275"/>
    <w:p w14:paraId="53705E6A" w14:textId="70AD2C94" w:rsidR="00F35226" w:rsidRPr="00E03B11" w:rsidRDefault="007644CC" w:rsidP="00B2327D">
      <w:pPr>
        <w:pStyle w:val="Heading2"/>
        <w:rPr>
          <w:rFonts w:eastAsia="Times New Roman"/>
          <w:lang w:val="en-GB"/>
        </w:rPr>
        <w:pPrChange w:id="304" w:author="My Luong Vuong" w:date="2023-11-24T13:24:00Z">
          <w:pPr>
            <w:tabs>
              <w:tab w:val="right" w:pos="9356"/>
            </w:tabs>
            <w:spacing w:line="480" w:lineRule="auto"/>
            <w:jc w:val="both"/>
          </w:pPr>
        </w:pPrChange>
      </w:pPr>
      <w:commentRangeStart w:id="305"/>
      <w:del w:id="306" w:author="My Luong Vuong" w:date="2023-11-21T09:43:00Z">
        <w:r w:rsidRPr="00E03B11" w:rsidDel="00B529EA">
          <w:rPr>
            <w:rFonts w:eastAsia="Times New Roman"/>
            <w:lang w:val="en-GB"/>
          </w:rPr>
          <w:delText>Multiple imputation</w:delText>
        </w:r>
      </w:del>
      <w:commentRangeEnd w:id="305"/>
      <w:ins w:id="307" w:author="My Luong Vuong" w:date="2023-11-21T09:43:00Z">
        <w:r w:rsidR="00B529EA">
          <w:rPr>
            <w:rFonts w:eastAsia="Times New Roman"/>
            <w:lang w:val="en-GB"/>
          </w:rPr>
          <w:t>Missing data handling</w:t>
        </w:r>
      </w:ins>
      <w:r w:rsidR="00001CFF">
        <w:rPr>
          <w:rStyle w:val="CommentReference"/>
        </w:rPr>
        <w:commentReference w:id="305"/>
      </w:r>
    </w:p>
    <w:p w14:paraId="218432AA" w14:textId="67D1F4CC" w:rsidR="00A91C50" w:rsidRPr="00E03B11" w:rsidRDefault="00096005" w:rsidP="00A91C50">
      <w:pPr>
        <w:spacing w:after="0" w:line="480" w:lineRule="auto"/>
        <w:jc w:val="both"/>
        <w:rPr>
          <w:rFonts w:eastAsia="Times New Roman" w:cstheme="minorHAnsi"/>
          <w:color w:val="000000" w:themeColor="text1"/>
          <w:lang w:val="en-GB"/>
        </w:rPr>
      </w:pPr>
      <w:bookmarkStart w:id="308" w:name="_Hlk136861940"/>
      <w:ins w:id="309" w:author="My Luong Vuong" w:date="2023-11-21T11:19:00Z">
        <w:r>
          <w:rPr>
            <w:rFonts w:eastAsia="Times New Roman" w:cstheme="minorHAnsi"/>
            <w:color w:val="000000" w:themeColor="text1"/>
            <w:lang w:val="en-GB"/>
          </w:rPr>
          <w:t>Mean</w:t>
        </w:r>
      </w:ins>
      <w:ins w:id="310" w:author="My Luong Vuong" w:date="2023-11-21T09:44:00Z">
        <w:r w:rsidR="00BC43B7">
          <w:rPr>
            <w:rFonts w:eastAsia="Times New Roman" w:cstheme="minorHAnsi"/>
            <w:color w:val="000000" w:themeColor="text1"/>
            <w:lang w:val="en-GB"/>
          </w:rPr>
          <w:t xml:space="preserve"> imputation </w:t>
        </w:r>
      </w:ins>
      <w:del w:id="311" w:author="My Luong Vuong" w:date="2023-11-21T09:45:00Z">
        <w:r w:rsidR="00900418" w:rsidRPr="00E03B11" w:rsidDel="00B101F0">
          <w:rPr>
            <w:rFonts w:eastAsia="Times New Roman" w:cstheme="minorHAnsi"/>
            <w:color w:val="000000" w:themeColor="text1"/>
            <w:lang w:val="en-GB"/>
          </w:rPr>
          <w:delText xml:space="preserve">Multiple </w:delText>
        </w:r>
      </w:del>
      <w:ins w:id="312" w:author="My Luong Vuong" w:date="2023-11-21T09:45:00Z">
        <w:r w:rsidR="00B101F0">
          <w:rPr>
            <w:rFonts w:eastAsia="Times New Roman" w:cstheme="minorHAnsi"/>
            <w:color w:val="000000" w:themeColor="text1"/>
            <w:lang w:val="en-GB"/>
          </w:rPr>
          <w:t>and m</w:t>
        </w:r>
        <w:r w:rsidR="00B101F0" w:rsidRPr="00E03B11">
          <w:rPr>
            <w:rFonts w:eastAsia="Times New Roman" w:cstheme="minorHAnsi"/>
            <w:color w:val="000000" w:themeColor="text1"/>
            <w:lang w:val="en-GB"/>
          </w:rPr>
          <w:t xml:space="preserve">ultiple </w:t>
        </w:r>
      </w:ins>
      <w:r w:rsidR="00900418" w:rsidRPr="00E03B11">
        <w:rPr>
          <w:rFonts w:eastAsia="Times New Roman" w:cstheme="minorHAnsi"/>
          <w:color w:val="000000" w:themeColor="text1"/>
          <w:lang w:val="en-GB"/>
        </w:rPr>
        <w:t>imputation</w:t>
      </w:r>
      <w:r w:rsidR="002446ED" w:rsidRPr="00E03B11">
        <w:rPr>
          <w:rFonts w:eastAsia="Times New Roman" w:cstheme="minorHAnsi"/>
          <w:color w:val="000000" w:themeColor="text1"/>
          <w:lang w:val="en-GB"/>
        </w:rPr>
        <w:t xml:space="preserve"> </w:t>
      </w:r>
      <w:del w:id="313" w:author="My Luong Vuong" w:date="2023-11-21T09:45:00Z">
        <w:r w:rsidR="00900418" w:rsidRPr="00E03B11" w:rsidDel="006F3E9E">
          <w:rPr>
            <w:rFonts w:eastAsia="Times New Roman" w:cstheme="minorHAnsi"/>
            <w:color w:val="000000" w:themeColor="text1"/>
            <w:lang w:val="en-GB"/>
          </w:rPr>
          <w:delText xml:space="preserve">was </w:delText>
        </w:r>
      </w:del>
      <w:ins w:id="314" w:author="My Luong Vuong" w:date="2023-11-21T09:45:00Z">
        <w:r w:rsidR="006F3E9E">
          <w:rPr>
            <w:rFonts w:eastAsia="Times New Roman" w:cstheme="minorHAnsi"/>
            <w:color w:val="000000" w:themeColor="text1"/>
            <w:lang w:val="en-GB"/>
          </w:rPr>
          <w:t>were</w:t>
        </w:r>
        <w:r w:rsidR="006F3E9E" w:rsidRPr="00E03B11">
          <w:rPr>
            <w:rFonts w:eastAsia="Times New Roman" w:cstheme="minorHAnsi"/>
            <w:color w:val="000000" w:themeColor="text1"/>
            <w:lang w:val="en-GB"/>
          </w:rPr>
          <w:t xml:space="preserve"> </w:t>
        </w:r>
      </w:ins>
      <w:r w:rsidR="00900418" w:rsidRPr="00E03B11">
        <w:rPr>
          <w:rFonts w:eastAsia="Times New Roman" w:cstheme="minorHAnsi"/>
          <w:color w:val="000000" w:themeColor="text1"/>
          <w:lang w:val="en-GB"/>
        </w:rPr>
        <w:t xml:space="preserve">used for handling missing data. </w:t>
      </w:r>
      <w:del w:id="315" w:author="My Luong Vuong" w:date="2023-11-21T09:45:00Z">
        <w:r w:rsidR="00C07FA3" w:rsidRPr="00E03B11" w:rsidDel="00980916">
          <w:rPr>
            <w:rFonts w:eastAsia="Times New Roman" w:cstheme="minorHAnsi"/>
            <w:color w:val="000000" w:themeColor="text1"/>
            <w:lang w:val="en-GB"/>
          </w:rPr>
          <w:delText xml:space="preserve">Imputation </w:delText>
        </w:r>
      </w:del>
      <w:ins w:id="316" w:author="My Luong Vuong" w:date="2023-11-21T09:45:00Z">
        <w:r w:rsidR="00980916">
          <w:rPr>
            <w:rFonts w:eastAsia="Times New Roman" w:cstheme="minorHAnsi"/>
            <w:color w:val="000000" w:themeColor="text1"/>
            <w:lang w:val="en-GB"/>
          </w:rPr>
          <w:t>Multiple i</w:t>
        </w:r>
        <w:r w:rsidR="00980916" w:rsidRPr="00E03B11">
          <w:rPr>
            <w:rFonts w:eastAsia="Times New Roman" w:cstheme="minorHAnsi"/>
            <w:color w:val="000000" w:themeColor="text1"/>
            <w:lang w:val="en-GB"/>
          </w:rPr>
          <w:t xml:space="preserve">mputation </w:t>
        </w:r>
      </w:ins>
      <w:r w:rsidR="00C07FA3" w:rsidRPr="00E03B11">
        <w:rPr>
          <w:rFonts w:eastAsia="Times New Roman" w:cstheme="minorHAnsi"/>
          <w:color w:val="000000" w:themeColor="text1"/>
          <w:lang w:val="en-GB"/>
        </w:rPr>
        <w:t>was conducted using</w:t>
      </w:r>
      <w:ins w:id="317" w:author="My Luong Vuong" w:date="2023-11-21T10:13:00Z">
        <w:r w:rsidR="00CD070D">
          <w:rPr>
            <w:rFonts w:eastAsia="Times New Roman" w:cstheme="minorHAnsi"/>
            <w:color w:val="000000" w:themeColor="text1"/>
            <w:lang w:val="en-GB"/>
          </w:rPr>
          <w:t xml:space="preserve"> 2l.pan function in </w:t>
        </w:r>
      </w:ins>
      <w:ins w:id="318" w:author="My Luong Vuong" w:date="2023-11-21T10:14:00Z">
        <w:r w:rsidR="00CD070D">
          <w:rPr>
            <w:rFonts w:eastAsia="Times New Roman" w:cstheme="minorHAnsi"/>
            <w:color w:val="000000" w:themeColor="text1"/>
            <w:lang w:val="en-GB"/>
          </w:rPr>
          <w:t>mice package in R</w:t>
        </w:r>
      </w:ins>
      <w:ins w:id="319" w:author="My Luong Vuong" w:date="2023-11-21T10:34:00Z">
        <w:r w:rsidR="00D82765">
          <w:rPr>
            <w:rFonts w:eastAsia="Times New Roman" w:cstheme="minorHAnsi"/>
            <w:color w:val="000000" w:themeColor="text1"/>
            <w:lang w:val="en-GB"/>
          </w:rPr>
          <w:t xml:space="preserve"> </w:t>
        </w:r>
        <w:r w:rsidR="00D458B7">
          <w:rPr>
            <w:rFonts w:eastAsia="Times New Roman" w:cstheme="minorHAnsi"/>
            <w:color w:val="000000" w:themeColor="text1"/>
            <w:lang w:val="en-GB"/>
          </w:rPr>
          <w:fldChar w:fldCharType="begin"/>
        </w:r>
      </w:ins>
      <w:ins w:id="320" w:author="My Luong Vuong" w:date="2023-11-24T09:57:00Z">
        <w:r w:rsidR="00B307D1">
          <w:rPr>
            <w:rFonts w:eastAsia="Times New Roman" w:cstheme="minorHAnsi"/>
            <w:color w:val="000000" w:themeColor="text1"/>
            <w:lang w:val="en-GB"/>
          </w:rPr>
          <w:instrText xml:space="preserve"> ADDIN EN.CITE &lt;EndNote&gt;&lt;Cite&gt;&lt;Author&gt;Huque&lt;/Author&gt;&lt;Year&gt;2018&lt;/Year&gt;&lt;RecNum&gt;70&lt;/RecNum&gt;&lt;DisplayText&gt; [25]&lt;/DisplayText&gt;&lt;record&gt;&lt;rec-number&gt;70&lt;/rec-number&gt;&lt;foreign-keys&gt;&lt;key app="EN" db-id="xred9e5sg009pcetsepxtfs0dwxsa5rzvawx" timestamp="1700557036"&gt;70&lt;/key&gt;&lt;/foreign-keys&gt;&lt;ref-type name="Journal Article"&gt;17&lt;/ref-type&gt;&lt;contributors&gt;&lt;authors&gt;&lt;author&gt;Huque, Md Hamidul&lt;/author&gt;&lt;author&gt;Carlin, John B.&lt;/author&gt;&lt;author&gt;Simpson, Julie A.&lt;/author&gt;&lt;author&gt;Lee, Katherine J.&lt;/author&gt;&lt;/authors&gt;&lt;/contributors&gt;&lt;titles&gt;&lt;title&gt;A comparison of multiple imputation methods for missing data in longitudinal studies&lt;/title&gt;&lt;secondary-title&gt;BMC Medical Research Methodology&lt;/secondary-title&gt;&lt;/titles&gt;&lt;periodical&gt;&lt;full-title&gt;BMC Medical Research Methodology&lt;/full-title&gt;&lt;/periodical&gt;&lt;pages&gt;168&lt;/pages&gt;&lt;volume&gt;18&lt;/volume&gt;&lt;number&gt;1&lt;/number&gt;&lt;dates&gt;&lt;year&gt;2018&lt;/year&gt;&lt;pub-dates&gt;&lt;date&gt;2018/12/12&lt;/date&gt;&lt;/pub-dates&gt;&lt;/dates&gt;&lt;isbn&gt;1471-2288&lt;/isbn&gt;&lt;urls&gt;&lt;related-urls&gt;&lt;url&gt;https://doi.org/10.1186/s12874-018-0615-6&lt;/url&gt;&lt;/related-urls&gt;&lt;/urls&gt;&lt;electronic-resource-num&gt;10.1186/s12874-018-0615-6&lt;/electronic-resource-num&gt;&lt;/record&gt;&lt;/Cite&gt;&lt;/EndNote&gt;</w:instrText>
        </w:r>
      </w:ins>
      <w:r w:rsidR="00D458B7">
        <w:rPr>
          <w:rFonts w:eastAsia="Times New Roman" w:cstheme="minorHAnsi"/>
          <w:color w:val="000000" w:themeColor="text1"/>
          <w:lang w:val="en-GB"/>
        </w:rPr>
        <w:fldChar w:fldCharType="separate"/>
      </w:r>
      <w:ins w:id="321" w:author="My Luong Vuong" w:date="2023-11-24T09:57:00Z">
        <w:r w:rsidR="00B307D1">
          <w:rPr>
            <w:rFonts w:eastAsia="Times New Roman" w:cstheme="minorHAnsi"/>
            <w:noProof/>
            <w:color w:val="000000" w:themeColor="text1"/>
            <w:lang w:val="en-GB"/>
          </w:rPr>
          <w:t> [25]</w:t>
        </w:r>
      </w:ins>
      <w:ins w:id="322" w:author="My Luong Vuong" w:date="2023-11-21T10:34:00Z">
        <w:r w:rsidR="00D458B7">
          <w:rPr>
            <w:rFonts w:eastAsia="Times New Roman" w:cstheme="minorHAnsi"/>
            <w:color w:val="000000" w:themeColor="text1"/>
            <w:lang w:val="en-GB"/>
          </w:rPr>
          <w:fldChar w:fldCharType="end"/>
        </w:r>
      </w:ins>
      <w:ins w:id="323" w:author="My Luong Vuong" w:date="2023-11-21T10:15:00Z">
        <w:r w:rsidR="00430CA7">
          <w:rPr>
            <w:rFonts w:eastAsia="Times New Roman" w:cstheme="minorHAnsi"/>
            <w:color w:val="000000" w:themeColor="text1"/>
            <w:lang w:val="en-GB"/>
          </w:rPr>
          <w:t>. This</w:t>
        </w:r>
        <w:r w:rsidR="004A7B2A">
          <w:rPr>
            <w:rFonts w:eastAsia="Times New Roman" w:cstheme="minorHAnsi"/>
            <w:color w:val="000000" w:themeColor="text1"/>
            <w:lang w:val="en-GB"/>
          </w:rPr>
          <w:t xml:space="preserve"> </w:t>
        </w:r>
      </w:ins>
      <w:ins w:id="324" w:author="My Luong Vuong" w:date="2023-11-21T10:16:00Z">
        <w:r w:rsidR="00037192">
          <w:rPr>
            <w:rFonts w:eastAsia="Times New Roman" w:cstheme="minorHAnsi"/>
            <w:color w:val="000000" w:themeColor="text1"/>
            <w:lang w:val="en-GB"/>
          </w:rPr>
          <w:lastRenderedPageBreak/>
          <w:t>function employs</w:t>
        </w:r>
        <w:r w:rsidR="00BB4AB6">
          <w:rPr>
            <w:rFonts w:eastAsia="Times New Roman" w:cstheme="minorHAnsi"/>
            <w:color w:val="000000" w:themeColor="text1"/>
            <w:lang w:val="en-GB"/>
          </w:rPr>
          <w:t xml:space="preserve"> </w:t>
        </w:r>
      </w:ins>
      <w:ins w:id="325" w:author="My Luong Vuong" w:date="2023-11-21T10:17:00Z">
        <w:r w:rsidR="009C622E">
          <w:rPr>
            <w:rFonts w:eastAsia="Times New Roman" w:cstheme="minorHAnsi"/>
            <w:color w:val="000000" w:themeColor="text1"/>
            <w:lang w:val="en-GB"/>
          </w:rPr>
          <w:t>two-level</w:t>
        </w:r>
      </w:ins>
      <w:ins w:id="326" w:author="My Luong Vuong" w:date="2023-11-21T10:16:00Z">
        <w:r w:rsidR="00BB4AB6" w:rsidRPr="00BB4AB6">
          <w:rPr>
            <w:rFonts w:eastAsia="Times New Roman" w:cstheme="minorHAnsi"/>
            <w:color w:val="000000" w:themeColor="text1"/>
            <w:lang w:val="en-GB"/>
          </w:rPr>
          <w:t xml:space="preserve"> method using the linear mixed model to draw imputations</w:t>
        </w:r>
      </w:ins>
      <w:ins w:id="327" w:author="My Luong Vuong" w:date="2023-11-21T10:34:00Z">
        <w:r w:rsidR="00D458B7">
          <w:rPr>
            <w:rFonts w:eastAsia="Times New Roman" w:cstheme="minorHAnsi"/>
            <w:color w:val="000000" w:themeColor="text1"/>
            <w:lang w:val="en-GB"/>
          </w:rPr>
          <w:t xml:space="preserve"> </w:t>
        </w:r>
      </w:ins>
      <w:ins w:id="328" w:author="My Luong Vuong" w:date="2023-11-21T10:35:00Z">
        <w:r w:rsidR="003F7970">
          <w:rPr>
            <w:rFonts w:eastAsia="Times New Roman" w:cstheme="minorHAnsi"/>
            <w:color w:val="000000" w:themeColor="text1"/>
            <w:lang w:val="en-GB"/>
          </w:rPr>
          <w:fldChar w:fldCharType="begin"/>
        </w:r>
      </w:ins>
      <w:ins w:id="329" w:author="My Luong Vuong" w:date="2023-11-24T09:57:00Z">
        <w:r w:rsidR="00B307D1">
          <w:rPr>
            <w:rFonts w:eastAsia="Times New Roman" w:cstheme="minorHAnsi"/>
            <w:color w:val="000000" w:themeColor="text1"/>
            <w:lang w:val="en-GB"/>
          </w:rPr>
          <w:instrText xml:space="preserve"> ADDIN EN.CITE &lt;EndNote&gt;&lt;Cite&gt;&lt;Author&gt;Huque&lt;/Author&gt;&lt;Year&gt;2018&lt;/Year&gt;&lt;RecNum&gt;70&lt;/RecNum&gt;&lt;DisplayText&gt; [25]&lt;/DisplayText&gt;&lt;record&gt;&lt;rec-number&gt;70&lt;/rec-number&gt;&lt;foreign-keys&gt;&lt;key app="EN" db-id="xred9e5sg009pcetsepxtfs0dwxsa5rzvawx" timestamp="1700557036"&gt;70&lt;/key&gt;&lt;/foreign-keys&gt;&lt;ref-type name="Journal Article"&gt;17&lt;/ref-type&gt;&lt;contributors&gt;&lt;authors&gt;&lt;author&gt;Huque, Md Hamidul&lt;/author&gt;&lt;author&gt;Carlin, John B.&lt;/author&gt;&lt;author&gt;Simpson, Julie A.&lt;/author&gt;&lt;author&gt;Lee, Katherine J.&lt;/author&gt;&lt;/authors&gt;&lt;/contributors&gt;&lt;titles&gt;&lt;title&gt;A comparison of multiple imputation methods for missing data in longitudinal studies&lt;/title&gt;&lt;secondary-title&gt;BMC Medical Research Methodology&lt;/secondary-title&gt;&lt;/titles&gt;&lt;periodical&gt;&lt;full-title&gt;BMC Medical Research Methodology&lt;/full-title&gt;&lt;/periodical&gt;&lt;pages&gt;168&lt;/pages&gt;&lt;volume&gt;18&lt;/volume&gt;&lt;number&gt;1&lt;/number&gt;&lt;dates&gt;&lt;year&gt;2018&lt;/year&gt;&lt;pub-dates&gt;&lt;date&gt;2018/12/12&lt;/date&gt;&lt;/pub-dates&gt;&lt;/dates&gt;&lt;isbn&gt;1471-2288&lt;/isbn&gt;&lt;urls&gt;&lt;related-urls&gt;&lt;url&gt;https://doi.org/10.1186/s12874-018-0615-6&lt;/url&gt;&lt;/related-urls&gt;&lt;/urls&gt;&lt;electronic-resource-num&gt;10.1186/s12874-018-0615-6&lt;/electronic-resource-num&gt;&lt;/record&gt;&lt;/Cite&gt;&lt;/EndNote&gt;</w:instrText>
        </w:r>
      </w:ins>
      <w:r w:rsidR="003F7970">
        <w:rPr>
          <w:rFonts w:eastAsia="Times New Roman" w:cstheme="minorHAnsi"/>
          <w:color w:val="000000" w:themeColor="text1"/>
          <w:lang w:val="en-GB"/>
        </w:rPr>
        <w:fldChar w:fldCharType="separate"/>
      </w:r>
      <w:ins w:id="330" w:author="My Luong Vuong" w:date="2023-11-24T09:57:00Z">
        <w:r w:rsidR="00B307D1">
          <w:rPr>
            <w:rFonts w:eastAsia="Times New Roman" w:cstheme="minorHAnsi"/>
            <w:noProof/>
            <w:color w:val="000000" w:themeColor="text1"/>
            <w:lang w:val="en-GB"/>
          </w:rPr>
          <w:t> [25]</w:t>
        </w:r>
      </w:ins>
      <w:ins w:id="331" w:author="My Luong Vuong" w:date="2023-11-21T10:35:00Z">
        <w:r w:rsidR="003F7970">
          <w:rPr>
            <w:rFonts w:eastAsia="Times New Roman" w:cstheme="minorHAnsi"/>
            <w:color w:val="000000" w:themeColor="text1"/>
            <w:lang w:val="en-GB"/>
          </w:rPr>
          <w:fldChar w:fldCharType="end"/>
        </w:r>
      </w:ins>
      <w:del w:id="332" w:author="My Luong Vuong" w:date="2023-11-21T10:12:00Z">
        <w:r w:rsidR="00C07FA3" w:rsidRPr="00E03B11" w:rsidDel="00EC247A">
          <w:rPr>
            <w:rFonts w:eastAsia="Times New Roman" w:cstheme="minorHAnsi"/>
            <w:color w:val="000000" w:themeColor="text1"/>
            <w:lang w:val="en-GB"/>
          </w:rPr>
          <w:delText xml:space="preserve"> the</w:delText>
        </w:r>
        <w:r w:rsidR="00276706" w:rsidRPr="00E03B11" w:rsidDel="00EC247A">
          <w:rPr>
            <w:rFonts w:eastAsia="Times New Roman" w:cstheme="minorHAnsi"/>
            <w:color w:val="000000" w:themeColor="text1"/>
            <w:lang w:val="en-GB"/>
          </w:rPr>
          <w:delText xml:space="preserve"> multivariate imputation by chained equations </w:delText>
        </w:r>
        <w:r w:rsidR="009D0EB8" w:rsidRPr="00E03B11" w:rsidDel="00EC247A">
          <w:rPr>
            <w:rFonts w:eastAsia="Times New Roman" w:cstheme="minorHAnsi"/>
            <w:color w:val="000000" w:themeColor="text1"/>
            <w:lang w:val="en-GB"/>
          </w:rPr>
          <w:delText>(</w:delText>
        </w:r>
        <w:r w:rsidR="00C07FA3" w:rsidRPr="00E03B11" w:rsidDel="00EC247A">
          <w:rPr>
            <w:rFonts w:eastAsia="Times New Roman" w:cstheme="minorHAnsi"/>
            <w:color w:val="000000" w:themeColor="text1"/>
            <w:lang w:val="en-GB"/>
          </w:rPr>
          <w:delText>MICE</w:delText>
        </w:r>
        <w:r w:rsidR="009D0EB8" w:rsidRPr="00E03B11" w:rsidDel="00EC247A">
          <w:rPr>
            <w:rFonts w:eastAsia="Times New Roman" w:cstheme="minorHAnsi"/>
            <w:color w:val="000000" w:themeColor="text1"/>
            <w:lang w:val="en-GB"/>
          </w:rPr>
          <w:delText>)</w:delText>
        </w:r>
        <w:r w:rsidR="00C07FA3" w:rsidRPr="00E03B11" w:rsidDel="00EC247A">
          <w:rPr>
            <w:rFonts w:eastAsia="Times New Roman" w:cstheme="minorHAnsi"/>
            <w:color w:val="000000" w:themeColor="text1"/>
            <w:lang w:val="en-GB"/>
          </w:rPr>
          <w:delText xml:space="preserve"> algorithm</w:delText>
        </w:r>
        <w:r w:rsidR="007E0D99" w:rsidRPr="00E03B11" w:rsidDel="00EC247A">
          <w:rPr>
            <w:rFonts w:eastAsia="Times New Roman" w:cstheme="minorHAnsi"/>
            <w:color w:val="000000" w:themeColor="text1"/>
            <w:lang w:val="en-GB"/>
          </w:rPr>
          <w:fldChar w:fldCharType="begin"/>
        </w:r>
      </w:del>
      <w:ins w:id="333" w:author="My Luong Vuong" w:date="2023-11-21T11:55:00Z">
        <w:r w:rsidR="003B41E8">
          <w:rPr>
            <w:rFonts w:eastAsia="Times New Roman" w:cstheme="minorHAnsi"/>
            <w:color w:val="000000" w:themeColor="text1"/>
            <w:lang w:val="en-GB"/>
          </w:rPr>
          <w:instrText xml:space="preserve"> ADDIN EN.CITE &lt;EndNote&gt;&lt;Cite&gt;&lt;Author&gt;Buuren&lt;/Author&gt;&lt;Year&gt;2018&lt;/Year&gt;&lt;RecNum&gt;26&lt;/RecNum&gt;&lt;DisplayText&gt; [27]&lt;/DisplayText&gt;&lt;record&gt;&lt;rec-number&gt;26&lt;/rec-number&gt;&lt;foreign-keys&gt;&lt;key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ins>
      <w:del w:id="334" w:author="My Luong Vuong" w:date="2023-11-21T10:12:00Z">
        <w:r w:rsidR="00B558D9" w:rsidDel="00EC247A">
          <w:rPr>
            <w:rFonts w:eastAsia="Times New Roman" w:cstheme="minorHAnsi"/>
            <w:color w:val="000000" w:themeColor="text1"/>
            <w:lang w:val="en-GB"/>
          </w:rPr>
          <w:delInstrText xml:space="preserve"> ADDIN EN.CITE &lt;EndNote&gt;&lt;Cite&gt;&lt;Author&gt;Buuren&lt;/Author&gt;&lt;Year&gt;2018&lt;/Year&gt;&lt;RecNum&gt;26&lt;/RecNum&gt;&lt;DisplayText&gt; [26]&lt;/DisplayText&gt;&lt;record&gt;&lt;rec-number&gt;26&lt;/rec-number&gt;&lt;foreign-keys&gt;&lt;key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delInstrText>
        </w:r>
        <w:r w:rsidR="007E0D99" w:rsidRPr="00E03B11" w:rsidDel="00EC247A">
          <w:rPr>
            <w:rFonts w:eastAsia="Times New Roman" w:cstheme="minorHAnsi"/>
            <w:color w:val="000000" w:themeColor="text1"/>
            <w:lang w:val="en-GB"/>
          </w:rPr>
          <w:fldChar w:fldCharType="separate"/>
        </w:r>
      </w:del>
      <w:ins w:id="335" w:author="My Luong Vuong" w:date="2023-11-21T11:55:00Z">
        <w:r w:rsidR="003B41E8">
          <w:rPr>
            <w:rFonts w:eastAsia="Times New Roman" w:cstheme="minorHAnsi"/>
            <w:noProof/>
            <w:color w:val="000000" w:themeColor="text1"/>
            <w:lang w:val="en-GB"/>
          </w:rPr>
          <w:t> [27]</w:t>
        </w:r>
      </w:ins>
      <w:del w:id="336" w:author="My Luong Vuong" w:date="2023-11-21T10:12:00Z">
        <w:r w:rsidR="00B558D9" w:rsidDel="00EC247A">
          <w:rPr>
            <w:rFonts w:eastAsia="Times New Roman" w:cstheme="minorHAnsi"/>
            <w:noProof/>
            <w:color w:val="000000" w:themeColor="text1"/>
            <w:lang w:val="en-GB"/>
          </w:rPr>
          <w:delText> [26]</w:delText>
        </w:r>
        <w:r w:rsidR="007E0D99" w:rsidRPr="00E03B11" w:rsidDel="00EC247A">
          <w:rPr>
            <w:rFonts w:eastAsia="Times New Roman" w:cstheme="minorHAnsi"/>
            <w:color w:val="000000" w:themeColor="text1"/>
            <w:lang w:val="en-GB"/>
          </w:rPr>
          <w:fldChar w:fldCharType="end"/>
        </w:r>
        <w:r w:rsidR="001A0CDA" w:rsidDel="00EC247A">
          <w:rPr>
            <w:rFonts w:eastAsia="Times New Roman" w:cstheme="minorHAnsi"/>
            <w:color w:val="000000" w:themeColor="text1"/>
            <w:lang w:val="en-GB"/>
          </w:rPr>
          <w:delText>.</w:delText>
        </w:r>
        <w:r w:rsidR="00C07FA3" w:rsidRPr="00E03B11" w:rsidDel="00EC247A">
          <w:rPr>
            <w:rFonts w:eastAsia="Times New Roman" w:cstheme="minorHAnsi"/>
            <w:color w:val="000000" w:themeColor="text1"/>
            <w:lang w:val="en-GB"/>
          </w:rPr>
          <w:delText xml:space="preserve"> </w:delText>
        </w:r>
        <w:r w:rsidR="005F1E29" w:rsidRPr="00E03B11" w:rsidDel="00EC247A">
          <w:rPr>
            <w:rFonts w:eastAsia="Times New Roman" w:cstheme="minorHAnsi"/>
            <w:color w:val="000000" w:themeColor="text1"/>
            <w:lang w:val="en-GB"/>
          </w:rPr>
          <w:delText>Predictive mean matching</w:delText>
        </w:r>
        <w:r w:rsidR="007C3EA8" w:rsidRPr="00E03B11" w:rsidDel="00EC247A">
          <w:rPr>
            <w:rFonts w:eastAsia="Times New Roman" w:cstheme="minorHAnsi"/>
            <w:color w:val="000000" w:themeColor="text1"/>
            <w:lang w:val="en-GB"/>
          </w:rPr>
          <w:delText xml:space="preserve"> (PMM)</w:delText>
        </w:r>
        <w:r w:rsidR="005F1E29" w:rsidRPr="00E03B11" w:rsidDel="00EC247A">
          <w:rPr>
            <w:rFonts w:eastAsia="Times New Roman" w:cstheme="minorHAnsi"/>
            <w:color w:val="000000" w:themeColor="text1"/>
            <w:lang w:val="en-GB"/>
          </w:rPr>
          <w:delText xml:space="preserve"> was used for</w:delText>
        </w:r>
        <w:r w:rsidR="00C07FA3" w:rsidRPr="00E03B11" w:rsidDel="00EC247A">
          <w:rPr>
            <w:rFonts w:eastAsia="Times New Roman" w:cstheme="minorHAnsi"/>
            <w:color w:val="000000" w:themeColor="text1"/>
            <w:lang w:val="en-GB"/>
          </w:rPr>
          <w:delText xml:space="preserve"> </w:delText>
        </w:r>
        <w:r w:rsidR="005766A0" w:rsidRPr="00E03B11" w:rsidDel="00EC247A">
          <w:rPr>
            <w:rFonts w:eastAsia="Times New Roman" w:cstheme="minorHAnsi"/>
            <w:color w:val="000000" w:themeColor="text1"/>
            <w:lang w:val="en-GB"/>
          </w:rPr>
          <w:delText>imputing</w:delText>
        </w:r>
        <w:r w:rsidR="00C07FA3" w:rsidRPr="00E03B11" w:rsidDel="00EC247A">
          <w:rPr>
            <w:rFonts w:eastAsia="Times New Roman" w:cstheme="minorHAnsi"/>
            <w:color w:val="000000" w:themeColor="text1"/>
            <w:lang w:val="en-GB"/>
          </w:rPr>
          <w:delText xml:space="preserve"> the continuous variables</w:delText>
        </w:r>
        <w:r w:rsidR="00CC0CBA" w:rsidRPr="00E03B11" w:rsidDel="00EC247A">
          <w:rPr>
            <w:rFonts w:eastAsia="Times New Roman" w:cstheme="minorHAnsi"/>
            <w:color w:val="000000" w:themeColor="text1"/>
            <w:lang w:val="en-GB"/>
          </w:rPr>
          <w:fldChar w:fldCharType="begin"/>
        </w:r>
      </w:del>
      <w:ins w:id="337" w:author="My Luong Vuong" w:date="2023-11-21T11:55:00Z">
        <w:r w:rsidR="003B41E8">
          <w:rPr>
            <w:rFonts w:eastAsia="Times New Roman" w:cstheme="minorHAnsi"/>
            <w:color w:val="000000" w:themeColor="text1"/>
            <w:lang w:val="en-GB"/>
          </w:rPr>
          <w:instrText xml:space="preserve"> ADDIN EN.CITE &lt;EndNote&gt;&lt;Cite&gt;&lt;Author&gt;Buuren&lt;/Author&gt;&lt;Year&gt;2018&lt;/Year&gt;&lt;RecNum&gt;26&lt;/RecNum&gt;&lt;DisplayText&gt; [27]&lt;/DisplayText&gt;&lt;record&gt;&lt;rec-number&gt;26&lt;/rec-number&gt;&lt;foreign-keys&gt;&lt;key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ins>
      <w:del w:id="338" w:author="My Luong Vuong" w:date="2023-11-21T10:12:00Z">
        <w:r w:rsidR="00B558D9" w:rsidDel="00EC247A">
          <w:rPr>
            <w:rFonts w:eastAsia="Times New Roman" w:cstheme="minorHAnsi"/>
            <w:color w:val="000000" w:themeColor="text1"/>
            <w:lang w:val="en-GB"/>
          </w:rPr>
          <w:delInstrText xml:space="preserve"> ADDIN EN.CITE &lt;EndNote&gt;&lt;Cite&gt;&lt;Author&gt;Buuren&lt;/Author&gt;&lt;Year&gt;2018&lt;/Year&gt;&lt;RecNum&gt;26&lt;/RecNum&gt;&lt;DisplayText&gt; [26]&lt;/DisplayText&gt;&lt;record&gt;&lt;rec-number&gt;26&lt;/rec-number&gt;&lt;foreign-keys&gt;&lt;key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delInstrText>
        </w:r>
        <w:r w:rsidR="00CC0CBA" w:rsidRPr="00E03B11" w:rsidDel="00EC247A">
          <w:rPr>
            <w:rFonts w:eastAsia="Times New Roman" w:cstheme="minorHAnsi"/>
            <w:color w:val="000000" w:themeColor="text1"/>
            <w:lang w:val="en-GB"/>
          </w:rPr>
          <w:fldChar w:fldCharType="separate"/>
        </w:r>
      </w:del>
      <w:ins w:id="339" w:author="My Luong Vuong" w:date="2023-11-21T11:55:00Z">
        <w:r w:rsidR="003B41E8">
          <w:rPr>
            <w:rFonts w:eastAsia="Times New Roman" w:cstheme="minorHAnsi"/>
            <w:noProof/>
            <w:color w:val="000000" w:themeColor="text1"/>
            <w:lang w:val="en-GB"/>
          </w:rPr>
          <w:t> [27]</w:t>
        </w:r>
      </w:ins>
      <w:del w:id="340" w:author="My Luong Vuong" w:date="2023-11-21T10:12:00Z">
        <w:r w:rsidR="00B558D9" w:rsidDel="00EC247A">
          <w:rPr>
            <w:rFonts w:eastAsia="Times New Roman" w:cstheme="minorHAnsi"/>
            <w:noProof/>
            <w:color w:val="000000" w:themeColor="text1"/>
            <w:lang w:val="en-GB"/>
          </w:rPr>
          <w:delText> [26]</w:delText>
        </w:r>
        <w:r w:rsidR="00CC0CBA" w:rsidRPr="00E03B11" w:rsidDel="00EC247A">
          <w:rPr>
            <w:rFonts w:eastAsia="Times New Roman" w:cstheme="minorHAnsi"/>
            <w:color w:val="000000" w:themeColor="text1"/>
            <w:lang w:val="en-GB"/>
          </w:rPr>
          <w:fldChar w:fldCharType="end"/>
        </w:r>
      </w:del>
      <w:r w:rsidR="00B07827">
        <w:rPr>
          <w:rFonts w:eastAsia="Times New Roman" w:cstheme="minorHAnsi"/>
          <w:color w:val="000000" w:themeColor="text1"/>
          <w:lang w:val="en-GB"/>
        </w:rPr>
        <w:t>.</w:t>
      </w:r>
      <w:ins w:id="341" w:author="My Luong Vuong" w:date="2023-11-21T10:33:00Z">
        <w:r w:rsidR="00066B6E">
          <w:rPr>
            <w:rFonts w:eastAsia="Times New Roman" w:cstheme="minorHAnsi"/>
            <w:color w:val="000000" w:themeColor="text1"/>
            <w:lang w:val="en-GB"/>
          </w:rPr>
          <w:t xml:space="preserve"> </w:t>
        </w:r>
        <w:r w:rsidR="00384819">
          <w:rPr>
            <w:rFonts w:eastAsia="Times New Roman" w:cstheme="minorHAnsi"/>
            <w:color w:val="000000" w:themeColor="text1"/>
            <w:lang w:val="en-GB"/>
          </w:rPr>
          <w:t>Specifically, we used the interc</w:t>
        </w:r>
      </w:ins>
      <w:ins w:id="342" w:author="My Luong Vuong" w:date="2023-11-21T10:34:00Z">
        <w:r w:rsidR="00384819">
          <w:rPr>
            <w:rFonts w:eastAsia="Times New Roman" w:cstheme="minorHAnsi"/>
            <w:color w:val="000000" w:themeColor="text1"/>
            <w:lang w:val="en-GB"/>
          </w:rPr>
          <w:t>ept-only model</w:t>
        </w:r>
      </w:ins>
      <w:ins w:id="343" w:author="My Luong Vuong" w:date="2023-11-21T10:35:00Z">
        <w:r w:rsidR="003F7970">
          <w:rPr>
            <w:rFonts w:eastAsia="Times New Roman" w:cstheme="minorHAnsi"/>
            <w:color w:val="000000" w:themeColor="text1"/>
            <w:lang w:val="en-GB"/>
          </w:rPr>
          <w:t xml:space="preserve"> </w:t>
        </w:r>
        <w:r w:rsidR="0070367F">
          <w:rPr>
            <w:rFonts w:eastAsia="Times New Roman" w:cstheme="minorHAnsi"/>
            <w:color w:val="000000" w:themeColor="text1"/>
            <w:lang w:val="en-GB"/>
          </w:rPr>
          <w:fldChar w:fldCharType="begin"/>
        </w:r>
      </w:ins>
      <w:ins w:id="344" w:author="My Luong Vuong" w:date="2023-11-24T09:57:00Z">
        <w:r w:rsidR="00B307D1">
          <w:rPr>
            <w:rFonts w:eastAsia="Times New Roman" w:cstheme="minorHAnsi"/>
            <w:color w:val="000000" w:themeColor="text1"/>
            <w:lang w:val="en-GB"/>
          </w:rPr>
          <w:instrText xml:space="preserve"> ADDIN EN.CITE &lt;EndNote&gt;&lt;Cite&gt;&lt;Author&gt;Buuren&lt;/Author&gt;&lt;Year&gt;2018&lt;/Year&gt;&lt;RecNum&gt;26&lt;/RecNum&gt;&lt;DisplayText&gt; [26]&lt;/DisplayText&gt;&lt;record&gt;&lt;rec-number&gt;26&lt;/rec-number&gt;&lt;foreign-keys&gt;&lt;key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ins>
      <w:r w:rsidR="0070367F">
        <w:rPr>
          <w:rFonts w:eastAsia="Times New Roman" w:cstheme="minorHAnsi"/>
          <w:color w:val="000000" w:themeColor="text1"/>
          <w:lang w:val="en-GB"/>
        </w:rPr>
        <w:fldChar w:fldCharType="separate"/>
      </w:r>
      <w:ins w:id="345" w:author="My Luong Vuong" w:date="2023-11-24T09:57:00Z">
        <w:r w:rsidR="00B307D1">
          <w:rPr>
            <w:rFonts w:eastAsia="Times New Roman" w:cstheme="minorHAnsi"/>
            <w:noProof/>
            <w:color w:val="000000" w:themeColor="text1"/>
            <w:lang w:val="en-GB"/>
          </w:rPr>
          <w:t> [26]</w:t>
        </w:r>
      </w:ins>
      <w:ins w:id="346" w:author="My Luong Vuong" w:date="2023-11-21T10:35:00Z">
        <w:r w:rsidR="0070367F">
          <w:rPr>
            <w:rFonts w:eastAsia="Times New Roman" w:cstheme="minorHAnsi"/>
            <w:color w:val="000000" w:themeColor="text1"/>
            <w:lang w:val="en-GB"/>
          </w:rPr>
          <w:fldChar w:fldCharType="end"/>
        </w:r>
      </w:ins>
      <w:ins w:id="347" w:author="My Luong Vuong" w:date="2023-11-21T10:34:00Z">
        <w:r w:rsidR="00384819">
          <w:rPr>
            <w:rFonts w:eastAsia="Times New Roman" w:cstheme="minorHAnsi"/>
            <w:color w:val="000000" w:themeColor="text1"/>
            <w:lang w:val="en-GB"/>
          </w:rPr>
          <w:t>.</w:t>
        </w:r>
      </w:ins>
      <w:r w:rsidR="00C07FA3" w:rsidRPr="00E03B11">
        <w:rPr>
          <w:rFonts w:eastAsia="Times New Roman" w:cstheme="minorHAnsi"/>
          <w:color w:val="000000" w:themeColor="text1"/>
          <w:lang w:val="en-GB"/>
        </w:rPr>
        <w:t xml:space="preserve"> </w:t>
      </w:r>
      <w:del w:id="348" w:author="My Luong Vuong" w:date="2023-11-21T10:19:00Z">
        <w:r w:rsidR="00C54022" w:rsidRPr="00E03B11" w:rsidDel="00A3569E">
          <w:rPr>
            <w:rFonts w:eastAsia="Times New Roman" w:cstheme="minorHAnsi"/>
            <w:color w:val="000000" w:themeColor="text1"/>
            <w:lang w:val="en-GB"/>
          </w:rPr>
          <w:delText>To avoid imputing unrealistic values,</w:delText>
        </w:r>
      </w:del>
      <w:ins w:id="349" w:author="My Luong Vuong" w:date="2023-11-21T10:19:00Z">
        <w:r w:rsidR="00A3569E">
          <w:rPr>
            <w:rFonts w:eastAsia="Times New Roman" w:cstheme="minorHAnsi"/>
            <w:color w:val="000000" w:themeColor="text1"/>
            <w:lang w:val="en-GB"/>
          </w:rPr>
          <w:t>The</w:t>
        </w:r>
      </w:ins>
      <w:r w:rsidR="00C54022" w:rsidRPr="00E03B11">
        <w:rPr>
          <w:rFonts w:eastAsia="Times New Roman" w:cstheme="minorHAnsi"/>
          <w:color w:val="000000" w:themeColor="text1"/>
          <w:lang w:val="en-GB"/>
        </w:rPr>
        <w:t xml:space="preserve"> </w:t>
      </w:r>
      <w:r w:rsidR="00487BCD" w:rsidRPr="00E03B11">
        <w:rPr>
          <w:rFonts w:eastAsia="Times New Roman" w:cstheme="minorHAnsi"/>
          <w:color w:val="000000" w:themeColor="text1"/>
          <w:lang w:val="en-GB"/>
        </w:rPr>
        <w:t>i</w:t>
      </w:r>
      <w:r w:rsidR="006B4F39" w:rsidRPr="00E03B11">
        <w:rPr>
          <w:rFonts w:eastAsia="Times New Roman" w:cstheme="minorHAnsi"/>
          <w:color w:val="000000" w:themeColor="text1"/>
          <w:lang w:val="en-GB"/>
        </w:rPr>
        <w:t xml:space="preserve">mputation was </w:t>
      </w:r>
      <w:r w:rsidR="00CE6B8B" w:rsidRPr="00E03B11">
        <w:rPr>
          <w:rFonts w:eastAsia="Times New Roman" w:cstheme="minorHAnsi"/>
          <w:color w:val="000000" w:themeColor="text1"/>
          <w:lang w:val="en-GB"/>
        </w:rPr>
        <w:t xml:space="preserve">performed separately </w:t>
      </w:r>
      <w:r w:rsidR="00341805" w:rsidRPr="00E03B11">
        <w:rPr>
          <w:rFonts w:eastAsia="Times New Roman" w:cstheme="minorHAnsi"/>
          <w:color w:val="000000" w:themeColor="text1"/>
          <w:lang w:val="en-GB"/>
        </w:rPr>
        <w:t>for patients who had CRRT at least once</w:t>
      </w:r>
      <w:ins w:id="350" w:author="My Luong Vuong" w:date="2023-11-21T10:19:00Z">
        <w:r w:rsidR="00C74DC7">
          <w:rPr>
            <w:rFonts w:eastAsia="Times New Roman" w:cstheme="minorHAnsi"/>
            <w:color w:val="000000" w:themeColor="text1"/>
            <w:lang w:val="en-GB"/>
          </w:rPr>
          <w:t>,</w:t>
        </w:r>
      </w:ins>
      <w:r w:rsidR="00341805" w:rsidRPr="00E03B11">
        <w:rPr>
          <w:rFonts w:eastAsia="Times New Roman" w:cstheme="minorHAnsi"/>
          <w:color w:val="000000" w:themeColor="text1"/>
          <w:lang w:val="en-GB"/>
        </w:rPr>
        <w:t xml:space="preserve"> and patients who did not have CRRT.</w:t>
      </w:r>
      <w:r w:rsidR="006B4F39" w:rsidRPr="00E03B11">
        <w:rPr>
          <w:rFonts w:eastAsia="Times New Roman" w:cstheme="minorHAnsi"/>
          <w:color w:val="000000" w:themeColor="text1"/>
          <w:lang w:val="en-GB"/>
        </w:rPr>
        <w:t xml:space="preserve"> </w:t>
      </w:r>
      <w:r w:rsidR="00C07FA3" w:rsidRPr="00E03B11">
        <w:rPr>
          <w:rFonts w:eastAsia="Times New Roman" w:cstheme="minorHAnsi"/>
          <w:color w:val="000000" w:themeColor="text1"/>
          <w:lang w:val="en-GB"/>
        </w:rPr>
        <w:t>All variables were included in each imputation model (with the exception of the variable that was being imputed)</w:t>
      </w:r>
      <w:r w:rsidR="00FA0E43" w:rsidRPr="00E03B11">
        <w:rPr>
          <w:rFonts w:eastAsia="Times New Roman" w:cstheme="minorHAnsi"/>
          <w:color w:val="000000" w:themeColor="text1"/>
          <w:lang w:val="en-GB"/>
        </w:rPr>
        <w:fldChar w:fldCharType="begin">
          <w:fldData xml:space="preserve">PEVuZE5vdGU+PENpdGU+PEF1dGhvcj5BdXN0aW48L0F1dGhvcj48WWVhcj4yMDIxPC9ZZWFyPjxS
ZWNOdW0+MzM8L1JlY051bT48RGlzcGxheVRleHQ+wqBbMjddPC9EaXNwbGF5VGV4dD48cmVjb3Jk
PjxyZWMtbnVtYmVyPjMzPC9yZWMtbnVtYmVyPjxmb3JlaWduLWtleXM+PGtleSBhcHA9IkVOIiBk
Yi1pZD0ieHJlZDllNXNnMDA5cGNldHNlcHh0ZnMwZHd4c2E1cnp2YXd4IiB0aW1lc3RhbXA9IjE2
ODI4NDYyMDUiPjMzPC9rZXk+PC9mb3JlaWduLWtleXM+PHJlZi10eXBlIG5hbWU9IkpvdXJuYWwg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ins w:id="351" w:author="My Luong Vuong" w:date="2023-11-24T09:57:00Z">
        <w:r w:rsidR="00B307D1">
          <w:rPr>
            <w:rFonts w:eastAsia="Times New Roman" w:cstheme="minorHAnsi"/>
            <w:color w:val="000000" w:themeColor="text1"/>
            <w:lang w:val="en-GB"/>
          </w:rPr>
          <w:instrText xml:space="preserve"> ADDIN EN.CITE </w:instrText>
        </w:r>
      </w:ins>
      <w:del w:id="352" w:author="My Luong Vuong" w:date="2023-11-21T10:35:00Z">
        <w:r w:rsidR="00B558D9" w:rsidDel="0070367F">
          <w:rPr>
            <w:rFonts w:eastAsia="Times New Roman" w:cstheme="minorHAnsi"/>
            <w:color w:val="000000" w:themeColor="text1"/>
            <w:lang w:val="en-GB"/>
          </w:rPr>
          <w:delInstrText xml:space="preserve"> ADDIN EN.CITE </w:delInstrText>
        </w:r>
        <w:r w:rsidR="00B558D9" w:rsidDel="0070367F">
          <w:rPr>
            <w:rFonts w:eastAsia="Times New Roman" w:cstheme="minorHAnsi"/>
            <w:color w:val="000000" w:themeColor="text1"/>
            <w:lang w:val="en-GB"/>
          </w:rPr>
          <w:fldChar w:fldCharType="begin">
            <w:fldData xml:space="preserve">PEVuZE5vdGU+PENpdGU+PEF1dGhvcj5BdXN0aW48L0F1dGhvcj48WWVhcj4yMDIxPC9ZZWFyPjxS
ZWNOdW0+MzM8L1JlY051bT48RGlzcGxheVRleHQ+wqBbMjddPC9EaXNwbGF5VGV4dD48cmVjb3Jk
PjxyZWMtbnVtYmVyPjMzPC9yZWMtbnVtYmVyPjxmb3JlaWduLWtleXM+PGtleSBhcHA9IkVOIiBk
Yi1pZD0ieHJlZDllNXNnMDA5cGNldHNlcHh0ZnMwZHd4c2E1cnp2YXd4IiB0aW1lc3RhbXA9IjE2
ODI4NDYyMDUiPjMzPC9rZXk+PC9mb3JlaWduLWtleXM+PHJlZi10eXBlIG5hbWU9IkpvdXJuYWwg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B558D9" w:rsidDel="0070367F">
          <w:rPr>
            <w:rFonts w:eastAsia="Times New Roman" w:cstheme="minorHAnsi"/>
            <w:color w:val="000000" w:themeColor="text1"/>
            <w:lang w:val="en-GB"/>
          </w:rPr>
          <w:delInstrText xml:space="preserve"> ADDIN EN.CITE.DATA </w:delInstrText>
        </w:r>
        <w:r w:rsidR="00B558D9" w:rsidDel="0070367F">
          <w:rPr>
            <w:rFonts w:eastAsia="Times New Roman" w:cstheme="minorHAnsi"/>
            <w:color w:val="000000" w:themeColor="text1"/>
            <w:lang w:val="en-GB"/>
          </w:rPr>
        </w:r>
        <w:r w:rsidR="00B558D9" w:rsidDel="0070367F">
          <w:rPr>
            <w:rFonts w:eastAsia="Times New Roman" w:cstheme="minorHAnsi"/>
            <w:color w:val="000000" w:themeColor="text1"/>
            <w:lang w:val="en-GB"/>
          </w:rPr>
          <w:fldChar w:fldCharType="end"/>
        </w:r>
      </w:del>
      <w:del w:id="353" w:author="My Luong Vuong" w:date="2023-11-24T09:57:00Z">
        <w:r w:rsidR="00FA0E43" w:rsidRPr="00E03B11" w:rsidDel="00B307D1">
          <w:rPr>
            <w:rFonts w:eastAsia="Times New Roman" w:cstheme="minorHAnsi"/>
            <w:color w:val="000000" w:themeColor="text1"/>
            <w:lang w:val="en-GB"/>
          </w:rPr>
        </w:r>
      </w:del>
      <w:ins w:id="354" w:author="My Luong Vuong" w:date="2023-11-24T09:57:00Z">
        <w:r w:rsidR="00B307D1">
          <w:rPr>
            <w:rFonts w:eastAsia="Times New Roman" w:cstheme="minorHAnsi"/>
            <w:color w:val="000000" w:themeColor="text1"/>
            <w:lang w:val="en-GB"/>
          </w:rPr>
          <w:fldChar w:fldCharType="begin">
            <w:fldData xml:space="preserve">PEVuZE5vdGU+PENpdGU+PEF1dGhvcj5BdXN0aW48L0F1dGhvcj48WWVhcj4yMDIxPC9ZZWFyPjxS
ZWNOdW0+MzM8L1JlY051bT48RGlzcGxheVRleHQ+wqBbMjddPC9EaXNwbGF5VGV4dD48cmVjb3Jk
PjxyZWMtbnVtYmVyPjMzPC9yZWMtbnVtYmVyPjxmb3JlaWduLWtleXM+PGtleSBhcHA9IkVOIiBk
Yi1pZD0ieHJlZDllNXNnMDA5cGNldHNlcHh0ZnMwZHd4c2E1cnp2YXd4IiB0aW1lc3RhbXA9IjE2
ODI4NDYyMDUiPjMzPC9rZXk+PC9mb3JlaWduLWtleXM+PHJlZi10eXBlIG5hbWU9IkpvdXJuYWwg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B307D1">
          <w:rPr>
            <w:rFonts w:eastAsia="Times New Roman" w:cstheme="minorHAnsi"/>
            <w:color w:val="000000" w:themeColor="text1"/>
            <w:lang w:val="en-GB"/>
          </w:rPr>
          <w:instrText xml:space="preserve"> ADDIN EN.CITE.DATA </w:instrText>
        </w:r>
        <w:r w:rsidR="00B307D1">
          <w:rPr>
            <w:rFonts w:eastAsia="Times New Roman" w:cstheme="minorHAnsi"/>
            <w:color w:val="000000" w:themeColor="text1"/>
            <w:lang w:val="en-GB"/>
          </w:rPr>
        </w:r>
        <w:r w:rsidR="00B307D1">
          <w:rPr>
            <w:rFonts w:eastAsia="Times New Roman" w:cstheme="minorHAnsi"/>
            <w:color w:val="000000" w:themeColor="text1"/>
            <w:lang w:val="en-GB"/>
          </w:rPr>
          <w:fldChar w:fldCharType="end"/>
        </w:r>
      </w:ins>
      <w:r w:rsidR="00FA0E43" w:rsidRPr="00E03B11">
        <w:rPr>
          <w:rFonts w:eastAsia="Times New Roman" w:cstheme="minorHAnsi"/>
          <w:color w:val="000000" w:themeColor="text1"/>
          <w:lang w:val="en-GB"/>
        </w:rPr>
        <w:fldChar w:fldCharType="separate"/>
      </w:r>
      <w:ins w:id="355" w:author="My Luong Vuong" w:date="2023-11-24T09:57:00Z">
        <w:r w:rsidR="00B307D1">
          <w:rPr>
            <w:rFonts w:eastAsia="Times New Roman" w:cstheme="minorHAnsi"/>
            <w:noProof/>
            <w:color w:val="000000" w:themeColor="text1"/>
            <w:lang w:val="en-GB"/>
          </w:rPr>
          <w:t> [27]</w:t>
        </w:r>
      </w:ins>
      <w:del w:id="356" w:author="My Luong Vuong" w:date="2023-11-21T10:35:00Z">
        <w:r w:rsidR="00B558D9" w:rsidDel="0070367F">
          <w:rPr>
            <w:rFonts w:eastAsia="Times New Roman" w:cstheme="minorHAnsi"/>
            <w:noProof/>
            <w:color w:val="000000" w:themeColor="text1"/>
            <w:lang w:val="en-GB"/>
          </w:rPr>
          <w:delText> [27]</w:delText>
        </w:r>
      </w:del>
      <w:r w:rsidR="00FA0E43" w:rsidRPr="00E03B11">
        <w:rPr>
          <w:rFonts w:eastAsia="Times New Roman" w:cstheme="minorHAnsi"/>
          <w:color w:val="000000" w:themeColor="text1"/>
          <w:lang w:val="en-GB"/>
        </w:rPr>
        <w:fldChar w:fldCharType="end"/>
      </w:r>
      <w:r w:rsidR="00CE5DBC">
        <w:rPr>
          <w:rFonts w:eastAsia="Times New Roman" w:cstheme="minorHAnsi"/>
          <w:color w:val="000000" w:themeColor="text1"/>
          <w:lang w:val="en-GB"/>
        </w:rPr>
        <w:t>.</w:t>
      </w:r>
      <w:r w:rsidR="006F47DA" w:rsidRPr="00E03B11">
        <w:rPr>
          <w:rFonts w:eastAsia="Times New Roman" w:cstheme="minorHAnsi"/>
          <w:color w:val="000000" w:themeColor="text1"/>
          <w:lang w:val="en-GB"/>
        </w:rPr>
        <w:t xml:space="preserve"> </w:t>
      </w:r>
      <w:r w:rsidR="00442F98" w:rsidRPr="00E03B11">
        <w:rPr>
          <w:rFonts w:eastAsia="Times New Roman" w:cstheme="minorHAnsi"/>
          <w:color w:val="000000" w:themeColor="text1"/>
          <w:lang w:val="en-GB"/>
        </w:rPr>
        <w:t xml:space="preserve">In addition, </w:t>
      </w:r>
      <w:del w:id="357" w:author="My Luong Vuong" w:date="2023-11-21T10:38:00Z">
        <w:r w:rsidR="004A1F8E" w:rsidRPr="00E03B11" w:rsidDel="00F965D8">
          <w:rPr>
            <w:rFonts w:eastAsia="Times New Roman" w:cstheme="minorHAnsi"/>
            <w:color w:val="000000" w:themeColor="text1"/>
            <w:lang w:val="en-GB"/>
          </w:rPr>
          <w:delText>time since last dose</w:delText>
        </w:r>
      </w:del>
      <w:ins w:id="358" w:author="My Luong Vuong" w:date="2023-11-21T10:38:00Z">
        <w:r w:rsidR="00F965D8">
          <w:rPr>
            <w:rFonts w:eastAsia="Times New Roman" w:cstheme="minorHAnsi"/>
            <w:color w:val="000000" w:themeColor="text1"/>
            <w:lang w:val="en-GB"/>
          </w:rPr>
          <w:t>dosing occasion</w:t>
        </w:r>
      </w:ins>
      <w:r w:rsidR="004A1F8E" w:rsidRPr="00E03B11">
        <w:rPr>
          <w:rFonts w:eastAsia="Times New Roman" w:cstheme="minorHAnsi"/>
          <w:color w:val="000000" w:themeColor="text1"/>
          <w:lang w:val="en-GB"/>
        </w:rPr>
        <w:t xml:space="preserve"> </w:t>
      </w:r>
      <w:del w:id="359" w:author="My Luong Vuong" w:date="2023-11-21T10:38:00Z">
        <w:r w:rsidR="004A1F8E" w:rsidRPr="00E03B11" w:rsidDel="00F965D8">
          <w:rPr>
            <w:rFonts w:eastAsia="Times New Roman" w:cstheme="minorHAnsi"/>
            <w:color w:val="000000" w:themeColor="text1"/>
            <w:lang w:val="en-GB"/>
          </w:rPr>
          <w:delText>(T</w:delText>
        </w:r>
        <w:r w:rsidR="007B37D9" w:rsidDel="00F965D8">
          <w:rPr>
            <w:rFonts w:eastAsia="Times New Roman" w:cstheme="minorHAnsi"/>
            <w:color w:val="000000" w:themeColor="text1"/>
            <w:lang w:val="en-GB"/>
          </w:rPr>
          <w:delText>SL</w:delText>
        </w:r>
        <w:r w:rsidR="004A1F8E" w:rsidRPr="00E03B11" w:rsidDel="00F965D8">
          <w:rPr>
            <w:rFonts w:eastAsia="Times New Roman" w:cstheme="minorHAnsi"/>
            <w:color w:val="000000" w:themeColor="text1"/>
            <w:lang w:val="en-GB"/>
          </w:rPr>
          <w:delText>D) (in hours)</w:delText>
        </w:r>
      </w:del>
      <w:ins w:id="360" w:author="My Luong Vuong" w:date="2023-11-21T10:38:00Z">
        <w:r w:rsidR="00F965D8">
          <w:rPr>
            <w:rFonts w:eastAsia="Times New Roman" w:cstheme="minorHAnsi"/>
            <w:color w:val="000000" w:themeColor="text1"/>
            <w:lang w:val="en-GB"/>
          </w:rPr>
          <w:t>(indicating each dosing event)</w:t>
        </w:r>
        <w:r w:rsidR="00F966B8">
          <w:rPr>
            <w:rFonts w:eastAsia="Times New Roman" w:cstheme="minorHAnsi"/>
            <w:color w:val="000000" w:themeColor="text1"/>
            <w:lang w:val="en-GB"/>
          </w:rPr>
          <w:t>,</w:t>
        </w:r>
        <w:r w:rsidR="000A6E01">
          <w:rPr>
            <w:rFonts w:eastAsia="Times New Roman" w:cstheme="minorHAnsi"/>
            <w:color w:val="000000" w:themeColor="text1"/>
            <w:lang w:val="en-GB"/>
          </w:rPr>
          <w:t xml:space="preserve"> </w:t>
        </w:r>
      </w:ins>
      <w:del w:id="361" w:author="My Luong Vuong" w:date="2023-11-21T10:42:00Z">
        <w:r w:rsidR="00900418" w:rsidRPr="00E03B11" w:rsidDel="008A482F">
          <w:rPr>
            <w:rFonts w:eastAsia="Times New Roman" w:cstheme="minorHAnsi"/>
            <w:color w:val="000000" w:themeColor="text1"/>
            <w:lang w:val="en-GB"/>
          </w:rPr>
          <w:delText xml:space="preserve"> </w:delText>
        </w:r>
      </w:del>
      <w:r w:rsidR="00900418" w:rsidRPr="00E03B11">
        <w:rPr>
          <w:rFonts w:eastAsia="Times New Roman" w:cstheme="minorHAnsi"/>
          <w:color w:val="000000" w:themeColor="text1"/>
          <w:lang w:val="en-GB"/>
        </w:rPr>
        <w:t xml:space="preserve">and </w:t>
      </w:r>
      <w:r w:rsidR="00F1531F">
        <w:rPr>
          <w:rFonts w:eastAsia="Times New Roman" w:cstheme="minorHAnsi"/>
          <w:color w:val="000000" w:themeColor="text1"/>
          <w:lang w:val="en-GB"/>
        </w:rPr>
        <w:t>study site</w:t>
      </w:r>
      <w:r w:rsidR="00F1531F" w:rsidRPr="00E03B11">
        <w:rPr>
          <w:rFonts w:eastAsia="Times New Roman" w:cstheme="minorHAnsi"/>
          <w:color w:val="000000" w:themeColor="text1"/>
          <w:lang w:val="en-GB"/>
        </w:rPr>
        <w:t xml:space="preserve"> </w:t>
      </w:r>
      <w:del w:id="362" w:author="Isabel Spriet" w:date="2023-07-05T11:54:00Z">
        <w:r w:rsidR="00900418" w:rsidRPr="00E03B11" w:rsidDel="00001CFF">
          <w:rPr>
            <w:rFonts w:eastAsia="Times New Roman" w:cstheme="minorHAnsi"/>
            <w:color w:val="000000" w:themeColor="text1"/>
            <w:lang w:val="en-GB"/>
          </w:rPr>
          <w:delText xml:space="preserve"> </w:delText>
        </w:r>
      </w:del>
      <w:r w:rsidR="00442F98" w:rsidRPr="00E03B11">
        <w:rPr>
          <w:rFonts w:eastAsia="Times New Roman" w:cstheme="minorHAnsi"/>
          <w:color w:val="000000" w:themeColor="text1"/>
          <w:lang w:val="en-GB"/>
        </w:rPr>
        <w:t xml:space="preserve">were two auxiliary variables in the </w:t>
      </w:r>
      <w:r w:rsidR="00F1531F">
        <w:rPr>
          <w:rFonts w:eastAsia="Times New Roman" w:cstheme="minorHAnsi"/>
          <w:color w:val="000000" w:themeColor="text1"/>
          <w:lang w:val="en-GB"/>
        </w:rPr>
        <w:t xml:space="preserve">imputation </w:t>
      </w:r>
      <w:r w:rsidR="00442F98" w:rsidRPr="00E03B11">
        <w:rPr>
          <w:rFonts w:eastAsia="Times New Roman" w:cstheme="minorHAnsi"/>
          <w:color w:val="000000" w:themeColor="text1"/>
          <w:lang w:val="en-GB"/>
        </w:rPr>
        <w:t>model</w:t>
      </w:r>
      <w:ins w:id="363" w:author="My Luong Vuong" w:date="2023-11-21T10:42:00Z">
        <w:r w:rsidR="004C04F6">
          <w:rPr>
            <w:rFonts w:eastAsia="Times New Roman" w:cstheme="minorHAnsi"/>
            <w:color w:val="000000" w:themeColor="text1"/>
            <w:lang w:val="en-GB"/>
          </w:rPr>
          <w:t>s</w:t>
        </w:r>
      </w:ins>
      <w:del w:id="364" w:author="My Luong Vuong" w:date="2023-11-21T10:42:00Z">
        <w:r w:rsidR="00442F98" w:rsidRPr="00E03B11" w:rsidDel="004C04F6">
          <w:rPr>
            <w:rFonts w:eastAsia="Times New Roman" w:cstheme="minorHAnsi"/>
            <w:color w:val="000000" w:themeColor="text1"/>
            <w:lang w:val="en-GB"/>
          </w:rPr>
          <w:delText xml:space="preserve"> for non-CRRT patients</w:delText>
        </w:r>
      </w:del>
      <w:r w:rsidR="00FA0E43" w:rsidRPr="00E03B11">
        <w:rPr>
          <w:rFonts w:eastAsia="Times New Roman" w:cstheme="minorHAnsi"/>
          <w:color w:val="000000" w:themeColor="text1"/>
          <w:lang w:val="en-GB"/>
        </w:rPr>
        <w:fldChar w:fldCharType="begin">
          <w:fldData xml:space="preserve">PEVuZE5vdGU+PENpdGU+PEF1dGhvcj5BdXN0aW48L0F1dGhvcj48WWVhcj4yMDIxPC9ZZWFyPjxS
ZWNOdW0+MzM8L1JlY051bT48RGlzcGxheVRleHQ+wqBbMjddPC9EaXNwbGF5VGV4dD48cmVjb3Jk
PjxyZWMtbnVtYmVyPjMzPC9yZWMtbnVtYmVyPjxmb3JlaWduLWtleXM+PGtleSBhcHA9IkVOIiBk
Yi1pZD0ieHJlZDllNXNnMDA5cGNldHNlcHh0ZnMwZHd4c2E1cnp2YXd4IiB0aW1lc3RhbXA9IjE2
ODI4NDYyMDUiPjMzPC9rZXk+PC9mb3JlaWduLWtleXM+PHJlZi10eXBlIG5hbWU9IkpvdXJuYWwg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ins w:id="365" w:author="My Luong Vuong" w:date="2023-11-24T09:57:00Z">
        <w:r w:rsidR="00B307D1">
          <w:rPr>
            <w:rFonts w:eastAsia="Times New Roman" w:cstheme="minorHAnsi"/>
            <w:color w:val="000000" w:themeColor="text1"/>
            <w:lang w:val="en-GB"/>
          </w:rPr>
          <w:instrText xml:space="preserve"> ADDIN EN.CITE </w:instrText>
        </w:r>
      </w:ins>
      <w:del w:id="366" w:author="My Luong Vuong" w:date="2023-11-21T10:35:00Z">
        <w:r w:rsidR="00B558D9" w:rsidDel="0070367F">
          <w:rPr>
            <w:rFonts w:eastAsia="Times New Roman" w:cstheme="minorHAnsi"/>
            <w:color w:val="000000" w:themeColor="text1"/>
            <w:lang w:val="en-GB"/>
          </w:rPr>
          <w:delInstrText xml:space="preserve"> ADDIN EN.CITE </w:delInstrText>
        </w:r>
        <w:r w:rsidR="00B558D9" w:rsidDel="0070367F">
          <w:rPr>
            <w:rFonts w:eastAsia="Times New Roman" w:cstheme="minorHAnsi"/>
            <w:color w:val="000000" w:themeColor="text1"/>
            <w:lang w:val="en-GB"/>
          </w:rPr>
          <w:fldChar w:fldCharType="begin">
            <w:fldData xml:space="preserve">PEVuZE5vdGU+PENpdGU+PEF1dGhvcj5BdXN0aW48L0F1dGhvcj48WWVhcj4yMDIxPC9ZZWFyPjxS
ZWNOdW0+MzM8L1JlY051bT48RGlzcGxheVRleHQ+wqBbMjddPC9EaXNwbGF5VGV4dD48cmVjb3Jk
PjxyZWMtbnVtYmVyPjMzPC9yZWMtbnVtYmVyPjxmb3JlaWduLWtleXM+PGtleSBhcHA9IkVOIiBk
Yi1pZD0ieHJlZDllNXNnMDA5cGNldHNlcHh0ZnMwZHd4c2E1cnp2YXd4IiB0aW1lc3RhbXA9IjE2
ODI4NDYyMDUiPjMzPC9rZXk+PC9mb3JlaWduLWtleXM+PHJlZi10eXBlIG5hbWU9IkpvdXJuYWwg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B558D9" w:rsidDel="0070367F">
          <w:rPr>
            <w:rFonts w:eastAsia="Times New Roman" w:cstheme="minorHAnsi"/>
            <w:color w:val="000000" w:themeColor="text1"/>
            <w:lang w:val="en-GB"/>
          </w:rPr>
          <w:delInstrText xml:space="preserve"> ADDIN EN.CITE.DATA </w:delInstrText>
        </w:r>
        <w:r w:rsidR="00B558D9" w:rsidDel="0070367F">
          <w:rPr>
            <w:rFonts w:eastAsia="Times New Roman" w:cstheme="minorHAnsi"/>
            <w:color w:val="000000" w:themeColor="text1"/>
            <w:lang w:val="en-GB"/>
          </w:rPr>
        </w:r>
        <w:r w:rsidR="00B558D9" w:rsidDel="0070367F">
          <w:rPr>
            <w:rFonts w:eastAsia="Times New Roman" w:cstheme="minorHAnsi"/>
            <w:color w:val="000000" w:themeColor="text1"/>
            <w:lang w:val="en-GB"/>
          </w:rPr>
          <w:fldChar w:fldCharType="end"/>
        </w:r>
      </w:del>
      <w:del w:id="367" w:author="My Luong Vuong" w:date="2023-11-24T09:57:00Z">
        <w:r w:rsidR="00FA0E43" w:rsidRPr="00E03B11" w:rsidDel="00B307D1">
          <w:rPr>
            <w:rFonts w:eastAsia="Times New Roman" w:cstheme="minorHAnsi"/>
            <w:color w:val="000000" w:themeColor="text1"/>
            <w:lang w:val="en-GB"/>
          </w:rPr>
        </w:r>
      </w:del>
      <w:ins w:id="368" w:author="My Luong Vuong" w:date="2023-11-24T09:57:00Z">
        <w:r w:rsidR="00B307D1">
          <w:rPr>
            <w:rFonts w:eastAsia="Times New Roman" w:cstheme="minorHAnsi"/>
            <w:color w:val="000000" w:themeColor="text1"/>
            <w:lang w:val="en-GB"/>
          </w:rPr>
          <w:fldChar w:fldCharType="begin">
            <w:fldData xml:space="preserve">PEVuZE5vdGU+PENpdGU+PEF1dGhvcj5BdXN0aW48L0F1dGhvcj48WWVhcj4yMDIxPC9ZZWFyPjxS
ZWNOdW0+MzM8L1JlY051bT48RGlzcGxheVRleHQ+wqBbMjddPC9EaXNwbGF5VGV4dD48cmVjb3Jk
PjxyZWMtbnVtYmVyPjMzPC9yZWMtbnVtYmVyPjxmb3JlaWduLWtleXM+PGtleSBhcHA9IkVOIiBk
Yi1pZD0ieHJlZDllNXNnMDA5cGNldHNlcHh0ZnMwZHd4c2E1cnp2YXd4IiB0aW1lc3RhbXA9IjE2
ODI4NDYyMDUiPjMzPC9rZXk+PC9mb3JlaWduLWtleXM+PHJlZi10eXBlIG5hbWU9IkpvdXJuYWwg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B307D1">
          <w:rPr>
            <w:rFonts w:eastAsia="Times New Roman" w:cstheme="minorHAnsi"/>
            <w:color w:val="000000" w:themeColor="text1"/>
            <w:lang w:val="en-GB"/>
          </w:rPr>
          <w:instrText xml:space="preserve"> ADDIN EN.CITE.DATA </w:instrText>
        </w:r>
        <w:r w:rsidR="00B307D1">
          <w:rPr>
            <w:rFonts w:eastAsia="Times New Roman" w:cstheme="minorHAnsi"/>
            <w:color w:val="000000" w:themeColor="text1"/>
            <w:lang w:val="en-GB"/>
          </w:rPr>
        </w:r>
        <w:r w:rsidR="00B307D1">
          <w:rPr>
            <w:rFonts w:eastAsia="Times New Roman" w:cstheme="minorHAnsi"/>
            <w:color w:val="000000" w:themeColor="text1"/>
            <w:lang w:val="en-GB"/>
          </w:rPr>
          <w:fldChar w:fldCharType="end"/>
        </w:r>
      </w:ins>
      <w:r w:rsidR="00FA0E43" w:rsidRPr="00E03B11">
        <w:rPr>
          <w:rFonts w:eastAsia="Times New Roman" w:cstheme="minorHAnsi"/>
          <w:color w:val="000000" w:themeColor="text1"/>
          <w:lang w:val="en-GB"/>
        </w:rPr>
        <w:fldChar w:fldCharType="separate"/>
      </w:r>
      <w:ins w:id="369" w:author="My Luong Vuong" w:date="2023-11-24T09:57:00Z">
        <w:r w:rsidR="00B307D1">
          <w:rPr>
            <w:rFonts w:eastAsia="Times New Roman" w:cstheme="minorHAnsi"/>
            <w:noProof/>
            <w:color w:val="000000" w:themeColor="text1"/>
            <w:lang w:val="en-GB"/>
          </w:rPr>
          <w:t> [27]</w:t>
        </w:r>
      </w:ins>
      <w:del w:id="370" w:author="My Luong Vuong" w:date="2023-11-21T10:35:00Z">
        <w:r w:rsidR="00B558D9" w:rsidDel="0070367F">
          <w:rPr>
            <w:rFonts w:eastAsia="Times New Roman" w:cstheme="minorHAnsi"/>
            <w:noProof/>
            <w:color w:val="000000" w:themeColor="text1"/>
            <w:lang w:val="en-GB"/>
          </w:rPr>
          <w:delText> [27]</w:delText>
        </w:r>
      </w:del>
      <w:r w:rsidR="00FA0E43" w:rsidRPr="00E03B11">
        <w:rPr>
          <w:rFonts w:eastAsia="Times New Roman" w:cstheme="minorHAnsi"/>
          <w:color w:val="000000" w:themeColor="text1"/>
          <w:lang w:val="en-GB"/>
        </w:rPr>
        <w:fldChar w:fldCharType="end"/>
      </w:r>
      <w:r w:rsidR="001A1334" w:rsidRPr="00E03B11">
        <w:rPr>
          <w:rFonts w:eastAsia="Times New Roman" w:cstheme="minorHAnsi"/>
          <w:color w:val="000000" w:themeColor="text1"/>
          <w:lang w:val="en-GB"/>
        </w:rPr>
        <w:t>.</w:t>
      </w:r>
      <w:r w:rsidR="00C07FA3" w:rsidRPr="00E03B11">
        <w:rPr>
          <w:rFonts w:eastAsia="Times New Roman" w:cstheme="minorHAnsi"/>
          <w:color w:val="000000" w:themeColor="text1"/>
          <w:lang w:val="en-GB"/>
        </w:rPr>
        <w:t xml:space="preserve"> </w:t>
      </w:r>
      <w:commentRangeStart w:id="371"/>
      <w:r w:rsidR="00D779EC" w:rsidRPr="00E03B11">
        <w:rPr>
          <w:rFonts w:eastAsia="Times New Roman" w:cstheme="minorHAnsi"/>
          <w:color w:val="000000" w:themeColor="text1"/>
          <w:lang w:val="en-GB"/>
        </w:rPr>
        <w:t>M</w:t>
      </w:r>
      <w:r w:rsidR="00F478FC" w:rsidRPr="00E03B11">
        <w:rPr>
          <w:rFonts w:eastAsia="Times New Roman" w:cstheme="minorHAnsi"/>
          <w:color w:val="000000" w:themeColor="text1"/>
          <w:lang w:val="en-GB"/>
        </w:rPr>
        <w:t>ultipl</w:t>
      </w:r>
      <w:r w:rsidR="00B00C6C">
        <w:rPr>
          <w:rFonts w:eastAsia="Times New Roman" w:cstheme="minorHAnsi"/>
          <w:color w:val="000000" w:themeColor="text1"/>
          <w:lang w:val="en-GB"/>
        </w:rPr>
        <w:t>e</w:t>
      </w:r>
      <w:r w:rsidR="00C07FA3" w:rsidRPr="00E03B11">
        <w:rPr>
          <w:rFonts w:eastAsia="Times New Roman" w:cstheme="minorHAnsi"/>
          <w:color w:val="000000" w:themeColor="text1"/>
          <w:lang w:val="en-GB"/>
        </w:rPr>
        <w:t xml:space="preserve"> </w:t>
      </w:r>
      <w:commentRangeEnd w:id="371"/>
      <w:r w:rsidR="00001CFF">
        <w:rPr>
          <w:rStyle w:val="CommentReference"/>
        </w:rPr>
        <w:commentReference w:id="371"/>
      </w:r>
      <w:r w:rsidR="00C07FA3" w:rsidRPr="00E03B11">
        <w:rPr>
          <w:rFonts w:eastAsia="Times New Roman" w:cstheme="minorHAnsi"/>
          <w:color w:val="000000" w:themeColor="text1"/>
          <w:lang w:val="en-GB"/>
        </w:rPr>
        <w:t>imputed datasets</w:t>
      </w:r>
      <w:r w:rsidR="00D779EC" w:rsidRPr="00E03B11">
        <w:rPr>
          <w:rFonts w:eastAsia="Times New Roman" w:cstheme="minorHAnsi"/>
          <w:color w:val="000000" w:themeColor="text1"/>
          <w:lang w:val="en-GB"/>
        </w:rPr>
        <w:t xml:space="preserve"> were created</w:t>
      </w:r>
      <w:r w:rsidR="00F1531F">
        <w:rPr>
          <w:rFonts w:eastAsia="Times New Roman" w:cstheme="minorHAnsi"/>
          <w:color w:val="000000" w:themeColor="text1"/>
          <w:lang w:val="en-GB"/>
        </w:rPr>
        <w:t>,</w:t>
      </w:r>
      <w:r w:rsidR="00C3223C" w:rsidRPr="00E03B11">
        <w:rPr>
          <w:rFonts w:eastAsia="Times New Roman" w:cstheme="minorHAnsi"/>
          <w:color w:val="000000" w:themeColor="text1"/>
          <w:lang w:val="en-GB"/>
        </w:rPr>
        <w:t xml:space="preserve"> and </w:t>
      </w:r>
      <w:r w:rsidR="00D779EC" w:rsidRPr="00E03B11">
        <w:rPr>
          <w:rFonts w:eastAsia="Times New Roman" w:cstheme="minorHAnsi"/>
          <w:color w:val="000000" w:themeColor="text1"/>
          <w:lang w:val="en-GB"/>
        </w:rPr>
        <w:t xml:space="preserve">an </w:t>
      </w:r>
      <w:r w:rsidR="00F84FC1" w:rsidRPr="00E03B11">
        <w:rPr>
          <w:rFonts w:eastAsia="Times New Roman" w:cstheme="minorHAnsi"/>
          <w:color w:val="000000" w:themeColor="text1"/>
          <w:lang w:val="en-GB"/>
        </w:rPr>
        <w:t xml:space="preserve">independent </w:t>
      </w:r>
      <w:proofErr w:type="spellStart"/>
      <w:r w:rsidR="006A6850" w:rsidRPr="00E03B11">
        <w:rPr>
          <w:rFonts w:eastAsia="Times New Roman" w:cstheme="minorHAnsi"/>
          <w:color w:val="000000" w:themeColor="text1"/>
          <w:lang w:val="en-GB"/>
        </w:rPr>
        <w:t>popPK</w:t>
      </w:r>
      <w:proofErr w:type="spellEnd"/>
      <w:r w:rsidR="006A6850" w:rsidRPr="00E03B11">
        <w:rPr>
          <w:rFonts w:eastAsia="Times New Roman" w:cstheme="minorHAnsi"/>
          <w:color w:val="000000" w:themeColor="text1"/>
          <w:lang w:val="en-GB"/>
        </w:rPr>
        <w:t xml:space="preserve"> </w:t>
      </w:r>
      <w:r w:rsidR="00F84FC1" w:rsidRPr="00E03B11">
        <w:rPr>
          <w:rFonts w:eastAsia="Times New Roman" w:cstheme="minorHAnsi"/>
          <w:color w:val="000000" w:themeColor="text1"/>
          <w:lang w:val="en-GB"/>
        </w:rPr>
        <w:t>analysis</w:t>
      </w:r>
      <w:r w:rsidR="0049591C" w:rsidRPr="00E03B11">
        <w:rPr>
          <w:rFonts w:eastAsia="Times New Roman" w:cstheme="minorHAnsi"/>
          <w:color w:val="000000" w:themeColor="text1"/>
          <w:lang w:val="en-GB"/>
        </w:rPr>
        <w:t xml:space="preserve"> for each of the dataset</w:t>
      </w:r>
      <w:r w:rsidR="00D779EC" w:rsidRPr="00E03B11">
        <w:rPr>
          <w:rFonts w:eastAsia="Times New Roman" w:cstheme="minorHAnsi"/>
          <w:color w:val="000000" w:themeColor="text1"/>
          <w:lang w:val="en-GB"/>
        </w:rPr>
        <w:t>s was conducted</w:t>
      </w:r>
      <w:r w:rsidR="00C07FA3" w:rsidRPr="00E03B11">
        <w:rPr>
          <w:rFonts w:eastAsia="Times New Roman" w:cstheme="minorHAnsi"/>
          <w:color w:val="000000" w:themeColor="text1"/>
          <w:lang w:val="en-GB"/>
        </w:rPr>
        <w:t xml:space="preserve">. </w:t>
      </w:r>
      <w:r w:rsidR="009D6CD8" w:rsidRPr="00E03B11">
        <w:rPr>
          <w:rFonts w:eastAsia="Times New Roman" w:cstheme="minorHAnsi"/>
          <w:color w:val="000000" w:themeColor="text1"/>
          <w:lang w:val="en-GB"/>
        </w:rPr>
        <w:t xml:space="preserve">Results were then combined using Rubin’s rules </w:t>
      </w:r>
      <w:r w:rsidR="00B25AF9" w:rsidRPr="00E03B11">
        <w:rPr>
          <w:rFonts w:eastAsia="Times New Roman" w:cstheme="minorHAnsi"/>
          <w:color w:val="000000" w:themeColor="text1"/>
          <w:lang w:val="en-GB"/>
        </w:rPr>
        <w:t>for normally distributed parameter estimates</w:t>
      </w:r>
      <w:r w:rsidR="004B2ACF" w:rsidRPr="00E03B11">
        <w:rPr>
          <w:rFonts w:eastAsia="Times New Roman" w:cstheme="minorHAnsi"/>
          <w:color w:val="000000" w:themeColor="text1"/>
          <w:lang w:val="en-GB"/>
        </w:rPr>
        <w:fldChar w:fldCharType="begin"/>
      </w:r>
      <w:ins w:id="372" w:author="My Luong Vuong" w:date="2023-11-24T09:57:00Z">
        <w:r w:rsidR="00B307D1">
          <w:rPr>
            <w:rFonts w:eastAsia="Times New Roman" w:cstheme="minorHAnsi"/>
            <w:color w:val="000000" w:themeColor="text1"/>
            <w:lang w:val="en-GB"/>
          </w:rPr>
          <w:instrText xml:space="preserve"> ADDIN EN.CITE &lt;EndNote&gt;&lt;Cite&gt;&lt;Author&gt;Buuren&lt;/Author&gt;&lt;Year&gt;2018&lt;/Year&gt;&lt;RecNum&gt;26&lt;/RecNum&gt;&lt;DisplayText&gt; [26, 28]&lt;/DisplayText&gt;&lt;record&gt;&lt;rec-number&gt;26&lt;/rec-number&gt;&lt;foreign-keys&gt;&lt;key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Group&lt;/publisher&gt;&lt;urls&gt;&lt;/urls&gt;&lt;/record&gt;&lt;/Cite&gt;&lt;Cite&gt;&lt;Author&gt;Rubin&lt;/Author&gt;&lt;Year&gt;1987&lt;/Year&gt;&lt;RecNum&gt;20&lt;/RecNum&gt;&lt;record&gt;&lt;rec-number&gt;20&lt;/rec-number&gt;&lt;foreign-keys&gt;&lt;key app="EN" db-id="xred9e5sg009pcetsepxtfs0dwxsa5rzvawx" timestamp="1682607622"&gt;20&lt;/key&gt;&lt;/foreign-keys&gt;&lt;ref-type name="Book"&gt;6&lt;/ref-type&gt;&lt;contributors&gt;&lt;authors&gt;&lt;author&gt;Donald B. Rubin&lt;/author&gt;&lt;/authors&gt;&lt;/contributors&gt;&lt;titles&gt;&lt;title&gt;Multiple Imputation for Nonresponse in Surveys&lt;/title&gt;&lt;/titles&gt;&lt;dates&gt;&lt;year&gt;1987&lt;/year&gt;&lt;/dates&gt;&lt;pub-location&gt;New York, NY&lt;/pub-location&gt;&lt;publisher&gt;New York, NY: John Wiley &amp;amp; Sons, Inc.&lt;/publisher&gt;&lt;urls&gt;&lt;/urls&gt;&lt;/record&gt;&lt;/Cite&gt;&lt;/EndNote&gt;</w:instrText>
        </w:r>
      </w:ins>
      <w:del w:id="373" w:author="My Luong Vuong" w:date="2023-11-21T10:34:00Z">
        <w:r w:rsidR="00B558D9" w:rsidDel="00D458B7">
          <w:rPr>
            <w:rFonts w:eastAsia="Times New Roman" w:cstheme="minorHAnsi"/>
            <w:color w:val="000000" w:themeColor="text1"/>
            <w:lang w:val="en-GB"/>
          </w:rPr>
          <w:delInstrText xml:space="preserve"> ADDIN EN.CITE &lt;EndNote&gt;&lt;Cite&gt;&lt;Author&gt;Buuren&lt;/Author&gt;&lt;Year&gt;2018&lt;/Year&gt;&lt;RecNum&gt;26&lt;/RecNum&gt;&lt;DisplayText&gt; [26, 28]&lt;/DisplayText&gt;&lt;record&gt;&lt;rec-number&gt;26&lt;/rec-number&gt;&lt;foreign-keys&gt;&lt;key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Group&lt;/publisher&gt;&lt;urls&gt;&lt;/urls&gt;&lt;/record&gt;&lt;/Cite&gt;&lt;Cite&gt;&lt;Author&gt;Rubin&lt;/Author&gt;&lt;Year&gt;1987&lt;/Year&gt;&lt;RecNum&gt;20&lt;/RecNum&gt;&lt;record&gt;&lt;rec-number&gt;20&lt;/rec-number&gt;&lt;foreign-keys&gt;&lt;key app="EN" db-id="xred9e5sg009pcetsepxtfs0dwxsa5rzvawx" timestamp="1682607622"&gt;20&lt;/key&gt;&lt;/foreign-keys&gt;&lt;ref-type name="Book"&gt;6&lt;/ref-type&gt;&lt;contributors&gt;&lt;authors&gt;&lt;author&gt;Donald B. Rubin&lt;/author&gt;&lt;/authors&gt;&lt;/contributors&gt;&lt;titles&gt;&lt;title&gt;Multiple Imputation for Nonresponse in Surveys&lt;/title&gt;&lt;/titles&gt;&lt;dates&gt;&lt;year&gt;1987&lt;/year&gt;&lt;/dates&gt;&lt;pub-location&gt;New York, NY&lt;/pub-location&gt;&lt;publisher&gt;New York, NY: John Wiley &amp;amp; Sons, Inc.&lt;/publisher&gt;&lt;urls&gt;&lt;/urls&gt;&lt;/record&gt;&lt;/Cite&gt;&lt;/EndNote&gt;</w:delInstrText>
        </w:r>
      </w:del>
      <w:r w:rsidR="004B2ACF" w:rsidRPr="00E03B11">
        <w:rPr>
          <w:rFonts w:eastAsia="Times New Roman" w:cstheme="minorHAnsi"/>
          <w:color w:val="000000" w:themeColor="text1"/>
          <w:lang w:val="en-GB"/>
        </w:rPr>
        <w:fldChar w:fldCharType="separate"/>
      </w:r>
      <w:ins w:id="374" w:author="My Luong Vuong" w:date="2023-11-24T09:57:00Z">
        <w:r w:rsidR="00B307D1">
          <w:rPr>
            <w:rFonts w:eastAsia="Times New Roman" w:cstheme="minorHAnsi"/>
            <w:noProof/>
            <w:color w:val="000000" w:themeColor="text1"/>
            <w:lang w:val="en-GB"/>
          </w:rPr>
          <w:t> [26, 28]</w:t>
        </w:r>
      </w:ins>
      <w:del w:id="375" w:author="My Luong Vuong" w:date="2023-11-21T10:34:00Z">
        <w:r w:rsidR="00B558D9" w:rsidDel="00D458B7">
          <w:rPr>
            <w:rFonts w:eastAsia="Times New Roman" w:cstheme="minorHAnsi"/>
            <w:noProof/>
            <w:color w:val="000000" w:themeColor="text1"/>
            <w:lang w:val="en-GB"/>
          </w:rPr>
          <w:delText> [26, 28]</w:delText>
        </w:r>
      </w:del>
      <w:r w:rsidR="004B2ACF" w:rsidRPr="00E03B11">
        <w:rPr>
          <w:rFonts w:eastAsia="Times New Roman" w:cstheme="minorHAnsi"/>
          <w:color w:val="000000" w:themeColor="text1"/>
          <w:lang w:val="en-GB"/>
        </w:rPr>
        <w:fldChar w:fldCharType="end"/>
      </w:r>
      <w:r w:rsidR="00661E15">
        <w:rPr>
          <w:rFonts w:eastAsia="Times New Roman" w:cstheme="minorHAnsi"/>
          <w:color w:val="000000" w:themeColor="text1"/>
          <w:lang w:val="en-GB"/>
        </w:rPr>
        <w:t>.</w:t>
      </w:r>
      <w:r w:rsidR="009D6CD8" w:rsidRPr="00E03B11">
        <w:rPr>
          <w:rFonts w:eastAsia="Times New Roman" w:cstheme="minorHAnsi"/>
          <w:color w:val="000000" w:themeColor="text1"/>
          <w:lang w:val="en-GB"/>
        </w:rPr>
        <w:t xml:space="preserve"> </w:t>
      </w:r>
      <w:r w:rsidR="00925E91" w:rsidRPr="00E03B11">
        <w:rPr>
          <w:rFonts w:eastAsia="Times New Roman" w:cstheme="minorHAnsi"/>
          <w:color w:val="000000" w:themeColor="text1"/>
          <w:lang w:val="en-GB"/>
        </w:rPr>
        <w:t xml:space="preserve">For </w:t>
      </w:r>
      <w:r w:rsidR="00207758" w:rsidRPr="00E03B11">
        <w:rPr>
          <w:rFonts w:eastAsia="Times New Roman" w:cstheme="minorHAnsi"/>
          <w:color w:val="000000" w:themeColor="text1"/>
          <w:lang w:val="en-GB"/>
        </w:rPr>
        <w:t xml:space="preserve">non-normal </w:t>
      </w:r>
      <w:r w:rsidR="00F17E8E" w:rsidRPr="00E03B11">
        <w:rPr>
          <w:rFonts w:eastAsia="Times New Roman" w:cstheme="minorHAnsi"/>
          <w:color w:val="000000" w:themeColor="text1"/>
          <w:lang w:val="en-GB"/>
        </w:rPr>
        <w:t xml:space="preserve">non-negative </w:t>
      </w:r>
      <w:r w:rsidR="00925E91" w:rsidRPr="00E03B11">
        <w:rPr>
          <w:rFonts w:eastAsia="Times New Roman" w:cstheme="minorHAnsi"/>
          <w:color w:val="000000" w:themeColor="text1"/>
          <w:lang w:val="en-GB"/>
        </w:rPr>
        <w:t>variance terms</w:t>
      </w:r>
      <w:r w:rsidR="00446C99" w:rsidRPr="00E03B11">
        <w:rPr>
          <w:rFonts w:eastAsia="Times New Roman" w:cstheme="minorHAnsi"/>
          <w:color w:val="000000" w:themeColor="text1"/>
          <w:lang w:val="en-GB"/>
        </w:rPr>
        <w:t xml:space="preserve"> (i.e., IIV and RV)</w:t>
      </w:r>
      <w:r w:rsidR="00925E91" w:rsidRPr="00E03B11">
        <w:rPr>
          <w:rFonts w:eastAsia="Times New Roman" w:cstheme="minorHAnsi"/>
          <w:color w:val="000000" w:themeColor="text1"/>
          <w:lang w:val="en-GB"/>
        </w:rPr>
        <w:t>,</w:t>
      </w:r>
      <w:r w:rsidR="00416873" w:rsidRPr="00E03B11">
        <w:rPr>
          <w:rFonts w:eastAsia="Times New Roman" w:cstheme="minorHAnsi"/>
          <w:color w:val="000000" w:themeColor="text1"/>
          <w:lang w:val="en-GB"/>
        </w:rPr>
        <w:t xml:space="preserve"> log transformation was performed before </w:t>
      </w:r>
      <w:r w:rsidR="007D2C8E" w:rsidRPr="00E03B11">
        <w:rPr>
          <w:rFonts w:eastAsia="Times New Roman" w:cstheme="minorHAnsi"/>
          <w:color w:val="000000" w:themeColor="text1"/>
          <w:lang w:val="en-GB"/>
        </w:rPr>
        <w:t>pooling their estimates</w:t>
      </w:r>
      <w:r w:rsidR="005945BF" w:rsidRPr="00E03B11">
        <w:rPr>
          <w:rFonts w:eastAsia="Times New Roman" w:cstheme="minorHAnsi"/>
          <w:color w:val="000000" w:themeColor="text1"/>
          <w:lang w:val="en-GB"/>
        </w:rPr>
        <w:t xml:space="preserve"> to ensure normality assumption holds</w:t>
      </w:r>
      <w:r w:rsidR="002D21CD" w:rsidRPr="00E03B11">
        <w:rPr>
          <w:rFonts w:eastAsia="Times New Roman" w:cstheme="minorHAnsi"/>
          <w:color w:val="000000" w:themeColor="text1"/>
          <w:lang w:val="en-GB"/>
        </w:rPr>
        <w:fldChar w:fldCharType="begin"/>
      </w:r>
      <w:ins w:id="376" w:author="My Luong Vuong" w:date="2023-11-24T09:57:00Z">
        <w:r w:rsidR="00B307D1">
          <w:rPr>
            <w:rFonts w:eastAsia="Times New Roman" w:cstheme="minorHAnsi"/>
            <w:color w:val="000000" w:themeColor="text1"/>
            <w:lang w:val="en-GB"/>
          </w:rPr>
          <w:instrText xml:space="preserve"> ADDIN EN.CITE &lt;EndNote&gt;&lt;Cite&gt;&lt;Author&gt;Harel&lt;/Author&gt;&lt;Year&gt;2009&lt;/Year&gt;&lt;RecNum&gt;34&lt;/RecNum&gt;&lt;DisplayText&gt; [29]&lt;/DisplayText&gt;&lt;record&gt;&lt;rec-number&gt;34&lt;/rec-number&gt;&lt;foreign-keys&gt;&lt;key app="EN" db-id="xred9e5sg009pcetsepxtfs0dwxsa5rzvawx" timestamp="1682846482"&gt;34&lt;/key&gt;&lt;/foreign-keys&gt;&lt;ref-type name="Journal Article"&gt;17&lt;/ref-type&gt;&lt;contributors&gt;&lt;authors&gt;&lt;author&gt;Harel, Ofer&lt;/author&gt;&lt;/authors&gt;&lt;/contributors&gt;&lt;titles&gt;&lt;title&gt;The estimation of R 2 and adjusted R 2 in incomplete data sets using multiple imputation&lt;/title&gt;&lt;secondary-title&gt;Journal of Applied Statistics&lt;/secondary-title&gt;&lt;/titles&gt;&lt;periodical&gt;&lt;full-title&gt;Journal of Applied Statistics&lt;/full-title&gt;&lt;/periodical&gt;&lt;pages&gt;1109-1118&lt;/pages&gt;&lt;volume&gt;36&lt;/volume&gt;&lt;number&gt;10&lt;/number&gt;&lt;dates&gt;&lt;year&gt;2009&lt;/year&gt;&lt;pub-dates&gt;&lt;date&gt;2009/10/01&lt;/date&gt;&lt;/pub-dates&gt;&lt;/dates&gt;&lt;publisher&gt;Taylor &amp;amp; Francis&lt;/publisher&gt;&lt;isbn&gt;0266-4763&lt;/isbn&gt;&lt;urls&gt;&lt;related-urls&gt;&lt;url&gt;https://doi.org/10.1080/02664760802553000&lt;/url&gt;&lt;/related-urls&gt;&lt;/urls&gt;&lt;electronic-resource-num&gt;10.1080/02664760802553000&lt;/electronic-resource-num&gt;&lt;/record&gt;&lt;/Cite&gt;&lt;/EndNote&gt;</w:instrText>
        </w:r>
      </w:ins>
      <w:del w:id="377" w:author="My Luong Vuong" w:date="2023-11-21T10:34:00Z">
        <w:r w:rsidR="00B558D9" w:rsidDel="00D458B7">
          <w:rPr>
            <w:rFonts w:eastAsia="Times New Roman" w:cstheme="minorHAnsi"/>
            <w:color w:val="000000" w:themeColor="text1"/>
            <w:lang w:val="en-GB"/>
          </w:rPr>
          <w:delInstrText xml:space="preserve"> ADDIN EN.CITE &lt;EndNote&gt;&lt;Cite&gt;&lt;Author&gt;Harel&lt;/Author&gt;&lt;Year&gt;2009&lt;/Year&gt;&lt;RecNum&gt;34&lt;/RecNum&gt;&lt;DisplayText&gt; [29]&lt;/DisplayText&gt;&lt;record&gt;&lt;rec-number&gt;34&lt;/rec-number&gt;&lt;foreign-keys&gt;&lt;key app="EN" db-id="xred9e5sg009pcetsepxtfs0dwxsa5rzvawx" timestamp="1682846482"&gt;34&lt;/key&gt;&lt;/foreign-keys&gt;&lt;ref-type name="Journal Article"&gt;17&lt;/ref-type&gt;&lt;contributors&gt;&lt;authors&gt;&lt;author&gt;Harel, Ofer&lt;/author&gt;&lt;/authors&gt;&lt;/contributors&gt;&lt;titles&gt;&lt;title&gt;The estimation of R 2 and adjusted R 2 in incomplete data sets using multiple imputation&lt;/title&gt;&lt;secondary-title&gt;Journal of Applied Statistics&lt;/secondary-title&gt;&lt;/titles&gt;&lt;periodical&gt;&lt;full-title&gt;Journal of Applied Statistics&lt;/full-title&gt;&lt;/periodical&gt;&lt;pages&gt;1109-1118&lt;/pages&gt;&lt;volume&gt;36&lt;/volume&gt;&lt;number&gt;10&lt;/number&gt;&lt;dates&gt;&lt;year&gt;2009&lt;/year&gt;&lt;pub-dates&gt;&lt;date&gt;2009/10/01&lt;/date&gt;&lt;/pub-dates&gt;&lt;/dates&gt;&lt;publisher&gt;Taylor &amp;amp; Francis&lt;/publisher&gt;&lt;isbn&gt;0266-4763&lt;/isbn&gt;&lt;urls&gt;&lt;related-urls&gt;&lt;url&gt;https://doi.org/10.1080/02664760802553000&lt;/url&gt;&lt;/related-urls&gt;&lt;/urls&gt;&lt;electronic-resource-num&gt;10.1080/02664760802553000&lt;/electronic-resource-num&gt;&lt;/record&gt;&lt;/Cite&gt;&lt;/EndNote&gt;</w:delInstrText>
        </w:r>
      </w:del>
      <w:r w:rsidR="002D21CD" w:rsidRPr="00E03B11">
        <w:rPr>
          <w:rFonts w:eastAsia="Times New Roman" w:cstheme="minorHAnsi"/>
          <w:color w:val="000000" w:themeColor="text1"/>
          <w:lang w:val="en-GB"/>
        </w:rPr>
        <w:fldChar w:fldCharType="separate"/>
      </w:r>
      <w:ins w:id="378" w:author="My Luong Vuong" w:date="2023-11-24T09:57:00Z">
        <w:r w:rsidR="00B307D1">
          <w:rPr>
            <w:rFonts w:eastAsia="Times New Roman" w:cstheme="minorHAnsi"/>
            <w:noProof/>
            <w:color w:val="000000" w:themeColor="text1"/>
            <w:lang w:val="en-GB"/>
          </w:rPr>
          <w:t> [29]</w:t>
        </w:r>
      </w:ins>
      <w:del w:id="379" w:author="My Luong Vuong" w:date="2023-11-21T10:34:00Z">
        <w:r w:rsidR="00B558D9" w:rsidDel="00D458B7">
          <w:rPr>
            <w:rFonts w:eastAsia="Times New Roman" w:cstheme="minorHAnsi"/>
            <w:noProof/>
            <w:color w:val="000000" w:themeColor="text1"/>
            <w:lang w:val="en-GB"/>
          </w:rPr>
          <w:delText> [29]</w:delText>
        </w:r>
      </w:del>
      <w:r w:rsidR="002D21CD" w:rsidRPr="00E03B11">
        <w:rPr>
          <w:rFonts w:eastAsia="Times New Roman" w:cstheme="minorHAnsi"/>
          <w:color w:val="000000" w:themeColor="text1"/>
          <w:lang w:val="en-GB"/>
        </w:rPr>
        <w:fldChar w:fldCharType="end"/>
      </w:r>
      <w:r w:rsidR="00C47E46">
        <w:rPr>
          <w:rFonts w:eastAsia="Times New Roman" w:cstheme="minorHAnsi"/>
          <w:color w:val="000000" w:themeColor="text1"/>
          <w:lang w:val="en-GB"/>
        </w:rPr>
        <w:t>.</w:t>
      </w:r>
      <w:r w:rsidR="00791ACD" w:rsidRPr="00E03B11">
        <w:rPr>
          <w:rFonts w:eastAsia="Times New Roman" w:cstheme="minorHAnsi"/>
          <w:color w:val="000000" w:themeColor="text1"/>
          <w:lang w:val="en-GB"/>
        </w:rPr>
        <w:t xml:space="preserve"> </w:t>
      </w:r>
      <w:r w:rsidR="006A6850" w:rsidRPr="00E03B11">
        <w:rPr>
          <w:rFonts w:eastAsia="Times New Roman" w:cstheme="minorHAnsi"/>
          <w:color w:val="000000" w:themeColor="text1"/>
          <w:lang w:val="en-GB"/>
        </w:rPr>
        <w:t>The d</w:t>
      </w:r>
      <w:r w:rsidR="00151998" w:rsidRPr="00E03B11">
        <w:rPr>
          <w:rFonts w:eastAsia="Times New Roman" w:cstheme="minorHAnsi"/>
          <w:color w:val="000000" w:themeColor="text1"/>
          <w:lang w:val="en-GB"/>
        </w:rPr>
        <w:t>elta method was utili</w:t>
      </w:r>
      <w:r w:rsidR="0021336A" w:rsidRPr="00E03B11">
        <w:rPr>
          <w:rFonts w:eastAsia="Times New Roman" w:cstheme="minorHAnsi"/>
          <w:color w:val="000000" w:themeColor="text1"/>
          <w:lang w:val="en-GB"/>
        </w:rPr>
        <w:t>s</w:t>
      </w:r>
      <w:r w:rsidR="00151998" w:rsidRPr="00E03B11">
        <w:rPr>
          <w:rFonts w:eastAsia="Times New Roman" w:cstheme="minorHAnsi"/>
          <w:color w:val="000000" w:themeColor="text1"/>
          <w:lang w:val="en-GB"/>
        </w:rPr>
        <w:t>ed</w:t>
      </w:r>
      <w:r w:rsidR="00EC6FD0" w:rsidRPr="00E03B11">
        <w:rPr>
          <w:rFonts w:eastAsia="Times New Roman" w:cstheme="minorHAnsi"/>
          <w:color w:val="000000" w:themeColor="text1"/>
          <w:lang w:val="en-GB"/>
        </w:rPr>
        <w:t xml:space="preserve"> to obtain </w:t>
      </w:r>
      <w:r w:rsidR="00DF2E2D" w:rsidRPr="00E03B11">
        <w:rPr>
          <w:rFonts w:eastAsia="Times New Roman" w:cstheme="minorHAnsi"/>
          <w:color w:val="000000" w:themeColor="text1"/>
          <w:lang w:val="en-GB"/>
        </w:rPr>
        <w:t>the variance of these log-transformed terms</w:t>
      </w:r>
      <w:r w:rsidR="00A207E0" w:rsidRPr="00E03B11">
        <w:rPr>
          <w:rFonts w:eastAsia="Times New Roman" w:cstheme="minorHAnsi"/>
          <w:color w:val="000000" w:themeColor="text1"/>
          <w:lang w:val="en-GB"/>
        </w:rPr>
        <w:fldChar w:fldCharType="begin"/>
      </w:r>
      <w:ins w:id="380" w:author="My Luong Vuong" w:date="2023-11-24T09:57:00Z">
        <w:r w:rsidR="00B307D1">
          <w:rPr>
            <w:rFonts w:eastAsia="Times New Roman" w:cstheme="minorHAnsi"/>
            <w:color w:val="000000" w:themeColor="text1"/>
            <w:lang w:val="en-GB"/>
          </w:rPr>
          <w:instrText xml:space="preserve"> ADDIN EN.CITE &lt;EndNote&gt;&lt;Cite&gt;&lt;Author&gt;Hosmer&lt;/Author&gt;&lt;Year&gt;2008&lt;/Year&gt;&lt;RecNum&gt;29&lt;/RecNum&gt;&lt;DisplayText&gt; [30]&lt;/DisplayText&gt;&lt;record&gt;&lt;rec-number&gt;29&lt;/rec-number&gt;&lt;foreign-keys&gt;&lt;key app="EN" db-id="xred9e5sg009pcetsepxtfs0dwxsa5rzvawx" timestamp="1682800061"&gt;29&lt;/key&gt;&lt;/foreign-keys&gt;&lt;ref-type name="Book"&gt;6&lt;/ref-type&gt;&lt;contributors&gt;&lt;authors&gt;&lt;author&gt;David W. Hosmer&lt;/author&gt;&lt;author&gt;Stanley Lemeshow&lt;/author&gt;&lt;author&gt;Susanne May &lt;/author&gt;&lt;/authors&gt;&lt;/contributors&gt;&lt;titles&gt;&lt;title&gt;Applied Survival Analysis: Regression Modeling of Time-to-Event Data, Second Edition&lt;/title&gt;&lt;/titles&gt;&lt;dates&gt;&lt;year&gt;2008&lt;/year&gt;&lt;/dates&gt;&lt;publisher&gt;John Wiley &amp;amp; Sons, Inc.&lt;/publisher&gt;&lt;urls&gt;&lt;/urls&gt;&lt;/record&gt;&lt;/Cite&gt;&lt;/EndNote&gt;</w:instrText>
        </w:r>
      </w:ins>
      <w:del w:id="381" w:author="My Luong Vuong" w:date="2023-11-21T10:34:00Z">
        <w:r w:rsidR="00B558D9" w:rsidDel="00D458B7">
          <w:rPr>
            <w:rFonts w:eastAsia="Times New Roman" w:cstheme="minorHAnsi"/>
            <w:color w:val="000000" w:themeColor="text1"/>
            <w:lang w:val="en-GB"/>
          </w:rPr>
          <w:delInstrText xml:space="preserve"> ADDIN EN.CITE &lt;EndNote&gt;&lt;Cite&gt;&lt;Author&gt;Hosmer&lt;/Author&gt;&lt;Year&gt;2008&lt;/Year&gt;&lt;RecNum&gt;29&lt;/RecNum&gt;&lt;DisplayText&gt; [30]&lt;/DisplayText&gt;&lt;record&gt;&lt;rec-number&gt;29&lt;/rec-number&gt;&lt;foreign-keys&gt;&lt;key app="EN" db-id="xred9e5sg009pcetsepxtfs0dwxsa5rzvawx" timestamp="1682800061"&gt;29&lt;/key&gt;&lt;/foreign-keys&gt;&lt;ref-type name="Book"&gt;6&lt;/ref-type&gt;&lt;contributors&gt;&lt;authors&gt;&lt;author&gt;David W. Hosmer&lt;/author&gt;&lt;author&gt;Stanley Lemeshow&lt;/author&gt;&lt;author&gt;Susanne May &lt;/author&gt;&lt;/authors&gt;&lt;/contributors&gt;&lt;titles&gt;&lt;title&gt;Applied Survival Analysis: Regression Modeling of Time-to-Event Data, Second Edition&lt;/title&gt;&lt;/titles&gt;&lt;dates&gt;&lt;year&gt;2008&lt;/year&gt;&lt;/dates&gt;&lt;publisher&gt;John Wiley &amp;amp; Sons, Inc.&lt;/publisher&gt;&lt;urls&gt;&lt;/urls&gt;&lt;/record&gt;&lt;/Cite&gt;&lt;/EndNote&gt;</w:delInstrText>
        </w:r>
      </w:del>
      <w:r w:rsidR="00A207E0" w:rsidRPr="00E03B11">
        <w:rPr>
          <w:rFonts w:eastAsia="Times New Roman" w:cstheme="minorHAnsi"/>
          <w:color w:val="000000" w:themeColor="text1"/>
          <w:lang w:val="en-GB"/>
        </w:rPr>
        <w:fldChar w:fldCharType="separate"/>
      </w:r>
      <w:ins w:id="382" w:author="My Luong Vuong" w:date="2023-11-24T09:57:00Z">
        <w:r w:rsidR="00B307D1">
          <w:rPr>
            <w:rFonts w:eastAsia="Times New Roman" w:cstheme="minorHAnsi"/>
            <w:noProof/>
            <w:color w:val="000000" w:themeColor="text1"/>
            <w:lang w:val="en-GB"/>
          </w:rPr>
          <w:t> [30]</w:t>
        </w:r>
      </w:ins>
      <w:del w:id="383" w:author="My Luong Vuong" w:date="2023-11-21T10:34:00Z">
        <w:r w:rsidR="00B558D9" w:rsidDel="00D458B7">
          <w:rPr>
            <w:rFonts w:eastAsia="Times New Roman" w:cstheme="minorHAnsi"/>
            <w:noProof/>
            <w:color w:val="000000" w:themeColor="text1"/>
            <w:lang w:val="en-GB"/>
          </w:rPr>
          <w:delText> [30]</w:delText>
        </w:r>
      </w:del>
      <w:r w:rsidR="00A207E0" w:rsidRPr="00E03B11">
        <w:rPr>
          <w:rFonts w:eastAsia="Times New Roman" w:cstheme="minorHAnsi"/>
          <w:color w:val="000000" w:themeColor="text1"/>
          <w:lang w:val="en-GB"/>
        </w:rPr>
        <w:fldChar w:fldCharType="end"/>
      </w:r>
      <w:r w:rsidR="00D04096">
        <w:rPr>
          <w:rFonts w:eastAsia="Times New Roman" w:cstheme="minorHAnsi"/>
          <w:color w:val="000000" w:themeColor="text1"/>
          <w:lang w:val="en-GB"/>
        </w:rPr>
        <w:t>.</w:t>
      </w:r>
      <w:r w:rsidR="00925E91" w:rsidRPr="00E03B11">
        <w:rPr>
          <w:rFonts w:eastAsia="Times New Roman" w:cstheme="minorHAnsi"/>
          <w:color w:val="000000" w:themeColor="text1"/>
          <w:lang w:val="en-GB"/>
        </w:rPr>
        <w:t xml:space="preserve"> </w:t>
      </w:r>
      <w:r w:rsidR="003925B9" w:rsidRPr="00E03B11">
        <w:rPr>
          <w:rFonts w:eastAsia="Times New Roman" w:cstheme="minorHAnsi"/>
          <w:color w:val="000000" w:themeColor="text1"/>
          <w:lang w:val="en-GB"/>
        </w:rPr>
        <w:t>The number of imputations</w:t>
      </w:r>
      <w:r w:rsidR="00A91C50" w:rsidRPr="00E03B11">
        <w:rPr>
          <w:rFonts w:eastAsia="Times New Roman" w:cstheme="minorHAnsi"/>
          <w:color w:val="000000" w:themeColor="text1"/>
          <w:lang w:val="en-GB"/>
        </w:rPr>
        <w:t xml:space="preserve"> (m)</w:t>
      </w:r>
      <w:r w:rsidR="00B22B56" w:rsidRPr="00E03B11">
        <w:rPr>
          <w:rFonts w:eastAsia="Times New Roman" w:cstheme="minorHAnsi"/>
          <w:color w:val="000000" w:themeColor="text1"/>
          <w:lang w:val="en-GB"/>
        </w:rPr>
        <w:t xml:space="preserve"> </w:t>
      </w:r>
      <w:r w:rsidR="00EB1190" w:rsidRPr="00E03B11">
        <w:rPr>
          <w:rFonts w:eastAsia="Times New Roman" w:cstheme="minorHAnsi"/>
          <w:color w:val="000000" w:themeColor="text1"/>
          <w:lang w:val="en-GB"/>
        </w:rPr>
        <w:t>was</w:t>
      </w:r>
      <w:r w:rsidR="00C63574" w:rsidRPr="00E03B11">
        <w:rPr>
          <w:rFonts w:eastAsia="Times New Roman" w:cstheme="minorHAnsi"/>
          <w:color w:val="000000" w:themeColor="text1"/>
          <w:lang w:val="en-GB"/>
        </w:rPr>
        <w:t xml:space="preserve"> chosen based on the magnitude of missingness</w:t>
      </w:r>
      <w:r w:rsidR="001574F9" w:rsidRPr="00E03B11">
        <w:rPr>
          <w:rFonts w:eastAsia="Times New Roman" w:cstheme="minorHAnsi"/>
          <w:color w:val="000000" w:themeColor="text1"/>
          <w:lang w:val="en-GB"/>
        </w:rPr>
        <w:t xml:space="preserve"> of the specific variable</w:t>
      </w:r>
      <w:r w:rsidR="00C124EB" w:rsidRPr="00E03B11">
        <w:rPr>
          <w:rFonts w:eastAsia="Times New Roman" w:cstheme="minorHAnsi"/>
          <w:color w:val="000000" w:themeColor="text1"/>
          <w:lang w:val="en-GB"/>
        </w:rPr>
        <w:fldChar w:fldCharType="begin">
          <w:fldData xml:space="preserve">PEVuZE5vdGU+PENpdGU+PEF1dGhvcj5BdXN0aW48L0F1dGhvcj48WWVhcj4yMDIxPC9ZZWFyPjxS
ZWNOdW0+MzM8L1JlY051bT48RGlzcGxheVRleHQ+wqBbMjddPC9EaXNwbGF5VGV4dD48cmVjb3Jk
PjxyZWMtbnVtYmVyPjMzPC9yZWMtbnVtYmVyPjxmb3JlaWduLWtleXM+PGtleSBhcHA9IkVOIiBk
Yi1pZD0ieHJlZDllNXNnMDA5cGNldHNlcHh0ZnMwZHd4c2E1cnp2YXd4IiB0aW1lc3RhbXA9IjE2
ODI4NDYyMDUiPjMzPC9rZXk+PC9mb3JlaWduLWtleXM+PHJlZi10eXBlIG5hbWU9IkpvdXJuYWwg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ins w:id="384" w:author="My Luong Vuong" w:date="2023-11-24T09:57:00Z">
        <w:r w:rsidR="00B307D1">
          <w:rPr>
            <w:rFonts w:eastAsia="Times New Roman" w:cstheme="minorHAnsi"/>
            <w:color w:val="000000" w:themeColor="text1"/>
            <w:lang w:val="en-GB"/>
          </w:rPr>
          <w:instrText xml:space="preserve"> ADDIN EN.CITE </w:instrText>
        </w:r>
      </w:ins>
      <w:del w:id="385" w:author="My Luong Vuong" w:date="2023-11-21T10:35:00Z">
        <w:r w:rsidR="00B558D9" w:rsidDel="0070367F">
          <w:rPr>
            <w:rFonts w:eastAsia="Times New Roman" w:cstheme="minorHAnsi"/>
            <w:color w:val="000000" w:themeColor="text1"/>
            <w:lang w:val="en-GB"/>
          </w:rPr>
          <w:delInstrText xml:space="preserve"> ADDIN EN.CITE </w:delInstrText>
        </w:r>
        <w:r w:rsidR="00B558D9" w:rsidDel="0070367F">
          <w:rPr>
            <w:rFonts w:eastAsia="Times New Roman" w:cstheme="minorHAnsi"/>
            <w:color w:val="000000" w:themeColor="text1"/>
            <w:lang w:val="en-GB"/>
          </w:rPr>
          <w:fldChar w:fldCharType="begin">
            <w:fldData xml:space="preserve">PEVuZE5vdGU+PENpdGU+PEF1dGhvcj5BdXN0aW48L0F1dGhvcj48WWVhcj4yMDIxPC9ZZWFyPjxS
ZWNOdW0+MzM8L1JlY051bT48RGlzcGxheVRleHQ+wqBbMjddPC9EaXNwbGF5VGV4dD48cmVjb3Jk
PjxyZWMtbnVtYmVyPjMzPC9yZWMtbnVtYmVyPjxmb3JlaWduLWtleXM+PGtleSBhcHA9IkVOIiBk
Yi1pZD0ieHJlZDllNXNnMDA5cGNldHNlcHh0ZnMwZHd4c2E1cnp2YXd4IiB0aW1lc3RhbXA9IjE2
ODI4NDYyMDUiPjMzPC9rZXk+PC9mb3JlaWduLWtleXM+PHJlZi10eXBlIG5hbWU9IkpvdXJuYWwg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B558D9" w:rsidDel="0070367F">
          <w:rPr>
            <w:rFonts w:eastAsia="Times New Roman" w:cstheme="minorHAnsi"/>
            <w:color w:val="000000" w:themeColor="text1"/>
            <w:lang w:val="en-GB"/>
          </w:rPr>
          <w:delInstrText xml:space="preserve"> ADDIN EN.CITE.DATA </w:delInstrText>
        </w:r>
        <w:r w:rsidR="00B558D9" w:rsidDel="0070367F">
          <w:rPr>
            <w:rFonts w:eastAsia="Times New Roman" w:cstheme="minorHAnsi"/>
            <w:color w:val="000000" w:themeColor="text1"/>
            <w:lang w:val="en-GB"/>
          </w:rPr>
        </w:r>
        <w:r w:rsidR="00B558D9" w:rsidDel="0070367F">
          <w:rPr>
            <w:rFonts w:eastAsia="Times New Roman" w:cstheme="minorHAnsi"/>
            <w:color w:val="000000" w:themeColor="text1"/>
            <w:lang w:val="en-GB"/>
          </w:rPr>
          <w:fldChar w:fldCharType="end"/>
        </w:r>
      </w:del>
      <w:del w:id="386" w:author="My Luong Vuong" w:date="2023-11-24T09:57:00Z">
        <w:r w:rsidR="00C124EB" w:rsidRPr="00E03B11" w:rsidDel="00B307D1">
          <w:rPr>
            <w:rFonts w:eastAsia="Times New Roman" w:cstheme="minorHAnsi"/>
            <w:color w:val="000000" w:themeColor="text1"/>
            <w:lang w:val="en-GB"/>
          </w:rPr>
        </w:r>
      </w:del>
      <w:ins w:id="387" w:author="My Luong Vuong" w:date="2023-11-24T09:57:00Z">
        <w:r w:rsidR="00B307D1">
          <w:rPr>
            <w:rFonts w:eastAsia="Times New Roman" w:cstheme="minorHAnsi"/>
            <w:color w:val="000000" w:themeColor="text1"/>
            <w:lang w:val="en-GB"/>
          </w:rPr>
          <w:fldChar w:fldCharType="begin">
            <w:fldData xml:space="preserve">PEVuZE5vdGU+PENpdGU+PEF1dGhvcj5BdXN0aW48L0F1dGhvcj48WWVhcj4yMDIxPC9ZZWFyPjxS
ZWNOdW0+MzM8L1JlY051bT48RGlzcGxheVRleHQ+wqBbMjddPC9EaXNwbGF5VGV4dD48cmVjb3Jk
PjxyZWMtbnVtYmVyPjMzPC9yZWMtbnVtYmVyPjxmb3JlaWduLWtleXM+PGtleSBhcHA9IkVOIiBk
Yi1pZD0ieHJlZDllNXNnMDA5cGNldHNlcHh0ZnMwZHd4c2E1cnp2YXd4IiB0aW1lc3RhbXA9IjE2
ODI4NDYyMDUiPjMzPC9rZXk+PC9mb3JlaWduLWtleXM+PHJlZi10eXBlIG5hbWU9IkpvdXJuYWwg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B307D1">
          <w:rPr>
            <w:rFonts w:eastAsia="Times New Roman" w:cstheme="minorHAnsi"/>
            <w:color w:val="000000" w:themeColor="text1"/>
            <w:lang w:val="en-GB"/>
          </w:rPr>
          <w:instrText xml:space="preserve"> ADDIN EN.CITE.DATA </w:instrText>
        </w:r>
        <w:r w:rsidR="00B307D1">
          <w:rPr>
            <w:rFonts w:eastAsia="Times New Roman" w:cstheme="minorHAnsi"/>
            <w:color w:val="000000" w:themeColor="text1"/>
            <w:lang w:val="en-GB"/>
          </w:rPr>
        </w:r>
        <w:r w:rsidR="00B307D1">
          <w:rPr>
            <w:rFonts w:eastAsia="Times New Roman" w:cstheme="minorHAnsi"/>
            <w:color w:val="000000" w:themeColor="text1"/>
            <w:lang w:val="en-GB"/>
          </w:rPr>
          <w:fldChar w:fldCharType="end"/>
        </w:r>
      </w:ins>
      <w:r w:rsidR="00C124EB" w:rsidRPr="00E03B11">
        <w:rPr>
          <w:rFonts w:eastAsia="Times New Roman" w:cstheme="minorHAnsi"/>
          <w:color w:val="000000" w:themeColor="text1"/>
          <w:lang w:val="en-GB"/>
        </w:rPr>
        <w:fldChar w:fldCharType="separate"/>
      </w:r>
      <w:ins w:id="388" w:author="My Luong Vuong" w:date="2023-11-24T09:57:00Z">
        <w:r w:rsidR="00B307D1">
          <w:rPr>
            <w:rFonts w:eastAsia="Times New Roman" w:cstheme="minorHAnsi"/>
            <w:noProof/>
            <w:color w:val="000000" w:themeColor="text1"/>
            <w:lang w:val="en-GB"/>
          </w:rPr>
          <w:t> [27]</w:t>
        </w:r>
      </w:ins>
      <w:del w:id="389" w:author="My Luong Vuong" w:date="2023-11-21T10:35:00Z">
        <w:r w:rsidR="00B558D9" w:rsidDel="0070367F">
          <w:rPr>
            <w:rFonts w:eastAsia="Times New Roman" w:cstheme="minorHAnsi"/>
            <w:noProof/>
            <w:color w:val="000000" w:themeColor="text1"/>
            <w:lang w:val="en-GB"/>
          </w:rPr>
          <w:delText> [27]</w:delText>
        </w:r>
      </w:del>
      <w:r w:rsidR="00C124EB" w:rsidRPr="00E03B11">
        <w:rPr>
          <w:rFonts w:eastAsia="Times New Roman" w:cstheme="minorHAnsi"/>
          <w:color w:val="000000" w:themeColor="text1"/>
          <w:lang w:val="en-GB"/>
        </w:rPr>
        <w:fldChar w:fldCharType="end"/>
      </w:r>
      <w:r w:rsidR="00462AAC">
        <w:rPr>
          <w:rFonts w:eastAsia="Times New Roman" w:cstheme="minorHAnsi"/>
          <w:color w:val="000000" w:themeColor="text1"/>
          <w:lang w:val="en-GB"/>
        </w:rPr>
        <w:t>.</w:t>
      </w:r>
      <w:ins w:id="390" w:author="My Luong Vuong" w:date="2023-11-21T10:43:00Z">
        <w:r w:rsidR="000A720A">
          <w:rPr>
            <w:rFonts w:eastAsia="Times New Roman" w:cstheme="minorHAnsi"/>
            <w:color w:val="000000" w:themeColor="text1"/>
            <w:lang w:val="en-GB"/>
          </w:rPr>
          <w:t xml:space="preserve"> </w:t>
        </w:r>
      </w:ins>
      <w:del w:id="391" w:author="My Luong Vuong" w:date="2023-11-21T10:43:00Z">
        <w:r w:rsidR="001574F9" w:rsidRPr="00E03B11" w:rsidDel="000A720A">
          <w:rPr>
            <w:rFonts w:eastAsia="Times New Roman" w:cstheme="minorHAnsi"/>
            <w:color w:val="000000" w:themeColor="text1"/>
            <w:lang w:val="en-GB"/>
          </w:rPr>
          <w:delText xml:space="preserve"> </w:delText>
        </w:r>
        <w:r w:rsidR="00F257AA" w:rsidRPr="00E03B11" w:rsidDel="000A720A">
          <w:rPr>
            <w:rFonts w:eastAsia="Times New Roman" w:cstheme="minorHAnsi"/>
            <w:color w:val="000000" w:themeColor="text1"/>
            <w:lang w:val="en-GB"/>
          </w:rPr>
          <w:delText>W</w:delText>
        </w:r>
        <w:r w:rsidR="00687D15" w:rsidRPr="00E03B11" w:rsidDel="000A720A">
          <w:rPr>
            <w:rFonts w:eastAsia="Times New Roman" w:cstheme="minorHAnsi"/>
            <w:color w:val="000000" w:themeColor="text1"/>
            <w:lang w:val="en-GB"/>
          </w:rPr>
          <w:delText>e</w:delText>
        </w:r>
        <w:r w:rsidR="001574F9" w:rsidRPr="00E03B11" w:rsidDel="000A720A">
          <w:rPr>
            <w:rFonts w:eastAsia="Times New Roman" w:cstheme="minorHAnsi"/>
            <w:color w:val="000000" w:themeColor="text1"/>
            <w:lang w:val="en-GB"/>
          </w:rPr>
          <w:delText xml:space="preserve"> </w:delText>
        </w:r>
        <w:r w:rsidR="000F7A33" w:rsidRPr="00E03B11" w:rsidDel="000A720A">
          <w:rPr>
            <w:rFonts w:eastAsia="Times New Roman" w:cstheme="minorHAnsi"/>
            <w:color w:val="000000" w:themeColor="text1"/>
            <w:lang w:val="en-GB"/>
          </w:rPr>
          <w:delText>also</w:delText>
        </w:r>
        <w:r w:rsidR="00687D15" w:rsidRPr="00E03B11" w:rsidDel="000A720A">
          <w:rPr>
            <w:rFonts w:eastAsia="Times New Roman" w:cstheme="minorHAnsi"/>
            <w:color w:val="000000" w:themeColor="text1"/>
            <w:lang w:val="en-GB"/>
          </w:rPr>
          <w:delText xml:space="preserve"> tested if</w:delText>
        </w:r>
        <w:r w:rsidR="00A91C50" w:rsidRPr="00E03B11" w:rsidDel="000A720A">
          <w:rPr>
            <w:rFonts w:eastAsia="Times New Roman" w:cstheme="minorHAnsi"/>
            <w:color w:val="000000" w:themeColor="text1"/>
            <w:lang w:val="en-GB"/>
          </w:rPr>
          <w:delText xml:space="preserve"> the pooled parameter estimates and their standard errors </w:delText>
        </w:r>
        <w:r w:rsidR="005A6444" w:rsidRPr="00E03B11" w:rsidDel="000A720A">
          <w:rPr>
            <w:rFonts w:eastAsia="Times New Roman" w:cstheme="minorHAnsi"/>
            <w:color w:val="000000" w:themeColor="text1"/>
            <w:lang w:val="en-GB"/>
          </w:rPr>
          <w:delText>varied meaningfully when it reached m.</w:delText>
        </w:r>
        <w:r w:rsidR="000929A3" w:rsidRPr="00E03B11" w:rsidDel="000A720A">
          <w:rPr>
            <w:rFonts w:eastAsia="Times New Roman" w:cstheme="minorHAnsi"/>
            <w:color w:val="000000" w:themeColor="text1"/>
            <w:lang w:val="en-GB"/>
          </w:rPr>
          <w:delText xml:space="preserve"> </w:delText>
        </w:r>
      </w:del>
      <w:r w:rsidR="002D21CD" w:rsidRPr="00E03B11">
        <w:rPr>
          <w:rFonts w:eastAsia="Times New Roman" w:cstheme="minorHAnsi"/>
          <w:color w:val="000000" w:themeColor="text1"/>
          <w:lang w:val="en-GB"/>
        </w:rPr>
        <w:t>T</w:t>
      </w:r>
      <w:r w:rsidR="007244F4" w:rsidRPr="00E03B11">
        <w:rPr>
          <w:rFonts w:eastAsia="Times New Roman" w:cstheme="minorHAnsi"/>
          <w:color w:val="000000" w:themeColor="text1"/>
          <w:lang w:val="en-GB"/>
        </w:rPr>
        <w:t>he 95% confidence interval</w:t>
      </w:r>
      <w:r w:rsidR="00123A1E" w:rsidRPr="00E03B11">
        <w:rPr>
          <w:rFonts w:eastAsia="Times New Roman" w:cstheme="minorHAnsi"/>
          <w:color w:val="000000" w:themeColor="text1"/>
          <w:lang w:val="en-GB"/>
        </w:rPr>
        <w:t xml:space="preserve"> (CI)</w:t>
      </w:r>
      <w:r w:rsidR="007244F4" w:rsidRPr="00E03B11">
        <w:rPr>
          <w:rFonts w:eastAsia="Times New Roman" w:cstheme="minorHAnsi"/>
          <w:color w:val="000000" w:themeColor="text1"/>
          <w:lang w:val="en-GB"/>
        </w:rPr>
        <w:t xml:space="preserve"> of the pooled estimates, which follow </w:t>
      </w:r>
      <w:r w:rsidR="006A6C39" w:rsidRPr="00E03B11">
        <w:rPr>
          <w:rFonts w:eastAsia="Times New Roman" w:cstheme="minorHAnsi"/>
          <w:color w:val="000000" w:themeColor="text1"/>
          <w:lang w:val="en-GB"/>
        </w:rPr>
        <w:t xml:space="preserve">the Student’s </w:t>
      </w:r>
      <w:r w:rsidR="006A6C39" w:rsidRPr="00E03B11">
        <w:rPr>
          <w:rFonts w:eastAsia="Times New Roman" w:cstheme="minorHAnsi"/>
          <w:i/>
          <w:iCs/>
          <w:color w:val="000000" w:themeColor="text1"/>
          <w:lang w:val="en-GB"/>
        </w:rPr>
        <w:t>t</w:t>
      </w:r>
      <w:r w:rsidR="006A6C39" w:rsidRPr="00E03B11">
        <w:rPr>
          <w:rFonts w:eastAsia="Times New Roman" w:cstheme="minorHAnsi"/>
          <w:color w:val="000000" w:themeColor="text1"/>
          <w:lang w:val="en-GB"/>
        </w:rPr>
        <w:t>-distribution</w:t>
      </w:r>
      <w:r w:rsidR="00AA55A5" w:rsidRPr="00E03B11">
        <w:rPr>
          <w:rFonts w:eastAsia="Times New Roman" w:cstheme="minorHAnsi"/>
          <w:color w:val="000000" w:themeColor="text1"/>
          <w:lang w:val="en-GB"/>
        </w:rPr>
        <w:t>, was calculated</w:t>
      </w:r>
      <w:r w:rsidR="00013EF8" w:rsidRPr="00E03B11">
        <w:rPr>
          <w:rFonts w:eastAsia="Times New Roman" w:cstheme="minorHAnsi"/>
          <w:color w:val="000000" w:themeColor="text1"/>
          <w:lang w:val="en-GB"/>
        </w:rPr>
        <w:fldChar w:fldCharType="begin"/>
      </w:r>
      <w:ins w:id="392" w:author="My Luong Vuong" w:date="2023-11-24T09:57:00Z">
        <w:r w:rsidR="00B307D1">
          <w:rPr>
            <w:rFonts w:eastAsia="Times New Roman" w:cstheme="minorHAnsi"/>
            <w:color w:val="000000" w:themeColor="text1"/>
            <w:lang w:val="en-GB"/>
          </w:rPr>
          <w:instrText xml:space="preserve"> ADDIN EN.CITE &lt;EndNote&gt;&lt;Cite&gt;&lt;Author&gt;Buuren&lt;/Author&gt;&lt;Year&gt;2018&lt;/Year&gt;&lt;RecNum&gt;26&lt;/RecNum&gt;&lt;DisplayText&gt; [26]&lt;/DisplayText&gt;&lt;record&gt;&lt;rec-number&gt;26&lt;/rec-number&gt;&lt;foreign-keys&gt;&lt;key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ins>
      <w:del w:id="393" w:author="My Luong Vuong" w:date="2023-11-21T10:34:00Z">
        <w:r w:rsidR="00B558D9" w:rsidDel="00D458B7">
          <w:rPr>
            <w:rFonts w:eastAsia="Times New Roman" w:cstheme="minorHAnsi"/>
            <w:color w:val="000000" w:themeColor="text1"/>
            <w:lang w:val="en-GB"/>
          </w:rPr>
          <w:delInstrText xml:space="preserve"> ADDIN EN.CITE &lt;EndNote&gt;&lt;Cite&gt;&lt;Author&gt;Buuren&lt;/Author&gt;&lt;Year&gt;2018&lt;/Year&gt;&lt;RecNum&gt;26&lt;/RecNum&gt;&lt;DisplayText&gt; [26]&lt;/DisplayText&gt;&lt;record&gt;&lt;rec-number&gt;26&lt;/rec-number&gt;&lt;foreign-keys&gt;&lt;key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delInstrText>
        </w:r>
      </w:del>
      <w:r w:rsidR="00013EF8" w:rsidRPr="00E03B11">
        <w:rPr>
          <w:rFonts w:eastAsia="Times New Roman" w:cstheme="minorHAnsi"/>
          <w:color w:val="000000" w:themeColor="text1"/>
          <w:lang w:val="en-GB"/>
        </w:rPr>
        <w:fldChar w:fldCharType="separate"/>
      </w:r>
      <w:ins w:id="394" w:author="My Luong Vuong" w:date="2023-11-24T09:57:00Z">
        <w:r w:rsidR="00B307D1">
          <w:rPr>
            <w:rFonts w:eastAsia="Times New Roman" w:cstheme="minorHAnsi"/>
            <w:noProof/>
            <w:color w:val="000000" w:themeColor="text1"/>
            <w:lang w:val="en-GB"/>
          </w:rPr>
          <w:t> [26]</w:t>
        </w:r>
      </w:ins>
      <w:del w:id="395" w:author="My Luong Vuong" w:date="2023-11-21T10:34:00Z">
        <w:r w:rsidR="00B558D9" w:rsidDel="00D458B7">
          <w:rPr>
            <w:rFonts w:eastAsia="Times New Roman" w:cstheme="minorHAnsi"/>
            <w:noProof/>
            <w:color w:val="000000" w:themeColor="text1"/>
            <w:lang w:val="en-GB"/>
          </w:rPr>
          <w:delText> [26]</w:delText>
        </w:r>
      </w:del>
      <w:r w:rsidR="00013EF8" w:rsidRPr="00E03B11">
        <w:rPr>
          <w:rFonts w:eastAsia="Times New Roman" w:cstheme="minorHAnsi"/>
          <w:color w:val="000000" w:themeColor="text1"/>
          <w:lang w:val="en-GB"/>
        </w:rPr>
        <w:fldChar w:fldCharType="end"/>
      </w:r>
      <w:r w:rsidR="00AF0DD2">
        <w:rPr>
          <w:rFonts w:eastAsia="Times New Roman" w:cstheme="minorHAnsi"/>
          <w:color w:val="000000" w:themeColor="text1"/>
          <w:lang w:val="en-GB"/>
        </w:rPr>
        <w:t>.</w:t>
      </w:r>
    </w:p>
    <w:bookmarkEnd w:id="308"/>
    <w:p w14:paraId="3327BDBD" w14:textId="717A2367" w:rsidR="007644CC" w:rsidRPr="00E03B11" w:rsidRDefault="00646FA4" w:rsidP="00370016">
      <w:pPr>
        <w:pStyle w:val="Heading2"/>
        <w:rPr>
          <w:rFonts w:eastAsia="Times New Roman"/>
          <w:lang w:val="en-GB"/>
        </w:rPr>
        <w:pPrChange w:id="396" w:author="My Luong Vuong" w:date="2023-11-24T13:24:00Z">
          <w:pPr>
            <w:spacing w:after="0" w:line="480" w:lineRule="auto"/>
            <w:jc w:val="both"/>
          </w:pPr>
        </w:pPrChange>
      </w:pPr>
      <w:r w:rsidRPr="00E03B11">
        <w:rPr>
          <w:rFonts w:eastAsia="Times New Roman"/>
          <w:lang w:val="en-GB"/>
        </w:rPr>
        <w:t>Model selection and evaluation</w:t>
      </w:r>
    </w:p>
    <w:p w14:paraId="19A02F65" w14:textId="1D5EDC18" w:rsidR="008A26BD" w:rsidRPr="00E03B11" w:rsidRDefault="008A26BD" w:rsidP="007E2DB1">
      <w:pPr>
        <w:spacing w:after="0" w:line="480" w:lineRule="auto"/>
        <w:jc w:val="both"/>
        <w:rPr>
          <w:rFonts w:eastAsia="Times New Roman" w:cstheme="minorHAnsi"/>
          <w:color w:val="000000" w:themeColor="text1"/>
          <w:lang w:val="en-GB"/>
        </w:rPr>
      </w:pPr>
      <w:bookmarkStart w:id="397" w:name="_Hlk136861958"/>
      <w:r w:rsidRPr="00E03B11">
        <w:rPr>
          <w:rFonts w:eastAsia="Times New Roman" w:cstheme="minorHAnsi"/>
          <w:color w:val="000000" w:themeColor="text1"/>
          <w:lang w:val="en-GB"/>
        </w:rPr>
        <w:t xml:space="preserve">The most </w:t>
      </w:r>
      <w:r w:rsidR="00E44025" w:rsidRPr="00E03B11">
        <w:rPr>
          <w:rFonts w:eastAsia="Times New Roman" w:cstheme="minorHAnsi"/>
          <w:color w:val="000000" w:themeColor="text1"/>
          <w:lang w:val="en-GB"/>
        </w:rPr>
        <w:t xml:space="preserve">parsimonious </w:t>
      </w:r>
      <w:proofErr w:type="spellStart"/>
      <w:r w:rsidRPr="00E03B11">
        <w:rPr>
          <w:rFonts w:eastAsia="Times New Roman" w:cstheme="minorHAnsi"/>
          <w:color w:val="000000" w:themeColor="text1"/>
          <w:lang w:val="en-GB"/>
        </w:rPr>
        <w:t>popPK</w:t>
      </w:r>
      <w:proofErr w:type="spellEnd"/>
      <w:r w:rsidRPr="00E03B11">
        <w:rPr>
          <w:rFonts w:eastAsia="Times New Roman" w:cstheme="minorHAnsi"/>
          <w:color w:val="000000" w:themeColor="text1"/>
          <w:lang w:val="en-GB"/>
        </w:rPr>
        <w:t xml:space="preserve"> model was selected based on a likelihood ratio test (LRT) at a 5% significance level (delta objective function value [</w:t>
      </w:r>
      <w:proofErr w:type="spellStart"/>
      <w:r w:rsidRPr="00E03B11">
        <w:rPr>
          <w:rFonts w:eastAsia="Times New Roman" w:cstheme="minorHAnsi"/>
          <w:color w:val="000000" w:themeColor="text1"/>
          <w:lang w:val="en-GB"/>
        </w:rPr>
        <w:t>dOFV</w:t>
      </w:r>
      <w:proofErr w:type="spellEnd"/>
      <w:r w:rsidRPr="00E03B11">
        <w:rPr>
          <w:rFonts w:eastAsia="Times New Roman" w:cstheme="minorHAnsi"/>
          <w:color w:val="000000" w:themeColor="text1"/>
          <w:lang w:val="en-GB"/>
        </w:rPr>
        <w:t>] ≥3.84 points, 1 degree of freedom [</w:t>
      </w:r>
      <w:proofErr w:type="spellStart"/>
      <w:r w:rsidRPr="00E03B11">
        <w:rPr>
          <w:rFonts w:eastAsia="Times New Roman" w:cstheme="minorHAnsi"/>
          <w:color w:val="000000" w:themeColor="text1"/>
          <w:lang w:val="en-GB"/>
        </w:rPr>
        <w:t>df</w:t>
      </w:r>
      <w:proofErr w:type="spellEnd"/>
      <w:r w:rsidRPr="00E03B11">
        <w:rPr>
          <w:rFonts w:eastAsia="Times New Roman" w:cstheme="minorHAnsi"/>
          <w:color w:val="000000" w:themeColor="text1"/>
          <w:lang w:val="en-GB"/>
        </w:rPr>
        <w:t>]), precision (95% CI)</w:t>
      </w:r>
      <w:r w:rsidR="00F1531F">
        <w:rPr>
          <w:rFonts w:eastAsia="Times New Roman" w:cstheme="minorHAnsi"/>
          <w:color w:val="000000" w:themeColor="text1"/>
          <w:lang w:val="en-GB"/>
        </w:rPr>
        <w:t>,</w:t>
      </w:r>
      <w:r w:rsidRPr="00E03B11">
        <w:rPr>
          <w:rFonts w:eastAsia="Times New Roman" w:cstheme="minorHAnsi"/>
          <w:color w:val="000000" w:themeColor="text1"/>
          <w:lang w:val="en-GB"/>
        </w:rPr>
        <w:t xml:space="preserve"> and physiological plausibility of</w:t>
      </w:r>
      <w:r w:rsidR="00543ED7" w:rsidRPr="00E03B11">
        <w:rPr>
          <w:rFonts w:eastAsia="Times New Roman" w:cstheme="minorHAnsi"/>
          <w:color w:val="000000" w:themeColor="text1"/>
          <w:lang w:val="en-GB"/>
        </w:rPr>
        <w:t xml:space="preserve"> the</w:t>
      </w:r>
      <w:r w:rsidRPr="00E03B11">
        <w:rPr>
          <w:rFonts w:eastAsia="Times New Roman" w:cstheme="minorHAnsi"/>
          <w:color w:val="000000" w:themeColor="text1"/>
          <w:lang w:val="en-GB"/>
        </w:rPr>
        <w:t xml:space="preserve"> parameter estimates. Additionally, goodness-of-fit plots including population and individual predictions versus observations, conditional weighted residuals versus time and versus </w:t>
      </w:r>
      <w:r w:rsidR="006A6850" w:rsidRPr="00E03B11">
        <w:rPr>
          <w:rFonts w:eastAsia="Times New Roman" w:cstheme="minorHAnsi"/>
          <w:color w:val="000000" w:themeColor="text1"/>
          <w:lang w:val="en-GB"/>
        </w:rPr>
        <w:t xml:space="preserve">population </w:t>
      </w:r>
      <w:r w:rsidRPr="00E03B11">
        <w:rPr>
          <w:rFonts w:eastAsia="Times New Roman" w:cstheme="minorHAnsi"/>
          <w:color w:val="000000" w:themeColor="text1"/>
          <w:lang w:val="en-GB"/>
        </w:rPr>
        <w:t xml:space="preserve">predictions, </w:t>
      </w:r>
      <w:r w:rsidR="00F1531F">
        <w:rPr>
          <w:rFonts w:eastAsia="Times New Roman" w:cstheme="minorHAnsi"/>
          <w:color w:val="000000" w:themeColor="text1"/>
          <w:lang w:val="en-GB"/>
        </w:rPr>
        <w:t xml:space="preserve">and </w:t>
      </w:r>
      <w:r w:rsidRPr="00E03B11">
        <w:rPr>
          <w:rFonts w:eastAsia="Times New Roman" w:cstheme="minorHAnsi"/>
          <w:color w:val="000000" w:themeColor="text1"/>
          <w:lang w:val="en-GB"/>
        </w:rPr>
        <w:t>prediction-corrected visual predictive check (</w:t>
      </w:r>
      <w:proofErr w:type="spellStart"/>
      <w:r w:rsidRPr="00E03B11">
        <w:rPr>
          <w:rFonts w:eastAsia="Times New Roman" w:cstheme="minorHAnsi"/>
          <w:color w:val="000000" w:themeColor="text1"/>
          <w:lang w:val="en-GB"/>
        </w:rPr>
        <w:t>pcVPC</w:t>
      </w:r>
      <w:proofErr w:type="spellEnd"/>
      <w:r w:rsidRPr="00E03B11">
        <w:rPr>
          <w:rFonts w:eastAsia="Times New Roman" w:cstheme="minorHAnsi"/>
          <w:color w:val="000000" w:themeColor="text1"/>
          <w:lang w:val="en-GB"/>
        </w:rPr>
        <w:t>) plots (n=1000 simulations) were used</w:t>
      </w:r>
      <w:r w:rsidR="004F5934" w:rsidRPr="00E03B11">
        <w:rPr>
          <w:rFonts w:eastAsia="Times New Roman" w:cstheme="minorHAnsi"/>
          <w:color w:val="000000" w:themeColor="text1"/>
          <w:lang w:val="en-GB"/>
        </w:rPr>
        <w:fldChar w:fldCharType="begin">
          <w:fldData xml:space="preserve">PEVuZE5vdGU+PENpdGU+PEF1dGhvcj5LYXJsc3NvbjwvQXV0aG9yPjxZZWFyPjIwMDc8L1llYXI+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</w:fldData>
        </w:fldChar>
      </w:r>
      <w:ins w:id="398" w:author="My Luong Vuong" w:date="2023-11-24T09:57:00Z">
        <w:r w:rsidR="00B307D1">
          <w:rPr>
            <w:rFonts w:eastAsia="Times New Roman" w:cstheme="minorHAnsi"/>
            <w:color w:val="000000" w:themeColor="text1"/>
            <w:lang w:val="en-GB"/>
          </w:rPr>
          <w:instrText xml:space="preserve"> ADDIN EN.CITE </w:instrText>
        </w:r>
      </w:ins>
      <w:del w:id="399" w:author="My Luong Vuong" w:date="2023-11-21T10:34:00Z">
        <w:r w:rsidR="00B558D9" w:rsidDel="00D458B7">
          <w:rPr>
            <w:rFonts w:eastAsia="Times New Roman" w:cstheme="minorHAnsi"/>
            <w:color w:val="000000" w:themeColor="text1"/>
            <w:lang w:val="en-GB"/>
          </w:rPr>
          <w:delInstrText xml:space="preserve"> ADDIN EN.CITE </w:delInstrText>
        </w:r>
        <w:r w:rsidR="00B558D9" w:rsidDel="00D458B7">
          <w:rPr>
            <w:rFonts w:eastAsia="Times New Roman" w:cstheme="minorHAnsi"/>
            <w:color w:val="000000" w:themeColor="text1"/>
            <w:lang w:val="en-GB"/>
          </w:rPr>
          <w:fldChar w:fldCharType="begin">
            <w:fldData xml:space="preserve">PEVuZE5vdGU+PENpdGU+PEF1dGhvcj5LYXJsc3NvbjwvQXV0aG9yPjxZZWFyPjIwMDc8L1llYXI+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</w:fldData>
          </w:fldChar>
        </w:r>
        <w:r w:rsidR="00B558D9" w:rsidDel="00D458B7">
          <w:rPr>
            <w:rFonts w:eastAsia="Times New Roman" w:cstheme="minorHAnsi"/>
            <w:color w:val="000000" w:themeColor="text1"/>
            <w:lang w:val="en-GB"/>
          </w:rPr>
          <w:delInstrText xml:space="preserve"> ADDIN EN.CITE.DATA </w:delInstrText>
        </w:r>
        <w:r w:rsidR="00B558D9" w:rsidDel="00D458B7">
          <w:rPr>
            <w:rFonts w:eastAsia="Times New Roman" w:cstheme="minorHAnsi"/>
            <w:color w:val="000000" w:themeColor="text1"/>
            <w:lang w:val="en-GB"/>
          </w:rPr>
        </w:r>
        <w:r w:rsidR="00B558D9" w:rsidDel="00D458B7">
          <w:rPr>
            <w:rFonts w:eastAsia="Times New Roman" w:cstheme="minorHAnsi"/>
            <w:color w:val="000000" w:themeColor="text1"/>
            <w:lang w:val="en-GB"/>
          </w:rPr>
          <w:fldChar w:fldCharType="end"/>
        </w:r>
      </w:del>
      <w:del w:id="400" w:author="My Luong Vuong" w:date="2023-11-24T09:57:00Z">
        <w:r w:rsidR="004F5934" w:rsidRPr="00E03B11" w:rsidDel="00B307D1">
          <w:rPr>
            <w:rFonts w:eastAsia="Times New Roman" w:cstheme="minorHAnsi"/>
            <w:color w:val="000000" w:themeColor="text1"/>
            <w:lang w:val="en-GB"/>
          </w:rPr>
        </w:r>
      </w:del>
      <w:ins w:id="401" w:author="My Luong Vuong" w:date="2023-11-24T09:57:00Z">
        <w:r w:rsidR="00B307D1">
          <w:rPr>
            <w:rFonts w:eastAsia="Times New Roman" w:cstheme="minorHAnsi"/>
            <w:color w:val="000000" w:themeColor="text1"/>
            <w:lang w:val="en-GB"/>
          </w:rPr>
          <w:fldChar w:fldCharType="begin">
            <w:fldData xml:space="preserve">PEVuZE5vdGU+PENpdGU+PEF1dGhvcj5LYXJsc3NvbjwvQXV0aG9yPjxZZWFyPjIwMDc8L1llYXI+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</w:fldData>
          </w:fldChar>
        </w:r>
        <w:r w:rsidR="00B307D1">
          <w:rPr>
            <w:rFonts w:eastAsia="Times New Roman" w:cstheme="minorHAnsi"/>
            <w:color w:val="000000" w:themeColor="text1"/>
            <w:lang w:val="en-GB"/>
          </w:rPr>
          <w:instrText xml:space="preserve"> ADDIN EN.CITE.DATA </w:instrText>
        </w:r>
        <w:r w:rsidR="00B307D1">
          <w:rPr>
            <w:rFonts w:eastAsia="Times New Roman" w:cstheme="minorHAnsi"/>
            <w:color w:val="000000" w:themeColor="text1"/>
            <w:lang w:val="en-GB"/>
          </w:rPr>
        </w:r>
        <w:r w:rsidR="00B307D1">
          <w:rPr>
            <w:rFonts w:eastAsia="Times New Roman" w:cstheme="minorHAnsi"/>
            <w:color w:val="000000" w:themeColor="text1"/>
            <w:lang w:val="en-GB"/>
          </w:rPr>
          <w:fldChar w:fldCharType="end"/>
        </w:r>
      </w:ins>
      <w:r w:rsidR="004F5934" w:rsidRPr="00E03B11">
        <w:rPr>
          <w:rFonts w:eastAsia="Times New Roman" w:cstheme="minorHAnsi"/>
          <w:color w:val="000000" w:themeColor="text1"/>
          <w:lang w:val="en-GB"/>
        </w:rPr>
        <w:fldChar w:fldCharType="separate"/>
      </w:r>
      <w:ins w:id="402" w:author="My Luong Vuong" w:date="2023-11-24T09:57:00Z">
        <w:r w:rsidR="00B307D1">
          <w:rPr>
            <w:rFonts w:eastAsia="Times New Roman" w:cstheme="minorHAnsi"/>
            <w:noProof/>
            <w:color w:val="000000" w:themeColor="text1"/>
            <w:lang w:val="en-GB"/>
          </w:rPr>
          <w:t> [24, 31]</w:t>
        </w:r>
      </w:ins>
      <w:del w:id="403" w:author="My Luong Vuong" w:date="2023-11-21T10:34:00Z">
        <w:r w:rsidR="00B558D9" w:rsidDel="00D458B7">
          <w:rPr>
            <w:rFonts w:eastAsia="Times New Roman" w:cstheme="minorHAnsi"/>
            <w:noProof/>
            <w:color w:val="000000" w:themeColor="text1"/>
            <w:lang w:val="en-GB"/>
          </w:rPr>
          <w:delText> [25, 31]</w:delText>
        </w:r>
      </w:del>
      <w:r w:rsidR="004F5934" w:rsidRPr="00E03B11">
        <w:rPr>
          <w:rFonts w:eastAsia="Times New Roman" w:cstheme="minorHAnsi"/>
          <w:color w:val="000000" w:themeColor="text1"/>
          <w:lang w:val="en-GB"/>
        </w:rPr>
        <w:fldChar w:fldCharType="end"/>
      </w:r>
      <w:r w:rsidR="00E02FD8">
        <w:rPr>
          <w:rFonts w:eastAsia="Times New Roman" w:cstheme="minorHAnsi"/>
          <w:color w:val="000000" w:themeColor="text1"/>
          <w:lang w:val="en-GB"/>
        </w:rPr>
        <w:t>.</w:t>
      </w:r>
      <w:r w:rsidRPr="00E03B11">
        <w:rPr>
          <w:rFonts w:eastAsia="Times New Roman" w:cstheme="minorHAnsi"/>
          <w:color w:val="000000" w:themeColor="text1"/>
          <w:lang w:val="en-GB"/>
        </w:rPr>
        <w:t xml:space="preserve"> </w:t>
      </w:r>
      <w:r w:rsidR="00274553" w:rsidRPr="00E03B11">
        <w:rPr>
          <w:rFonts w:eastAsia="Times New Roman" w:cstheme="minorHAnsi"/>
          <w:color w:val="000000" w:themeColor="text1"/>
          <w:lang w:val="en-GB"/>
        </w:rPr>
        <w:t>Bootstrapping was utili</w:t>
      </w:r>
      <w:r w:rsidR="00E65A71" w:rsidRPr="00E03B11">
        <w:rPr>
          <w:rFonts w:eastAsia="Times New Roman" w:cstheme="minorHAnsi"/>
          <w:color w:val="000000" w:themeColor="text1"/>
          <w:lang w:val="en-GB"/>
        </w:rPr>
        <w:t>s</w:t>
      </w:r>
      <w:r w:rsidR="00274553" w:rsidRPr="00E03B11">
        <w:rPr>
          <w:rFonts w:eastAsia="Times New Roman" w:cstheme="minorHAnsi"/>
          <w:color w:val="000000" w:themeColor="text1"/>
          <w:lang w:val="en-GB"/>
        </w:rPr>
        <w:t>ed to acquire non-parametric estimates of uncertainty in parameter estimates (n=2000 bootstraps)</w:t>
      </w:r>
      <w:r w:rsidR="00EA472F" w:rsidRPr="00E03B11">
        <w:rPr>
          <w:rFonts w:eastAsia="Times New Roman" w:cstheme="minorHAnsi"/>
          <w:color w:val="000000" w:themeColor="text1"/>
          <w:lang w:val="en-GB"/>
        </w:rPr>
        <w:t xml:space="preserve"> </w:t>
      </w:r>
      <w:r w:rsidR="00FA6FCA" w:rsidRPr="00E03B11">
        <w:rPr>
          <w:rFonts w:eastAsia="Times New Roman" w:cstheme="minorHAnsi"/>
          <w:color w:val="000000" w:themeColor="text1"/>
          <w:lang w:val="en-GB"/>
        </w:rPr>
        <w:fldChar w:fldCharType="begin"/>
      </w:r>
      <w:ins w:id="404" w:author="My Luong Vuong" w:date="2023-11-24T09:57:00Z">
        <w:r w:rsidR="00B307D1">
          <w:rPr>
            <w:rFonts w:eastAsia="Times New Roman" w:cstheme="minorHAnsi"/>
            <w:color w:val="000000" w:themeColor="text1"/>
            <w:lang w:val="en-GB"/>
          </w:rPr>
          <w:instrText xml:space="preserve"> ADDIN EN.CITE &lt;EndNote&gt;&lt;Cite&gt;&lt;Author&gt;Mould&lt;/Author&gt;&lt;Year&gt;2013&lt;/Year&gt;&lt;RecNum&gt;38&lt;/RecNum&gt;&lt;DisplayText&gt; [24]&lt;/DisplayText&gt;&lt;record&gt;&lt;rec-number&gt;38&lt;/rec-number&gt;&lt;foreign-keys&gt;&lt;key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ins>
      <w:del w:id="405" w:author="My Luong Vuong" w:date="2023-11-24T09:57:00Z">
        <w:r w:rsidR="00B558D9" w:rsidDel="00B307D1">
          <w:rPr>
            <w:rFonts w:eastAsia="Times New Roman" w:cstheme="minorHAnsi"/>
            <w:color w:val="000000" w:themeColor="text1"/>
            <w:lang w:val="en-GB"/>
          </w:rPr>
          <w:delInstrText xml:space="preserve"> ADDIN EN.CITE &lt;EndNote&gt;&lt;Cite&gt;&lt;Author&gt;Mould&lt;/Author&gt;&lt;Year&gt;2013&lt;/Year&gt;&lt;RecNum&gt;38&lt;/RecNum&gt;&lt;DisplayText&gt; [25]&lt;/DisplayText&gt;&lt;record&gt;&lt;rec-number&gt;38&lt;/rec-number&gt;&lt;foreign-keys&gt;&lt;key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delInstrText>
        </w:r>
      </w:del>
      <w:r w:rsidR="00FA6FCA" w:rsidRPr="00E03B11">
        <w:rPr>
          <w:rFonts w:eastAsia="Times New Roman" w:cstheme="minorHAnsi"/>
          <w:color w:val="000000" w:themeColor="text1"/>
          <w:lang w:val="en-GB"/>
        </w:rPr>
        <w:fldChar w:fldCharType="separate"/>
      </w:r>
      <w:ins w:id="406" w:author="My Luong Vuong" w:date="2023-11-24T09:57:00Z">
        <w:r w:rsidR="00B307D1">
          <w:rPr>
            <w:rFonts w:eastAsia="Times New Roman" w:cstheme="minorHAnsi"/>
            <w:noProof/>
            <w:color w:val="000000" w:themeColor="text1"/>
            <w:lang w:val="en-GB"/>
          </w:rPr>
          <w:t> [24]</w:t>
        </w:r>
      </w:ins>
      <w:del w:id="407" w:author="My Luong Vuong" w:date="2023-11-24T09:57:00Z">
        <w:r w:rsidR="00B558D9" w:rsidDel="00B307D1">
          <w:rPr>
            <w:rFonts w:eastAsia="Times New Roman" w:cstheme="minorHAnsi"/>
            <w:noProof/>
            <w:color w:val="000000" w:themeColor="text1"/>
            <w:lang w:val="en-GB"/>
          </w:rPr>
          <w:delText> [25]</w:delText>
        </w:r>
      </w:del>
      <w:r w:rsidR="00FA6FCA" w:rsidRPr="00E03B11">
        <w:rPr>
          <w:rFonts w:eastAsia="Times New Roman" w:cstheme="minorHAnsi"/>
          <w:color w:val="000000" w:themeColor="text1"/>
          <w:lang w:val="en-GB"/>
        </w:rPr>
        <w:fldChar w:fldCharType="end"/>
      </w:r>
      <w:r w:rsidR="00EA472F">
        <w:rPr>
          <w:rFonts w:eastAsia="Times New Roman" w:cstheme="minorHAnsi"/>
          <w:color w:val="000000" w:themeColor="text1"/>
          <w:lang w:val="en-GB"/>
        </w:rPr>
        <w:t>.</w:t>
      </w:r>
    </w:p>
    <w:bookmarkEnd w:id="397"/>
    <w:p w14:paraId="46A177E7" w14:textId="241D66B1" w:rsidR="005750D1" w:rsidRDefault="005750D1" w:rsidP="00731ED7">
      <w:pPr>
        <w:pStyle w:val="Heading2"/>
        <w:rPr>
          <w:ins w:id="408" w:author="My Luong Vuong" w:date="2023-11-21T10:48:00Z"/>
          <w:rFonts w:eastAsia="Times New Roman"/>
          <w:lang w:val="en-GB"/>
        </w:rPr>
        <w:pPrChange w:id="409" w:author="My Luong Vuong" w:date="2023-11-24T13:25:00Z">
          <w:pPr>
            <w:spacing w:after="0" w:line="480" w:lineRule="auto"/>
            <w:jc w:val="both"/>
          </w:pPr>
        </w:pPrChange>
      </w:pPr>
      <w:r w:rsidRPr="00E03B11">
        <w:rPr>
          <w:rFonts w:eastAsia="Times New Roman"/>
          <w:lang w:val="en-GB"/>
        </w:rPr>
        <w:lastRenderedPageBreak/>
        <w:t>Simulations</w:t>
      </w:r>
    </w:p>
    <w:p w14:paraId="09A50DCC" w14:textId="375E2392" w:rsidR="005568F3" w:rsidRDefault="005568F3" w:rsidP="00D546EA">
      <w:pPr>
        <w:pStyle w:val="Heading3"/>
        <w:rPr>
          <w:rFonts w:eastAsia="Times New Roman"/>
          <w:lang w:val="en-GB"/>
        </w:rPr>
        <w:pPrChange w:id="410" w:author="My Luong Vuong" w:date="2023-11-24T16:25:00Z">
          <w:pPr>
            <w:spacing w:after="0" w:line="480" w:lineRule="auto"/>
            <w:jc w:val="both"/>
          </w:pPr>
        </w:pPrChange>
      </w:pPr>
      <w:ins w:id="411" w:author="My Luong Vuong" w:date="2023-11-21T10:48:00Z">
        <w:r>
          <w:rPr>
            <w:rFonts w:eastAsia="Times New Roman"/>
            <w:lang w:val="en-GB"/>
          </w:rPr>
          <w:t>Dose-finding simulations</w:t>
        </w:r>
      </w:ins>
    </w:p>
    <w:p w14:paraId="16F96633" w14:textId="03C1C9CC" w:rsidR="00825986" w:rsidRPr="00344E1F" w:rsidRDefault="00825986" w:rsidP="00C96686">
      <w:pPr>
        <w:pStyle w:val="Heading4"/>
        <w:rPr>
          <w:rFonts w:eastAsia="Times New Roman"/>
          <w:lang w:val="en-GB"/>
        </w:rPr>
        <w:pPrChange w:id="412" w:author="My Luong Vuong" w:date="2023-11-24T16:25:00Z">
          <w:pPr>
            <w:spacing w:after="0" w:line="480" w:lineRule="auto"/>
            <w:jc w:val="both"/>
          </w:pPr>
        </w:pPrChange>
      </w:pPr>
      <w:bookmarkStart w:id="413" w:name="_Hlk136861976"/>
      <w:r w:rsidRPr="00344E1F">
        <w:rPr>
          <w:rFonts w:eastAsia="Times New Roman"/>
          <w:lang w:val="en-GB"/>
        </w:rPr>
        <w:t>Selecting dosing regimens for testing</w:t>
      </w:r>
    </w:p>
    <w:p w14:paraId="41370DBA" w14:textId="534E7BD5" w:rsidR="00653711" w:rsidRDefault="00F21274" w:rsidP="00EB4685">
      <w:pPr>
        <w:spacing w:after="0" w:line="480" w:lineRule="auto"/>
        <w:jc w:val="both"/>
        <w:rPr>
          <w:ins w:id="414" w:author="My Luong Vuong" w:date="2023-11-21T10:51:00Z"/>
          <w:rFonts w:eastAsia="Times New Roman" w:cstheme="minorHAnsi"/>
          <w:color w:val="000000" w:themeColor="text1"/>
          <w:lang w:val="en-GB"/>
        </w:rPr>
      </w:pPr>
      <w:bookmarkStart w:id="415" w:name="_Hlk136861998"/>
      <w:bookmarkEnd w:id="413"/>
      <w:r w:rsidRPr="00E03B11">
        <w:rPr>
          <w:rFonts w:eastAsia="Times New Roman" w:cstheme="minorHAnsi"/>
          <w:color w:val="000000" w:themeColor="text1"/>
          <w:lang w:val="en-GB"/>
        </w:rPr>
        <w:t xml:space="preserve">We conducted Monte Carlo simulations using the final </w:t>
      </w:r>
      <w:proofErr w:type="spellStart"/>
      <w:r w:rsidRPr="00E03B11">
        <w:rPr>
          <w:rFonts w:eastAsia="Times New Roman" w:cstheme="minorHAnsi"/>
          <w:color w:val="000000" w:themeColor="text1"/>
          <w:lang w:val="en-GB"/>
        </w:rPr>
        <w:t>popPK</w:t>
      </w:r>
      <w:proofErr w:type="spellEnd"/>
      <w:r w:rsidRPr="00E03B11">
        <w:rPr>
          <w:rFonts w:eastAsia="Times New Roman" w:cstheme="minorHAnsi"/>
          <w:color w:val="000000" w:themeColor="text1"/>
          <w:lang w:val="en-GB"/>
        </w:rPr>
        <w:t xml:space="preserve"> model to evaluate various dosing regimens for fluconazole. These regimens were selected </w:t>
      </w:r>
      <w:r w:rsidR="00010229">
        <w:rPr>
          <w:rFonts w:eastAsia="Times New Roman" w:cstheme="minorHAnsi"/>
          <w:color w:val="000000" w:themeColor="text1"/>
          <w:lang w:val="en-GB"/>
        </w:rPr>
        <w:t>considering</w:t>
      </w:r>
      <w:r w:rsidRPr="00E03B11">
        <w:rPr>
          <w:rFonts w:eastAsia="Times New Roman" w:cstheme="minorHAnsi"/>
          <w:color w:val="000000" w:themeColor="text1"/>
          <w:lang w:val="en-GB"/>
        </w:rPr>
        <w:t xml:space="preserve"> the recommended standard loading and maintenance doses</w:t>
      </w:r>
      <w:r w:rsidR="006B7C8A" w:rsidRPr="00E03B11">
        <w:rPr>
          <w:rFonts w:eastAsia="Times New Roman" w:cstheme="minorHAnsi"/>
          <w:color w:val="000000" w:themeColor="text1"/>
          <w:lang w:val="en-GB"/>
        </w:rPr>
        <w:t xml:space="preserve"> (800 mg</w:t>
      </w:r>
      <w:r w:rsidR="00F04AA4" w:rsidRPr="00E03B11">
        <w:rPr>
          <w:rFonts w:eastAsia="Times New Roman" w:cstheme="minorHAnsi"/>
          <w:color w:val="000000" w:themeColor="text1"/>
          <w:lang w:val="en-GB"/>
        </w:rPr>
        <w:t xml:space="preserve"> </w:t>
      </w:r>
      <w:proofErr w:type="spellStart"/>
      <w:r w:rsidR="00F04AA4" w:rsidRPr="00E03B11">
        <w:rPr>
          <w:rFonts w:eastAsia="Times New Roman" w:cstheme="minorHAnsi"/>
          <w:color w:val="000000" w:themeColor="text1"/>
          <w:lang w:val="en-GB"/>
        </w:rPr>
        <w:t>q.d</w:t>
      </w:r>
      <w:proofErr w:type="spellEnd"/>
      <w:r w:rsidR="00F04AA4" w:rsidRPr="00E03B11">
        <w:rPr>
          <w:rFonts w:eastAsia="Times New Roman" w:cstheme="minorHAnsi"/>
          <w:color w:val="000000" w:themeColor="text1"/>
          <w:lang w:val="en-GB"/>
        </w:rPr>
        <w:t>.</w:t>
      </w:r>
      <w:r w:rsidR="006B7C8A" w:rsidRPr="00E03B11">
        <w:rPr>
          <w:rFonts w:eastAsia="Times New Roman" w:cstheme="minorHAnsi"/>
          <w:color w:val="000000" w:themeColor="text1"/>
          <w:lang w:val="en-GB"/>
        </w:rPr>
        <w:t xml:space="preserve"> and 400 mg</w:t>
      </w:r>
      <w:r w:rsidR="00F04AA4" w:rsidRPr="00E03B11">
        <w:rPr>
          <w:rFonts w:eastAsia="Times New Roman" w:cstheme="minorHAnsi"/>
          <w:color w:val="000000" w:themeColor="text1"/>
          <w:lang w:val="en-GB"/>
        </w:rPr>
        <w:t xml:space="preserve"> </w:t>
      </w:r>
      <w:proofErr w:type="spellStart"/>
      <w:r w:rsidR="00F04AA4" w:rsidRPr="00E03B11">
        <w:rPr>
          <w:rFonts w:eastAsia="Times New Roman" w:cstheme="minorHAnsi"/>
          <w:color w:val="000000" w:themeColor="text1"/>
          <w:lang w:val="en-GB"/>
        </w:rPr>
        <w:t>q.d</w:t>
      </w:r>
      <w:proofErr w:type="spellEnd"/>
      <w:r w:rsidR="00F04AA4" w:rsidRPr="00E03B11">
        <w:rPr>
          <w:rFonts w:eastAsia="Times New Roman" w:cstheme="minorHAnsi"/>
          <w:color w:val="000000" w:themeColor="text1"/>
          <w:lang w:val="en-GB"/>
        </w:rPr>
        <w:t>.</w:t>
      </w:r>
      <w:r w:rsidR="006B7C8A" w:rsidRPr="00E03B11">
        <w:rPr>
          <w:rFonts w:eastAsia="Times New Roman" w:cstheme="minorHAnsi"/>
          <w:color w:val="000000" w:themeColor="text1"/>
          <w:lang w:val="en-GB"/>
        </w:rPr>
        <w:t xml:space="preserve"> respectively)</w:t>
      </w:r>
      <w:r w:rsidR="00827944" w:rsidRPr="00827944">
        <w:t xml:space="preserve"> </w:t>
      </w:r>
      <w:r w:rsidR="00C73B92">
        <w:t xml:space="preserve">as </w:t>
      </w:r>
      <w:r w:rsidR="00827944" w:rsidRPr="00827944">
        <w:rPr>
          <w:rFonts w:eastAsia="Times New Roman" w:cstheme="minorHAnsi"/>
          <w:color w:val="000000" w:themeColor="text1"/>
          <w:lang w:val="en-GB"/>
        </w:rPr>
        <w:t>a reference to which other regimens were compared</w:t>
      </w:r>
      <w:r w:rsidR="00EC60DD">
        <w:rPr>
          <w:rFonts w:eastAsia="Times New Roman" w:cstheme="minorHAnsi"/>
          <w:color w:val="000000" w:themeColor="text1"/>
          <w:lang w:val="en-GB"/>
        </w:rPr>
        <w:t xml:space="preserve">. </w:t>
      </w:r>
      <w:r w:rsidR="00BA23DC">
        <w:rPr>
          <w:rFonts w:eastAsia="Times New Roman" w:cstheme="minorHAnsi"/>
          <w:color w:val="000000" w:themeColor="text1"/>
          <w:lang w:val="en-GB"/>
        </w:rPr>
        <w:t>The decision was also made</w:t>
      </w:r>
      <w:r w:rsidR="00C73B92">
        <w:rPr>
          <w:rFonts w:eastAsia="Times New Roman" w:cstheme="minorHAnsi"/>
          <w:color w:val="000000" w:themeColor="text1"/>
          <w:lang w:val="en-GB"/>
        </w:rPr>
        <w:t xml:space="preserve"> based on</w:t>
      </w:r>
      <w:r w:rsidRPr="00E03B11">
        <w:rPr>
          <w:rFonts w:eastAsia="Times New Roman" w:cstheme="minorHAnsi"/>
          <w:color w:val="000000" w:themeColor="text1"/>
          <w:lang w:val="en-GB"/>
        </w:rPr>
        <w:t xml:space="preserve"> the commercially available fluconazole IV dosage forms of 200 mg and 400 mg</w:t>
      </w:r>
      <w:r w:rsidR="007A13DA">
        <w:rPr>
          <w:rFonts w:eastAsia="Times New Roman" w:cstheme="minorHAnsi"/>
          <w:color w:val="000000" w:themeColor="text1"/>
          <w:lang w:val="en-GB"/>
        </w:rPr>
        <w:t xml:space="preserve"> to avoid unused drug</w:t>
      </w:r>
      <w:r w:rsidR="005D5472" w:rsidRPr="00E03B11">
        <w:rPr>
          <w:rFonts w:eastAsia="Times New Roman" w:cstheme="minorHAnsi"/>
          <w:color w:val="000000" w:themeColor="text1"/>
          <w:lang w:val="en-GB"/>
        </w:rPr>
        <w:fldChar w:fldCharType="begin"/>
      </w:r>
      <w:ins w:id="416" w:author="My Luong Vuong" w:date="2023-11-24T09:57:00Z">
        <w:r w:rsidR="00B307D1">
          <w:rPr>
            <w:rFonts w:eastAsia="Times New Roman" w:cstheme="minorHAnsi"/>
            <w:color w:val="000000" w:themeColor="text1"/>
            <w:lang w:val="en-GB"/>
          </w:rPr>
          <w:instrText xml:space="preserve"> ADDIN EN.CITE &lt;EndNote&gt;&lt;Cite&gt;&lt;Author&gt;PDR&lt;/Author&gt;&lt;RecNum&gt;46&lt;/RecNum&gt;&lt;DisplayText&gt; [32]&lt;/DisplayText&gt;&lt;record&gt;&lt;rec-number&gt;46&lt;/rec-number&gt;&lt;foreign-keys&gt;&lt;key app="EN" db-id="xred9e5sg009pcetsepxtfs0dwxsa5rzvawx" timestamp="1684853357"&gt;46&lt;/key&gt;&lt;/foreign-keys&gt;&lt;ref-type name="Web Page"&gt;12&lt;/ref-type&gt;&lt;contributors&gt;&lt;authors&gt;&lt;author&gt;PDR&lt;/author&gt;&lt;/authors&gt;&lt;/contributors&gt;&lt;titles&gt;&lt;title&gt;fluconazole - Drug Summary&lt;/title&gt;&lt;/titles&gt;&lt;dates&gt;&lt;/dates&gt;&lt;urls&gt;&lt;related-urls&gt;&lt;url&gt;https://www.pdr.net/drug-summary/Diflucan-fluconazole-1847&lt;/url&gt;&lt;/related-urls&gt;&lt;/urls&gt;&lt;/record&gt;&lt;/Cite&gt;&lt;/EndNote&gt;</w:instrText>
        </w:r>
      </w:ins>
      <w:del w:id="417" w:author="My Luong Vuong" w:date="2023-11-21T10:34:00Z">
        <w:r w:rsidR="00B558D9" w:rsidDel="00D458B7">
          <w:rPr>
            <w:rFonts w:eastAsia="Times New Roman" w:cstheme="minorHAnsi"/>
            <w:color w:val="000000" w:themeColor="text1"/>
            <w:lang w:val="en-GB"/>
          </w:rPr>
          <w:delInstrText xml:space="preserve"> ADDIN EN.CITE &lt;EndNote&gt;&lt;Cite&gt;&lt;Author&gt;PDR&lt;/Author&gt;&lt;RecNum&gt;46&lt;/RecNum&gt;&lt;DisplayText&gt; [32]&lt;/DisplayText&gt;&lt;record&gt;&lt;rec-number&gt;46&lt;/rec-number&gt;&lt;foreign-keys&gt;&lt;key app="EN" db-id="xred9e5sg009pcetsepxtfs0dwxsa5rzvawx" timestamp="1684853357"&gt;46&lt;/key&gt;&lt;/foreign-keys&gt;&lt;ref-type name="Web Page"&gt;12&lt;/ref-type&gt;&lt;contributors&gt;&lt;authors&gt;&lt;author&gt;PDR&lt;/author&gt;&lt;/authors&gt;&lt;/contributors&gt;&lt;titles&gt;&lt;title&gt;fluconazole - Drug Summary&lt;/title&gt;&lt;/titles&gt;&lt;dates&gt;&lt;/dates&gt;&lt;urls&gt;&lt;related-urls&gt;&lt;url&gt;https://www.pdr.net/drug-summary/Diflucan-fluconazole-1847&lt;/url&gt;&lt;/related-urls&gt;&lt;/urls&gt;&lt;/record&gt;&lt;/Cite&gt;&lt;/EndNote&gt;</w:delInstrText>
        </w:r>
      </w:del>
      <w:r w:rsidR="005D5472" w:rsidRPr="00E03B11">
        <w:rPr>
          <w:rFonts w:eastAsia="Times New Roman" w:cstheme="minorHAnsi"/>
          <w:color w:val="000000" w:themeColor="text1"/>
          <w:lang w:val="en-GB"/>
        </w:rPr>
        <w:fldChar w:fldCharType="separate"/>
      </w:r>
      <w:ins w:id="418" w:author="My Luong Vuong" w:date="2023-11-24T09:57:00Z">
        <w:r w:rsidR="00B307D1">
          <w:rPr>
            <w:rFonts w:eastAsia="Times New Roman" w:cstheme="minorHAnsi"/>
            <w:noProof/>
            <w:color w:val="000000" w:themeColor="text1"/>
            <w:lang w:val="en-GB"/>
          </w:rPr>
          <w:t> [32]</w:t>
        </w:r>
      </w:ins>
      <w:del w:id="419" w:author="My Luong Vuong" w:date="2023-11-21T10:34:00Z">
        <w:r w:rsidR="00B558D9" w:rsidDel="00D458B7">
          <w:rPr>
            <w:rFonts w:eastAsia="Times New Roman" w:cstheme="minorHAnsi"/>
            <w:noProof/>
            <w:color w:val="000000" w:themeColor="text1"/>
            <w:lang w:val="en-GB"/>
          </w:rPr>
          <w:delText> [32]</w:delText>
        </w:r>
      </w:del>
      <w:r w:rsidR="005D5472" w:rsidRPr="00E03B11">
        <w:rPr>
          <w:rFonts w:eastAsia="Times New Roman" w:cstheme="minorHAnsi"/>
          <w:color w:val="000000" w:themeColor="text1"/>
          <w:lang w:val="en-GB"/>
        </w:rPr>
        <w:fldChar w:fldCharType="end"/>
      </w:r>
      <w:r w:rsidR="00CE0F70">
        <w:rPr>
          <w:rFonts w:eastAsia="Times New Roman" w:cstheme="minorHAnsi"/>
          <w:color w:val="000000" w:themeColor="text1"/>
          <w:lang w:val="en-GB"/>
        </w:rPr>
        <w:t>.</w:t>
      </w:r>
      <w:r w:rsidRPr="00E03B11">
        <w:rPr>
          <w:rFonts w:eastAsia="Times New Roman" w:cstheme="minorHAnsi"/>
          <w:color w:val="000000" w:themeColor="text1"/>
          <w:lang w:val="en-GB"/>
        </w:rPr>
        <w:t xml:space="preserve"> Specifically, we considered six fixed loading doses ranging from </w:t>
      </w:r>
      <w:commentRangeStart w:id="420"/>
      <w:commentRangeStart w:id="421"/>
      <w:r w:rsidRPr="00E03B11">
        <w:rPr>
          <w:rFonts w:eastAsia="Times New Roman" w:cstheme="minorHAnsi"/>
          <w:color w:val="000000" w:themeColor="text1"/>
          <w:lang w:val="en-GB"/>
        </w:rPr>
        <w:t>800 mg to 1800 mg</w:t>
      </w:r>
      <w:r w:rsidR="004A5C49" w:rsidRPr="00E03B11">
        <w:rPr>
          <w:rFonts w:eastAsia="Times New Roman" w:cstheme="minorHAnsi"/>
          <w:color w:val="000000" w:themeColor="text1"/>
          <w:lang w:val="en-GB"/>
        </w:rPr>
        <w:t xml:space="preserve"> </w:t>
      </w:r>
      <w:r w:rsidR="00A22696" w:rsidRPr="00E03B11">
        <w:rPr>
          <w:rFonts w:eastAsia="Times New Roman" w:cstheme="minorHAnsi"/>
          <w:color w:val="000000" w:themeColor="text1"/>
          <w:lang w:val="en-GB"/>
        </w:rPr>
        <w:t>daily</w:t>
      </w:r>
      <w:commentRangeEnd w:id="420"/>
      <w:r w:rsidR="00C91729">
        <w:rPr>
          <w:rStyle w:val="CommentReference"/>
        </w:rPr>
        <w:commentReference w:id="420"/>
      </w:r>
      <w:commentRangeEnd w:id="421"/>
      <w:r w:rsidR="00C24DEF">
        <w:rPr>
          <w:rStyle w:val="CommentReference"/>
        </w:rPr>
        <w:commentReference w:id="421"/>
      </w:r>
      <w:r w:rsidRPr="00E03B11">
        <w:rPr>
          <w:rFonts w:eastAsia="Times New Roman" w:cstheme="minorHAnsi"/>
          <w:color w:val="000000" w:themeColor="text1"/>
          <w:lang w:val="en-GB"/>
        </w:rPr>
        <w:t>, and three fixed maintenance doses ranging from 400 mg to 800 mg</w:t>
      </w:r>
      <w:r w:rsidR="00FE0AB5" w:rsidRPr="00E03B11">
        <w:rPr>
          <w:rFonts w:eastAsia="Times New Roman" w:cstheme="minorHAnsi"/>
          <w:color w:val="000000" w:themeColor="text1"/>
          <w:lang w:val="en-GB"/>
        </w:rPr>
        <w:t xml:space="preserve"> daily</w:t>
      </w:r>
      <w:r w:rsidR="007700A1">
        <w:rPr>
          <w:rFonts w:eastAsia="Times New Roman" w:cstheme="minorHAnsi"/>
          <w:color w:val="000000" w:themeColor="text1"/>
          <w:lang w:val="en-GB"/>
        </w:rPr>
        <w:t xml:space="preserve">, with the </w:t>
      </w:r>
      <w:proofErr w:type="spellStart"/>
      <w:r w:rsidR="007700A1">
        <w:rPr>
          <w:rFonts w:eastAsia="Times New Roman" w:cstheme="minorHAnsi"/>
          <w:color w:val="000000" w:themeColor="text1"/>
          <w:lang w:val="en-GB"/>
        </w:rPr>
        <w:t>stepsize</w:t>
      </w:r>
      <w:proofErr w:type="spellEnd"/>
      <w:r w:rsidR="007700A1">
        <w:rPr>
          <w:rFonts w:eastAsia="Times New Roman" w:cstheme="minorHAnsi"/>
          <w:color w:val="000000" w:themeColor="text1"/>
          <w:lang w:val="en-GB"/>
        </w:rPr>
        <w:t xml:space="preserve"> of 200 mg</w:t>
      </w:r>
      <w:r w:rsidRPr="00E03B11">
        <w:rPr>
          <w:rFonts w:eastAsia="Times New Roman" w:cstheme="minorHAnsi"/>
          <w:color w:val="000000" w:themeColor="text1"/>
          <w:lang w:val="en-GB"/>
        </w:rPr>
        <w:t xml:space="preserve">. </w:t>
      </w:r>
      <w:del w:id="422" w:author="My Luong Vuong" w:date="2023-11-20T16:44:00Z">
        <w:r w:rsidRPr="00E03B11" w:rsidDel="00FB2267">
          <w:rPr>
            <w:rFonts w:eastAsia="Times New Roman" w:cstheme="minorHAnsi"/>
            <w:color w:val="000000" w:themeColor="text1"/>
            <w:lang w:val="en-GB"/>
          </w:rPr>
          <w:delText>Additionally, we examined a weight-based dosing strategy, which has been previously recommended for obese patients</w:delText>
        </w:r>
        <w:r w:rsidR="00757541" w:rsidRPr="00E03B11" w:rsidDel="00FB2267">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UmVjTnVtPjE5PC9SZWNOdW0+PERpc3BsYXlUZXh0PsKgWzIxXTwvRGlzcGxheVRleHQ+PHJlY29y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B558D9" w:rsidDel="00FB2267">
          <w:rPr>
            <w:rFonts w:eastAsia="Times New Roman" w:cstheme="minorHAnsi"/>
            <w:color w:val="000000" w:themeColor="text1"/>
            <w:lang w:val="en-GB"/>
          </w:rPr>
          <w:delInstrText xml:space="preserve"> ADDIN EN.CITE </w:delInstrText>
        </w:r>
        <w:r w:rsidR="00B558D9" w:rsidDel="00FB2267">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UmVjTnVtPjE5PC9SZWNOdW0+PERpc3BsYXlUZXh0PsKgWzIxXTwvRGlzcGxheVRleHQ+PHJlY29y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B558D9" w:rsidDel="00FB2267">
          <w:rPr>
            <w:rFonts w:eastAsia="Times New Roman" w:cstheme="minorHAnsi"/>
            <w:color w:val="000000" w:themeColor="text1"/>
            <w:lang w:val="en-GB"/>
          </w:rPr>
          <w:delInstrText xml:space="preserve"> ADDIN EN.CITE.DATA </w:delInstrText>
        </w:r>
        <w:r w:rsidR="00B558D9" w:rsidDel="00FB2267">
          <w:rPr>
            <w:rFonts w:eastAsia="Times New Roman" w:cstheme="minorHAnsi"/>
            <w:color w:val="000000" w:themeColor="text1"/>
            <w:lang w:val="en-GB"/>
          </w:rPr>
        </w:r>
        <w:r w:rsidR="00B558D9" w:rsidDel="00FB2267">
          <w:rPr>
            <w:rFonts w:eastAsia="Times New Roman" w:cstheme="minorHAnsi"/>
            <w:color w:val="000000" w:themeColor="text1"/>
            <w:lang w:val="en-GB"/>
          </w:rPr>
          <w:fldChar w:fldCharType="end"/>
        </w:r>
        <w:r w:rsidR="00757541" w:rsidRPr="00E03B11" w:rsidDel="00FB2267">
          <w:rPr>
            <w:rFonts w:eastAsia="Times New Roman" w:cstheme="minorHAnsi"/>
            <w:color w:val="000000" w:themeColor="text1"/>
            <w:lang w:val="en-GB"/>
          </w:rPr>
        </w:r>
        <w:r w:rsidR="00757541" w:rsidRPr="00E03B11" w:rsidDel="00FB2267">
          <w:rPr>
            <w:rFonts w:eastAsia="Times New Roman" w:cstheme="minorHAnsi"/>
            <w:color w:val="000000" w:themeColor="text1"/>
            <w:lang w:val="en-GB"/>
          </w:rPr>
          <w:fldChar w:fldCharType="separate"/>
        </w:r>
        <w:r w:rsidR="00B558D9" w:rsidDel="00FB2267">
          <w:rPr>
            <w:rFonts w:eastAsia="Times New Roman" w:cstheme="minorHAnsi"/>
            <w:noProof/>
            <w:color w:val="000000" w:themeColor="text1"/>
            <w:lang w:val="en-GB"/>
          </w:rPr>
          <w:delText> [21]</w:delText>
        </w:r>
        <w:r w:rsidR="00757541" w:rsidRPr="00E03B11" w:rsidDel="00FB2267">
          <w:rPr>
            <w:rFonts w:eastAsia="Times New Roman" w:cstheme="minorHAnsi"/>
            <w:color w:val="000000" w:themeColor="text1"/>
            <w:lang w:val="en-GB"/>
          </w:rPr>
          <w:fldChar w:fldCharType="end"/>
        </w:r>
        <w:r w:rsidR="008D27CD" w:rsidDel="00FB2267">
          <w:rPr>
            <w:rFonts w:eastAsia="Times New Roman" w:cstheme="minorHAnsi"/>
            <w:color w:val="000000" w:themeColor="text1"/>
            <w:lang w:val="en-GB"/>
          </w:rPr>
          <w:delText>.</w:delText>
        </w:r>
        <w:r w:rsidRPr="00E03B11" w:rsidDel="00FB2267">
          <w:rPr>
            <w:rFonts w:eastAsia="Times New Roman" w:cstheme="minorHAnsi"/>
            <w:color w:val="000000" w:themeColor="text1"/>
            <w:lang w:val="en-GB"/>
          </w:rPr>
          <w:delText xml:space="preserve"> </w:delText>
        </w:r>
        <w:r w:rsidRPr="00E03B11" w:rsidDel="006F2551">
          <w:rPr>
            <w:rFonts w:eastAsia="Times New Roman" w:cstheme="minorHAnsi"/>
            <w:color w:val="000000" w:themeColor="text1"/>
            <w:lang w:val="en-GB"/>
          </w:rPr>
          <w:delText xml:space="preserve">In our study, we tested </w:delText>
        </w:r>
        <w:r w:rsidR="006F1D9D" w:rsidDel="006F2551">
          <w:rPr>
            <w:rFonts w:eastAsia="Times New Roman" w:cstheme="minorHAnsi"/>
            <w:color w:val="000000" w:themeColor="text1"/>
            <w:lang w:val="en-GB"/>
          </w:rPr>
          <w:delText xml:space="preserve">2 </w:delText>
        </w:r>
        <w:r w:rsidRPr="00E03B11" w:rsidDel="006F2551">
          <w:rPr>
            <w:rFonts w:eastAsia="Times New Roman" w:cstheme="minorHAnsi"/>
            <w:color w:val="000000" w:themeColor="text1"/>
            <w:lang w:val="en-GB"/>
          </w:rPr>
          <w:delText>loading doses</w:delText>
        </w:r>
        <w:r w:rsidR="006F1D9D" w:rsidDel="006F2551">
          <w:rPr>
            <w:rFonts w:eastAsia="Times New Roman" w:cstheme="minorHAnsi"/>
            <w:color w:val="000000" w:themeColor="text1"/>
            <w:lang w:val="en-GB"/>
          </w:rPr>
          <w:delText>,</w:delText>
        </w:r>
        <w:r w:rsidRPr="00E03B11" w:rsidDel="006F2551">
          <w:rPr>
            <w:rFonts w:eastAsia="Times New Roman" w:cstheme="minorHAnsi"/>
            <w:color w:val="000000" w:themeColor="text1"/>
            <w:lang w:val="en-GB"/>
          </w:rPr>
          <w:delText xml:space="preserve"> </w:delText>
        </w:r>
        <w:r w:rsidR="006F1D9D" w:rsidDel="006F2551">
          <w:rPr>
            <w:rFonts w:eastAsia="Times New Roman" w:cstheme="minorHAnsi"/>
            <w:color w:val="000000" w:themeColor="text1"/>
            <w:lang w:val="en-GB"/>
          </w:rPr>
          <w:delText xml:space="preserve">a </w:delText>
        </w:r>
        <w:r w:rsidR="006F1D9D" w:rsidRPr="00E03B11" w:rsidDel="006F2551">
          <w:rPr>
            <w:rFonts w:eastAsia="Times New Roman" w:cstheme="minorHAnsi"/>
            <w:color w:val="000000" w:themeColor="text1"/>
            <w:lang w:val="en-GB"/>
          </w:rPr>
          <w:delText>12 mg/kg</w:delText>
        </w:r>
        <w:r w:rsidR="000E47A6" w:rsidDel="006F2551">
          <w:rPr>
            <w:rFonts w:eastAsia="Times New Roman" w:cstheme="minorHAnsi"/>
            <w:color w:val="000000" w:themeColor="text1"/>
            <w:lang w:val="en-GB"/>
          </w:rPr>
          <w:delText xml:space="preserve"> daily</w:delText>
        </w:r>
        <w:r w:rsidR="006F1D9D" w:rsidDel="006F2551">
          <w:rPr>
            <w:rFonts w:eastAsia="Times New Roman" w:cstheme="minorHAnsi"/>
            <w:color w:val="000000" w:themeColor="text1"/>
            <w:lang w:val="en-GB"/>
          </w:rPr>
          <w:delText xml:space="preserve"> as </w:delText>
        </w:r>
      </w:del>
      <w:ins w:id="423" w:author="Isabel Spriet" w:date="2023-07-05T11:57:00Z">
        <w:del w:id="424" w:author="My Luong Vuong" w:date="2023-11-20T16:44:00Z">
          <w:r w:rsidR="00001CFF" w:rsidDel="006F2551">
            <w:rPr>
              <w:rFonts w:eastAsia="Times New Roman" w:cstheme="minorHAnsi"/>
              <w:color w:val="000000" w:themeColor="text1"/>
              <w:lang w:val="en-GB"/>
            </w:rPr>
            <w:delText xml:space="preserve">previously </w:delText>
          </w:r>
        </w:del>
      </w:ins>
      <w:del w:id="425" w:author="My Luong Vuong" w:date="2023-11-20T16:44:00Z">
        <w:r w:rsidR="006F1D9D" w:rsidDel="006F2551">
          <w:rPr>
            <w:rFonts w:eastAsia="Times New Roman" w:cstheme="minorHAnsi"/>
            <w:color w:val="000000" w:themeColor="text1"/>
            <w:lang w:val="en-GB"/>
          </w:rPr>
          <w:delText xml:space="preserve">recommended </w:delText>
        </w:r>
        <w:r w:rsidRPr="00E03B11" w:rsidDel="006F2551">
          <w:rPr>
            <w:rFonts w:eastAsia="Times New Roman" w:cstheme="minorHAnsi"/>
            <w:color w:val="000000" w:themeColor="text1"/>
            <w:lang w:val="en-GB"/>
          </w:rPr>
          <w:delText xml:space="preserve">and </w:delText>
        </w:r>
        <w:r w:rsidR="006F1D9D" w:rsidDel="006F2551">
          <w:rPr>
            <w:rFonts w:eastAsia="Times New Roman" w:cstheme="minorHAnsi"/>
            <w:color w:val="000000" w:themeColor="text1"/>
            <w:lang w:val="en-GB"/>
          </w:rPr>
          <w:delText xml:space="preserve">a higher one of </w:delText>
        </w:r>
        <w:r w:rsidRPr="00E03B11" w:rsidDel="006F2551">
          <w:rPr>
            <w:rFonts w:eastAsia="Times New Roman" w:cstheme="minorHAnsi"/>
            <w:color w:val="000000" w:themeColor="text1"/>
            <w:lang w:val="en-GB"/>
          </w:rPr>
          <w:delText>18 mg/kg</w:delText>
        </w:r>
        <w:r w:rsidR="00B71E7A" w:rsidRPr="00E03B11" w:rsidDel="006F2551">
          <w:rPr>
            <w:rFonts w:eastAsia="Times New Roman" w:cstheme="minorHAnsi"/>
            <w:color w:val="000000" w:themeColor="text1"/>
            <w:lang w:val="en-GB"/>
          </w:rPr>
          <w:delText xml:space="preserve"> daily</w:delText>
        </w:r>
        <w:r w:rsidR="00CF0172" w:rsidDel="006F2551">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UmVjTnVtPjE5PC9SZWNOdW0+PERpc3BsYXlUZXh0PsKgWzIxXTwvRGlzcGxheVRleHQ+PHJlY29y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B558D9" w:rsidDel="006F2551">
          <w:rPr>
            <w:rFonts w:eastAsia="Times New Roman" w:cstheme="minorHAnsi"/>
            <w:color w:val="000000" w:themeColor="text1"/>
            <w:lang w:val="en-GB"/>
          </w:rPr>
          <w:delInstrText xml:space="preserve"> ADDIN EN.CITE </w:delInstrText>
        </w:r>
        <w:r w:rsidR="00B558D9" w:rsidDel="006F2551">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UmVjTnVtPjE5PC9SZWNOdW0+PERpc3BsYXlUZXh0PsKgWzIxXTwvRGlzcGxheVRleHQ+PHJlY29y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B558D9" w:rsidDel="006F2551">
          <w:rPr>
            <w:rFonts w:eastAsia="Times New Roman" w:cstheme="minorHAnsi"/>
            <w:color w:val="000000" w:themeColor="text1"/>
            <w:lang w:val="en-GB"/>
          </w:rPr>
          <w:delInstrText xml:space="preserve"> ADDIN EN.CITE.DATA </w:delInstrText>
        </w:r>
        <w:r w:rsidR="00B558D9" w:rsidDel="006F2551">
          <w:rPr>
            <w:rFonts w:eastAsia="Times New Roman" w:cstheme="minorHAnsi"/>
            <w:color w:val="000000" w:themeColor="text1"/>
            <w:lang w:val="en-GB"/>
          </w:rPr>
        </w:r>
        <w:r w:rsidR="00B558D9" w:rsidDel="006F2551">
          <w:rPr>
            <w:rFonts w:eastAsia="Times New Roman" w:cstheme="minorHAnsi"/>
            <w:color w:val="000000" w:themeColor="text1"/>
            <w:lang w:val="en-GB"/>
          </w:rPr>
          <w:fldChar w:fldCharType="end"/>
        </w:r>
        <w:r w:rsidR="00CF0172" w:rsidDel="006F2551">
          <w:rPr>
            <w:rFonts w:eastAsia="Times New Roman" w:cstheme="minorHAnsi"/>
            <w:color w:val="000000" w:themeColor="text1"/>
            <w:lang w:val="en-GB"/>
          </w:rPr>
        </w:r>
        <w:r w:rsidR="00CF0172" w:rsidDel="006F2551">
          <w:rPr>
            <w:rFonts w:eastAsia="Times New Roman" w:cstheme="minorHAnsi"/>
            <w:color w:val="000000" w:themeColor="text1"/>
            <w:lang w:val="en-GB"/>
          </w:rPr>
          <w:fldChar w:fldCharType="separate"/>
        </w:r>
        <w:r w:rsidR="00B558D9" w:rsidDel="006F2551">
          <w:rPr>
            <w:rFonts w:eastAsia="Times New Roman" w:cstheme="minorHAnsi"/>
            <w:noProof/>
            <w:color w:val="000000" w:themeColor="text1"/>
            <w:lang w:val="en-GB"/>
          </w:rPr>
          <w:delText> [21]</w:delText>
        </w:r>
        <w:r w:rsidR="00CF0172" w:rsidDel="006F2551">
          <w:rPr>
            <w:rFonts w:eastAsia="Times New Roman" w:cstheme="minorHAnsi"/>
            <w:color w:val="000000" w:themeColor="text1"/>
            <w:lang w:val="en-GB"/>
          </w:rPr>
          <w:fldChar w:fldCharType="end"/>
        </w:r>
        <w:r w:rsidR="002D7142" w:rsidDel="006F2551">
          <w:rPr>
            <w:rFonts w:eastAsia="Times New Roman" w:cstheme="minorHAnsi"/>
            <w:color w:val="000000" w:themeColor="text1"/>
            <w:lang w:val="en-GB"/>
          </w:rPr>
          <w:delText>.</w:delText>
        </w:r>
      </w:del>
    </w:p>
    <w:p w14:paraId="37A44674" w14:textId="77777777" w:rsidR="00B15FE6" w:rsidRPr="00CA5A80" w:rsidRDefault="00B15FE6" w:rsidP="0081565D">
      <w:pPr>
        <w:pStyle w:val="Heading4"/>
        <w:rPr>
          <w:ins w:id="426" w:author="My Luong Vuong" w:date="2023-11-21T10:51:00Z"/>
          <w:rFonts w:eastAsia="Times New Roman"/>
          <w:lang w:val="en-GB"/>
        </w:rPr>
        <w:pPrChange w:id="427" w:author="My Luong Vuong" w:date="2023-11-24T13:26:00Z">
          <w:pPr>
            <w:spacing w:after="0" w:line="480" w:lineRule="auto"/>
            <w:jc w:val="both"/>
          </w:pPr>
        </w:pPrChange>
      </w:pPr>
      <w:commentRangeStart w:id="428"/>
      <w:ins w:id="429" w:author="My Luong Vuong" w:date="2023-11-21T10:51:00Z">
        <w:r w:rsidRPr="00CA5A80">
          <w:rPr>
            <w:rFonts w:eastAsia="Times New Roman"/>
            <w:lang w:val="en-GB"/>
          </w:rPr>
          <w:t>Creating the virtual patient datasets</w:t>
        </w:r>
        <w:commentRangeEnd w:id="428"/>
        <w:r>
          <w:rPr>
            <w:rStyle w:val="CommentReference"/>
          </w:rPr>
          <w:commentReference w:id="428"/>
        </w:r>
      </w:ins>
    </w:p>
    <w:p w14:paraId="342FB4C5" w14:textId="095A67E3" w:rsidR="00B15FE6" w:rsidRPr="00E03B11" w:rsidRDefault="00B15FE6" w:rsidP="00B15FE6">
      <w:pPr>
        <w:spacing w:after="0" w:line="480" w:lineRule="auto"/>
        <w:jc w:val="both"/>
        <w:rPr>
          <w:ins w:id="430" w:author="My Luong Vuong" w:date="2023-11-21T10:51:00Z"/>
          <w:rFonts w:eastAsia="Times New Roman" w:cstheme="minorHAnsi"/>
          <w:color w:val="000000" w:themeColor="text1"/>
          <w:lang w:val="en-GB"/>
        </w:rPr>
      </w:pPr>
      <w:ins w:id="431" w:author="My Luong Vuong" w:date="2023-11-21T10:51:00Z">
        <w:r w:rsidRPr="00E03B11">
          <w:rPr>
            <w:rFonts w:eastAsia="Times New Roman" w:cstheme="minorHAnsi"/>
            <w:color w:val="000000" w:themeColor="text1"/>
            <w:lang w:val="en-GB"/>
          </w:rPr>
          <w:t xml:space="preserve">Different virtual </w:t>
        </w:r>
        <w:r>
          <w:rPr>
            <w:rFonts w:eastAsia="Times New Roman" w:cstheme="minorHAnsi"/>
            <w:color w:val="000000" w:themeColor="text1"/>
            <w:lang w:val="en-GB"/>
          </w:rPr>
          <w:t xml:space="preserve">patient </w:t>
        </w:r>
        <w:r w:rsidRPr="00E03B11">
          <w:rPr>
            <w:rFonts w:eastAsia="Times New Roman" w:cstheme="minorHAnsi"/>
            <w:color w:val="000000" w:themeColor="text1"/>
            <w:lang w:val="en-GB"/>
          </w:rPr>
          <w:t>datasets were created, in which simulations were done separately for each level of (a) categorical variable(s), and each dataset contained continuous covariate(s) spanning the range of values observed in the meta-analysis dataset.</w:t>
        </w:r>
        <w:r>
          <w:rPr>
            <w:rFonts w:eastAsia="Times New Roman" w:cstheme="minorHAnsi"/>
            <w:color w:val="000000" w:themeColor="text1"/>
            <w:lang w:val="en-GB"/>
          </w:rPr>
          <w:t xml:space="preserve"> </w:t>
        </w:r>
        <w:r w:rsidRPr="00A17C61">
          <w:rPr>
            <w:rFonts w:eastAsia="Times New Roman" w:cstheme="minorHAnsi"/>
            <w:color w:val="000000" w:themeColor="text1"/>
            <w:lang w:val="en-GB"/>
          </w:rPr>
          <w:t xml:space="preserve">Correlation between continuous covariates were taken into account </w:t>
        </w:r>
      </w:ins>
      <w:ins w:id="432" w:author="My Luong Vuong" w:date="2023-11-21T10:54:00Z">
        <w:r w:rsidR="00EA4BB6">
          <w:rPr>
            <w:rFonts w:eastAsia="Times New Roman" w:cstheme="minorHAnsi"/>
            <w:color w:val="000000" w:themeColor="text1"/>
            <w:lang w:val="en-GB"/>
          </w:rPr>
          <w:t>in creating these datasets</w:t>
        </w:r>
      </w:ins>
      <w:ins w:id="433" w:author="My Luong Vuong" w:date="2023-11-21T10:51:00Z">
        <w:r w:rsidRPr="00A17C61">
          <w:rPr>
            <w:rFonts w:eastAsia="Times New Roman" w:cstheme="minorHAnsi"/>
            <w:color w:val="000000" w:themeColor="text1"/>
            <w:lang w:val="en-GB"/>
          </w:rPr>
          <w:t xml:space="preserve">. </w:t>
        </w:r>
        <w:r w:rsidRPr="00E03B11">
          <w:rPr>
            <w:rFonts w:eastAsia="Times New Roman" w:cstheme="minorHAnsi"/>
            <w:color w:val="000000" w:themeColor="text1"/>
            <w:lang w:val="en-GB"/>
          </w:rPr>
          <w:t xml:space="preserve">A total of 1,000 simulations were performed per virtual patient. </w:t>
        </w:r>
      </w:ins>
    </w:p>
    <w:p w14:paraId="00F3C4F9" w14:textId="1B89556B" w:rsidR="00B15FE6" w:rsidRPr="00E03B11" w:rsidDel="00B15FE6" w:rsidRDefault="00B15FE6" w:rsidP="00415FA7">
      <w:pPr>
        <w:pStyle w:val="Heading4"/>
        <w:rPr>
          <w:del w:id="434" w:author="My Luong Vuong" w:date="2023-11-21T10:51:00Z"/>
          <w:rFonts w:eastAsia="Times New Roman"/>
          <w:lang w:val="en-GB"/>
        </w:rPr>
        <w:pPrChange w:id="435" w:author="My Luong Vuong" w:date="2023-11-24T13:26:00Z">
          <w:pPr>
            <w:spacing w:after="0" w:line="480" w:lineRule="auto"/>
            <w:jc w:val="both"/>
          </w:pPr>
        </w:pPrChange>
      </w:pPr>
    </w:p>
    <w:p w14:paraId="69A9B794" w14:textId="5D6AD1A4" w:rsidR="00F74989" w:rsidRPr="00CA5A80" w:rsidRDefault="00F74989" w:rsidP="00415FA7">
      <w:pPr>
        <w:pStyle w:val="Heading4"/>
        <w:rPr>
          <w:rFonts w:eastAsia="Times New Roman"/>
          <w:bCs/>
          <w:lang w:val="en-GB"/>
        </w:rPr>
        <w:pPrChange w:id="436" w:author="My Luong Vuong" w:date="2023-11-24T13:26:00Z">
          <w:pPr>
            <w:spacing w:after="0" w:line="480" w:lineRule="auto"/>
            <w:jc w:val="both"/>
          </w:pPr>
        </w:pPrChange>
      </w:pPr>
      <w:bookmarkStart w:id="437" w:name="_Hlk136862017"/>
      <w:bookmarkEnd w:id="415"/>
      <w:r w:rsidRPr="00CA5A80">
        <w:rPr>
          <w:rFonts w:eastAsia="Times New Roman"/>
          <w:bCs/>
          <w:lang w:val="en-GB"/>
        </w:rPr>
        <w:t>Criteria for evaluating dosing regimens</w:t>
      </w:r>
    </w:p>
    <w:p w14:paraId="74485211" w14:textId="63CA1FAA" w:rsidR="00F00D55" w:rsidRDefault="006E430D" w:rsidP="00EB4685">
      <w:pPr>
        <w:spacing w:after="0" w:line="480" w:lineRule="auto"/>
        <w:jc w:val="both"/>
        <w:rPr>
          <w:ins w:id="438" w:author="My Luong Vuong" w:date="2023-11-21T10:51:00Z"/>
          <w:rFonts w:eastAsia="Times New Roman" w:cstheme="minorHAnsi"/>
          <w:color w:val="000000" w:themeColor="text1"/>
          <w:lang w:val="en-GB"/>
        </w:rPr>
      </w:pPr>
      <w:ins w:id="439" w:author="My Luong Vuong" w:date="2023-11-21T10:53:00Z">
        <w:r w:rsidRPr="006E430D">
          <w:rPr>
            <w:rFonts w:eastAsia="Times New Roman" w:cstheme="minorHAnsi"/>
            <w:color w:val="000000" w:themeColor="text1"/>
            <w:lang w:val="en-GB"/>
          </w:rPr>
          <w:t>Simulations were performed  to identify an optimised inclusive dosing regimen. A dosing regimen was considered inclusive if it resulted in clinically acceptable target attainment along the entire covariate range.</w:t>
        </w:r>
      </w:ins>
      <w:ins w:id="440" w:author="My Luong Vuong" w:date="2023-11-21T10:54:00Z">
        <w:r w:rsidR="00766900">
          <w:rPr>
            <w:rFonts w:eastAsia="Times New Roman" w:cstheme="minorHAnsi"/>
            <w:color w:val="000000" w:themeColor="text1"/>
            <w:lang w:val="en-GB"/>
          </w:rPr>
          <w:t xml:space="preserve"> </w:t>
        </w:r>
        <w:r w:rsidR="00766900" w:rsidRPr="00766900">
          <w:rPr>
            <w:rFonts w:eastAsia="Times New Roman" w:cstheme="minorHAnsi"/>
            <w:color w:val="000000" w:themeColor="text1"/>
            <w:lang w:val="en-GB"/>
          </w:rPr>
          <w:t>Probability of target attainment (PTA) on day 1 was used to evaluate the adequacy of the loading dose. Adequacy of the maintenance dose was selected based on PTA at day 14, as fluconazole is expected to achieve steady state by then, given its elimination half-life of about 30 hours [9].</w:t>
        </w:r>
      </w:ins>
      <w:ins w:id="441" w:author="My Luong Vuong" w:date="2023-11-21T10:53:00Z">
        <w:r>
          <w:rPr>
            <w:rFonts w:eastAsia="Times New Roman" w:cstheme="minorHAnsi"/>
            <w:color w:val="000000" w:themeColor="text1"/>
            <w:lang w:val="en-GB"/>
          </w:rPr>
          <w:t xml:space="preserve"> </w:t>
        </w:r>
      </w:ins>
      <w:r w:rsidR="00EB4685" w:rsidRPr="00E03B11">
        <w:rPr>
          <w:rFonts w:eastAsia="Times New Roman" w:cstheme="minorHAnsi"/>
          <w:color w:val="000000" w:themeColor="text1"/>
          <w:lang w:val="en-GB"/>
        </w:rPr>
        <w:t>The target attainment for dose</w:t>
      </w:r>
      <w:r w:rsidR="004F6CBB">
        <w:rPr>
          <w:rFonts w:eastAsia="Times New Roman" w:cstheme="minorHAnsi"/>
          <w:color w:val="000000" w:themeColor="text1"/>
          <w:lang w:val="en-GB"/>
        </w:rPr>
        <w:t>-finding</w:t>
      </w:r>
      <w:r w:rsidR="004F6CBB" w:rsidRPr="00E03B11">
        <w:rPr>
          <w:rFonts w:eastAsia="Times New Roman" w:cstheme="minorHAnsi"/>
          <w:color w:val="000000" w:themeColor="text1"/>
          <w:lang w:val="en-GB"/>
        </w:rPr>
        <w:t xml:space="preserve"> </w:t>
      </w:r>
      <w:r w:rsidR="00EB4685" w:rsidRPr="00E03B11">
        <w:rPr>
          <w:rFonts w:eastAsia="Times New Roman" w:cstheme="minorHAnsi"/>
          <w:color w:val="000000" w:themeColor="text1"/>
          <w:lang w:val="en-GB"/>
        </w:rPr>
        <w:t xml:space="preserve">was based on </w:t>
      </w:r>
      <w:del w:id="442" w:author="Isabel Spriet" w:date="2023-07-05T11:57:00Z">
        <w:r w:rsidR="00EB4685" w:rsidRPr="00E03B11" w:rsidDel="00001CFF">
          <w:rPr>
            <w:rFonts w:eastAsia="Times New Roman" w:cstheme="minorHAnsi"/>
            <w:color w:val="000000" w:themeColor="text1"/>
            <w:lang w:val="en-GB"/>
          </w:rPr>
          <w:delText>the</w:delText>
        </w:r>
      </w:del>
      <w:r w:rsidR="004B596A" w:rsidRPr="00E03B11">
        <w:rPr>
          <w:rFonts w:eastAsia="Times New Roman" w:cstheme="minorHAnsi"/>
          <w:color w:val="000000" w:themeColor="text1"/>
          <w:lang w:val="en-GB"/>
        </w:rPr>
        <w:t xml:space="preserve"> simulated AUC</w:t>
      </w:r>
      <w:r w:rsidR="004B596A" w:rsidRPr="00E03B11">
        <w:rPr>
          <w:rFonts w:eastAsia="Times New Roman" w:cstheme="minorHAnsi"/>
          <w:color w:val="000000" w:themeColor="text1"/>
          <w:vertAlign w:val="subscript"/>
          <w:lang w:val="en-GB"/>
        </w:rPr>
        <w:t>0-24</w:t>
      </w:r>
      <w:r w:rsidR="007B172C" w:rsidRPr="00E03B11">
        <w:rPr>
          <w:rFonts w:eastAsia="Times New Roman" w:cstheme="minorHAnsi"/>
          <w:color w:val="000000" w:themeColor="text1"/>
          <w:vertAlign w:val="subscript"/>
          <w:lang w:val="en-GB"/>
        </w:rPr>
        <w:t xml:space="preserve"> </w:t>
      </w:r>
      <w:r w:rsidR="007B172C" w:rsidRPr="00E03B11">
        <w:rPr>
          <w:rFonts w:eastAsia="Times New Roman" w:cstheme="minorHAnsi"/>
          <w:color w:val="000000" w:themeColor="text1"/>
          <w:lang w:val="en-GB"/>
        </w:rPr>
        <w:t>values.</w:t>
      </w:r>
      <w:r w:rsidR="00F42784" w:rsidRPr="00E03B11">
        <w:rPr>
          <w:rFonts w:eastAsia="Times New Roman" w:cstheme="minorHAnsi"/>
          <w:color w:val="000000" w:themeColor="text1"/>
          <w:lang w:val="en-GB"/>
        </w:rPr>
        <w:t xml:space="preserve"> </w:t>
      </w:r>
      <w:r w:rsidR="004B596A" w:rsidRPr="00E03B11">
        <w:rPr>
          <w:rFonts w:eastAsia="Times New Roman" w:cstheme="minorHAnsi"/>
          <w:color w:val="000000" w:themeColor="text1"/>
          <w:lang w:val="en-GB"/>
        </w:rPr>
        <w:t>Th</w:t>
      </w:r>
      <w:r w:rsidR="00F42784" w:rsidRPr="00E03B11">
        <w:rPr>
          <w:rFonts w:eastAsia="Times New Roman" w:cstheme="minorHAnsi"/>
          <w:color w:val="000000" w:themeColor="text1"/>
          <w:lang w:val="en-GB"/>
        </w:rPr>
        <w:t>ese</w:t>
      </w:r>
      <w:r w:rsidR="00C168D3" w:rsidRPr="00E03B11">
        <w:rPr>
          <w:rFonts w:eastAsia="Times New Roman" w:cstheme="minorHAnsi"/>
          <w:color w:val="000000" w:themeColor="text1"/>
          <w:lang w:val="en-GB"/>
        </w:rPr>
        <w:t xml:space="preserve"> were</w:t>
      </w:r>
      <w:r w:rsidR="004B596A" w:rsidRPr="00E03B11">
        <w:rPr>
          <w:rFonts w:eastAsia="Times New Roman" w:cstheme="minorHAnsi"/>
          <w:color w:val="000000" w:themeColor="text1"/>
          <w:lang w:val="en-GB"/>
        </w:rPr>
        <w:t xml:space="preserve"> calculated using a dummy compartment to integrate the individually predicted </w:t>
      </w:r>
      <w:r w:rsidR="00520581">
        <w:rPr>
          <w:rFonts w:eastAsia="Times New Roman" w:cstheme="minorHAnsi"/>
          <w:color w:val="000000" w:themeColor="text1"/>
          <w:lang w:val="en-GB"/>
        </w:rPr>
        <w:t xml:space="preserve">total fluconazole </w:t>
      </w:r>
      <w:r w:rsidR="004B596A" w:rsidRPr="00E03B11">
        <w:rPr>
          <w:rFonts w:eastAsia="Times New Roman" w:cstheme="minorHAnsi"/>
          <w:color w:val="000000" w:themeColor="text1"/>
          <w:lang w:val="en-GB"/>
        </w:rPr>
        <w:t>concentration</w:t>
      </w:r>
      <w:r w:rsidR="00520581">
        <w:rPr>
          <w:rFonts w:eastAsia="Times New Roman" w:cstheme="minorHAnsi"/>
          <w:color w:val="000000" w:themeColor="text1"/>
          <w:lang w:val="en-GB"/>
        </w:rPr>
        <w:t>s</w:t>
      </w:r>
      <w:r w:rsidR="004B596A" w:rsidRPr="00E03B11">
        <w:rPr>
          <w:rFonts w:eastAsia="Times New Roman" w:cstheme="minorHAnsi"/>
          <w:color w:val="000000" w:themeColor="text1"/>
          <w:lang w:val="en-GB"/>
        </w:rPr>
        <w:t xml:space="preserve"> over time.</w:t>
      </w:r>
      <w:r w:rsidR="00785566">
        <w:rPr>
          <w:rFonts w:eastAsia="Times New Roman" w:cstheme="minorHAnsi"/>
          <w:color w:val="000000" w:themeColor="text1"/>
          <w:lang w:val="en-GB"/>
        </w:rPr>
        <w:t xml:space="preserve"> </w:t>
      </w:r>
      <w:r w:rsidR="004F6CBB" w:rsidRPr="00E03B11">
        <w:rPr>
          <w:rFonts w:eastAsia="Times New Roman" w:cstheme="minorHAnsi"/>
          <w:color w:val="000000" w:themeColor="text1"/>
          <w:lang w:val="en-GB"/>
        </w:rPr>
        <w:t xml:space="preserve">A fluconazole </w:t>
      </w:r>
      <w:r w:rsidR="004F6CBB" w:rsidRPr="00435B75">
        <w:rPr>
          <w:rFonts w:eastAsia="Times New Roman" w:cstheme="minorHAnsi"/>
          <w:i/>
          <w:iCs/>
          <w:color w:val="000000" w:themeColor="text1"/>
          <w:lang w:val="en-GB"/>
        </w:rPr>
        <w:t>f</w:t>
      </w:r>
      <w:r w:rsidR="004F6CBB" w:rsidRPr="00E03B11">
        <w:rPr>
          <w:rFonts w:eastAsia="Times New Roman" w:cstheme="minorHAnsi"/>
          <w:color w:val="000000" w:themeColor="text1"/>
          <w:lang w:val="en-GB"/>
        </w:rPr>
        <w:t>AUC</w:t>
      </w:r>
      <w:r w:rsidR="004F6CBB" w:rsidRPr="00E03B11">
        <w:rPr>
          <w:rFonts w:eastAsia="Times New Roman" w:cstheme="minorHAnsi"/>
          <w:color w:val="000000" w:themeColor="text1"/>
          <w:vertAlign w:val="subscript"/>
          <w:lang w:val="en-GB"/>
        </w:rPr>
        <w:t>0-24</w:t>
      </w:r>
      <w:r w:rsidR="004F6CBB" w:rsidRPr="00E03B11">
        <w:rPr>
          <w:rFonts w:eastAsia="Times New Roman" w:cstheme="minorHAnsi"/>
          <w:color w:val="000000" w:themeColor="text1"/>
          <w:lang w:val="en-GB"/>
        </w:rPr>
        <w:t xml:space="preserve"> of </w:t>
      </w:r>
      <w:commentRangeStart w:id="443"/>
      <w:commentRangeStart w:id="444"/>
      <w:r w:rsidR="004F6CBB" w:rsidRPr="00E03B11">
        <w:rPr>
          <w:rFonts w:eastAsia="Times New Roman" w:cstheme="minorHAnsi"/>
          <w:color w:val="000000" w:themeColor="text1"/>
          <w:lang w:val="en-GB"/>
        </w:rPr>
        <w:t xml:space="preserve">200 </w:t>
      </w:r>
      <w:proofErr w:type="spellStart"/>
      <w:r w:rsidR="004F6CBB" w:rsidRPr="00E03B11">
        <w:rPr>
          <w:rFonts w:eastAsia="Times New Roman" w:cstheme="minorHAnsi"/>
          <w:color w:val="000000" w:themeColor="text1"/>
          <w:lang w:val="en-GB"/>
        </w:rPr>
        <w:t>mgxh</w:t>
      </w:r>
      <w:proofErr w:type="spellEnd"/>
      <w:r w:rsidR="004F6CBB" w:rsidRPr="00E03B11">
        <w:rPr>
          <w:rFonts w:eastAsia="Times New Roman" w:cstheme="minorHAnsi"/>
          <w:color w:val="000000" w:themeColor="text1"/>
          <w:lang w:val="en-GB"/>
        </w:rPr>
        <w:t>/L</w:t>
      </w:r>
      <w:commentRangeEnd w:id="443"/>
      <w:r w:rsidR="00412E40">
        <w:rPr>
          <w:rStyle w:val="CommentReference"/>
        </w:rPr>
        <w:commentReference w:id="443"/>
      </w:r>
      <w:commentRangeEnd w:id="444"/>
      <w:r w:rsidR="00FA4D85">
        <w:rPr>
          <w:rStyle w:val="CommentReference"/>
        </w:rPr>
        <w:commentReference w:id="444"/>
      </w:r>
      <w:r w:rsidR="004F6CBB" w:rsidRPr="00E03B11">
        <w:rPr>
          <w:rFonts w:eastAsia="Times New Roman" w:cstheme="minorHAnsi"/>
          <w:color w:val="000000" w:themeColor="text1"/>
          <w:lang w:val="en-GB"/>
        </w:rPr>
        <w:t xml:space="preserve"> was used as the optimal PKPD target</w:t>
      </w:r>
      <w:ins w:id="445" w:author="Isabel Spriet" w:date="2023-07-05T11:59:00Z">
        <w:r w:rsidR="00001CFF">
          <w:rPr>
            <w:rFonts w:eastAsia="Times New Roman" w:cstheme="minorHAnsi"/>
            <w:color w:val="000000" w:themeColor="text1"/>
            <w:lang w:val="en-GB"/>
          </w:rPr>
          <w:t>, taking into account the non-species specific susceptibility breakpoint</w:t>
        </w:r>
      </w:ins>
      <w:ins w:id="446" w:author="Isabel Spriet" w:date="2023-07-05T12:00:00Z">
        <w:r w:rsidR="00001CFF">
          <w:rPr>
            <w:rFonts w:eastAsia="Times New Roman" w:cstheme="minorHAnsi"/>
            <w:color w:val="000000" w:themeColor="text1"/>
            <w:lang w:val="en-GB"/>
          </w:rPr>
          <w:t xml:space="preserve"> </w:t>
        </w:r>
      </w:ins>
      <w:ins w:id="447" w:author="Isabel Spriet" w:date="2023-07-05T12:01:00Z">
        <w:r w:rsidR="00001CFF">
          <w:rPr>
            <w:rFonts w:eastAsia="Times New Roman" w:cstheme="minorHAnsi"/>
            <w:color w:val="000000" w:themeColor="text1"/>
            <w:lang w:val="en-GB"/>
          </w:rPr>
          <w:t>corresponding to 2 mg/L</w:t>
        </w:r>
      </w:ins>
      <w:r w:rsidR="004F6CBB" w:rsidRPr="00E03B11">
        <w:rPr>
          <w:rFonts w:eastAsia="Times New Roman" w:cstheme="minorHAnsi"/>
          <w:color w:val="000000" w:themeColor="text1"/>
          <w:lang w:val="en-GB"/>
        </w:rPr>
        <w:fldChar w:fldCharType="begin">
          <w:fldData xml:space="preserve">PEVuZE5vdGU+PENpdGU+PEF1dGhvcj5TYW5kYXJhZHVyYTwvQXV0aG9yPjxZZWFyPjIwMjE8L1ll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</w:fldData>
        </w:fldChar>
      </w:r>
      <w:ins w:id="448" w:author="My Luong Vuong" w:date="2023-11-24T09:57:00Z">
        <w:r w:rsidR="00B307D1">
          <w:rPr>
            <w:rFonts w:eastAsia="Times New Roman" w:cstheme="minorHAnsi"/>
            <w:color w:val="000000" w:themeColor="text1"/>
            <w:lang w:val="en-GB"/>
          </w:rPr>
          <w:instrText xml:space="preserve"> ADDIN EN.CITE </w:instrText>
        </w:r>
      </w:ins>
      <w:del w:id="449" w:author="My Luong Vuong" w:date="2023-11-21T10:34:00Z">
        <w:r w:rsidR="00B558D9" w:rsidDel="00D458B7">
          <w:rPr>
            <w:rFonts w:eastAsia="Times New Roman" w:cstheme="minorHAnsi"/>
            <w:color w:val="000000" w:themeColor="text1"/>
            <w:lang w:val="en-GB"/>
          </w:rPr>
          <w:delInstrText xml:space="preserve"> ADDIN EN.CITE </w:delInstrText>
        </w:r>
        <w:r w:rsidR="00B558D9" w:rsidDel="00D458B7">
          <w:rPr>
            <w:rFonts w:eastAsia="Times New Roman" w:cstheme="minorHAnsi"/>
            <w:color w:val="000000" w:themeColor="text1"/>
            <w:lang w:val="en-GB"/>
          </w:rPr>
          <w:fldChar w:fldCharType="begin">
            <w:fldData xml:space="preserve">PEVuZE5vdGU+PENpdGU+PEF1dGhvcj5TYW5kYXJhZHVyYTwvQXV0aG9yPjxZZWFyPjIwMjE8L1ll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</w:fldData>
          </w:fldChar>
        </w:r>
        <w:r w:rsidR="00B558D9" w:rsidDel="00D458B7">
          <w:rPr>
            <w:rFonts w:eastAsia="Times New Roman" w:cstheme="minorHAnsi"/>
            <w:color w:val="000000" w:themeColor="text1"/>
            <w:lang w:val="en-GB"/>
          </w:rPr>
          <w:delInstrText xml:space="preserve"> ADDIN EN.CITE.DATA </w:delInstrText>
        </w:r>
        <w:r w:rsidR="00B558D9" w:rsidDel="00D458B7">
          <w:rPr>
            <w:rFonts w:eastAsia="Times New Roman" w:cstheme="minorHAnsi"/>
            <w:color w:val="000000" w:themeColor="text1"/>
            <w:lang w:val="en-GB"/>
          </w:rPr>
        </w:r>
        <w:r w:rsidR="00B558D9" w:rsidDel="00D458B7">
          <w:rPr>
            <w:rFonts w:eastAsia="Times New Roman" w:cstheme="minorHAnsi"/>
            <w:color w:val="000000" w:themeColor="text1"/>
            <w:lang w:val="en-GB"/>
          </w:rPr>
          <w:fldChar w:fldCharType="end"/>
        </w:r>
      </w:del>
      <w:del w:id="450" w:author="My Luong Vuong" w:date="2023-11-24T09:57:00Z">
        <w:r w:rsidR="004F6CBB" w:rsidRPr="00E03B11" w:rsidDel="00B307D1">
          <w:rPr>
            <w:rFonts w:eastAsia="Times New Roman" w:cstheme="minorHAnsi"/>
            <w:color w:val="000000" w:themeColor="text1"/>
            <w:lang w:val="en-GB"/>
          </w:rPr>
        </w:r>
      </w:del>
      <w:ins w:id="451" w:author="My Luong Vuong" w:date="2023-11-24T09:57:00Z">
        <w:r w:rsidR="00B307D1">
          <w:rPr>
            <w:rFonts w:eastAsia="Times New Roman" w:cstheme="minorHAnsi"/>
            <w:color w:val="000000" w:themeColor="text1"/>
            <w:lang w:val="en-GB"/>
          </w:rPr>
          <w:fldChar w:fldCharType="begin">
            <w:fldData xml:space="preserve">PEVuZE5vdGU+PENpdGU+PEF1dGhvcj5TYW5kYXJhZHVyYTwvQXV0aG9yPjxZZWFyPjIwMjE8L1ll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</w:fldData>
          </w:fldChar>
        </w:r>
        <w:r w:rsidR="00B307D1">
          <w:rPr>
            <w:rFonts w:eastAsia="Times New Roman" w:cstheme="minorHAnsi"/>
            <w:color w:val="000000" w:themeColor="text1"/>
            <w:lang w:val="en-GB"/>
          </w:rPr>
          <w:instrText xml:space="preserve"> ADDIN EN.CITE.DATA </w:instrText>
        </w:r>
        <w:r w:rsidR="00B307D1">
          <w:rPr>
            <w:rFonts w:eastAsia="Times New Roman" w:cstheme="minorHAnsi"/>
            <w:color w:val="000000" w:themeColor="text1"/>
            <w:lang w:val="en-GB"/>
          </w:rPr>
        </w:r>
        <w:r w:rsidR="00B307D1">
          <w:rPr>
            <w:rFonts w:eastAsia="Times New Roman" w:cstheme="minorHAnsi"/>
            <w:color w:val="000000" w:themeColor="text1"/>
            <w:lang w:val="en-GB"/>
          </w:rPr>
          <w:fldChar w:fldCharType="end"/>
        </w:r>
      </w:ins>
      <w:r w:rsidR="004F6CBB" w:rsidRPr="00E03B11">
        <w:rPr>
          <w:rFonts w:eastAsia="Times New Roman" w:cstheme="minorHAnsi"/>
          <w:color w:val="000000" w:themeColor="text1"/>
          <w:lang w:val="en-GB"/>
        </w:rPr>
        <w:fldChar w:fldCharType="separate"/>
      </w:r>
      <w:ins w:id="452" w:author="My Luong Vuong" w:date="2023-11-24T09:57:00Z">
        <w:r w:rsidR="00B307D1">
          <w:rPr>
            <w:rFonts w:eastAsia="Times New Roman" w:cstheme="minorHAnsi"/>
            <w:noProof/>
            <w:color w:val="000000" w:themeColor="text1"/>
            <w:lang w:val="en-GB"/>
          </w:rPr>
          <w:t> [16, 33, 34]</w:t>
        </w:r>
      </w:ins>
      <w:del w:id="453" w:author="My Luong Vuong" w:date="2023-11-21T10:34:00Z">
        <w:r w:rsidR="00B558D9" w:rsidDel="00D458B7">
          <w:rPr>
            <w:rFonts w:eastAsia="Times New Roman" w:cstheme="minorHAnsi"/>
            <w:noProof/>
            <w:color w:val="000000" w:themeColor="text1"/>
            <w:lang w:val="en-GB"/>
          </w:rPr>
          <w:delText> [18, 33, 34]</w:delText>
        </w:r>
      </w:del>
      <w:r w:rsidR="004F6CBB" w:rsidRPr="00E03B11">
        <w:rPr>
          <w:rFonts w:eastAsia="Times New Roman" w:cstheme="minorHAnsi"/>
          <w:color w:val="000000" w:themeColor="text1"/>
          <w:lang w:val="en-GB"/>
        </w:rPr>
        <w:fldChar w:fldCharType="end"/>
      </w:r>
      <w:r w:rsidR="00D96169">
        <w:rPr>
          <w:rFonts w:eastAsia="Times New Roman" w:cstheme="minorHAnsi"/>
          <w:color w:val="000000" w:themeColor="text1"/>
          <w:lang w:val="en-GB"/>
        </w:rPr>
        <w:t>,</w:t>
      </w:r>
      <w:r w:rsidR="004F6CBB" w:rsidRPr="00E03B11">
        <w:rPr>
          <w:rFonts w:eastAsia="Times New Roman" w:cstheme="minorHAnsi"/>
          <w:color w:val="000000" w:themeColor="text1"/>
          <w:lang w:val="en-GB"/>
        </w:rPr>
        <w:t xml:space="preserve"> </w:t>
      </w:r>
      <w:del w:id="454" w:author="Isabel Spriet" w:date="2023-07-05T12:01:00Z">
        <w:r w:rsidR="00931E16" w:rsidDel="00001CFF">
          <w:rPr>
            <w:rFonts w:eastAsia="Times New Roman" w:cstheme="minorHAnsi"/>
            <w:color w:val="000000" w:themeColor="text1"/>
            <w:lang w:val="en-GB"/>
          </w:rPr>
          <w:delText>This</w:delText>
        </w:r>
        <w:r w:rsidR="008E540C" w:rsidRPr="00E03B11" w:rsidDel="00001CFF">
          <w:rPr>
            <w:rFonts w:eastAsia="Times New Roman" w:cstheme="minorHAnsi"/>
            <w:color w:val="000000" w:themeColor="text1"/>
            <w:lang w:val="en-GB"/>
          </w:rPr>
          <w:delText xml:space="preserve"> was calculated from the simulated AUC</w:delText>
        </w:r>
        <w:r w:rsidR="008E540C" w:rsidRPr="00E03B11" w:rsidDel="00001CFF">
          <w:rPr>
            <w:rFonts w:eastAsia="Times New Roman" w:cstheme="minorHAnsi"/>
            <w:color w:val="000000" w:themeColor="text1"/>
            <w:vertAlign w:val="subscript"/>
            <w:lang w:val="en-GB"/>
          </w:rPr>
          <w:delText>0-24</w:delText>
        </w:r>
        <w:r w:rsidR="008E540C" w:rsidRPr="00E03B11" w:rsidDel="00001CFF">
          <w:rPr>
            <w:rFonts w:eastAsia="Times New Roman" w:cstheme="minorHAnsi"/>
            <w:color w:val="000000" w:themeColor="text1"/>
            <w:lang w:val="en-GB"/>
          </w:rPr>
          <w:delText>, taking into account</w:delText>
        </w:r>
      </w:del>
      <w:ins w:id="455" w:author="Isabel Spriet" w:date="2023-07-05T12:01:00Z">
        <w:r w:rsidR="00001CFF">
          <w:rPr>
            <w:rFonts w:eastAsia="Times New Roman" w:cstheme="minorHAnsi"/>
            <w:color w:val="000000" w:themeColor="text1"/>
            <w:lang w:val="en-GB"/>
          </w:rPr>
          <w:t>and</w:t>
        </w:r>
      </w:ins>
      <w:r w:rsidR="008E540C" w:rsidRPr="00E03B11">
        <w:rPr>
          <w:rFonts w:eastAsia="Times New Roman" w:cstheme="minorHAnsi"/>
          <w:color w:val="000000" w:themeColor="text1"/>
          <w:lang w:val="en-GB"/>
        </w:rPr>
        <w:t xml:space="preserve"> </w:t>
      </w:r>
      <w:ins w:id="456" w:author="Isabel Spriet" w:date="2023-07-05T11:58:00Z">
        <w:r w:rsidR="00001CFF">
          <w:rPr>
            <w:rFonts w:eastAsia="Times New Roman" w:cstheme="minorHAnsi"/>
            <w:color w:val="000000" w:themeColor="text1"/>
            <w:lang w:val="en-GB"/>
          </w:rPr>
          <w:t xml:space="preserve">a </w:t>
        </w:r>
      </w:ins>
      <w:r w:rsidR="008E540C" w:rsidRPr="00E03B11">
        <w:rPr>
          <w:rFonts w:eastAsia="Times New Roman" w:cstheme="minorHAnsi"/>
          <w:color w:val="000000" w:themeColor="text1"/>
          <w:lang w:val="en-GB"/>
        </w:rPr>
        <w:t>fluconazole</w:t>
      </w:r>
      <w:ins w:id="457" w:author="Isabel Spriet" w:date="2023-07-05T11:58:00Z">
        <w:r w:rsidR="00001CFF">
          <w:rPr>
            <w:rFonts w:eastAsia="Times New Roman" w:cstheme="minorHAnsi"/>
            <w:color w:val="000000" w:themeColor="text1"/>
            <w:lang w:val="en-GB"/>
          </w:rPr>
          <w:t xml:space="preserve"> unbound</w:t>
        </w:r>
      </w:ins>
      <w:r w:rsidR="008E540C" w:rsidRPr="00E03B11">
        <w:rPr>
          <w:rFonts w:eastAsia="Times New Roman" w:cstheme="minorHAnsi"/>
          <w:color w:val="000000" w:themeColor="text1"/>
          <w:lang w:val="en-GB"/>
        </w:rPr>
        <w:t xml:space="preserve"> fraction of </w:t>
      </w:r>
      <w:del w:id="458" w:author="Isabel Spriet" w:date="2023-07-05T11:58:00Z">
        <w:r w:rsidR="008E540C" w:rsidRPr="00E03B11" w:rsidDel="00001CFF">
          <w:rPr>
            <w:rFonts w:eastAsia="Times New Roman" w:cstheme="minorHAnsi"/>
            <w:color w:val="000000" w:themeColor="text1"/>
            <w:lang w:val="en-GB"/>
          </w:rPr>
          <w:delText xml:space="preserve">unbound of </w:delText>
        </w:r>
      </w:del>
      <w:r w:rsidR="008E540C" w:rsidRPr="00E03B11">
        <w:rPr>
          <w:rFonts w:eastAsia="Times New Roman" w:cstheme="minorHAnsi"/>
          <w:color w:val="000000" w:themeColor="text1"/>
          <w:lang w:val="en-GB"/>
        </w:rPr>
        <w:t>89%</w:t>
      </w:r>
      <w:r w:rsidR="008E540C" w:rsidRPr="00E03B11">
        <w:rPr>
          <w:rFonts w:eastAsia="Times New Roman" w:cstheme="minorHAnsi"/>
          <w:color w:val="000000" w:themeColor="text1"/>
          <w:lang w:val="en-GB"/>
        </w:rPr>
        <w:fldChar w:fldCharType="begin">
          <w:fldData xml:space="preserve">PEVuZE5vdGU+PENpdGU+PEF1dGhvcj5QZml6ZXI8L0F1dGhvcj48WWVhcj4yMDEyPC9ZZWFyPjxS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</w:fldData>
        </w:fldChar>
      </w:r>
      <w:ins w:id="459" w:author="My Luong Vuong" w:date="2023-11-24T09:57:00Z">
        <w:r w:rsidR="00B307D1">
          <w:rPr>
            <w:rFonts w:eastAsia="Times New Roman" w:cstheme="minorHAnsi"/>
            <w:color w:val="000000" w:themeColor="text1"/>
            <w:lang w:val="en-GB"/>
          </w:rPr>
          <w:instrText xml:space="preserve"> ADDIN EN.CITE </w:instrText>
        </w:r>
      </w:ins>
      <w:del w:id="460" w:author="My Luong Vuong" w:date="2023-11-21T10:34:00Z">
        <w:r w:rsidR="00B558D9" w:rsidDel="00D458B7">
          <w:rPr>
            <w:rFonts w:eastAsia="Times New Roman" w:cstheme="minorHAnsi"/>
            <w:color w:val="000000" w:themeColor="text1"/>
            <w:lang w:val="en-GB"/>
          </w:rPr>
          <w:delInstrText xml:space="preserve"> ADDIN EN.CITE </w:delInstrText>
        </w:r>
        <w:r w:rsidR="00B558D9" w:rsidDel="00D458B7">
          <w:rPr>
            <w:rFonts w:eastAsia="Times New Roman" w:cstheme="minorHAnsi"/>
            <w:color w:val="000000" w:themeColor="text1"/>
            <w:lang w:val="en-GB"/>
          </w:rPr>
          <w:fldChar w:fldCharType="begin">
            <w:fldData xml:space="preserve">PEVuZE5vdGU+PENpdGU+PEF1dGhvcj5QZml6ZXI8L0F1dGhvcj48WWVhcj4yMDEyPC9ZZWFyPjxS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</w:fldData>
          </w:fldChar>
        </w:r>
        <w:r w:rsidR="00B558D9" w:rsidDel="00D458B7">
          <w:rPr>
            <w:rFonts w:eastAsia="Times New Roman" w:cstheme="minorHAnsi"/>
            <w:color w:val="000000" w:themeColor="text1"/>
            <w:lang w:val="en-GB"/>
          </w:rPr>
          <w:delInstrText xml:space="preserve"> ADDIN EN.CITE.DATA </w:delInstrText>
        </w:r>
        <w:r w:rsidR="00B558D9" w:rsidDel="00D458B7">
          <w:rPr>
            <w:rFonts w:eastAsia="Times New Roman" w:cstheme="minorHAnsi"/>
            <w:color w:val="000000" w:themeColor="text1"/>
            <w:lang w:val="en-GB"/>
          </w:rPr>
        </w:r>
        <w:r w:rsidR="00B558D9" w:rsidDel="00D458B7">
          <w:rPr>
            <w:rFonts w:eastAsia="Times New Roman" w:cstheme="minorHAnsi"/>
            <w:color w:val="000000" w:themeColor="text1"/>
            <w:lang w:val="en-GB"/>
          </w:rPr>
          <w:fldChar w:fldCharType="end"/>
        </w:r>
      </w:del>
      <w:del w:id="461" w:author="My Luong Vuong" w:date="2023-11-24T09:57:00Z">
        <w:r w:rsidR="008E540C" w:rsidRPr="00E03B11" w:rsidDel="00B307D1">
          <w:rPr>
            <w:rFonts w:eastAsia="Times New Roman" w:cstheme="minorHAnsi"/>
            <w:color w:val="000000" w:themeColor="text1"/>
            <w:lang w:val="en-GB"/>
          </w:rPr>
        </w:r>
      </w:del>
      <w:ins w:id="462" w:author="My Luong Vuong" w:date="2023-11-24T09:57:00Z">
        <w:r w:rsidR="00B307D1">
          <w:rPr>
            <w:rFonts w:eastAsia="Times New Roman" w:cstheme="minorHAnsi"/>
            <w:color w:val="000000" w:themeColor="text1"/>
            <w:lang w:val="en-GB"/>
          </w:rPr>
          <w:fldChar w:fldCharType="begin">
            <w:fldData xml:space="preserve">PEVuZE5vdGU+PENpdGU+PEF1dGhvcj5QZml6ZXI8L0F1dGhvcj48WWVhcj4yMDEyPC9ZZWFyPjxS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</w:fldData>
          </w:fldChar>
        </w:r>
        <w:r w:rsidR="00B307D1">
          <w:rPr>
            <w:rFonts w:eastAsia="Times New Roman" w:cstheme="minorHAnsi"/>
            <w:color w:val="000000" w:themeColor="text1"/>
            <w:lang w:val="en-GB"/>
          </w:rPr>
          <w:instrText xml:space="preserve"> ADDIN EN.CITE.DATA </w:instrText>
        </w:r>
        <w:r w:rsidR="00B307D1">
          <w:rPr>
            <w:rFonts w:eastAsia="Times New Roman" w:cstheme="minorHAnsi"/>
            <w:color w:val="000000" w:themeColor="text1"/>
            <w:lang w:val="en-GB"/>
          </w:rPr>
        </w:r>
        <w:r w:rsidR="00B307D1">
          <w:rPr>
            <w:rFonts w:eastAsia="Times New Roman" w:cstheme="minorHAnsi"/>
            <w:color w:val="000000" w:themeColor="text1"/>
            <w:lang w:val="en-GB"/>
          </w:rPr>
          <w:fldChar w:fldCharType="end"/>
        </w:r>
      </w:ins>
      <w:r w:rsidR="008E540C" w:rsidRPr="00E03B11">
        <w:rPr>
          <w:rFonts w:eastAsia="Times New Roman" w:cstheme="minorHAnsi"/>
          <w:color w:val="000000" w:themeColor="text1"/>
          <w:lang w:val="en-GB"/>
        </w:rPr>
        <w:fldChar w:fldCharType="separate"/>
      </w:r>
      <w:ins w:id="463" w:author="My Luong Vuong" w:date="2023-11-24T09:57:00Z">
        <w:r w:rsidR="00B307D1">
          <w:rPr>
            <w:rFonts w:eastAsia="Times New Roman" w:cstheme="minorHAnsi"/>
            <w:noProof/>
            <w:color w:val="000000" w:themeColor="text1"/>
            <w:lang w:val="en-GB"/>
          </w:rPr>
          <w:t> [9, 33]</w:t>
        </w:r>
      </w:ins>
      <w:del w:id="464" w:author="My Luong Vuong" w:date="2023-11-21T10:34:00Z">
        <w:r w:rsidR="00B558D9" w:rsidDel="00D458B7">
          <w:rPr>
            <w:rFonts w:eastAsia="Times New Roman" w:cstheme="minorHAnsi"/>
            <w:noProof/>
            <w:color w:val="000000" w:themeColor="text1"/>
            <w:lang w:val="en-GB"/>
          </w:rPr>
          <w:delText> [9, 33]</w:delText>
        </w:r>
      </w:del>
      <w:r w:rsidR="008E540C" w:rsidRPr="00E03B11">
        <w:rPr>
          <w:rFonts w:eastAsia="Times New Roman" w:cstheme="minorHAnsi"/>
          <w:color w:val="000000" w:themeColor="text1"/>
          <w:lang w:val="en-GB"/>
        </w:rPr>
        <w:fldChar w:fldCharType="end"/>
      </w:r>
      <w:r w:rsidR="000C1C59">
        <w:rPr>
          <w:rFonts w:eastAsia="Times New Roman" w:cstheme="minorHAnsi"/>
          <w:color w:val="000000" w:themeColor="text1"/>
          <w:lang w:val="en-GB"/>
        </w:rPr>
        <w:t>.</w:t>
      </w:r>
      <w:ins w:id="465" w:author="My Luong Vuong" w:date="2023-11-24T10:12:00Z">
        <w:r w:rsidR="00D54774">
          <w:rPr>
            <w:rFonts w:eastAsia="Times New Roman" w:cstheme="minorHAnsi"/>
            <w:color w:val="000000" w:themeColor="text1"/>
            <w:lang w:val="en-GB"/>
          </w:rPr>
          <w:t xml:space="preserve"> </w:t>
        </w:r>
      </w:ins>
      <w:del w:id="466" w:author="My Luong Vuong" w:date="2023-11-24T10:10:00Z">
        <w:r w:rsidR="008E540C" w:rsidRPr="00E03B11" w:rsidDel="009F16E8">
          <w:rPr>
            <w:rFonts w:eastAsia="Times New Roman" w:cstheme="minorHAnsi"/>
            <w:color w:val="000000" w:themeColor="text1"/>
            <w:lang w:val="en-GB"/>
          </w:rPr>
          <w:delText xml:space="preserve"> </w:delText>
        </w:r>
      </w:del>
      <w:del w:id="467" w:author="Isabel Spriet" w:date="2023-07-05T11:58:00Z">
        <w:r w:rsidR="008E540C" w:rsidRPr="00E03B11" w:rsidDel="00001CFF">
          <w:rPr>
            <w:rFonts w:eastAsia="Times New Roman" w:cstheme="minorHAnsi"/>
            <w:color w:val="000000" w:themeColor="text1"/>
            <w:lang w:val="en-GB"/>
          </w:rPr>
          <w:delText xml:space="preserve">Specifically, </w:delText>
        </w:r>
        <w:r w:rsidR="008E540C" w:rsidRPr="00435B75" w:rsidDel="00001CFF">
          <w:rPr>
            <w:rFonts w:eastAsia="Times New Roman" w:cstheme="minorHAnsi"/>
            <w:i/>
            <w:iCs/>
            <w:color w:val="000000" w:themeColor="text1"/>
            <w:lang w:val="en-GB"/>
          </w:rPr>
          <w:delText>f</w:delText>
        </w:r>
        <w:r w:rsidR="008E540C" w:rsidRPr="00E03B11" w:rsidDel="00001CFF">
          <w:rPr>
            <w:rFonts w:eastAsia="Times New Roman" w:cstheme="minorHAnsi"/>
            <w:color w:val="000000" w:themeColor="text1"/>
            <w:lang w:val="en-GB"/>
          </w:rPr>
          <w:delText>AUC</w:delText>
        </w:r>
        <w:r w:rsidR="008E540C" w:rsidRPr="00E03B11" w:rsidDel="00001CFF">
          <w:rPr>
            <w:rFonts w:eastAsia="Times New Roman" w:cstheme="minorHAnsi"/>
            <w:color w:val="000000" w:themeColor="text1"/>
            <w:vertAlign w:val="subscript"/>
            <w:lang w:val="en-GB"/>
          </w:rPr>
          <w:delText>0-24</w:delText>
        </w:r>
        <w:r w:rsidR="008E540C" w:rsidRPr="00E03B11" w:rsidDel="00001CFF">
          <w:rPr>
            <w:rFonts w:eastAsia="Times New Roman" w:cstheme="minorHAnsi"/>
            <w:color w:val="000000" w:themeColor="text1"/>
            <w:lang w:val="en-GB"/>
          </w:rPr>
          <w:delText xml:space="preserve"> = AUC</w:delText>
        </w:r>
        <w:r w:rsidR="008E540C" w:rsidRPr="00E03B11" w:rsidDel="00001CFF">
          <w:rPr>
            <w:rFonts w:eastAsia="Times New Roman" w:cstheme="minorHAnsi"/>
            <w:color w:val="000000" w:themeColor="text1"/>
            <w:vertAlign w:val="subscript"/>
            <w:lang w:val="en-GB"/>
          </w:rPr>
          <w:delText>0-24</w:delText>
        </w:r>
        <w:r w:rsidR="008E540C" w:rsidRPr="00E03B11" w:rsidDel="00001CFF">
          <w:rPr>
            <w:rFonts w:eastAsia="Times New Roman" w:cstheme="minorHAnsi"/>
            <w:color w:val="000000" w:themeColor="text1"/>
            <w:lang w:val="en-GB"/>
          </w:rPr>
          <w:delText xml:space="preserve"> * 0.89. </w:delText>
        </w:r>
      </w:del>
      <w:commentRangeStart w:id="468"/>
      <w:del w:id="469" w:author="Isabel Spriet" w:date="2023-07-05T12:01:00Z">
        <w:r w:rsidR="004F6CBB" w:rsidRPr="00E03B11" w:rsidDel="00001CFF">
          <w:rPr>
            <w:rFonts w:eastAsia="Times New Roman" w:cstheme="minorHAnsi"/>
            <w:color w:val="000000" w:themeColor="text1"/>
            <w:lang w:val="en-GB"/>
          </w:rPr>
          <w:delText>This</w:delText>
        </w:r>
        <w:commentRangeEnd w:id="468"/>
        <w:r w:rsidR="00001CFF" w:rsidDel="00001CFF">
          <w:rPr>
            <w:rStyle w:val="CommentReference"/>
          </w:rPr>
          <w:commentReference w:id="468"/>
        </w:r>
        <w:r w:rsidR="004F6CBB" w:rsidRPr="00E03B11" w:rsidDel="00001CFF">
          <w:rPr>
            <w:rFonts w:eastAsia="Times New Roman" w:cstheme="minorHAnsi"/>
            <w:color w:val="000000" w:themeColor="text1"/>
            <w:lang w:val="en-GB"/>
          </w:rPr>
          <w:delText xml:space="preserve"> target ensures the attainment of </w:delText>
        </w:r>
        <w:r w:rsidR="004F6CBB" w:rsidRPr="00435B75" w:rsidDel="00001CFF">
          <w:rPr>
            <w:rFonts w:eastAsia="Times New Roman" w:cstheme="minorHAnsi"/>
            <w:i/>
            <w:iCs/>
            <w:color w:val="000000" w:themeColor="text1"/>
            <w:lang w:val="en-GB"/>
          </w:rPr>
          <w:delText>f</w:delText>
        </w:r>
        <w:r w:rsidR="004F6CBB" w:rsidRPr="00E03B11" w:rsidDel="00001CFF">
          <w:rPr>
            <w:rFonts w:eastAsia="Times New Roman" w:cstheme="minorHAnsi"/>
            <w:color w:val="000000" w:themeColor="text1"/>
            <w:lang w:val="en-GB"/>
          </w:rPr>
          <w:delText>AUC</w:delText>
        </w:r>
        <w:r w:rsidR="004F6CBB" w:rsidRPr="00E03B11" w:rsidDel="00001CFF">
          <w:rPr>
            <w:rFonts w:eastAsia="Times New Roman" w:cstheme="minorHAnsi"/>
            <w:color w:val="000000" w:themeColor="text1"/>
            <w:vertAlign w:val="subscript"/>
            <w:lang w:val="en-GB"/>
          </w:rPr>
          <w:delText>0-24</w:delText>
        </w:r>
        <w:r w:rsidR="004F6CBB" w:rsidRPr="00E03B11" w:rsidDel="00001CFF">
          <w:rPr>
            <w:rFonts w:eastAsia="Times New Roman" w:cstheme="minorHAnsi"/>
            <w:color w:val="000000" w:themeColor="text1"/>
            <w:lang w:val="en-GB"/>
          </w:rPr>
          <w:delText>/MIC of 100 for the Candida species that are susceptible to fluconazole.</w:delText>
        </w:r>
        <w:r w:rsidR="008E540C" w:rsidDel="00001CFF">
          <w:rPr>
            <w:rFonts w:eastAsia="Times New Roman" w:cstheme="minorHAnsi"/>
            <w:color w:val="000000" w:themeColor="text1"/>
            <w:lang w:val="en-GB"/>
          </w:rPr>
          <w:fldChar w:fldCharType="begin"/>
        </w:r>
      </w:del>
      <w:r w:rsidR="00EB2086">
        <w:rPr>
          <w:rFonts w:eastAsia="Times New Roman" w:cstheme="minorHAnsi"/>
          <w:color w:val="000000" w:themeColor="text1"/>
          <w:lang w:val="en-GB"/>
        </w:rPr>
        <w:instrText xml:space="preserve"> ADDIN EN.CITE &lt;EndNote&gt;&lt;Cite&gt;&lt;Year&gt;2020&lt;/Year&gt;&lt;RecNum&gt;17&lt;/RecNum&gt;&lt;DisplayText&gt; [13]&lt;/DisplayText&gt;&lt;record&gt;&lt;rec-number&gt;17&lt;/rec-number&gt;&lt;foreign-keys&gt;&lt;key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 2020&lt;/title&gt;&lt;/titles&gt;&lt;dates&gt;&lt;year&gt;2020&lt;/year&gt;&lt;/dates&gt;&lt;urls&gt;&lt;related-urls&gt;&lt;url&gt; http://www.eucast.org&lt;/url&gt;&lt;/related-urls&gt;&lt;/urls&gt;&lt;/record&gt;&lt;/Cite&gt;&lt;/EndNote&gt;</w:instrText>
      </w:r>
      <w:del w:id="470" w:author="Isabel Spriet" w:date="2023-07-05T12:01:00Z">
        <w:r w:rsidR="008E540C" w:rsidDel="00001CFF">
          <w:rPr>
            <w:rFonts w:eastAsia="Times New Roman" w:cstheme="minorHAnsi"/>
            <w:color w:val="000000" w:themeColor="text1"/>
            <w:lang w:val="en-GB"/>
          </w:rPr>
          <w:fldChar w:fldCharType="separate"/>
        </w:r>
      </w:del>
      <w:r w:rsidR="00EB2086">
        <w:rPr>
          <w:rFonts w:eastAsia="Times New Roman" w:cstheme="minorHAnsi"/>
          <w:noProof/>
          <w:color w:val="000000" w:themeColor="text1"/>
          <w:lang w:val="en-GB"/>
        </w:rPr>
        <w:t> [13]</w:t>
      </w:r>
      <w:del w:id="471" w:author="Isabel Spriet" w:date="2023-07-05T12:01:00Z">
        <w:r w:rsidR="008E540C" w:rsidDel="00001CFF">
          <w:rPr>
            <w:rFonts w:eastAsia="Times New Roman" w:cstheme="minorHAnsi"/>
            <w:color w:val="000000" w:themeColor="text1"/>
            <w:lang w:val="en-GB"/>
          </w:rPr>
          <w:fldChar w:fldCharType="end"/>
        </w:r>
        <w:r w:rsidR="004F6CBB" w:rsidRPr="00E03B11" w:rsidDel="00001CFF">
          <w:rPr>
            <w:rFonts w:eastAsia="Times New Roman" w:cstheme="minorHAnsi"/>
            <w:color w:val="000000" w:themeColor="text1"/>
            <w:lang w:val="en-GB"/>
          </w:rPr>
          <w:delText xml:space="preserve"> </w:delText>
        </w:r>
      </w:del>
      <w:del w:id="472" w:author="My Luong Vuong" w:date="2023-11-20T16:46:00Z">
        <w:r w:rsidR="009E3257" w:rsidDel="00FA4D85">
          <w:rPr>
            <w:rFonts w:eastAsia="Times New Roman" w:cstheme="minorHAnsi"/>
            <w:color w:val="000000" w:themeColor="text1"/>
            <w:lang w:val="en-GB"/>
          </w:rPr>
          <w:delText>C</w:delText>
        </w:r>
        <w:r w:rsidR="009E3257" w:rsidRPr="00CA5A80" w:rsidDel="00FA4D85">
          <w:rPr>
            <w:rFonts w:eastAsia="Times New Roman" w:cstheme="minorHAnsi"/>
            <w:color w:val="000000" w:themeColor="text1"/>
            <w:vertAlign w:val="subscript"/>
            <w:lang w:val="en-GB"/>
          </w:rPr>
          <w:delText>min</w:delText>
        </w:r>
        <w:r w:rsidR="009E3257" w:rsidDel="00FA4D85">
          <w:rPr>
            <w:rFonts w:eastAsia="Times New Roman" w:cstheme="minorHAnsi"/>
            <w:color w:val="000000" w:themeColor="text1"/>
            <w:lang w:val="en-GB"/>
          </w:rPr>
          <w:delText xml:space="preserve"> was also simulated to</w:delText>
        </w:r>
        <w:r w:rsidR="004F6CBB" w:rsidRPr="00E03B11" w:rsidDel="00FA4D85">
          <w:rPr>
            <w:rFonts w:eastAsia="Times New Roman" w:cstheme="minorHAnsi"/>
            <w:color w:val="000000" w:themeColor="text1"/>
            <w:lang w:val="en-GB"/>
          </w:rPr>
          <w:delText xml:space="preserve"> explore if the attainment of </w:delText>
        </w:r>
        <w:r w:rsidR="004F6CBB" w:rsidRPr="00435B75" w:rsidDel="00FA4D85">
          <w:rPr>
            <w:rFonts w:eastAsia="Times New Roman" w:cstheme="minorHAnsi"/>
            <w:i/>
            <w:iCs/>
            <w:color w:val="000000" w:themeColor="text1"/>
            <w:lang w:val="en-GB"/>
          </w:rPr>
          <w:delText>f</w:delText>
        </w:r>
        <w:r w:rsidR="004F6CBB" w:rsidRPr="00E03B11" w:rsidDel="00FA4D85">
          <w:rPr>
            <w:rFonts w:eastAsia="Times New Roman" w:cstheme="minorHAnsi"/>
            <w:color w:val="000000" w:themeColor="text1"/>
            <w:lang w:val="en-GB"/>
          </w:rPr>
          <w:delText>AUC</w:delText>
        </w:r>
        <w:r w:rsidR="004F6CBB" w:rsidRPr="00E03B11" w:rsidDel="00FA4D85">
          <w:rPr>
            <w:rFonts w:eastAsia="Times New Roman" w:cstheme="minorHAnsi"/>
            <w:color w:val="000000" w:themeColor="text1"/>
            <w:vertAlign w:val="subscript"/>
            <w:lang w:val="en-GB"/>
          </w:rPr>
          <w:delText>0-24</w:delText>
        </w:r>
        <w:r w:rsidR="004F6CBB" w:rsidRPr="00E03B11" w:rsidDel="00FA4D85">
          <w:rPr>
            <w:rFonts w:eastAsia="Times New Roman" w:cstheme="minorHAnsi"/>
            <w:color w:val="000000" w:themeColor="text1"/>
            <w:lang w:val="en-GB"/>
          </w:rPr>
          <w:delText xml:space="preserve"> of 200 mgxh/L is equivalent to the attainment of C</w:delText>
        </w:r>
        <w:r w:rsidR="004F6CBB" w:rsidRPr="00E03B11" w:rsidDel="00FA4D85">
          <w:rPr>
            <w:rFonts w:eastAsia="Times New Roman" w:cstheme="minorHAnsi"/>
            <w:color w:val="000000" w:themeColor="text1"/>
            <w:vertAlign w:val="subscript"/>
            <w:lang w:val="en-GB"/>
          </w:rPr>
          <w:delText>min</w:delText>
        </w:r>
        <w:r w:rsidR="004F6CBB" w:rsidRPr="00E03B11" w:rsidDel="00FA4D85">
          <w:rPr>
            <w:rFonts w:eastAsia="Times New Roman" w:cstheme="minorHAnsi"/>
            <w:color w:val="000000" w:themeColor="text1"/>
            <w:lang w:val="en-GB"/>
          </w:rPr>
          <w:delText xml:space="preserve"> of 7.5 mg/L. </w:delText>
        </w:r>
      </w:del>
      <w:r w:rsidR="004F6CBB" w:rsidRPr="00E03B11">
        <w:rPr>
          <w:rFonts w:eastAsia="Times New Roman" w:cstheme="minorHAnsi"/>
          <w:color w:val="000000" w:themeColor="text1"/>
          <w:lang w:val="en-GB"/>
        </w:rPr>
        <w:t xml:space="preserve">We selected </w:t>
      </w:r>
      <w:proofErr w:type="spellStart"/>
      <w:r w:rsidR="004F6CBB" w:rsidRPr="00E03B11">
        <w:rPr>
          <w:rFonts w:eastAsia="Times New Roman" w:cstheme="minorHAnsi"/>
          <w:color w:val="000000" w:themeColor="text1"/>
          <w:lang w:val="en-GB"/>
        </w:rPr>
        <w:t>C</w:t>
      </w:r>
      <w:r w:rsidR="004F6CBB" w:rsidRPr="00E03B11">
        <w:rPr>
          <w:rFonts w:eastAsia="Times New Roman" w:cstheme="minorHAnsi"/>
          <w:color w:val="000000" w:themeColor="text1"/>
          <w:vertAlign w:val="subscript"/>
          <w:lang w:val="en-GB"/>
        </w:rPr>
        <w:t>min</w:t>
      </w:r>
      <w:proofErr w:type="spellEnd"/>
      <w:r w:rsidR="004F6CBB" w:rsidRPr="00E03B11">
        <w:rPr>
          <w:rFonts w:eastAsia="Times New Roman" w:cstheme="minorHAnsi"/>
          <w:color w:val="000000" w:themeColor="text1"/>
          <w:lang w:val="en-GB"/>
        </w:rPr>
        <w:t xml:space="preserve"> of 80.0 mg/L as the threshold for toxicity</w:t>
      </w:r>
      <w:r w:rsidR="004F6CBB" w:rsidRPr="00E03B11">
        <w:rPr>
          <w:rFonts w:eastAsia="Times New Roman" w:cstheme="minorHAnsi"/>
          <w:color w:val="000000" w:themeColor="text1"/>
          <w:lang w:val="en-GB"/>
        </w:rPr>
        <w:fldChar w:fldCharType="begin">
          <w:fldData xml:space="preserve">PEVuZE5vdGU+PENpdGU+PEF1dGhvcj5NYXRzdW1vdG88L0F1dGhvcj48WWVhcj4yMDAwPC9ZZWFy
PjxSZWNOdW0+MzA8L1JlY051bT48RGlzcGxheVRleHQ+wqBbMTUsIDE3XTwvRGlzcGxheVRleHQ+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PmVuZzwvbGFuZ3VhZ2U+PC9yZWNvcmQ+PC9DaXRlPjwvRW5kTm90ZT4A
</w:fldData>
        </w:fldChar>
      </w:r>
      <w:r w:rsidR="006D3B84">
        <w:rPr>
          <w:rFonts w:eastAsia="Times New Roman" w:cstheme="minorHAnsi"/>
          <w:color w:val="000000" w:themeColor="text1"/>
          <w:lang w:val="en-GB"/>
        </w:rPr>
        <w:instrText xml:space="preserve"> ADDIN EN.CITE </w:instrText>
      </w:r>
      <w:r w:rsidR="006D3B84">
        <w:rPr>
          <w:rFonts w:eastAsia="Times New Roman" w:cstheme="minorHAnsi"/>
          <w:color w:val="000000" w:themeColor="text1"/>
          <w:lang w:val="en-GB"/>
        </w:rPr>
        <w:fldChar w:fldCharType="begin">
          <w:fldData xml:space="preserve">PEVuZE5vdGU+PENpdGU+PEF1dGhvcj5NYXRzdW1vdG88L0F1dGhvcj48WWVhcj4yMDAwPC9ZZWFy
PjxSZWNOdW0+MzA8L1JlY051bT48RGlzcGxheVRleHQ+wqBbMTUsIDE3XTwvRGlzcGxheVRleHQ+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PmVuZzwvbGFuZ3VhZ2U+PC9yZWNvcmQ+PC9DaXRlPjwvRW5kTm90ZT4A
</w:fldData>
        </w:fldChar>
      </w:r>
      <w:r w:rsidR="006D3B84">
        <w:rPr>
          <w:rFonts w:eastAsia="Times New Roman" w:cstheme="minorHAnsi"/>
          <w:color w:val="000000" w:themeColor="text1"/>
          <w:lang w:val="en-GB"/>
        </w:rPr>
        <w:instrText xml:space="preserve"> ADDIN EN.CITE.DATA </w:instrText>
      </w:r>
      <w:r w:rsidR="006D3B84">
        <w:rPr>
          <w:rFonts w:eastAsia="Times New Roman" w:cstheme="minorHAnsi"/>
          <w:color w:val="000000" w:themeColor="text1"/>
          <w:lang w:val="en-GB"/>
        </w:rPr>
      </w:r>
      <w:r w:rsidR="006D3B84">
        <w:rPr>
          <w:rFonts w:eastAsia="Times New Roman" w:cstheme="minorHAnsi"/>
          <w:color w:val="000000" w:themeColor="text1"/>
          <w:lang w:val="en-GB"/>
        </w:rPr>
        <w:fldChar w:fldCharType="end"/>
      </w:r>
      <w:r w:rsidR="004F6CBB" w:rsidRPr="00E03B11">
        <w:rPr>
          <w:rFonts w:eastAsia="Times New Roman" w:cstheme="minorHAnsi"/>
          <w:color w:val="000000" w:themeColor="text1"/>
          <w:lang w:val="en-GB"/>
        </w:rPr>
      </w:r>
      <w:r w:rsidR="004F6CBB" w:rsidRPr="00E03B11">
        <w:rPr>
          <w:rFonts w:eastAsia="Times New Roman" w:cstheme="minorHAnsi"/>
          <w:color w:val="000000" w:themeColor="text1"/>
          <w:lang w:val="en-GB"/>
        </w:rPr>
        <w:fldChar w:fldCharType="separate"/>
      </w:r>
      <w:r w:rsidR="006D3B84">
        <w:rPr>
          <w:rFonts w:eastAsia="Times New Roman" w:cstheme="minorHAnsi"/>
          <w:noProof/>
          <w:color w:val="000000" w:themeColor="text1"/>
          <w:lang w:val="en-GB"/>
        </w:rPr>
        <w:t> [15, 17]</w:t>
      </w:r>
      <w:r w:rsidR="004F6CBB" w:rsidRPr="00E03B11">
        <w:rPr>
          <w:rFonts w:eastAsia="Times New Roman" w:cstheme="minorHAnsi"/>
          <w:color w:val="000000" w:themeColor="text1"/>
          <w:lang w:val="en-GB"/>
        </w:rPr>
        <w:fldChar w:fldCharType="end"/>
      </w:r>
      <w:r w:rsidR="00710CEB">
        <w:rPr>
          <w:rFonts w:eastAsia="Times New Roman" w:cstheme="minorHAnsi"/>
          <w:color w:val="000000" w:themeColor="text1"/>
          <w:lang w:val="en-GB"/>
        </w:rPr>
        <w:t>.</w:t>
      </w:r>
      <w:r w:rsidR="00785566">
        <w:rPr>
          <w:rFonts w:eastAsia="Times New Roman" w:cstheme="minorHAnsi"/>
          <w:color w:val="000000" w:themeColor="text1"/>
          <w:lang w:val="en-GB"/>
        </w:rPr>
        <w:t xml:space="preserve"> </w:t>
      </w:r>
      <w:r w:rsidR="00D6781D" w:rsidRPr="00E03B11">
        <w:rPr>
          <w:rFonts w:eastAsia="Times New Roman" w:cstheme="minorHAnsi"/>
          <w:color w:val="000000" w:themeColor="text1"/>
          <w:lang w:val="en-GB"/>
        </w:rPr>
        <w:t>T</w:t>
      </w:r>
      <w:r w:rsidR="00EB4685" w:rsidRPr="00E03B11">
        <w:rPr>
          <w:rFonts w:eastAsia="Times New Roman" w:cstheme="minorHAnsi"/>
          <w:color w:val="000000" w:themeColor="text1"/>
          <w:lang w:val="en-GB"/>
        </w:rPr>
        <w:t>he probability of target attainment (PTA) was evaluated at the end of days 1, 2, 7, and 14 of treatment. A PTA of ≥90% was considered clinically acceptable, as suggested by the European Medicines Agency</w:t>
      </w:r>
      <w:r w:rsidR="005D0046">
        <w:rPr>
          <w:rFonts w:eastAsia="Times New Roman" w:cstheme="minorHAnsi"/>
          <w:color w:val="000000" w:themeColor="text1"/>
          <w:vertAlign w:val="superscript"/>
          <w:lang w:val="en-GB"/>
        </w:rPr>
        <w:fldChar w:fldCharType="begin"/>
      </w:r>
      <w:ins w:id="473" w:author="My Luong Vuong" w:date="2023-11-24T09:57:00Z">
        <w:r w:rsidR="00B307D1">
          <w:rPr>
            <w:rFonts w:eastAsia="Times New Roman" w:cstheme="minorHAnsi"/>
            <w:color w:val="000000" w:themeColor="text1"/>
            <w:vertAlign w:val="superscript"/>
            <w:lang w:val="en-GB"/>
          </w:rPr>
          <w:instrText xml:space="preserve"> ADDIN EN.CITE &lt;EndNote&gt;&lt;Cite&gt;&lt;Author&gt;Committee for Medicinal Products for Human Use (CHMP)&lt;/Author&gt;&lt;Year&gt;2016&lt;/Year&gt;&lt;RecNum&gt;32&lt;/RecNum&gt;&lt;DisplayText&gt; [35]&lt;/DisplayText&gt;&lt;record&gt;&lt;rec-number&gt;32&lt;/rec-number&gt;&lt;foreign-keys&gt;&lt;key app="EN" db-id="xred9e5sg009pcetsepxtfs0dwxsa5rzvawx" timestamp="1682841833"&gt;32&lt;/key&gt;&lt;/foreign-keys&gt;&lt;ref-type name="Generic"&gt;13&lt;/ref-type&gt;&lt;contributors&gt;&lt;authors&gt;&lt;author&gt;Committee for Medicinal Products for Human Use (CHMP), European Medicines Agency&lt;/author&gt;&lt;/authors&gt;&lt;/contributors&gt;&lt;titles&gt;&lt;title&gt;Guideline on the use of pharmacokinetics and pharmacodynamics in the development of antimicrobial medicinal products&lt;/title&gt;&lt;/titles&gt;&lt;dates&gt;&lt;year&gt;2016&lt;/year&gt;&lt;/dates&gt;&lt;pub-location&gt;United Kingdom&lt;/pub-location&gt;&lt;publisher&gt;European Medicines Agency&lt;/publisher&gt;&lt;isbn&gt;EMA/CHMP/594085/2015&lt;/isbn&gt;&lt;urls&gt;&lt;/urls&gt;&lt;/record&gt;&lt;/Cite&gt;&lt;/EndNote&gt;</w:instrText>
        </w:r>
      </w:ins>
      <w:del w:id="474" w:author="My Luong Vuong" w:date="2023-11-21T10:34:00Z">
        <w:r w:rsidR="006D3B84" w:rsidDel="00D458B7">
          <w:rPr>
            <w:rFonts w:eastAsia="Times New Roman" w:cstheme="minorHAnsi"/>
            <w:color w:val="000000" w:themeColor="text1"/>
            <w:vertAlign w:val="superscript"/>
            <w:lang w:val="en-GB"/>
          </w:rPr>
          <w:delInstrText xml:space="preserve"> ADDIN EN.CITE &lt;EndNote&gt;&lt;Cite&gt;&lt;Author&gt;Committee for Medicinal Products for Human Use (CHMP)&lt;/Author&gt;&lt;Year&gt;2016&lt;/Year&gt;&lt;RecNum&gt;32&lt;/RecNum&gt;&lt;DisplayText&gt; [35]&lt;/DisplayText&gt;&lt;record&gt;&lt;rec-number&gt;32&lt;/rec-number&gt;&lt;foreign-keys&gt;&lt;key app="EN" db-id="xred9e5sg009pcetsepxtfs0dwxsa5rzvawx" timestamp="1682841833"&gt;32&lt;/key&gt;&lt;/foreign-keys&gt;&lt;ref-type name="Generic"&gt;13&lt;/ref-type&gt;&lt;contributors&gt;&lt;authors&gt;&lt;author&gt;Committee for Medicinal Products for Human Use (CHMP), European Medicines Agency&lt;/author&gt;&lt;/authors&gt;&lt;/contributors&gt;&lt;titles&gt;&lt;title&gt;Guideline on the use of pharmacokinetics and pharmacodynamics in the development of antimicrobial medicinal products&lt;/title&gt;&lt;/titles&gt;&lt;dates&gt;&lt;year&gt;2016&lt;/year&gt;&lt;/dates&gt;&lt;pub-location&gt;United Kingdom&lt;/pub-location&gt;&lt;publisher&gt;European Medicines Agency&lt;/publisher&gt;&lt;isbn&gt;EMA/CHMP/594085/2015&lt;/isbn&gt;&lt;urls&gt;&lt;/urls&gt;&lt;/record&gt;&lt;/Cite&gt;&lt;/EndNote&gt;</w:delInstrText>
        </w:r>
      </w:del>
      <w:r w:rsidR="005D0046">
        <w:rPr>
          <w:rFonts w:eastAsia="Times New Roman" w:cstheme="minorHAnsi"/>
          <w:color w:val="000000" w:themeColor="text1"/>
          <w:vertAlign w:val="superscript"/>
          <w:lang w:val="en-GB"/>
        </w:rPr>
        <w:fldChar w:fldCharType="separate"/>
      </w:r>
      <w:ins w:id="475" w:author="My Luong Vuong" w:date="2023-11-24T09:57:00Z">
        <w:r w:rsidR="00B307D1" w:rsidRPr="00B307D1">
          <w:rPr>
            <w:rFonts w:eastAsia="Times New Roman" w:cstheme="minorHAnsi"/>
            <w:noProof/>
            <w:color w:val="000000" w:themeColor="text1"/>
            <w:vertAlign w:val="superscript"/>
            <w:lang w:val="en-GB"/>
            <w:rPrChange w:id="476" w:author="My Luong Vuong" w:date="2023-11-24T09:57:00Z">
              <w:rPr>
                <w:rFonts w:eastAsia="Times New Roman" w:cstheme="minorHAnsi"/>
                <w:noProof/>
                <w:color w:val="000000" w:themeColor="text1"/>
                <w:lang w:val="en-GB"/>
              </w:rPr>
            </w:rPrChange>
          </w:rPr>
          <w:t> </w:t>
        </w:r>
        <w:r w:rsidR="00B307D1" w:rsidRPr="00F4149D">
          <w:rPr>
            <w:rFonts w:eastAsia="Times New Roman" w:cstheme="minorHAnsi"/>
            <w:noProof/>
            <w:color w:val="000000" w:themeColor="text1"/>
            <w:lang w:val="en-GB"/>
          </w:rPr>
          <w:t>[35]</w:t>
        </w:r>
      </w:ins>
      <w:del w:id="477" w:author="My Luong Vuong" w:date="2023-11-21T10:34:00Z">
        <w:r w:rsidR="006D3B84" w:rsidRPr="00F4149D" w:rsidDel="00D458B7">
          <w:rPr>
            <w:rFonts w:eastAsia="Times New Roman" w:cstheme="minorHAnsi"/>
            <w:noProof/>
            <w:color w:val="000000" w:themeColor="text1"/>
            <w:lang w:val="en-GB"/>
            <w:rPrChange w:id="478" w:author="My Luong Vuong" w:date="2023-11-24T10:12:00Z">
              <w:rPr>
                <w:rFonts w:eastAsia="Times New Roman" w:cstheme="minorHAnsi"/>
                <w:noProof/>
                <w:color w:val="000000" w:themeColor="text1"/>
                <w:vertAlign w:val="superscript"/>
                <w:lang w:val="en-GB"/>
              </w:rPr>
            </w:rPrChange>
          </w:rPr>
          <w:delText> </w:delText>
        </w:r>
        <w:r w:rsidR="006D3B84" w:rsidRPr="00F4149D" w:rsidDel="00D458B7">
          <w:rPr>
            <w:rFonts w:eastAsia="Times New Roman" w:cstheme="minorHAnsi"/>
            <w:noProof/>
            <w:color w:val="000000" w:themeColor="text1"/>
            <w:lang w:val="en-GB"/>
          </w:rPr>
          <w:delText>[35]</w:delText>
        </w:r>
      </w:del>
      <w:r w:rsidR="005D0046">
        <w:rPr>
          <w:rFonts w:eastAsia="Times New Roman" w:cstheme="minorHAnsi"/>
          <w:color w:val="000000" w:themeColor="text1"/>
          <w:vertAlign w:val="superscript"/>
          <w:lang w:val="en-GB"/>
        </w:rPr>
        <w:fldChar w:fldCharType="end"/>
      </w:r>
      <w:r w:rsidR="003A5877">
        <w:rPr>
          <w:rFonts w:eastAsia="Times New Roman" w:cstheme="minorHAnsi"/>
          <w:color w:val="000000" w:themeColor="text1"/>
          <w:lang w:val="en-GB"/>
        </w:rPr>
        <w:t>.</w:t>
      </w:r>
    </w:p>
    <w:p w14:paraId="01EC415A" w14:textId="05D0D101" w:rsidR="00465EAC" w:rsidRPr="00465EAC" w:rsidRDefault="00465EAC" w:rsidP="00054F2F">
      <w:pPr>
        <w:pStyle w:val="Heading3"/>
        <w:rPr>
          <w:rFonts w:eastAsia="Times New Roman"/>
          <w:lang w:val="en-GB"/>
          <w:rPrChange w:id="479" w:author="My Luong Vuong" w:date="2023-11-21T10:51:00Z">
            <w:rPr>
              <w:rFonts w:eastAsia="Times New Roman" w:cstheme="minorHAnsi"/>
              <w:color w:val="000000" w:themeColor="text1"/>
              <w:lang w:val="en-GB"/>
            </w:rPr>
          </w:rPrChange>
        </w:rPr>
        <w:pPrChange w:id="480" w:author="My Luong Vuong" w:date="2023-11-24T13:26:00Z">
          <w:pPr>
            <w:spacing w:after="0" w:line="480" w:lineRule="auto"/>
            <w:jc w:val="both"/>
          </w:pPr>
        </w:pPrChange>
      </w:pPr>
      <w:ins w:id="481" w:author="My Luong Vuong" w:date="2023-11-21T10:51:00Z">
        <w:r w:rsidRPr="00465EAC">
          <w:rPr>
            <w:rFonts w:eastAsia="Times New Roman"/>
            <w:lang w:val="en-GB"/>
            <w:rPrChange w:id="482" w:author="My Luong Vuong" w:date="2023-11-21T10:51:00Z">
              <w:rPr>
                <w:rFonts w:eastAsia="Times New Roman" w:cstheme="minorHAnsi"/>
                <w:color w:val="000000" w:themeColor="text1"/>
                <w:lang w:val="en-GB"/>
              </w:rPr>
            </w:rPrChange>
          </w:rPr>
          <w:t>Population-level simulations</w:t>
        </w:r>
      </w:ins>
    </w:p>
    <w:p w14:paraId="762BD452" w14:textId="7931712A" w:rsidR="00EB4685" w:rsidRPr="00CA5A80" w:rsidDel="00465EAC" w:rsidRDefault="00F00D55" w:rsidP="00EB4685">
      <w:pPr>
        <w:spacing w:after="0" w:line="480" w:lineRule="auto"/>
        <w:jc w:val="both"/>
        <w:rPr>
          <w:del w:id="483" w:author="My Luong Vuong" w:date="2023-11-21T10:50:00Z"/>
          <w:rFonts w:eastAsia="Times New Roman" w:cstheme="minorHAnsi"/>
          <w:b/>
          <w:bCs/>
          <w:color w:val="000000" w:themeColor="text1"/>
          <w:lang w:val="en-GB"/>
        </w:rPr>
      </w:pPr>
      <w:commentRangeStart w:id="484"/>
      <w:del w:id="485" w:author="My Luong Vuong" w:date="2023-11-21T10:50:00Z">
        <w:r w:rsidRPr="00CA5A80" w:rsidDel="00465EAC">
          <w:rPr>
            <w:rFonts w:eastAsia="Times New Roman" w:cstheme="minorHAnsi"/>
            <w:b/>
            <w:bCs/>
            <w:color w:val="000000" w:themeColor="text1"/>
            <w:lang w:val="en-GB"/>
          </w:rPr>
          <w:delText>Creating the virtual patient datasets</w:delText>
        </w:r>
        <w:commentRangeEnd w:id="484"/>
        <w:r w:rsidR="00B23D05" w:rsidDel="00465EAC">
          <w:rPr>
            <w:rStyle w:val="CommentReference"/>
          </w:rPr>
          <w:commentReference w:id="484"/>
        </w:r>
      </w:del>
    </w:p>
    <w:p w14:paraId="0037C84A" w14:textId="1606E9BD" w:rsidR="00EB4685" w:rsidRPr="00E03B11" w:rsidDel="00465EAC" w:rsidRDefault="005D0046" w:rsidP="00EB4685">
      <w:pPr>
        <w:spacing w:after="0" w:line="480" w:lineRule="auto"/>
        <w:jc w:val="both"/>
        <w:rPr>
          <w:del w:id="486" w:author="My Luong Vuong" w:date="2023-11-21T10:50:00Z"/>
          <w:rFonts w:eastAsia="Times New Roman" w:cstheme="minorHAnsi"/>
          <w:color w:val="000000" w:themeColor="text1"/>
          <w:lang w:val="en-GB"/>
        </w:rPr>
      </w:pPr>
      <w:del w:id="487" w:author="My Luong Vuong" w:date="2023-11-21T10:50:00Z">
        <w:r w:rsidDel="00465EAC">
          <w:rPr>
            <w:rFonts w:eastAsia="Times New Roman" w:cstheme="minorHAnsi"/>
            <w:color w:val="000000" w:themeColor="text1"/>
            <w:lang w:val="en-GB"/>
          </w:rPr>
          <w:delText xml:space="preserve">First, simulations were performed </w:delText>
        </w:r>
        <w:r w:rsidR="00EB4685" w:rsidRPr="00E03B11" w:rsidDel="00465EAC">
          <w:rPr>
            <w:rFonts w:eastAsia="Times New Roman" w:cstheme="minorHAnsi"/>
            <w:color w:val="000000" w:themeColor="text1"/>
            <w:lang w:val="en-GB"/>
          </w:rPr>
          <w:delText xml:space="preserve"> to identify an optimised inclusive dosing regimen</w:delText>
        </w:r>
        <w:r w:rsidR="00E62EE1" w:rsidRPr="00E03B11" w:rsidDel="00465EAC">
          <w:rPr>
            <w:rFonts w:eastAsia="Times New Roman" w:cstheme="minorHAnsi"/>
            <w:color w:val="000000" w:themeColor="text1"/>
            <w:lang w:val="en-GB"/>
          </w:rPr>
          <w:delText>.</w:delText>
        </w:r>
        <w:r w:rsidR="00BA4EC1" w:rsidRPr="00BA4EC1" w:rsidDel="00465EAC">
          <w:delText xml:space="preserve"> </w:delText>
        </w:r>
        <w:r w:rsidR="00BA4EC1" w:rsidRPr="00BA4EC1" w:rsidDel="00465EAC">
          <w:rPr>
            <w:rFonts w:eastAsia="Times New Roman" w:cstheme="minorHAnsi"/>
            <w:color w:val="000000" w:themeColor="text1"/>
            <w:lang w:val="en-GB"/>
          </w:rPr>
          <w:delText>A dosing regimen was considered inclusive if it resulted in clinically acceptable target attainment along the entire covariate range.</w:delText>
        </w:r>
      </w:del>
      <w:del w:id="488" w:author="My Luong Vuong" w:date="2023-11-20T16:53:00Z">
        <w:r w:rsidR="00BA4EC1" w:rsidDel="00A17C61">
          <w:rPr>
            <w:rFonts w:eastAsia="Times New Roman" w:cstheme="minorHAnsi"/>
            <w:color w:val="000000" w:themeColor="text1"/>
            <w:lang w:val="en-GB"/>
          </w:rPr>
          <w:delText xml:space="preserve"> </w:delText>
        </w:r>
      </w:del>
      <w:del w:id="489" w:author="My Luong Vuong" w:date="2023-11-21T10:50:00Z">
        <w:r w:rsidR="00CC60E5" w:rsidRPr="00E03B11" w:rsidDel="00465EAC">
          <w:rPr>
            <w:rFonts w:eastAsia="Times New Roman" w:cstheme="minorHAnsi"/>
            <w:color w:val="000000" w:themeColor="text1"/>
            <w:lang w:val="en-GB"/>
          </w:rPr>
          <w:delText xml:space="preserve">PTA on day 1 was used to evaluate the </w:delText>
        </w:r>
        <w:r w:rsidR="00E652D7" w:rsidRPr="00E03B11" w:rsidDel="00465EAC">
          <w:rPr>
            <w:rFonts w:eastAsia="Times New Roman" w:cstheme="minorHAnsi"/>
            <w:color w:val="000000" w:themeColor="text1"/>
            <w:lang w:val="en-GB"/>
          </w:rPr>
          <w:delText xml:space="preserve">adequacy of </w:delText>
        </w:r>
        <w:r w:rsidR="004F6CBB" w:rsidDel="00465EAC">
          <w:rPr>
            <w:rFonts w:eastAsia="Times New Roman" w:cstheme="minorHAnsi"/>
            <w:color w:val="000000" w:themeColor="text1"/>
            <w:lang w:val="en-GB"/>
          </w:rPr>
          <w:delText xml:space="preserve">the </w:delText>
        </w:r>
        <w:r w:rsidR="00E652D7" w:rsidRPr="00E03B11" w:rsidDel="00465EAC">
          <w:rPr>
            <w:rFonts w:eastAsia="Times New Roman" w:cstheme="minorHAnsi"/>
            <w:color w:val="000000" w:themeColor="text1"/>
            <w:lang w:val="en-GB"/>
          </w:rPr>
          <w:delText>loading dose</w:delText>
        </w:r>
        <w:r w:rsidR="004550F3" w:rsidRPr="00E03B11" w:rsidDel="00465EAC">
          <w:rPr>
            <w:rFonts w:eastAsia="Times New Roman" w:cstheme="minorHAnsi"/>
            <w:color w:val="000000" w:themeColor="text1"/>
            <w:lang w:val="en-GB"/>
          </w:rPr>
          <w:delText xml:space="preserve">. </w:delText>
        </w:r>
        <w:r w:rsidR="004F6CBB" w:rsidDel="00465EAC">
          <w:rPr>
            <w:rFonts w:eastAsia="Times New Roman" w:cstheme="minorHAnsi"/>
            <w:color w:val="000000" w:themeColor="text1"/>
            <w:lang w:val="en-GB"/>
          </w:rPr>
          <w:delText xml:space="preserve">Adequacy of the </w:delText>
        </w:r>
        <w:r w:rsidR="00F7533F" w:rsidRPr="00E03B11" w:rsidDel="00465EAC">
          <w:rPr>
            <w:rFonts w:eastAsia="Times New Roman" w:cstheme="minorHAnsi"/>
            <w:color w:val="000000" w:themeColor="text1"/>
            <w:lang w:val="en-GB"/>
          </w:rPr>
          <w:delText>m</w:delText>
        </w:r>
        <w:r w:rsidR="004550F3" w:rsidRPr="00E03B11" w:rsidDel="00465EAC">
          <w:rPr>
            <w:rFonts w:eastAsia="Times New Roman" w:cstheme="minorHAnsi"/>
            <w:color w:val="000000" w:themeColor="text1"/>
            <w:lang w:val="en-GB"/>
          </w:rPr>
          <w:delText xml:space="preserve">aintenance dose was selected based on PTA </w:delText>
        </w:r>
        <w:r w:rsidR="004F6CBB" w:rsidDel="00465EAC">
          <w:rPr>
            <w:rFonts w:eastAsia="Times New Roman" w:cstheme="minorHAnsi"/>
            <w:color w:val="000000" w:themeColor="text1"/>
            <w:lang w:val="en-GB"/>
          </w:rPr>
          <w:delText>at</w:delText>
        </w:r>
        <w:r w:rsidR="004F6CBB" w:rsidRPr="00E03B11" w:rsidDel="00465EAC">
          <w:rPr>
            <w:rFonts w:eastAsia="Times New Roman" w:cstheme="minorHAnsi"/>
            <w:color w:val="000000" w:themeColor="text1"/>
            <w:lang w:val="en-GB"/>
          </w:rPr>
          <w:delText xml:space="preserve"> </w:delText>
        </w:r>
        <w:r w:rsidR="004550F3" w:rsidRPr="00E03B11" w:rsidDel="00465EAC">
          <w:rPr>
            <w:rFonts w:eastAsia="Times New Roman" w:cstheme="minorHAnsi"/>
            <w:color w:val="000000" w:themeColor="text1"/>
            <w:lang w:val="en-GB"/>
          </w:rPr>
          <w:delText xml:space="preserve">day </w:delText>
        </w:r>
      </w:del>
      <w:del w:id="490" w:author="My Luong Vuong" w:date="2023-11-20T16:50:00Z">
        <w:r w:rsidR="004550F3" w:rsidRPr="00E03B11" w:rsidDel="00B23D05">
          <w:rPr>
            <w:rFonts w:eastAsia="Times New Roman" w:cstheme="minorHAnsi"/>
            <w:color w:val="000000" w:themeColor="text1"/>
            <w:lang w:val="en-GB"/>
          </w:rPr>
          <w:delText>7</w:delText>
        </w:r>
      </w:del>
      <w:del w:id="491" w:author="My Luong Vuong" w:date="2023-11-21T10:50:00Z">
        <w:r w:rsidR="0084436B" w:rsidRPr="00E03B11" w:rsidDel="00465EAC">
          <w:rPr>
            <w:rFonts w:eastAsia="Times New Roman" w:cstheme="minorHAnsi"/>
            <w:color w:val="000000" w:themeColor="text1"/>
            <w:lang w:val="en-GB"/>
          </w:rPr>
          <w:delText>, as fluconazole is expected to achieve steady state by then, given its elimination half</w:delText>
        </w:r>
        <w:r w:rsidR="005B2C62" w:rsidRPr="00E03B11" w:rsidDel="00465EAC">
          <w:rPr>
            <w:rFonts w:eastAsia="Times New Roman" w:cstheme="minorHAnsi"/>
            <w:color w:val="000000" w:themeColor="text1"/>
            <w:lang w:val="en-GB"/>
          </w:rPr>
          <w:delText>-life of about 30 hours</w:delText>
        </w:r>
        <w:r w:rsidR="00374AB3" w:rsidRPr="00E03B11" w:rsidDel="00465EAC">
          <w:rPr>
            <w:rFonts w:eastAsia="Times New Roman" w:cstheme="minorHAnsi"/>
            <w:color w:val="000000" w:themeColor="text1"/>
            <w:lang w:val="en-GB"/>
          </w:rPr>
          <w:fldChar w:fldCharType="begin"/>
        </w:r>
        <w:r w:rsidR="00217BF7" w:rsidDel="00465EAC">
          <w:rPr>
            <w:rFonts w:eastAsia="Times New Roman" w:cstheme="minorHAnsi"/>
            <w:color w:val="000000" w:themeColor="text1"/>
            <w:lang w:val="en-GB"/>
          </w:rPr>
          <w:delInstrText xml:space="preserve"> ADDIN EN.CITE &lt;EndNote&gt;&lt;Cite&gt;&lt;Author&gt;Pfizer&lt;/Author&gt;&lt;Year&gt;2012&lt;/Year&gt;&lt;RecNum&gt;13&lt;/RecNum&gt;&lt;DisplayText&gt; [9]&lt;/DisplayText&gt;&lt;record&gt;&lt;rec-number&gt;13&lt;/rec-number&gt;&lt;foreign-keys&gt;&lt;key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delInstrText>
        </w:r>
        <w:r w:rsidR="00374AB3" w:rsidRPr="00E03B11" w:rsidDel="00465EAC">
          <w:rPr>
            <w:rFonts w:eastAsia="Times New Roman" w:cstheme="minorHAnsi"/>
            <w:color w:val="000000" w:themeColor="text1"/>
            <w:lang w:val="en-GB"/>
          </w:rPr>
          <w:fldChar w:fldCharType="separate"/>
        </w:r>
        <w:r w:rsidR="00217BF7" w:rsidDel="00465EAC">
          <w:rPr>
            <w:rFonts w:eastAsia="Times New Roman" w:cstheme="minorHAnsi"/>
            <w:noProof/>
            <w:color w:val="000000" w:themeColor="text1"/>
            <w:lang w:val="en-GB"/>
          </w:rPr>
          <w:delText> [9]</w:delText>
        </w:r>
        <w:r w:rsidR="00374AB3" w:rsidRPr="00E03B11" w:rsidDel="00465EAC">
          <w:rPr>
            <w:rFonts w:eastAsia="Times New Roman" w:cstheme="minorHAnsi"/>
            <w:color w:val="000000" w:themeColor="text1"/>
            <w:lang w:val="en-GB"/>
          </w:rPr>
          <w:fldChar w:fldCharType="end"/>
        </w:r>
        <w:r w:rsidR="00B63640" w:rsidDel="00465EAC">
          <w:rPr>
            <w:rFonts w:eastAsia="Times New Roman" w:cstheme="minorHAnsi"/>
            <w:color w:val="000000" w:themeColor="text1"/>
            <w:lang w:val="en-GB"/>
          </w:rPr>
          <w:delText>.</w:delText>
        </w:r>
        <w:r w:rsidR="00F72865" w:rsidRPr="00E03B11" w:rsidDel="00465EAC">
          <w:rPr>
            <w:rFonts w:eastAsia="Times New Roman" w:cstheme="minorHAnsi"/>
            <w:color w:val="000000" w:themeColor="text1"/>
            <w:lang w:val="en-GB"/>
          </w:rPr>
          <w:delText xml:space="preserve"> </w:delText>
        </w:r>
        <w:r w:rsidR="00E77F93" w:rsidRPr="00E03B11" w:rsidDel="00465EAC">
          <w:rPr>
            <w:rFonts w:eastAsia="Times New Roman" w:cstheme="minorHAnsi"/>
            <w:color w:val="000000" w:themeColor="text1"/>
            <w:lang w:val="en-GB"/>
          </w:rPr>
          <w:delText xml:space="preserve">Different virtual </w:delText>
        </w:r>
        <w:r w:rsidR="004F6CBB" w:rsidDel="00465EAC">
          <w:rPr>
            <w:rFonts w:eastAsia="Times New Roman" w:cstheme="minorHAnsi"/>
            <w:color w:val="000000" w:themeColor="text1"/>
            <w:lang w:val="en-GB"/>
          </w:rPr>
          <w:delText xml:space="preserve">patient </w:delText>
        </w:r>
        <w:r w:rsidR="00E77F93" w:rsidRPr="00E03B11" w:rsidDel="00465EAC">
          <w:rPr>
            <w:rFonts w:eastAsia="Times New Roman" w:cstheme="minorHAnsi"/>
            <w:color w:val="000000" w:themeColor="text1"/>
            <w:lang w:val="en-GB"/>
          </w:rPr>
          <w:delText>datasets were created, in which simulations were done separately for each level of (a) categorical variable(s), and each dataset contained continuous covariate(s) spanning the range of values observed in the</w:delText>
        </w:r>
        <w:r w:rsidR="00833DBC" w:rsidRPr="00E03B11" w:rsidDel="00465EAC">
          <w:rPr>
            <w:rFonts w:eastAsia="Times New Roman" w:cstheme="minorHAnsi"/>
            <w:color w:val="000000" w:themeColor="text1"/>
            <w:lang w:val="en-GB"/>
          </w:rPr>
          <w:delText xml:space="preserve"> meta-analysis dataset</w:delText>
        </w:r>
        <w:r w:rsidR="00F72865" w:rsidRPr="00E03B11" w:rsidDel="00465EAC">
          <w:rPr>
            <w:rFonts w:eastAsia="Times New Roman" w:cstheme="minorHAnsi"/>
            <w:color w:val="000000" w:themeColor="text1"/>
            <w:lang w:val="en-GB"/>
          </w:rPr>
          <w:delText>.</w:delText>
        </w:r>
      </w:del>
      <w:del w:id="492" w:author="My Luong Vuong" w:date="2023-11-20T16:53:00Z">
        <w:r w:rsidR="00D6781D" w:rsidRPr="00E03B11" w:rsidDel="00A17C61">
          <w:rPr>
            <w:rFonts w:eastAsia="Times New Roman" w:cstheme="minorHAnsi"/>
            <w:color w:val="000000" w:themeColor="text1"/>
            <w:lang w:val="en-GB"/>
          </w:rPr>
          <w:delText xml:space="preserve"> </w:delText>
        </w:r>
      </w:del>
      <w:del w:id="493" w:author="My Luong Vuong" w:date="2023-11-21T10:50:00Z">
        <w:r w:rsidR="00D6781D" w:rsidRPr="00E03B11" w:rsidDel="00465EAC">
          <w:rPr>
            <w:rFonts w:eastAsia="Times New Roman" w:cstheme="minorHAnsi"/>
            <w:color w:val="000000" w:themeColor="text1"/>
            <w:lang w:val="en-GB"/>
          </w:rPr>
          <w:delText>A total of 1,000 simulations were performed per virtual patient.</w:delText>
        </w:r>
        <w:r w:rsidR="0057107A" w:rsidRPr="00E03B11" w:rsidDel="00465EAC">
          <w:rPr>
            <w:rFonts w:eastAsia="Times New Roman" w:cstheme="minorHAnsi"/>
            <w:color w:val="000000" w:themeColor="text1"/>
            <w:lang w:val="en-GB"/>
          </w:rPr>
          <w:delText xml:space="preserve"> </w:delText>
        </w:r>
      </w:del>
    </w:p>
    <w:p w14:paraId="41F40F9B" w14:textId="5AED1D42" w:rsidR="00EB4685" w:rsidRPr="00E03B11" w:rsidRDefault="00EB4685" w:rsidP="00EB4685">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Subsequently, the standard and optimised inclusive dosing regimens were compared in terms of population-level PTA</w:t>
      </w:r>
      <w:r w:rsidR="006C5ECA" w:rsidRPr="00E03B11" w:rsidDel="006C5ECA">
        <w:rPr>
          <w:rFonts w:eastAsia="Times New Roman" w:cstheme="minorHAnsi"/>
          <w:color w:val="000000" w:themeColor="text1"/>
          <w:lang w:val="en-GB"/>
        </w:rPr>
        <w:t xml:space="preserve"> </w:t>
      </w:r>
      <w:r w:rsidR="00833DBC" w:rsidRPr="00E03B11">
        <w:rPr>
          <w:rFonts w:eastAsia="Times New Roman" w:cstheme="minorHAnsi"/>
          <w:color w:val="000000" w:themeColor="text1"/>
          <w:lang w:val="en-GB"/>
        </w:rPr>
        <w:t>and drug</w:t>
      </w:r>
      <w:r w:rsidRPr="00E03B11">
        <w:rPr>
          <w:rFonts w:eastAsia="Times New Roman" w:cstheme="minorHAnsi"/>
          <w:color w:val="000000" w:themeColor="text1"/>
          <w:lang w:val="en-GB"/>
        </w:rPr>
        <w:t xml:space="preserve"> exposure. </w:t>
      </w:r>
      <w:r w:rsidR="007427B0" w:rsidRPr="00E03B11">
        <w:rPr>
          <w:rFonts w:eastAsia="Times New Roman" w:cstheme="minorHAnsi"/>
          <w:color w:val="000000" w:themeColor="text1"/>
          <w:lang w:val="en-GB"/>
        </w:rPr>
        <w:t>A population of 1,000 virtual patients</w:t>
      </w:r>
      <w:r w:rsidR="00916390" w:rsidRPr="00E03B11">
        <w:rPr>
          <w:rFonts w:eastAsia="Times New Roman" w:cstheme="minorHAnsi"/>
          <w:color w:val="000000" w:themeColor="text1"/>
          <w:lang w:val="en-GB"/>
        </w:rPr>
        <w:t xml:space="preserve"> </w:t>
      </w:r>
      <w:r w:rsidR="007427B0" w:rsidRPr="00E03B11">
        <w:rPr>
          <w:rFonts w:eastAsia="Times New Roman" w:cstheme="minorHAnsi"/>
          <w:color w:val="000000" w:themeColor="text1"/>
          <w:lang w:val="en-GB"/>
        </w:rPr>
        <w:t>was created</w:t>
      </w:r>
      <w:r w:rsidR="00916390" w:rsidRPr="00E03B11">
        <w:rPr>
          <w:rFonts w:eastAsia="Times New Roman" w:cstheme="minorHAnsi"/>
          <w:color w:val="000000" w:themeColor="text1"/>
          <w:lang w:val="en-GB"/>
        </w:rPr>
        <w:t xml:space="preserve">. </w:t>
      </w:r>
      <w:r w:rsidR="00277D91" w:rsidRPr="00E03B11">
        <w:rPr>
          <w:rFonts w:eastAsia="Times New Roman" w:cstheme="minorHAnsi"/>
          <w:color w:val="000000" w:themeColor="text1"/>
          <w:lang w:val="en-GB"/>
        </w:rPr>
        <w:t xml:space="preserve">These patients have a similar proportion of each categorical covariate(s) level as </w:t>
      </w:r>
      <w:commentRangeStart w:id="494"/>
      <w:r w:rsidR="00277D91" w:rsidRPr="00E03B11">
        <w:rPr>
          <w:rFonts w:eastAsia="Times New Roman" w:cstheme="minorHAnsi"/>
          <w:color w:val="000000" w:themeColor="text1"/>
          <w:lang w:val="en-GB"/>
        </w:rPr>
        <w:t>the actual</w:t>
      </w:r>
      <w:ins w:id="495" w:author="Isabel Spriet" w:date="2023-07-05T12:03:00Z">
        <w:r w:rsidR="0052675C">
          <w:rPr>
            <w:rFonts w:eastAsia="Times New Roman" w:cstheme="minorHAnsi"/>
            <w:color w:val="000000" w:themeColor="text1"/>
            <w:lang w:val="en-GB"/>
          </w:rPr>
          <w:t xml:space="preserve"> pooled</w:t>
        </w:r>
        <w:del w:id="496" w:author="My Luong Vuong" w:date="2023-11-20T16:53:00Z">
          <w:r w:rsidR="0052675C" w:rsidDel="000B53A6">
            <w:rPr>
              <w:rFonts w:eastAsia="Times New Roman" w:cstheme="minorHAnsi"/>
              <w:color w:val="000000" w:themeColor="text1"/>
              <w:lang w:val="en-GB"/>
            </w:rPr>
            <w:delText>?</w:delText>
          </w:r>
        </w:del>
      </w:ins>
      <w:r w:rsidR="00277D91" w:rsidRPr="00E03B11">
        <w:rPr>
          <w:rFonts w:eastAsia="Times New Roman" w:cstheme="minorHAnsi"/>
          <w:color w:val="000000" w:themeColor="text1"/>
          <w:lang w:val="en-GB"/>
        </w:rPr>
        <w:t xml:space="preserve"> dataset</w:t>
      </w:r>
      <w:r w:rsidR="00EF6C09" w:rsidRPr="00E03B11">
        <w:rPr>
          <w:rFonts w:eastAsia="Times New Roman" w:cstheme="minorHAnsi"/>
          <w:color w:val="000000" w:themeColor="text1"/>
          <w:lang w:val="en-GB"/>
        </w:rPr>
        <w:t xml:space="preserve">. </w:t>
      </w:r>
      <w:commentRangeEnd w:id="494"/>
      <w:r w:rsidR="0052675C">
        <w:rPr>
          <w:rStyle w:val="CommentReference"/>
        </w:rPr>
        <w:commentReference w:id="494"/>
      </w:r>
      <w:r w:rsidR="006E5B06" w:rsidRPr="00E03B11">
        <w:rPr>
          <w:rFonts w:eastAsia="Times New Roman" w:cstheme="minorHAnsi"/>
          <w:color w:val="000000" w:themeColor="text1"/>
          <w:lang w:val="en-GB"/>
        </w:rPr>
        <w:t xml:space="preserve">Besides, </w:t>
      </w:r>
      <w:del w:id="497" w:author="Isabel Spriet" w:date="2023-07-05T12:03:00Z">
        <w:r w:rsidR="006E5B06" w:rsidRPr="00E03B11" w:rsidDel="0052675C">
          <w:rPr>
            <w:rFonts w:eastAsia="Times New Roman" w:cstheme="minorHAnsi"/>
            <w:color w:val="000000" w:themeColor="text1"/>
            <w:lang w:val="en-GB"/>
          </w:rPr>
          <w:delText xml:space="preserve">their </w:delText>
        </w:r>
      </w:del>
      <w:r w:rsidR="006E5B06" w:rsidRPr="00E03B11">
        <w:rPr>
          <w:rFonts w:eastAsia="Times New Roman" w:cstheme="minorHAnsi"/>
          <w:color w:val="000000" w:themeColor="text1"/>
          <w:lang w:val="en-GB"/>
        </w:rPr>
        <w:t>continuous covariate(s) values were randomly generated from the empirical cumulative distribution of the observed valu</w:t>
      </w:r>
      <w:r w:rsidRPr="00E03B11">
        <w:rPr>
          <w:rFonts w:eastAsia="Times New Roman" w:cstheme="minorHAnsi"/>
          <w:color w:val="000000" w:themeColor="text1"/>
          <w:lang w:val="en-GB"/>
        </w:rPr>
        <w:t>e</w:t>
      </w:r>
      <w:r w:rsidR="001413C2" w:rsidRPr="00E03B11">
        <w:rPr>
          <w:rFonts w:eastAsia="Times New Roman" w:cstheme="minorHAnsi"/>
          <w:color w:val="000000" w:themeColor="text1"/>
          <w:lang w:val="en-GB"/>
        </w:rPr>
        <w:t>s</w:t>
      </w:r>
      <w:commentRangeStart w:id="498"/>
      <w:r w:rsidR="00886B47" w:rsidRPr="00E03B11">
        <w:rPr>
          <w:rFonts w:eastAsia="Times New Roman" w:cstheme="minorHAnsi"/>
          <w:color w:val="000000" w:themeColor="text1"/>
          <w:lang w:val="en-GB"/>
        </w:rPr>
        <w:fldChar w:fldCharType="begin"/>
      </w:r>
      <w:ins w:id="499" w:author="My Luong Vuong" w:date="2023-11-24T09:57:00Z">
        <w:r w:rsidR="00B307D1">
          <w:rPr>
            <w:rFonts w:eastAsia="Times New Roman" w:cstheme="minorHAnsi"/>
            <w:color w:val="000000" w:themeColor="text1"/>
            <w:lang w:val="en-GB"/>
          </w:rPr>
          <w:instrText xml:space="preserve"> ADDIN EN.CITE &lt;EndNote&gt;&lt;Cite&gt;&lt;Author&gt;Ramachandran&lt;/Author&gt;&lt;Year&gt;2021&lt;/Year&gt;&lt;RecNum&gt;47&lt;/RecNum&gt;&lt;DisplayText&gt; [36]&lt;/DisplayText&gt;&lt;record&gt;&lt;rec-number&gt;47&lt;/rec-number&gt;&lt;foreign-keys&gt;&lt;key app="EN" db-id="xred9e5sg009pcetsepxtfs0dwxsa5rzvawx" timestamp="1684922454"&gt;47&lt;/key&gt;&lt;/foreign-keys&gt;&lt;ref-type name="Book Section"&gt;5&lt;/ref-type&gt;&lt;contributors&gt;&lt;authors&gt;&lt;author&gt;Ramachandran, Kandethody M.&lt;/author&gt;&lt;author&gt;Tsokos, Chris P.&lt;/author&gt;&lt;/authors&gt;&lt;secondary-authors&gt;&lt;author&gt;Ramachandran, Kandethody M.&lt;/author&gt;&lt;author&gt;Tsokos, Chris P.&lt;/author&gt;&lt;/secondary-authors&gt;&lt;/contributors&gt;&lt;titles&gt;&lt;title&gt;Chapter 5 - Statistical estimation&lt;/title&gt;&lt;secondary-title&gt;Mathematical Statistics with Applications in R (Third Edition)&lt;/secondary-title&gt;&lt;/titles&gt;&lt;pages&gt;179-251&lt;/pages&gt;&lt;dates&gt;&lt;year&gt;2021&lt;/year&gt;&lt;pub-dates&gt;&lt;date&gt;2021/01/01/&lt;/date&gt;&lt;/pub-dates&gt;&lt;/dates&gt;&lt;publisher&gt;Academic Press&lt;/publisher&gt;&lt;isbn&gt;978-0-12-817815-7&lt;/isbn&gt;&lt;urls&gt;&lt;related-urls&gt;&lt;url&gt;https://www.sciencedirect.com/science/article/pii/B9780128178157000051&lt;/url&gt;&lt;/related-urls&gt;&lt;/urls&gt;&lt;electronic-resource-num&gt;https://doi.org/10.1016/B978-0-12-817815-7.00005-1&lt;/electronic-resource-num&gt;&lt;/record&gt;&lt;/Cite&gt;&lt;/EndNote&gt;</w:instrText>
        </w:r>
      </w:ins>
      <w:del w:id="500" w:author="My Luong Vuong" w:date="2023-11-21T10:34:00Z">
        <w:r w:rsidR="006D3B84" w:rsidDel="00D458B7">
          <w:rPr>
            <w:rFonts w:eastAsia="Times New Roman" w:cstheme="minorHAnsi"/>
            <w:color w:val="000000" w:themeColor="text1"/>
            <w:lang w:val="en-GB"/>
          </w:rPr>
          <w:delInstrText xml:space="preserve"> ADDIN EN.CITE &lt;EndNote&gt;&lt;Cite&gt;&lt;Author&gt;Ramachandran&lt;/Author&gt;&lt;Year&gt;2021&lt;/Year&gt;&lt;RecNum&gt;47&lt;/RecNum&gt;&lt;DisplayText&gt; [36]&lt;/DisplayText&gt;&lt;record&gt;&lt;rec-number&gt;47&lt;/rec-number&gt;&lt;foreign-keys&gt;&lt;key app="EN" db-id="xred9e5sg009pcetsepxtfs0dwxsa5rzvawx" timestamp="1684922454"&gt;47&lt;/key&gt;&lt;/foreign-keys&gt;&lt;ref-type name="Book Section"&gt;5&lt;/ref-type&gt;&lt;contributors&gt;&lt;authors&gt;&lt;author&gt;Ramachandran, Kandethody M.&lt;/author&gt;&lt;author&gt;Tsokos, Chris P.&lt;/author&gt;&lt;/authors&gt;&lt;secondary-authors&gt;&lt;author&gt;Ramachandran, Kandethody M.&lt;/author&gt;&lt;author&gt;Tsokos, Chris P.&lt;/author&gt;&lt;/secondary-authors&gt;&lt;/contributors&gt;&lt;titles&gt;&lt;title&gt;Chapter 5 - Statistical estimation&lt;/title&gt;&lt;secondary-title&gt;Mathematical Statistics with Applications in R (Third Edition)&lt;/secondary-title&gt;&lt;/titles&gt;&lt;pages&gt;179-251&lt;/pages&gt;&lt;dates&gt;&lt;year&gt;2021&lt;/year&gt;&lt;pub-dates&gt;&lt;date&gt;2021/01/01/&lt;/date&gt;&lt;/pub-dates&gt;&lt;/dates&gt;&lt;publisher&gt;Academic Press&lt;/publisher&gt;&lt;isbn&gt;978-0-12-817815-7&lt;/isbn&gt;&lt;urls&gt;&lt;related-urls&gt;&lt;url&gt;https://www.sciencedirect.com/science/article/pii/B9780128178157000051&lt;/url&gt;&lt;/related-urls&gt;&lt;/urls&gt;&lt;electronic-resource-num&gt;https://doi.org/10.1016/B978-0-12-817815-7.00005-1&lt;/electronic-resource-num&gt;&lt;/record&gt;&lt;/Cite&gt;&lt;/EndNote&gt;</w:delInstrText>
        </w:r>
      </w:del>
      <w:r w:rsidR="00886B47" w:rsidRPr="00E03B11">
        <w:rPr>
          <w:rFonts w:eastAsia="Times New Roman" w:cstheme="minorHAnsi"/>
          <w:color w:val="000000" w:themeColor="text1"/>
          <w:lang w:val="en-GB"/>
        </w:rPr>
        <w:fldChar w:fldCharType="separate"/>
      </w:r>
      <w:ins w:id="501" w:author="My Luong Vuong" w:date="2023-11-24T09:57:00Z">
        <w:r w:rsidR="00B307D1">
          <w:rPr>
            <w:rFonts w:eastAsia="Times New Roman" w:cstheme="minorHAnsi"/>
            <w:noProof/>
            <w:color w:val="000000" w:themeColor="text1"/>
            <w:lang w:val="en-GB"/>
          </w:rPr>
          <w:t> [36]</w:t>
        </w:r>
      </w:ins>
      <w:del w:id="502" w:author="My Luong Vuong" w:date="2023-11-21T10:34:00Z">
        <w:r w:rsidR="006D3B84" w:rsidDel="00D458B7">
          <w:rPr>
            <w:rFonts w:eastAsia="Times New Roman" w:cstheme="minorHAnsi"/>
            <w:noProof/>
            <w:color w:val="000000" w:themeColor="text1"/>
            <w:lang w:val="en-GB"/>
          </w:rPr>
          <w:delText> [36]</w:delText>
        </w:r>
      </w:del>
      <w:r w:rsidR="00886B47" w:rsidRPr="00E03B11">
        <w:rPr>
          <w:rFonts w:eastAsia="Times New Roman" w:cstheme="minorHAnsi"/>
          <w:color w:val="000000" w:themeColor="text1"/>
          <w:lang w:val="en-GB"/>
        </w:rPr>
        <w:fldChar w:fldCharType="end"/>
      </w:r>
      <w:r w:rsidR="00540D33">
        <w:rPr>
          <w:rFonts w:eastAsia="Times New Roman" w:cstheme="minorHAnsi"/>
          <w:color w:val="000000" w:themeColor="text1"/>
          <w:lang w:val="en-GB"/>
        </w:rPr>
        <w:t>.</w:t>
      </w:r>
      <w:r w:rsidR="006F1685" w:rsidRPr="00E03B11">
        <w:rPr>
          <w:rFonts w:eastAsia="Times New Roman" w:cstheme="minorHAnsi"/>
          <w:color w:val="000000" w:themeColor="text1"/>
          <w:lang w:val="en-GB"/>
        </w:rPr>
        <w:t xml:space="preserve"> </w:t>
      </w:r>
      <w:r w:rsidR="006519F0" w:rsidRPr="00E03B11">
        <w:rPr>
          <w:rFonts w:eastAsia="Times New Roman" w:cstheme="minorHAnsi"/>
          <w:color w:val="000000" w:themeColor="text1"/>
          <w:lang w:val="en-GB"/>
        </w:rPr>
        <w:t xml:space="preserve">Each patient in the population was </w:t>
      </w:r>
      <w:r w:rsidR="00804DC9">
        <w:rPr>
          <w:rFonts w:eastAsia="Times New Roman" w:cstheme="minorHAnsi"/>
          <w:color w:val="000000" w:themeColor="text1"/>
          <w:lang w:val="en-GB"/>
        </w:rPr>
        <w:t>rep</w:t>
      </w:r>
      <w:del w:id="503" w:author="Isabel Spriet" w:date="2023-07-05T12:03:00Z">
        <w:r w:rsidR="00804DC9" w:rsidDel="0052675C">
          <w:rPr>
            <w:rFonts w:eastAsia="Times New Roman" w:cstheme="minorHAnsi"/>
            <w:color w:val="000000" w:themeColor="text1"/>
            <w:lang w:val="en-GB"/>
          </w:rPr>
          <w:delText>r</w:delText>
        </w:r>
      </w:del>
      <w:r w:rsidR="00804DC9">
        <w:rPr>
          <w:rFonts w:eastAsia="Times New Roman" w:cstheme="minorHAnsi"/>
          <w:color w:val="000000" w:themeColor="text1"/>
          <w:lang w:val="en-GB"/>
        </w:rPr>
        <w:t>eated</w:t>
      </w:r>
      <w:ins w:id="504" w:author="Isabel Spriet" w:date="2023-07-05T12:03:00Z">
        <w:r w:rsidR="0052675C">
          <w:rPr>
            <w:rFonts w:eastAsia="Times New Roman" w:cstheme="minorHAnsi"/>
            <w:color w:val="000000" w:themeColor="text1"/>
            <w:lang w:val="en-GB"/>
          </w:rPr>
          <w:t xml:space="preserve"> in</w:t>
        </w:r>
        <w:del w:id="505" w:author="My Luong Vuong" w:date="2023-11-20T16:54:00Z">
          <w:r w:rsidR="0052675C" w:rsidDel="00F07094">
            <w:rPr>
              <w:rFonts w:eastAsia="Times New Roman" w:cstheme="minorHAnsi"/>
              <w:color w:val="000000" w:themeColor="text1"/>
              <w:lang w:val="en-GB"/>
            </w:rPr>
            <w:delText>?</w:delText>
          </w:r>
        </w:del>
      </w:ins>
      <w:r w:rsidR="00804DC9">
        <w:rPr>
          <w:rFonts w:eastAsia="Times New Roman" w:cstheme="minorHAnsi"/>
          <w:color w:val="000000" w:themeColor="text1"/>
          <w:lang w:val="en-GB"/>
        </w:rPr>
        <w:t xml:space="preserve"> the simulation</w:t>
      </w:r>
      <w:r w:rsidR="00804DC9" w:rsidRPr="00E03B11">
        <w:rPr>
          <w:rFonts w:eastAsia="Times New Roman" w:cstheme="minorHAnsi"/>
          <w:color w:val="000000" w:themeColor="text1"/>
          <w:lang w:val="en-GB"/>
        </w:rPr>
        <w:t xml:space="preserve"> </w:t>
      </w:r>
      <w:r w:rsidR="006519F0" w:rsidRPr="00E03B11">
        <w:rPr>
          <w:rFonts w:eastAsia="Times New Roman" w:cstheme="minorHAnsi"/>
          <w:color w:val="000000" w:themeColor="text1"/>
          <w:lang w:val="en-GB"/>
        </w:rPr>
        <w:t>10</w:t>
      </w:r>
      <w:ins w:id="506" w:author="My Luong Vuong" w:date="2023-11-20T16:54:00Z">
        <w:r w:rsidR="00C25332">
          <w:rPr>
            <w:rFonts w:eastAsia="Times New Roman" w:cstheme="minorHAnsi"/>
            <w:color w:val="000000" w:themeColor="text1"/>
            <w:lang w:val="en-GB"/>
          </w:rPr>
          <w:t>00</w:t>
        </w:r>
      </w:ins>
      <w:r w:rsidR="006519F0" w:rsidRPr="00E03B11">
        <w:rPr>
          <w:rFonts w:eastAsia="Times New Roman" w:cstheme="minorHAnsi"/>
          <w:color w:val="000000" w:themeColor="text1"/>
          <w:lang w:val="en-GB"/>
        </w:rPr>
        <w:t xml:space="preserve"> times. </w:t>
      </w:r>
      <w:commentRangeEnd w:id="498"/>
      <w:r w:rsidR="0052675C">
        <w:rPr>
          <w:rStyle w:val="CommentReference"/>
        </w:rPr>
        <w:commentReference w:id="498"/>
      </w:r>
      <w:r w:rsidRPr="00E03B11">
        <w:rPr>
          <w:rFonts w:eastAsia="Times New Roman" w:cstheme="minorHAnsi"/>
          <w:color w:val="000000" w:themeColor="text1"/>
          <w:lang w:val="en-GB"/>
        </w:rPr>
        <w:t>The proportion of the population expected to achieve clinically acceptable target attainment over a 14-day treatment course was calculated and compared between standard and optimised dosing regimens. Receiver operating characteristics (ROC) analysis was employed to confirm the absence of clinically relevant covariate effects of the optimised inclusive dosing regimen.</w:t>
      </w:r>
    </w:p>
    <w:bookmarkEnd w:id="437"/>
    <w:p w14:paraId="4855DD86" w14:textId="77777777" w:rsidR="00612626" w:rsidRPr="00E03B11" w:rsidRDefault="00612626" w:rsidP="00BC431E">
      <w:pPr>
        <w:pStyle w:val="Heading2"/>
        <w:rPr>
          <w:rFonts w:eastAsia="Times New Roman"/>
          <w:lang w:val="en-GB"/>
        </w:rPr>
        <w:pPrChange w:id="507" w:author="My Luong Vuong" w:date="2023-11-24T13:26:00Z">
          <w:pPr>
            <w:spacing w:after="0" w:line="480" w:lineRule="auto"/>
            <w:jc w:val="both"/>
          </w:pPr>
        </w:pPrChange>
      </w:pPr>
      <w:r w:rsidRPr="00E03B11">
        <w:rPr>
          <w:rFonts w:eastAsia="Times New Roman"/>
          <w:lang w:val="en-GB"/>
        </w:rPr>
        <w:t>Software</w:t>
      </w:r>
    </w:p>
    <w:p w14:paraId="47B0DA56" w14:textId="2C0E59DF" w:rsidR="00110745" w:rsidRDefault="00412F80" w:rsidP="00CA5A80">
      <w:pPr>
        <w:spacing w:after="0" w:line="480" w:lineRule="auto"/>
        <w:jc w:val="both"/>
        <w:rPr>
          <w:rFonts w:eastAsia="Times New Roman" w:cstheme="minorHAnsi"/>
          <w:b/>
          <w:bCs/>
          <w:color w:val="000000" w:themeColor="text1"/>
          <w:sz w:val="28"/>
          <w:szCs w:val="28"/>
          <w:lang w:val="en-GB"/>
        </w:rPr>
      </w:pPr>
      <w:bookmarkStart w:id="508" w:name="_Hlk136862059"/>
      <w:r w:rsidRPr="00E03B11">
        <w:rPr>
          <w:rFonts w:cstheme="minorHAnsi"/>
          <w:lang w:val="en-GB"/>
        </w:rPr>
        <w:t xml:space="preserve">Dataset formatting and exploration were performed using </w:t>
      </w:r>
      <w:r w:rsidRPr="00E03B11">
        <w:rPr>
          <w:rFonts w:cstheme="minorHAnsi"/>
          <w:bCs/>
          <w:lang w:val="en-GB"/>
        </w:rPr>
        <w:t>R</w:t>
      </w:r>
      <w:r w:rsidRPr="00E03B11">
        <w:rPr>
          <w:rFonts w:cstheme="minorHAnsi"/>
          <w:lang w:val="en-GB"/>
        </w:rPr>
        <w:t xml:space="preserve"> </w:t>
      </w:r>
      <w:r w:rsidR="00612626" w:rsidRPr="00E03B11">
        <w:rPr>
          <w:rFonts w:eastAsia="Times New Roman" w:cstheme="minorHAnsi"/>
          <w:color w:val="000000" w:themeColor="text1"/>
          <w:lang w:val="en-GB"/>
        </w:rPr>
        <w:t>(v4.</w:t>
      </w:r>
      <w:del w:id="509" w:author="My Luong Vuong" w:date="2023-11-21T11:00:00Z">
        <w:r w:rsidR="00E73104" w:rsidRPr="00E03B11" w:rsidDel="00DB57E4">
          <w:rPr>
            <w:rFonts w:eastAsia="Times New Roman" w:cstheme="minorHAnsi"/>
            <w:color w:val="000000" w:themeColor="text1"/>
            <w:lang w:val="en-GB"/>
          </w:rPr>
          <w:delText>2</w:delText>
        </w:r>
      </w:del>
      <w:ins w:id="510" w:author="My Luong Vuong" w:date="2023-11-21T11:00:00Z">
        <w:r w:rsidR="00DB57E4">
          <w:rPr>
            <w:rFonts w:eastAsia="Times New Roman" w:cstheme="minorHAnsi"/>
            <w:color w:val="000000" w:themeColor="text1"/>
            <w:lang w:val="en-GB"/>
          </w:rPr>
          <w:t>3</w:t>
        </w:r>
      </w:ins>
      <w:r w:rsidR="00612626" w:rsidRPr="00E03B11">
        <w:rPr>
          <w:rFonts w:eastAsia="Times New Roman" w:cstheme="minorHAnsi"/>
          <w:color w:val="000000" w:themeColor="text1"/>
          <w:lang w:val="en-GB"/>
        </w:rPr>
        <w:t>.</w:t>
      </w:r>
      <w:del w:id="511" w:author="My Luong Vuong" w:date="2023-11-21T11:00:00Z">
        <w:r w:rsidR="00E73104" w:rsidRPr="00E03B11" w:rsidDel="00DB57E4">
          <w:rPr>
            <w:rFonts w:eastAsia="Times New Roman" w:cstheme="minorHAnsi"/>
            <w:color w:val="000000" w:themeColor="text1"/>
            <w:lang w:val="en-GB"/>
          </w:rPr>
          <w:delText>3</w:delText>
        </w:r>
      </w:del>
      <w:ins w:id="512" w:author="My Luong Vuong" w:date="2023-11-21T11:00:00Z">
        <w:r w:rsidR="00DB57E4">
          <w:rPr>
            <w:rFonts w:eastAsia="Times New Roman" w:cstheme="minorHAnsi"/>
            <w:color w:val="000000" w:themeColor="text1"/>
            <w:lang w:val="en-GB"/>
          </w:rPr>
          <w:t>1</w:t>
        </w:r>
      </w:ins>
      <w:r w:rsidR="00612626" w:rsidRPr="00E03B11">
        <w:rPr>
          <w:rFonts w:eastAsia="Times New Roman" w:cstheme="minorHAnsi"/>
          <w:color w:val="000000" w:themeColor="text1"/>
          <w:lang w:val="en-GB"/>
        </w:rPr>
        <w:t xml:space="preserve">; R Core Team, Vienna, Austria) in </w:t>
      </w:r>
      <w:del w:id="513" w:author="Isabel Spriet" w:date="2023-07-05T12:04:00Z">
        <w:r w:rsidR="00612626" w:rsidRPr="00E03B11" w:rsidDel="0052675C">
          <w:rPr>
            <w:rFonts w:eastAsia="Times New Roman" w:cstheme="minorHAnsi"/>
            <w:color w:val="000000" w:themeColor="text1"/>
            <w:lang w:val="en-GB"/>
          </w:rPr>
          <w:delText xml:space="preserve">the </w:delText>
        </w:r>
      </w:del>
      <w:r w:rsidR="00612626" w:rsidRPr="00E03B11">
        <w:rPr>
          <w:rFonts w:eastAsia="Times New Roman" w:cstheme="minorHAnsi"/>
          <w:color w:val="000000" w:themeColor="text1"/>
          <w:lang w:val="en-GB"/>
        </w:rPr>
        <w:t>RStudio integrated development environment (</w:t>
      </w:r>
      <w:r w:rsidR="00575D7D" w:rsidRPr="00E03B11">
        <w:rPr>
          <w:rFonts w:eastAsia="Times New Roman" w:cstheme="minorHAnsi"/>
          <w:color w:val="000000" w:themeColor="text1"/>
          <w:lang w:val="en-GB"/>
        </w:rPr>
        <w:t>v</w:t>
      </w:r>
      <w:ins w:id="514" w:author="My Luong Vuong" w:date="2023-11-21T11:01:00Z">
        <w:r w:rsidR="007064D2" w:rsidRPr="007064D2">
          <w:rPr>
            <w:rFonts w:eastAsia="Times New Roman" w:cstheme="minorHAnsi"/>
            <w:color w:val="000000" w:themeColor="text1"/>
            <w:lang w:val="en-GB"/>
          </w:rPr>
          <w:t>2023.09.0+463</w:t>
        </w:r>
      </w:ins>
      <w:del w:id="515" w:author="My Luong Vuong" w:date="2023-11-21T11:01:00Z">
        <w:r w:rsidR="00575D7D" w:rsidRPr="00E03B11" w:rsidDel="007064D2">
          <w:rPr>
            <w:rFonts w:eastAsia="Times New Roman" w:cstheme="minorHAnsi"/>
            <w:color w:val="000000" w:themeColor="text1"/>
            <w:lang w:val="en-GB"/>
          </w:rPr>
          <w:delText>2023.03.0+386</w:delText>
        </w:r>
      </w:del>
      <w:r w:rsidR="00612626" w:rsidRPr="00E03B11">
        <w:rPr>
          <w:rFonts w:eastAsia="Times New Roman" w:cstheme="minorHAnsi"/>
          <w:color w:val="000000" w:themeColor="text1"/>
          <w:lang w:val="en-GB"/>
        </w:rPr>
        <w:t>; RStudio, Inc., Boston, MA, USA)</w:t>
      </w:r>
      <w:r w:rsidR="00913EE7" w:rsidRPr="00E03B11">
        <w:rPr>
          <w:rFonts w:eastAsia="Times New Roman" w:cstheme="minorHAnsi"/>
          <w:color w:val="000000" w:themeColor="text1"/>
          <w:lang w:val="en-GB"/>
        </w:rPr>
        <w:t xml:space="preserve">. </w:t>
      </w:r>
      <w:r w:rsidR="009248EC">
        <w:rPr>
          <w:rFonts w:eastAsia="Times New Roman" w:cstheme="minorHAnsi"/>
          <w:color w:val="000000" w:themeColor="text1"/>
          <w:lang w:val="en-GB"/>
        </w:rPr>
        <w:t>T</w:t>
      </w:r>
      <w:r w:rsidR="005460A5" w:rsidRPr="00E03B11">
        <w:rPr>
          <w:rFonts w:eastAsia="Times New Roman" w:cstheme="minorHAnsi"/>
          <w:color w:val="000000" w:themeColor="text1"/>
          <w:lang w:val="en-GB"/>
        </w:rPr>
        <w:t xml:space="preserve">he </w:t>
      </w:r>
      <w:proofErr w:type="spellStart"/>
      <w:r w:rsidR="00612626" w:rsidRPr="00E03B11">
        <w:rPr>
          <w:rFonts w:eastAsia="Times New Roman" w:cstheme="minorHAnsi"/>
          <w:i/>
          <w:iCs/>
          <w:color w:val="000000" w:themeColor="text1"/>
          <w:lang w:val="en-GB"/>
        </w:rPr>
        <w:t>tidyverse</w:t>
      </w:r>
      <w:proofErr w:type="spellEnd"/>
      <w:r w:rsidR="00612626" w:rsidRPr="00E03B11">
        <w:rPr>
          <w:rFonts w:eastAsia="Times New Roman" w:cstheme="minorHAnsi"/>
          <w:color w:val="000000" w:themeColor="text1"/>
          <w:lang w:val="en-GB"/>
        </w:rPr>
        <w:t xml:space="preserve"> collection of packages</w:t>
      </w:r>
      <w:r w:rsidR="00106AB2" w:rsidRPr="00E03B11">
        <w:rPr>
          <w:rFonts w:eastAsia="Times New Roman" w:cstheme="minorHAnsi"/>
          <w:color w:val="000000" w:themeColor="text1"/>
          <w:lang w:val="en-GB"/>
        </w:rPr>
        <w:t xml:space="preserve"> </w:t>
      </w:r>
      <w:r w:rsidR="00913EE7" w:rsidRPr="00E03B11">
        <w:rPr>
          <w:rFonts w:eastAsia="Times New Roman" w:cstheme="minorHAnsi"/>
          <w:color w:val="000000" w:themeColor="text1"/>
          <w:lang w:val="en-GB"/>
        </w:rPr>
        <w:t>were used for this purpose</w:t>
      </w:r>
      <w:r w:rsidR="00106AB2" w:rsidRPr="00E03B11">
        <w:rPr>
          <w:rFonts w:eastAsia="Times New Roman" w:cstheme="minorHAnsi"/>
          <w:color w:val="000000" w:themeColor="text1"/>
          <w:lang w:val="en-GB"/>
        </w:rPr>
        <w:t xml:space="preserve">, while </w:t>
      </w:r>
      <w:r w:rsidR="005460A5" w:rsidRPr="00E03B11">
        <w:rPr>
          <w:rFonts w:eastAsia="Times New Roman" w:cstheme="minorHAnsi"/>
          <w:color w:val="000000" w:themeColor="text1"/>
          <w:lang w:val="en-GB"/>
        </w:rPr>
        <w:t xml:space="preserve">the </w:t>
      </w:r>
      <w:r w:rsidR="00106AB2" w:rsidRPr="00E03B11">
        <w:rPr>
          <w:rFonts w:eastAsia="Times New Roman" w:cstheme="minorHAnsi"/>
          <w:i/>
          <w:iCs/>
          <w:color w:val="000000" w:themeColor="text1"/>
          <w:lang w:val="en-GB"/>
        </w:rPr>
        <w:t>mice</w:t>
      </w:r>
      <w:r w:rsidR="00106AB2" w:rsidRPr="00E03B11">
        <w:rPr>
          <w:rFonts w:eastAsia="Times New Roman" w:cstheme="minorHAnsi"/>
          <w:color w:val="000000" w:themeColor="text1"/>
          <w:lang w:val="en-GB"/>
        </w:rPr>
        <w:t xml:space="preserve"> package was used to perform multiple imputation</w:t>
      </w:r>
      <w:r w:rsidR="004A6898" w:rsidRPr="00E03B11">
        <w:rPr>
          <w:rFonts w:eastAsia="Times New Roman" w:cstheme="minorHAnsi"/>
          <w:color w:val="000000" w:themeColor="text1"/>
          <w:lang w:val="en-GB"/>
        </w:rPr>
        <w:fldChar w:fldCharType="begin"/>
      </w:r>
      <w:ins w:id="516" w:author="My Luong Vuong" w:date="2023-11-24T09:57:00Z">
        <w:r w:rsidR="00B307D1">
          <w:rPr>
            <w:rFonts w:eastAsia="Times New Roman" w:cstheme="minorHAnsi"/>
            <w:color w:val="000000" w:themeColor="text1"/>
            <w:lang w:val="en-GB"/>
          </w:rPr>
          <w:instrText xml:space="preserve"> ADDIN EN.CITE &lt;EndNote&gt;&lt;Cite&gt;&lt;Author&gt;Buuren&lt;/Author&gt;&lt;Year&gt;2018&lt;/Year&gt;&lt;RecNum&gt;26&lt;/RecNum&gt;&lt;DisplayText&gt; [26, 37]&lt;/DisplayText&gt;&lt;record&gt;&lt;rec-number&gt;26&lt;/rec-number&gt;&lt;foreign-keys&gt;&lt;key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Group&lt;/publisher&gt;&lt;urls&gt;&lt;/urls&gt;&lt;/record&gt;&lt;/Cite&gt;&lt;Cite&gt;&lt;Author&gt;Wickham&lt;/Author&gt;&lt;Year&gt;2017. https://r4ds.had.co.nz/&lt;/Year&gt;&lt;RecNum&gt;41&lt;/RecNum&gt;&lt;record&gt;&lt;rec-number&gt;41&lt;/rec-number&gt;&lt;foreign-keys&gt;&lt;key app="EN" db-id="xred9e5sg009pcetsepxtfs0dwxsa5rzvawx" timestamp="1683524797"&gt;41&lt;/key&gt;&lt;/foreign-keys&gt;&lt;ref-type name="Book"&gt;6&lt;/ref-type&gt;&lt;contributors&gt;&lt;authors&gt;&lt;author&gt;Hadley Wickham&lt;/author&gt;&lt;author&gt;Garrett Grolemund&lt;/author&gt;&lt;/authors&gt;&lt;/contributors&gt;&lt;titles&gt;&lt;title&gt;R for Data Science&lt;/title&gt;&lt;/titles&gt;&lt;dates&gt;&lt;year&gt;2017. https://r4ds.had.co.nz/&lt;/year&gt;&lt;/dates&gt;&lt;urls&gt;&lt;/urls&gt;&lt;/record&gt;&lt;/Cite&gt;&lt;/EndNote&gt;</w:instrText>
        </w:r>
      </w:ins>
      <w:del w:id="517" w:author="My Luong Vuong" w:date="2023-11-21T10:34:00Z">
        <w:r w:rsidR="00B558D9" w:rsidDel="00D458B7">
          <w:rPr>
            <w:rFonts w:eastAsia="Times New Roman" w:cstheme="minorHAnsi"/>
            <w:color w:val="000000" w:themeColor="text1"/>
            <w:lang w:val="en-GB"/>
          </w:rPr>
          <w:delInstrText xml:space="preserve"> ADDIN EN.CITE &lt;EndNote&gt;&lt;Cite&gt;&lt;Author&gt;Buuren&lt;/Author&gt;&lt;Year&gt;2018&lt;/Year&gt;&lt;RecNum&gt;26&lt;/RecNum&gt;&lt;DisplayText&gt; [26, 37]&lt;/DisplayText&gt;&lt;record&gt;&lt;rec-number&gt;26&lt;/rec-number&gt;&lt;foreign-keys&gt;&lt;key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Group&lt;/publisher&gt;&lt;urls&gt;&lt;/urls&gt;&lt;/record&gt;&lt;/Cite&gt;&lt;Cite&gt;&lt;Author&gt;Wickham&lt;/Author&gt;&lt;Year&gt;2017. https://r4ds.had.co.nz/&lt;/Year&gt;&lt;RecNum&gt;41&lt;/RecNum&gt;&lt;record&gt;&lt;rec-number&gt;41&lt;/rec-number&gt;&lt;foreign-keys&gt;&lt;key app="EN" db-id="xred9e5sg009pcetsepxtfs0dwxsa5rzvawx" timestamp="1683524797"&gt;41&lt;/key&gt;&lt;/foreign-keys&gt;&lt;ref-type name="Book"&gt;6&lt;/ref-type&gt;&lt;contributors&gt;&lt;authors&gt;&lt;author&gt;Hadley Wickham&lt;/author&gt;&lt;author&gt;Garrett Grolemund&lt;/author&gt;&lt;/authors&gt;&lt;/contributors&gt;&lt;titles&gt;&lt;title&gt;R for Data Science&lt;/title&gt;&lt;/titles&gt;&lt;dates&gt;&lt;year&gt;2017. https://r4ds.had.co.nz/&lt;/year&gt;&lt;/dates&gt;&lt;urls&gt;&lt;/urls&gt;&lt;/record&gt;&lt;/Cite&gt;&lt;/EndNote&gt;</w:delInstrText>
        </w:r>
      </w:del>
      <w:r w:rsidR="004A6898" w:rsidRPr="00E03B11">
        <w:rPr>
          <w:rFonts w:eastAsia="Times New Roman" w:cstheme="minorHAnsi"/>
          <w:color w:val="000000" w:themeColor="text1"/>
          <w:lang w:val="en-GB"/>
        </w:rPr>
        <w:fldChar w:fldCharType="separate"/>
      </w:r>
      <w:ins w:id="518" w:author="My Luong Vuong" w:date="2023-11-24T09:57:00Z">
        <w:r w:rsidR="00B307D1">
          <w:rPr>
            <w:rFonts w:eastAsia="Times New Roman" w:cstheme="minorHAnsi"/>
            <w:noProof/>
            <w:color w:val="000000" w:themeColor="text1"/>
            <w:lang w:val="en-GB"/>
          </w:rPr>
          <w:t> [26, 37]</w:t>
        </w:r>
      </w:ins>
      <w:del w:id="519" w:author="My Luong Vuong" w:date="2023-11-21T10:34:00Z">
        <w:r w:rsidR="00B558D9" w:rsidDel="00D458B7">
          <w:rPr>
            <w:rFonts w:eastAsia="Times New Roman" w:cstheme="minorHAnsi"/>
            <w:noProof/>
            <w:color w:val="000000" w:themeColor="text1"/>
            <w:lang w:val="en-GB"/>
          </w:rPr>
          <w:delText> [26, 37]</w:delText>
        </w:r>
      </w:del>
      <w:r w:rsidR="004A6898" w:rsidRPr="00E03B11">
        <w:rPr>
          <w:rFonts w:eastAsia="Times New Roman" w:cstheme="minorHAnsi"/>
          <w:color w:val="000000" w:themeColor="text1"/>
          <w:lang w:val="en-GB"/>
        </w:rPr>
        <w:fldChar w:fldCharType="end"/>
      </w:r>
      <w:r w:rsidR="003D0964">
        <w:rPr>
          <w:rFonts w:eastAsia="Times New Roman" w:cstheme="minorHAnsi"/>
          <w:color w:val="000000" w:themeColor="text1"/>
          <w:lang w:val="en-GB"/>
        </w:rPr>
        <w:t>.</w:t>
      </w:r>
      <w:r w:rsidR="00612626" w:rsidRPr="00E03B11">
        <w:rPr>
          <w:rFonts w:eastAsia="Times New Roman" w:cstheme="minorHAnsi"/>
          <w:color w:val="000000" w:themeColor="text1"/>
          <w:lang w:val="en-GB"/>
        </w:rPr>
        <w:t xml:space="preserve"> </w:t>
      </w:r>
      <w:r w:rsidR="00602549" w:rsidRPr="00E03B11">
        <w:rPr>
          <w:rFonts w:eastAsia="Times New Roman" w:cstheme="minorHAnsi"/>
          <w:color w:val="000000" w:themeColor="text1"/>
          <w:lang w:val="en-GB"/>
        </w:rPr>
        <w:t xml:space="preserve">NONMEM (v7.5.0; ICON Development Solutions, Gaithersburg, MD, USA) with differential equation solver ADVAN13 and the first-order conditional estimation with interaction method for parameter estimation was used for non-linear mixed-effects </w:t>
      </w:r>
      <w:r w:rsidRPr="00E03B11">
        <w:rPr>
          <w:rFonts w:eastAsia="Times New Roman" w:cstheme="minorHAnsi"/>
          <w:color w:val="000000" w:themeColor="text1"/>
          <w:lang w:val="en-GB"/>
        </w:rPr>
        <w:t>modelling</w:t>
      </w:r>
      <w:r w:rsidR="00612626" w:rsidRPr="00E03B11">
        <w:rPr>
          <w:rFonts w:eastAsia="Times New Roman" w:cstheme="minorHAnsi"/>
          <w:color w:val="000000" w:themeColor="text1"/>
          <w:lang w:val="en-GB"/>
        </w:rPr>
        <w:t>. All procedures were executed using the Perl-speaks-NONMEM (</w:t>
      </w:r>
      <w:proofErr w:type="spellStart"/>
      <w:r w:rsidR="00612626" w:rsidRPr="00E03B11">
        <w:rPr>
          <w:rFonts w:eastAsia="Times New Roman" w:cstheme="minorHAnsi"/>
          <w:color w:val="000000" w:themeColor="text1"/>
          <w:lang w:val="en-GB"/>
        </w:rPr>
        <w:t>PsN</w:t>
      </w:r>
      <w:proofErr w:type="spellEnd"/>
      <w:r w:rsidR="00612626" w:rsidRPr="00E03B11">
        <w:rPr>
          <w:rFonts w:eastAsia="Times New Roman" w:cstheme="minorHAnsi"/>
          <w:color w:val="000000" w:themeColor="text1"/>
          <w:lang w:val="en-GB"/>
        </w:rPr>
        <w:t>; v</w:t>
      </w:r>
      <w:r w:rsidR="005D6F0D" w:rsidRPr="00E03B11">
        <w:rPr>
          <w:rFonts w:eastAsia="Times New Roman" w:cstheme="minorHAnsi"/>
          <w:color w:val="000000" w:themeColor="text1"/>
          <w:lang w:val="en-GB"/>
        </w:rPr>
        <w:t>5</w:t>
      </w:r>
      <w:r w:rsidR="00612626" w:rsidRPr="00E03B11">
        <w:rPr>
          <w:rFonts w:eastAsia="Times New Roman" w:cstheme="minorHAnsi"/>
          <w:color w:val="000000" w:themeColor="text1"/>
          <w:lang w:val="en-GB"/>
        </w:rPr>
        <w:t>.</w:t>
      </w:r>
      <w:r w:rsidR="005D6F0D" w:rsidRPr="00E03B11">
        <w:rPr>
          <w:rFonts w:eastAsia="Times New Roman" w:cstheme="minorHAnsi"/>
          <w:color w:val="000000" w:themeColor="text1"/>
          <w:lang w:val="en-GB"/>
        </w:rPr>
        <w:t>3</w:t>
      </w:r>
      <w:r w:rsidR="00612626" w:rsidRPr="00E03B11">
        <w:rPr>
          <w:rFonts w:eastAsia="Times New Roman" w:cstheme="minorHAnsi"/>
          <w:color w:val="000000" w:themeColor="text1"/>
          <w:lang w:val="en-GB"/>
        </w:rPr>
        <w:t xml:space="preserve">.0) toolkit on the </w:t>
      </w:r>
      <w:proofErr w:type="spellStart"/>
      <w:r w:rsidR="00612626" w:rsidRPr="00E03B11">
        <w:rPr>
          <w:rFonts w:eastAsia="Times New Roman" w:cstheme="minorHAnsi"/>
          <w:color w:val="000000" w:themeColor="text1"/>
          <w:lang w:val="en-GB"/>
        </w:rPr>
        <w:t>Pirana</w:t>
      </w:r>
      <w:proofErr w:type="spellEnd"/>
      <w:r w:rsidR="00612626" w:rsidRPr="00E03B11">
        <w:rPr>
          <w:rFonts w:eastAsia="Times New Roman" w:cstheme="minorHAnsi"/>
          <w:color w:val="000000" w:themeColor="text1"/>
          <w:lang w:val="en-GB"/>
        </w:rPr>
        <w:t xml:space="preserve"> modelling workbench (v2</w:t>
      </w:r>
      <w:r w:rsidR="00B25231" w:rsidRPr="00E03B11">
        <w:rPr>
          <w:rFonts w:eastAsia="Times New Roman" w:cstheme="minorHAnsi"/>
          <w:color w:val="000000" w:themeColor="text1"/>
          <w:lang w:val="en-GB"/>
        </w:rPr>
        <w:t>1</w:t>
      </w:r>
      <w:r w:rsidR="00612626" w:rsidRPr="00E03B11">
        <w:rPr>
          <w:rFonts w:eastAsia="Times New Roman" w:cstheme="minorHAnsi"/>
          <w:color w:val="000000" w:themeColor="text1"/>
          <w:lang w:val="en-GB"/>
        </w:rPr>
        <w:t>.</w:t>
      </w:r>
      <w:r w:rsidR="00B25231" w:rsidRPr="00E03B11">
        <w:rPr>
          <w:rFonts w:eastAsia="Times New Roman" w:cstheme="minorHAnsi"/>
          <w:color w:val="000000" w:themeColor="text1"/>
          <w:lang w:val="en-GB"/>
        </w:rPr>
        <w:t>11</w:t>
      </w:r>
      <w:r w:rsidR="00612626" w:rsidRPr="00E03B11">
        <w:rPr>
          <w:rFonts w:eastAsia="Times New Roman" w:cstheme="minorHAnsi"/>
          <w:color w:val="000000" w:themeColor="text1"/>
          <w:lang w:val="en-GB"/>
        </w:rPr>
        <w:t>.</w:t>
      </w:r>
      <w:r w:rsidR="00B25231" w:rsidRPr="00E03B11">
        <w:rPr>
          <w:rFonts w:eastAsia="Times New Roman" w:cstheme="minorHAnsi"/>
          <w:color w:val="000000" w:themeColor="text1"/>
          <w:lang w:val="en-GB"/>
        </w:rPr>
        <w:t>1</w:t>
      </w:r>
      <w:r w:rsidR="00612626" w:rsidRPr="00E03B11">
        <w:rPr>
          <w:rFonts w:eastAsia="Times New Roman" w:cstheme="minorHAnsi"/>
          <w:color w:val="000000" w:themeColor="text1"/>
          <w:lang w:val="en-GB"/>
        </w:rPr>
        <w:t>; Certara, Inc., Princeton, NJ, USA)</w:t>
      </w:r>
      <w:r w:rsidR="00D36629" w:rsidRPr="00E03B11">
        <w:rPr>
          <w:rFonts w:eastAsia="Times New Roman" w:cstheme="minorHAnsi"/>
          <w:color w:val="000000" w:themeColor="text1"/>
          <w:lang w:val="en-GB"/>
        </w:rPr>
        <w:fldChar w:fldCharType="begin"/>
      </w:r>
      <w:ins w:id="520" w:author="My Luong Vuong" w:date="2023-11-24T09:57:00Z">
        <w:r w:rsidR="00B307D1">
          <w:rPr>
            <w:rFonts w:eastAsia="Times New Roman" w:cstheme="minorHAnsi"/>
            <w:color w:val="000000" w:themeColor="text1"/>
            <w:lang w:val="en-GB"/>
          </w:rPr>
          <w:instrText xml:space="preserve"> ADDIN EN.CITE &lt;EndNote&gt;&lt;Cite&gt;&lt;Author&gt;Keizer&lt;/Author&gt;&lt;Year&gt;2013&lt;/Year&gt;&lt;RecNum&gt;35&lt;/RecNum&gt;&lt;DisplayText&gt; [38]&lt;/DisplayText&gt;&lt;record&gt;&lt;rec-number&gt;35&lt;/rec-number&gt;&lt;foreign-keys&gt;&lt;key app="EN" db-id="xred9e5sg009pcetsepxtfs0dwxsa5rzvawx" timestamp="1682848767"&gt;35&lt;/key&gt;&lt;/foreign-keys&gt;&lt;ref-type name="Journal Article"&gt;17&lt;/ref-type&gt;&lt;contributors&gt;&lt;authors&gt;&lt;author&gt;Keizer, R. J.&lt;/author&gt;&lt;author&gt;Karlsson, M. O.&lt;/author&gt;&lt;author&gt;Hooker, A.&lt;/author&gt;&lt;/authors&gt;&lt;/contributors&gt;&lt;auth-address&gt;Department of Pharmaceutical Biosciences, Pharmacometrics research Group, Uppsala University, Uppsala, Sweden.&lt;/auth-address&gt;&lt;titles&gt;&lt;title&gt;Modeling and Simulation Workbench for NONMEM: Tutorial on Pirana, PsN, and Xpose&lt;/title&gt;&lt;secondary-title&gt;CPT Pharmacometrics Syst Pharmacol&lt;/secondary-title&gt;&lt;/titles&gt;&lt;periodical&gt;&lt;full-title&gt;CPT Pharmacometrics Syst Pharmacol&lt;/full-title&gt;&lt;/periodical&gt;&lt;pages&gt;e50&lt;/pages&gt;&lt;volume&gt;2&lt;/volume&gt;&lt;number&gt;6&lt;/number&gt;&lt;edition&gt;20130626&lt;/edition&gt;&lt;dates&gt;&lt;year&gt;2013&lt;/year&gt;&lt;pub-dates&gt;&lt;date&gt;Jun 26&lt;/date&gt;&lt;/pub-dates&gt;&lt;/dates&gt;&lt;isbn&gt;2163-8306 (Print)&amp;#xD;2163-8306&lt;/isbn&gt;&lt;accession-num&gt;23836189&lt;/accession-num&gt;&lt;urls&gt;&lt;/urls&gt;&lt;custom2&gt;PMC3697037&lt;/custom2&gt;&lt;electronic-resource-num&gt;10.1038/psp.2013.24&lt;/electronic-resource-num&gt;&lt;remote-database-provider&gt;NLM&lt;/remote-database-provider&gt;&lt;language&gt;eng&lt;/language&gt;&lt;/record&gt;&lt;/Cite&gt;&lt;/EndNote&gt;</w:instrText>
        </w:r>
      </w:ins>
      <w:del w:id="521" w:author="My Luong Vuong" w:date="2023-11-21T10:34:00Z">
        <w:r w:rsidR="006D3B84" w:rsidDel="00D458B7">
          <w:rPr>
            <w:rFonts w:eastAsia="Times New Roman" w:cstheme="minorHAnsi"/>
            <w:color w:val="000000" w:themeColor="text1"/>
            <w:lang w:val="en-GB"/>
          </w:rPr>
          <w:delInstrText xml:space="preserve"> ADDIN EN.CITE &lt;EndNote&gt;&lt;Cite&gt;&lt;Author&gt;Keizer&lt;/Author&gt;&lt;Year&gt;2013&lt;/Year&gt;&lt;RecNum&gt;35&lt;/RecNum&gt;&lt;DisplayText&gt; [38]&lt;/DisplayText&gt;&lt;record&gt;&lt;rec-number&gt;35&lt;/rec-number&gt;&lt;foreign-keys&gt;&lt;key app="EN" db-id="xred9e5sg009pcetsepxtfs0dwxsa5rzvawx" timestamp="1682848767"&gt;35&lt;/key&gt;&lt;/foreign-keys&gt;&lt;ref-type name="Journal Article"&gt;17&lt;/ref-type&gt;&lt;contributors&gt;&lt;authors&gt;&lt;author&gt;Keizer, R. J.&lt;/author&gt;&lt;author&gt;Karlsson, M. O.&lt;/author&gt;&lt;author&gt;Hooker, A.&lt;/author&gt;&lt;/authors&gt;&lt;/contributors&gt;&lt;auth-address&gt;Department of Pharmaceutical Biosciences, Pharmacometrics research Group, Uppsala University, Uppsala, Sweden.&lt;/auth-address&gt;&lt;titles&gt;&lt;title&gt;Modeling and Simulation Workbench for NONMEM: Tutorial on Pirana, PsN, and Xpose&lt;/title&gt;&lt;secondary-title&gt;CPT Pharmacometrics Syst Pharmacol&lt;/secondary-title&gt;&lt;/titles&gt;&lt;periodical&gt;&lt;full-title&gt;CPT Pharmacometrics Syst Pharmacol&lt;/full-title&gt;&lt;/periodical&gt;&lt;pages&gt;e50&lt;/pages&gt;&lt;volume&gt;2&lt;/volume&gt;&lt;number&gt;6&lt;/number&gt;&lt;edition&gt;20130626&lt;/edition&gt;&lt;dates&gt;&lt;year&gt;2013&lt;/year&gt;&lt;pub-dates&gt;&lt;date&gt;Jun 26&lt;/date&gt;&lt;/pub-dates&gt;&lt;/dates&gt;&lt;isbn&gt;2163-8306 (Print)&amp;#xD;2163-8306&lt;/isbn&gt;&lt;accession-num&gt;23836189&lt;/accession-num&gt;&lt;urls&gt;&lt;/urls&gt;&lt;custom2&gt;PMC3697037&lt;/custom2&gt;&lt;electronic-resource-num&gt;10.1038/psp.2013.24&lt;/electronic-resource-num&gt;&lt;remote-database-provider&gt;NLM&lt;/remote-database-provider&gt;&lt;language&gt;eng&lt;/language&gt;&lt;/record&gt;&lt;/Cite&gt;&lt;/EndNote&gt;</w:delInstrText>
        </w:r>
      </w:del>
      <w:r w:rsidR="00D36629" w:rsidRPr="00E03B11">
        <w:rPr>
          <w:rFonts w:eastAsia="Times New Roman" w:cstheme="minorHAnsi"/>
          <w:color w:val="000000" w:themeColor="text1"/>
          <w:lang w:val="en-GB"/>
        </w:rPr>
        <w:fldChar w:fldCharType="separate"/>
      </w:r>
      <w:ins w:id="522" w:author="My Luong Vuong" w:date="2023-11-24T09:57:00Z">
        <w:r w:rsidR="00B307D1">
          <w:rPr>
            <w:rFonts w:eastAsia="Times New Roman" w:cstheme="minorHAnsi"/>
            <w:noProof/>
            <w:color w:val="000000" w:themeColor="text1"/>
            <w:lang w:val="en-GB"/>
          </w:rPr>
          <w:t> [38]</w:t>
        </w:r>
      </w:ins>
      <w:del w:id="523" w:author="My Luong Vuong" w:date="2023-11-21T10:34:00Z">
        <w:r w:rsidR="006D3B84" w:rsidDel="00D458B7">
          <w:rPr>
            <w:rFonts w:eastAsia="Times New Roman" w:cstheme="minorHAnsi"/>
            <w:noProof/>
            <w:color w:val="000000" w:themeColor="text1"/>
            <w:lang w:val="en-GB"/>
          </w:rPr>
          <w:delText> [38]</w:delText>
        </w:r>
      </w:del>
      <w:r w:rsidR="00D36629" w:rsidRPr="00E03B11">
        <w:rPr>
          <w:rFonts w:eastAsia="Times New Roman" w:cstheme="minorHAnsi"/>
          <w:color w:val="000000" w:themeColor="text1"/>
          <w:lang w:val="en-GB"/>
        </w:rPr>
        <w:fldChar w:fldCharType="end"/>
      </w:r>
      <w:r w:rsidR="009D7B2E">
        <w:rPr>
          <w:rFonts w:eastAsia="Times New Roman" w:cstheme="minorHAnsi"/>
          <w:color w:val="000000" w:themeColor="text1"/>
          <w:lang w:val="en-GB"/>
        </w:rPr>
        <w:t>.</w:t>
      </w:r>
      <w:r w:rsidR="00612626" w:rsidRPr="00E03B11">
        <w:rPr>
          <w:rFonts w:eastAsia="Times New Roman" w:cstheme="minorHAnsi"/>
          <w:color w:val="000000" w:themeColor="text1"/>
          <w:lang w:val="en-GB"/>
        </w:rPr>
        <w:t xml:space="preserve"> The NONMEM control</w:t>
      </w:r>
      <w:r w:rsidR="00890C9B" w:rsidRPr="00E03B11">
        <w:rPr>
          <w:rFonts w:eastAsia="Times New Roman" w:cstheme="minorHAnsi"/>
          <w:color w:val="000000" w:themeColor="text1"/>
          <w:lang w:val="en-GB"/>
        </w:rPr>
        <w:t xml:space="preserve"> </w:t>
      </w:r>
      <w:r w:rsidR="00612626" w:rsidRPr="00E03B11">
        <w:rPr>
          <w:rFonts w:eastAsia="Times New Roman" w:cstheme="minorHAnsi"/>
          <w:color w:val="000000" w:themeColor="text1"/>
          <w:lang w:val="en-GB"/>
        </w:rPr>
        <w:t>stream</w:t>
      </w:r>
      <w:r w:rsidR="00A95ACC" w:rsidRPr="00E03B11">
        <w:rPr>
          <w:rFonts w:eastAsia="Times New Roman" w:cstheme="minorHAnsi"/>
          <w:color w:val="000000" w:themeColor="text1"/>
          <w:lang w:val="en-GB"/>
        </w:rPr>
        <w:t xml:space="preserve"> and the R script for multiple imputation</w:t>
      </w:r>
      <w:r w:rsidR="00612626" w:rsidRPr="00E03B11">
        <w:rPr>
          <w:rFonts w:eastAsia="Times New Roman" w:cstheme="minorHAnsi"/>
          <w:color w:val="000000" w:themeColor="text1"/>
          <w:lang w:val="en-GB"/>
        </w:rPr>
        <w:t xml:space="preserve"> </w:t>
      </w:r>
      <w:r w:rsidR="00A95ACC" w:rsidRPr="00E03B11">
        <w:rPr>
          <w:rFonts w:eastAsia="Times New Roman" w:cstheme="minorHAnsi"/>
          <w:color w:val="000000" w:themeColor="text1"/>
          <w:lang w:val="en-GB"/>
        </w:rPr>
        <w:t>are</w:t>
      </w:r>
      <w:r w:rsidR="00612626" w:rsidRPr="00E03B11">
        <w:rPr>
          <w:rFonts w:eastAsia="Times New Roman" w:cstheme="minorHAnsi"/>
          <w:color w:val="000000" w:themeColor="text1"/>
          <w:lang w:val="en-GB"/>
        </w:rPr>
        <w:t xml:space="preserve"> available in the </w:t>
      </w:r>
      <w:r w:rsidR="00087F50" w:rsidRPr="00634462">
        <w:rPr>
          <w:rFonts w:eastAsia="Times New Roman" w:cstheme="minorHAnsi"/>
          <w:b/>
          <w:bCs/>
          <w:color w:val="000000" w:themeColor="text1"/>
          <w:lang w:val="en-GB"/>
          <w:rPrChange w:id="524" w:author="My Luong Vuong" w:date="2023-11-24T10:13:00Z">
            <w:rPr>
              <w:rFonts w:eastAsia="Times New Roman" w:cstheme="minorHAnsi"/>
              <w:color w:val="000000" w:themeColor="text1"/>
              <w:lang w:val="en-GB"/>
            </w:rPr>
          </w:rPrChange>
        </w:rPr>
        <w:t>Supplementa</w:t>
      </w:r>
      <w:r w:rsidR="0085720B" w:rsidRPr="00634462">
        <w:rPr>
          <w:rFonts w:eastAsia="Times New Roman" w:cstheme="minorHAnsi"/>
          <w:b/>
          <w:bCs/>
          <w:color w:val="000000" w:themeColor="text1"/>
          <w:lang w:val="en-GB"/>
          <w:rPrChange w:id="525" w:author="My Luong Vuong" w:date="2023-11-24T10:13:00Z">
            <w:rPr>
              <w:rFonts w:eastAsia="Times New Roman" w:cstheme="minorHAnsi"/>
              <w:color w:val="000000" w:themeColor="text1"/>
              <w:lang w:val="en-GB"/>
            </w:rPr>
          </w:rPrChange>
        </w:rPr>
        <w:t xml:space="preserve">ry </w:t>
      </w:r>
      <w:commentRangeStart w:id="526"/>
      <w:commentRangeStart w:id="527"/>
      <w:r w:rsidR="0085720B" w:rsidRPr="00634462">
        <w:rPr>
          <w:rFonts w:eastAsia="Times New Roman" w:cstheme="minorHAnsi"/>
          <w:b/>
          <w:bCs/>
          <w:color w:val="000000" w:themeColor="text1"/>
          <w:lang w:val="en-GB"/>
          <w:rPrChange w:id="528" w:author="My Luong Vuong" w:date="2023-11-24T10:13:00Z">
            <w:rPr>
              <w:rFonts w:eastAsia="Times New Roman" w:cstheme="minorHAnsi"/>
              <w:color w:val="000000" w:themeColor="text1"/>
              <w:lang w:val="en-GB"/>
            </w:rPr>
          </w:rPrChange>
        </w:rPr>
        <w:t>Code</w:t>
      </w:r>
      <w:commentRangeEnd w:id="526"/>
      <w:r w:rsidR="0052675C" w:rsidRPr="00634462">
        <w:rPr>
          <w:rStyle w:val="CommentReference"/>
          <w:b/>
          <w:bCs/>
          <w:rPrChange w:id="529" w:author="My Luong Vuong" w:date="2023-11-24T10:13:00Z">
            <w:rPr>
              <w:rStyle w:val="CommentReference"/>
            </w:rPr>
          </w:rPrChange>
        </w:rPr>
        <w:commentReference w:id="526"/>
      </w:r>
      <w:r w:rsidR="00612626" w:rsidRPr="00E03B11">
        <w:rPr>
          <w:rFonts w:eastAsia="Times New Roman" w:cstheme="minorHAnsi"/>
          <w:color w:val="000000" w:themeColor="text1"/>
          <w:lang w:val="en-GB"/>
        </w:rPr>
        <w:t>.</w:t>
      </w:r>
      <w:bookmarkEnd w:id="508"/>
      <w:commentRangeEnd w:id="527"/>
      <w:r w:rsidR="003F0240">
        <w:rPr>
          <w:rStyle w:val="CommentReference"/>
        </w:rPr>
        <w:commentReference w:id="527"/>
      </w:r>
      <w:r w:rsidR="00110745">
        <w:rPr>
          <w:rFonts w:eastAsia="Times New Roman" w:cstheme="minorHAnsi"/>
          <w:b/>
          <w:bCs/>
          <w:color w:val="000000" w:themeColor="text1"/>
          <w:sz w:val="28"/>
          <w:szCs w:val="28"/>
          <w:lang w:val="en-GB"/>
        </w:rPr>
        <w:br w:type="page"/>
      </w:r>
    </w:p>
    <w:p w14:paraId="7E5A6A4B" w14:textId="37B22136" w:rsidR="002566FB" w:rsidRPr="00E03B11" w:rsidRDefault="001C6240" w:rsidP="00D852AD">
      <w:pPr>
        <w:pStyle w:val="Heading1"/>
        <w:pPrChange w:id="530" w:author="My Luong Vuong" w:date="2023-11-24T16:09:00Z">
          <w:pPr>
            <w:spacing w:after="0" w:line="480" w:lineRule="auto"/>
            <w:jc w:val="both"/>
          </w:pPr>
        </w:pPrChange>
      </w:pPr>
      <w:r w:rsidRPr="00E03B11">
        <w:lastRenderedPageBreak/>
        <w:t>Results</w:t>
      </w:r>
    </w:p>
    <w:p w14:paraId="3BE70ED6" w14:textId="77777777" w:rsidR="00BF6CF3" w:rsidRPr="00E03B11" w:rsidRDefault="00BF6CF3" w:rsidP="001E65A6">
      <w:pPr>
        <w:pStyle w:val="Heading2"/>
        <w:rPr>
          <w:rFonts w:eastAsia="Times New Roman"/>
          <w:lang w:val="en-GB"/>
        </w:rPr>
        <w:pPrChange w:id="531" w:author="My Luong Vuong" w:date="2023-11-24T13:27:00Z">
          <w:pPr>
            <w:spacing w:after="0" w:line="480" w:lineRule="auto"/>
            <w:jc w:val="both"/>
          </w:pPr>
        </w:pPrChange>
      </w:pPr>
      <w:r w:rsidRPr="00E03B11">
        <w:rPr>
          <w:rFonts w:eastAsia="Times New Roman"/>
          <w:lang w:val="en-GB"/>
        </w:rPr>
        <w:t>Data</w:t>
      </w:r>
    </w:p>
    <w:p w14:paraId="2A30F97E" w14:textId="73A84428" w:rsidR="00BF6CF3" w:rsidRPr="00E05CF4" w:rsidRDefault="00BF6CF3" w:rsidP="00BF6CF3">
      <w:pPr>
        <w:spacing w:after="0" w:line="480" w:lineRule="auto"/>
        <w:jc w:val="both"/>
        <w:rPr>
          <w:rFonts w:eastAsia="Times New Roman" w:cstheme="minorHAnsi"/>
          <w:color w:val="000000" w:themeColor="text1"/>
          <w:lang w:val="en-GB"/>
        </w:rPr>
      </w:pPr>
      <w:bookmarkStart w:id="532" w:name="_Hlk136862086"/>
      <w:r w:rsidRPr="00E03B11">
        <w:rPr>
          <w:rFonts w:eastAsia="Times New Roman" w:cstheme="minorHAnsi"/>
          <w:color w:val="000000" w:themeColor="text1"/>
          <w:lang w:val="en-GB"/>
        </w:rPr>
        <w:t xml:space="preserve">Eight clinical centres worldwide shared data from a total of 177 </w:t>
      </w:r>
      <w:del w:id="533" w:author="Isabel Spriet" w:date="2023-07-05T12:05:00Z">
        <w:r w:rsidRPr="00E03B11" w:rsidDel="0052675C">
          <w:rPr>
            <w:rFonts w:eastAsia="Times New Roman" w:cstheme="minorHAnsi"/>
            <w:color w:val="000000" w:themeColor="text1"/>
            <w:lang w:val="en-GB"/>
          </w:rPr>
          <w:delText>critically ill</w:delText>
        </w:r>
      </w:del>
      <w:ins w:id="534" w:author="Isabel Spriet" w:date="2023-07-05T12:05:00Z">
        <w:r w:rsidR="0052675C">
          <w:rPr>
            <w:rFonts w:eastAsia="Times New Roman" w:cstheme="minorHAnsi"/>
            <w:color w:val="000000" w:themeColor="text1"/>
            <w:lang w:val="en-GB"/>
          </w:rPr>
          <w:t>ICU</w:t>
        </w:r>
      </w:ins>
      <w:r w:rsidRPr="00E03B11">
        <w:rPr>
          <w:rFonts w:eastAsia="Times New Roman" w:cstheme="minorHAnsi"/>
          <w:color w:val="000000" w:themeColor="text1"/>
          <w:lang w:val="en-GB"/>
        </w:rPr>
        <w:t xml:space="preserve"> patients </w:t>
      </w:r>
      <w:del w:id="535" w:author="Isabel Spriet" w:date="2023-07-05T12:05:00Z">
        <w:r w:rsidRPr="00E03B11" w:rsidDel="0052675C">
          <w:rPr>
            <w:rFonts w:eastAsia="Times New Roman" w:cstheme="minorHAnsi"/>
            <w:color w:val="000000" w:themeColor="text1"/>
            <w:lang w:val="en-GB"/>
          </w:rPr>
          <w:delText>admitted to the ICU</w:delText>
        </w:r>
        <w:r w:rsidR="009248EC" w:rsidDel="0052675C">
          <w:rPr>
            <w:rFonts w:eastAsia="Times New Roman" w:cstheme="minorHAnsi"/>
            <w:color w:val="000000" w:themeColor="text1"/>
            <w:lang w:val="en-GB"/>
          </w:rPr>
          <w:delText xml:space="preserve"> receiving</w:delText>
        </w:r>
      </w:del>
      <w:ins w:id="536" w:author="Isabel Spriet" w:date="2023-07-05T12:05:00Z">
        <w:r w:rsidR="0052675C">
          <w:rPr>
            <w:rFonts w:eastAsia="Times New Roman" w:cstheme="minorHAnsi"/>
            <w:color w:val="000000" w:themeColor="text1"/>
            <w:lang w:val="en-GB"/>
          </w:rPr>
          <w:t>and treated with</w:t>
        </w:r>
      </w:ins>
      <w:r w:rsidR="009248EC">
        <w:rPr>
          <w:rFonts w:eastAsia="Times New Roman" w:cstheme="minorHAnsi"/>
          <w:color w:val="000000" w:themeColor="text1"/>
          <w:lang w:val="en-GB"/>
        </w:rPr>
        <w:t xml:space="preserve"> IV fluconazole</w:t>
      </w:r>
      <w:del w:id="537" w:author="Isabel Spriet" w:date="2023-07-05T12:05:00Z">
        <w:r w:rsidR="009248EC" w:rsidDel="0052675C">
          <w:rPr>
            <w:rFonts w:eastAsia="Times New Roman" w:cstheme="minorHAnsi"/>
            <w:color w:val="000000" w:themeColor="text1"/>
            <w:lang w:val="en-GB"/>
          </w:rPr>
          <w:delText xml:space="preserve"> therapy</w:delText>
        </w:r>
      </w:del>
      <w:r w:rsidRPr="00E03B11">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UmVjTnVtPjE5PC9SZWNOdW0+PERpc3BsYXlUZXh0PsKgWzExLCAxNy0yMCwgMzktNDFdPC9EaXNw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ZT5lbmc8L2xhbmd1YWdlPjwvcmVjb3JkPjwvQ2l0ZT48Q2l0ZT48QXV0aG9yPlNpbm5vbGxhcmVk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ins w:id="538" w:author="My Luong Vuong" w:date="2023-11-24T09:57:00Z">
        <w:r w:rsidR="00B307D1">
          <w:rPr>
            <w:rFonts w:eastAsia="Times New Roman" w:cstheme="minorHAnsi"/>
            <w:color w:val="000000" w:themeColor="text1"/>
            <w:lang w:val="en-GB"/>
          </w:rPr>
          <w:instrText xml:space="preserve"> ADDIN EN.CITE </w:instrText>
        </w:r>
      </w:ins>
      <w:del w:id="539" w:author="My Luong Vuong" w:date="2023-11-21T10:34:00Z">
        <w:r w:rsidR="00B558D9" w:rsidDel="00D458B7">
          <w:rPr>
            <w:rFonts w:eastAsia="Times New Roman" w:cstheme="minorHAnsi"/>
            <w:color w:val="000000" w:themeColor="text1"/>
            <w:lang w:val="en-GB"/>
          </w:rPr>
          <w:delInstrText xml:space="preserve"> ADDIN EN.CITE </w:delInstrText>
        </w:r>
        <w:r w:rsidR="00B558D9" w:rsidDel="00D458B7">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UmVjTnVtPjE5PC9SZWNOdW0+PERpc3BsYXlUZXh0PsKgWzExLCAxNSwgMTktMjEsIDM5LTQxXTwv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</w:fldData>
          </w:fldChar>
        </w:r>
        <w:r w:rsidR="00B558D9" w:rsidDel="00D458B7">
          <w:rPr>
            <w:rFonts w:eastAsia="Times New Roman" w:cstheme="minorHAnsi"/>
            <w:color w:val="000000" w:themeColor="text1"/>
            <w:lang w:val="en-GB"/>
          </w:rPr>
          <w:delInstrText xml:space="preserve"> ADDIN EN.CITE.DATA </w:delInstrText>
        </w:r>
        <w:r w:rsidR="00B558D9" w:rsidDel="00D458B7">
          <w:rPr>
            <w:rFonts w:eastAsia="Times New Roman" w:cstheme="minorHAnsi"/>
            <w:color w:val="000000" w:themeColor="text1"/>
            <w:lang w:val="en-GB"/>
          </w:rPr>
        </w:r>
        <w:r w:rsidR="00B558D9" w:rsidDel="00D458B7">
          <w:rPr>
            <w:rFonts w:eastAsia="Times New Roman" w:cstheme="minorHAnsi"/>
            <w:color w:val="000000" w:themeColor="text1"/>
            <w:lang w:val="en-GB"/>
          </w:rPr>
          <w:fldChar w:fldCharType="end"/>
        </w:r>
      </w:del>
      <w:del w:id="540" w:author="My Luong Vuong" w:date="2023-11-24T09:57:00Z">
        <w:r w:rsidRPr="00E03B11" w:rsidDel="00B307D1">
          <w:rPr>
            <w:rFonts w:eastAsia="Times New Roman" w:cstheme="minorHAnsi"/>
            <w:color w:val="000000" w:themeColor="text1"/>
            <w:lang w:val="en-GB"/>
          </w:rPr>
        </w:r>
      </w:del>
      <w:ins w:id="541" w:author="My Luong Vuong" w:date="2023-11-24T09:57:00Z">
        <w:r w:rsidR="00B307D1">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UmVjTnVtPjE5PC9SZWNOdW0+PERpc3BsYXlUZXh0PsKgWzExLCAxNy0yMCwgMzktNDFdPC9EaXNw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ZT5lbmc8L2xhbmd1YWdlPjwvcmVjb3JkPjwvQ2l0ZT48Q2l0ZT48QXV0aG9yPlNpbm5vbGxhcmVk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B307D1">
          <w:rPr>
            <w:rFonts w:eastAsia="Times New Roman" w:cstheme="minorHAnsi"/>
            <w:color w:val="000000" w:themeColor="text1"/>
            <w:lang w:val="en-GB"/>
          </w:rPr>
          <w:instrText xml:space="preserve"> ADDIN EN.CITE.DATA </w:instrText>
        </w:r>
        <w:r w:rsidR="00B307D1">
          <w:rPr>
            <w:rFonts w:eastAsia="Times New Roman" w:cstheme="minorHAnsi"/>
            <w:color w:val="000000" w:themeColor="text1"/>
            <w:lang w:val="en-GB"/>
          </w:rPr>
        </w:r>
        <w:r w:rsidR="00B307D1">
          <w:rPr>
            <w:rFonts w:eastAsia="Times New Roman" w:cstheme="minorHAnsi"/>
            <w:color w:val="000000" w:themeColor="text1"/>
            <w:lang w:val="en-GB"/>
          </w:rPr>
          <w:fldChar w:fldCharType="end"/>
        </w:r>
      </w:ins>
      <w:r w:rsidRPr="00E03B11">
        <w:rPr>
          <w:rFonts w:eastAsia="Times New Roman" w:cstheme="minorHAnsi"/>
          <w:color w:val="000000" w:themeColor="text1"/>
          <w:lang w:val="en-GB"/>
        </w:rPr>
        <w:fldChar w:fldCharType="separate"/>
      </w:r>
      <w:ins w:id="542" w:author="My Luong Vuong" w:date="2023-11-24T09:57:00Z">
        <w:r w:rsidR="00B307D1">
          <w:rPr>
            <w:rFonts w:eastAsia="Times New Roman" w:cstheme="minorHAnsi"/>
            <w:noProof/>
            <w:color w:val="000000" w:themeColor="text1"/>
            <w:lang w:val="en-GB"/>
          </w:rPr>
          <w:t> [11, 17-20, 39-41]</w:t>
        </w:r>
      </w:ins>
      <w:del w:id="543" w:author="My Luong Vuong" w:date="2023-11-21T10:34:00Z">
        <w:r w:rsidR="00B558D9" w:rsidDel="00D458B7">
          <w:rPr>
            <w:rFonts w:eastAsia="Times New Roman" w:cstheme="minorHAnsi"/>
            <w:noProof/>
            <w:color w:val="000000" w:themeColor="text1"/>
            <w:lang w:val="en-GB"/>
          </w:rPr>
          <w:delText> [11, 15, 19-21, 39-41]</w:delText>
        </w:r>
      </w:del>
      <w:r w:rsidRPr="00E03B11">
        <w:rPr>
          <w:rFonts w:eastAsia="Times New Roman" w:cstheme="minorHAnsi"/>
          <w:color w:val="000000" w:themeColor="text1"/>
          <w:lang w:val="en-GB"/>
        </w:rPr>
        <w:fldChar w:fldCharType="end"/>
      </w:r>
      <w:r w:rsidR="005A1AC0">
        <w:rPr>
          <w:rFonts w:eastAsia="Times New Roman" w:cstheme="minorHAnsi"/>
          <w:color w:val="000000" w:themeColor="text1"/>
          <w:lang w:val="en-GB"/>
        </w:rPr>
        <w:t>.</w:t>
      </w:r>
      <w:r w:rsidRPr="00E03B11">
        <w:rPr>
          <w:rFonts w:eastAsia="Times New Roman" w:cstheme="minorHAnsi"/>
          <w:color w:val="000000" w:themeColor="text1"/>
          <w:lang w:val="en-GB"/>
        </w:rPr>
        <w:t xml:space="preserve"> </w:t>
      </w:r>
      <w:ins w:id="544" w:author="Isabel Spriet" w:date="2023-07-05T12:05:00Z">
        <w:r w:rsidR="0052675C">
          <w:rPr>
            <w:rFonts w:eastAsia="Times New Roman" w:cstheme="minorHAnsi"/>
            <w:color w:val="000000" w:themeColor="text1"/>
            <w:lang w:val="en-GB"/>
          </w:rPr>
          <w:t>Patients’</w:t>
        </w:r>
      </w:ins>
      <w:del w:id="545" w:author="Isabel Spriet" w:date="2023-07-05T12:05:00Z">
        <w:r w:rsidRPr="00E03B11" w:rsidDel="0052675C">
          <w:rPr>
            <w:rFonts w:eastAsia="Times New Roman" w:cstheme="minorHAnsi"/>
            <w:color w:val="000000" w:themeColor="text1"/>
            <w:lang w:val="en-GB"/>
          </w:rPr>
          <w:delText>The</w:delText>
        </w:r>
      </w:del>
      <w:r w:rsidRPr="00E03B11">
        <w:rPr>
          <w:rFonts w:eastAsia="Times New Roman" w:cstheme="minorHAnsi"/>
          <w:color w:val="000000" w:themeColor="text1"/>
          <w:lang w:val="en-GB"/>
        </w:rPr>
        <w:t xml:space="preserve"> characteristics </w:t>
      </w:r>
      <w:del w:id="546" w:author="Isabel Spriet" w:date="2023-07-05T12:05:00Z">
        <w:r w:rsidRPr="00E03B11" w:rsidDel="0052675C">
          <w:rPr>
            <w:rFonts w:eastAsia="Times New Roman" w:cstheme="minorHAnsi"/>
            <w:color w:val="000000" w:themeColor="text1"/>
            <w:lang w:val="en-GB"/>
          </w:rPr>
          <w:delText xml:space="preserve">of these patients </w:delText>
        </w:r>
      </w:del>
      <w:r w:rsidRPr="00E03B11">
        <w:rPr>
          <w:rFonts w:eastAsia="Times New Roman" w:cstheme="minorHAnsi"/>
          <w:color w:val="000000" w:themeColor="text1"/>
          <w:lang w:val="en-GB"/>
        </w:rPr>
        <w:t xml:space="preserve">are </w:t>
      </w:r>
      <w:r w:rsidR="009248EC">
        <w:rPr>
          <w:rFonts w:eastAsia="Times New Roman" w:cstheme="minorHAnsi"/>
          <w:color w:val="000000" w:themeColor="text1"/>
          <w:lang w:val="en-GB"/>
        </w:rPr>
        <w:t>summarised</w:t>
      </w:r>
      <w:r w:rsidR="009248EC"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 xml:space="preserve">in </w:t>
      </w:r>
      <w:r w:rsidRPr="00CA5A80">
        <w:rPr>
          <w:rFonts w:eastAsia="Times New Roman" w:cstheme="minorHAnsi"/>
          <w:b/>
          <w:bCs/>
          <w:color w:val="000000" w:themeColor="text1"/>
          <w:lang w:val="en-GB"/>
        </w:rPr>
        <w:t>Table 1</w:t>
      </w:r>
      <w:r w:rsidRPr="00E03B11">
        <w:rPr>
          <w:rFonts w:eastAsia="Times New Roman" w:cstheme="minorHAnsi"/>
          <w:color w:val="000000" w:themeColor="text1"/>
          <w:lang w:val="en-GB"/>
        </w:rPr>
        <w:t xml:space="preserve">. </w:t>
      </w:r>
      <w:r w:rsidR="009248EC">
        <w:rPr>
          <w:lang w:val="en-GB"/>
        </w:rPr>
        <w:t>Patient</w:t>
      </w:r>
      <w:ins w:id="547" w:author="Isabel Spriet" w:date="2023-07-05T12:05:00Z">
        <w:r w:rsidR="0052675C">
          <w:rPr>
            <w:lang w:val="en-GB"/>
          </w:rPr>
          <w:t>s</w:t>
        </w:r>
      </w:ins>
      <w:r w:rsidR="009248EC">
        <w:rPr>
          <w:lang w:val="en-GB"/>
        </w:rPr>
        <w:t xml:space="preserve"> contributed</w:t>
      </w:r>
      <w:r w:rsidRPr="00E03B11">
        <w:rPr>
          <w:lang w:val="en-GB"/>
        </w:rPr>
        <w:t xml:space="preserve"> 1616 </w:t>
      </w:r>
      <w:r w:rsidR="009248EC">
        <w:rPr>
          <w:lang w:val="en-GB"/>
        </w:rPr>
        <w:t xml:space="preserve">total fluconazole </w:t>
      </w:r>
      <w:r w:rsidRPr="00E03B11">
        <w:rPr>
          <w:lang w:val="en-GB"/>
        </w:rPr>
        <w:t xml:space="preserve">plasma concentrations, of which 395 (24.4%) were </w:t>
      </w:r>
      <w:r w:rsidR="009248EC">
        <w:rPr>
          <w:lang w:val="en-GB"/>
        </w:rPr>
        <w:t xml:space="preserve">obtained at </w:t>
      </w:r>
      <w:r w:rsidRPr="00E03B11">
        <w:rPr>
          <w:lang w:val="en-GB"/>
        </w:rPr>
        <w:t>trough</w:t>
      </w:r>
      <w:r w:rsidRPr="00E03B11">
        <w:rPr>
          <w:rFonts w:eastAsia="Times New Roman" w:cstheme="minorHAnsi"/>
          <w:color w:val="000000" w:themeColor="text1"/>
          <w:lang w:val="en-GB"/>
        </w:rPr>
        <w:t xml:space="preserve">. </w:t>
      </w:r>
      <w:r w:rsidR="00C01CA6">
        <w:rPr>
          <w:rFonts w:eastAsia="Times New Roman" w:cstheme="minorHAnsi"/>
          <w:color w:val="000000" w:themeColor="text1"/>
          <w:lang w:val="en-GB"/>
        </w:rPr>
        <w:t xml:space="preserve">Body </w:t>
      </w:r>
      <w:r w:rsidR="00C01CA6" w:rsidRPr="007B176B">
        <w:rPr>
          <w:rFonts w:eastAsia="Times New Roman" w:cstheme="minorHAnsi"/>
          <w:color w:val="000000" w:themeColor="text1"/>
          <w:lang w:val="en-GB"/>
        </w:rPr>
        <w:t>weight</w:t>
      </w:r>
      <w:r w:rsidR="00FA0048" w:rsidRPr="007B176B">
        <w:rPr>
          <w:rFonts w:eastAsia="Times New Roman" w:cstheme="minorHAnsi"/>
          <w:color w:val="000000" w:themeColor="text1"/>
          <w:lang w:val="en-GB"/>
        </w:rPr>
        <w:t xml:space="preserve"> ranges from 34 to 142 </w:t>
      </w:r>
      <w:del w:id="548" w:author="Isabel Spriet" w:date="2023-07-05T12:06:00Z">
        <w:r w:rsidR="00FA0048" w:rsidRPr="007B176B" w:rsidDel="0052675C">
          <w:rPr>
            <w:rFonts w:eastAsia="Times New Roman" w:cstheme="minorHAnsi"/>
            <w:color w:val="000000" w:themeColor="text1"/>
            <w:lang w:val="en-GB"/>
          </w:rPr>
          <w:delText>(</w:delText>
        </w:r>
      </w:del>
      <w:r w:rsidR="00FA0048" w:rsidRPr="007B176B">
        <w:rPr>
          <w:rFonts w:eastAsia="Times New Roman" w:cstheme="minorHAnsi"/>
          <w:color w:val="000000" w:themeColor="text1"/>
          <w:lang w:val="en-GB"/>
        </w:rPr>
        <w:t>kg</w:t>
      </w:r>
      <w:del w:id="549" w:author="Isabel Spriet" w:date="2023-07-05T12:06:00Z">
        <w:r w:rsidR="00FA0048" w:rsidRPr="007B176B" w:rsidDel="0052675C">
          <w:rPr>
            <w:rFonts w:eastAsia="Times New Roman" w:cstheme="minorHAnsi"/>
            <w:color w:val="000000" w:themeColor="text1"/>
            <w:lang w:val="en-GB"/>
          </w:rPr>
          <w:delText>)</w:delText>
        </w:r>
      </w:del>
      <w:r w:rsidR="00FA0048" w:rsidRPr="007B176B">
        <w:rPr>
          <w:rFonts w:eastAsia="Times New Roman" w:cstheme="minorHAnsi"/>
          <w:color w:val="000000" w:themeColor="text1"/>
          <w:lang w:val="en-GB"/>
        </w:rPr>
        <w:t xml:space="preserve"> while </w:t>
      </w:r>
      <w:proofErr w:type="spellStart"/>
      <w:r w:rsidR="00FA0048" w:rsidRPr="007B176B">
        <w:rPr>
          <w:rFonts w:eastAsia="Times New Roman" w:cstheme="minorHAnsi"/>
          <w:color w:val="000000" w:themeColor="text1"/>
          <w:lang w:val="en-GB"/>
        </w:rPr>
        <w:t>eGFR</w:t>
      </w:r>
      <w:r w:rsidR="00FA0048" w:rsidRPr="007B176B">
        <w:rPr>
          <w:rFonts w:eastAsia="Times New Roman" w:cstheme="minorHAnsi"/>
          <w:color w:val="000000" w:themeColor="text1"/>
          <w:vertAlign w:val="subscript"/>
          <w:lang w:val="en-GB"/>
        </w:rPr>
        <w:t>CKDEPI</w:t>
      </w:r>
      <w:proofErr w:type="spellEnd"/>
      <w:r w:rsidR="00FA0048" w:rsidRPr="007B176B">
        <w:rPr>
          <w:rFonts w:eastAsia="Times New Roman" w:cstheme="minorHAnsi"/>
          <w:color w:val="000000" w:themeColor="text1"/>
          <w:lang w:val="en-GB"/>
        </w:rPr>
        <w:t xml:space="preserve"> ranges from </w:t>
      </w:r>
      <w:r w:rsidR="00026643" w:rsidRPr="007B176B">
        <w:rPr>
          <w:rFonts w:eastAsia="Times New Roman" w:cstheme="minorHAnsi"/>
          <w:color w:val="000000" w:themeColor="text1"/>
          <w:lang w:val="en-GB"/>
        </w:rPr>
        <w:t xml:space="preserve">5 to 213 </w:t>
      </w:r>
      <w:del w:id="550" w:author="Isabel Spriet" w:date="2023-07-05T12:06:00Z">
        <w:r w:rsidR="0004268F" w:rsidDel="0052675C">
          <w:rPr>
            <w:rFonts w:eastAsia="Times New Roman" w:cstheme="minorHAnsi"/>
            <w:color w:val="000000" w:themeColor="text1"/>
            <w:lang w:val="en-GB"/>
          </w:rPr>
          <w:delText>(</w:delText>
        </w:r>
      </w:del>
      <w:r w:rsidR="00026643" w:rsidRPr="00026643">
        <w:rPr>
          <w:rFonts w:eastAsia="Times New Roman" w:cstheme="minorHAnsi"/>
          <w:color w:val="000000" w:themeColor="text1"/>
          <w:lang w:val="en-GB"/>
        </w:rPr>
        <w:t>mL/min/1.73 m</w:t>
      </w:r>
      <w:r w:rsidR="00026643" w:rsidRPr="00CA5A80">
        <w:rPr>
          <w:rFonts w:eastAsia="Times New Roman" w:cstheme="minorHAnsi"/>
          <w:color w:val="000000" w:themeColor="text1"/>
          <w:vertAlign w:val="superscript"/>
          <w:lang w:val="en-GB"/>
        </w:rPr>
        <w:t>2</w:t>
      </w:r>
      <w:del w:id="551" w:author="Isabel Spriet" w:date="2023-07-05T12:06:00Z">
        <w:r w:rsidR="0004268F" w:rsidDel="0052675C">
          <w:rPr>
            <w:rFonts w:eastAsia="Times New Roman" w:cstheme="minorHAnsi"/>
            <w:color w:val="000000" w:themeColor="text1"/>
            <w:lang w:val="en-GB"/>
          </w:rPr>
          <w:delText>)</w:delText>
        </w:r>
      </w:del>
      <w:r w:rsidR="00026643">
        <w:rPr>
          <w:rFonts w:eastAsia="Times New Roman" w:cstheme="minorHAnsi"/>
          <w:color w:val="000000" w:themeColor="text1"/>
          <w:lang w:val="en-GB"/>
        </w:rPr>
        <w:t>.</w:t>
      </w:r>
      <w:r w:rsidR="00FA0048">
        <w:rPr>
          <w:rFonts w:eastAsia="Times New Roman" w:cstheme="minorHAnsi"/>
          <w:color w:val="000000" w:themeColor="text1"/>
          <w:highlight w:val="yellow"/>
          <w:lang w:val="en-GB"/>
        </w:rPr>
        <w:t xml:space="preserve"> </w:t>
      </w:r>
      <w:r w:rsidR="00E05CF4" w:rsidRPr="00CA5A80">
        <w:rPr>
          <w:rFonts w:eastAsia="Times New Roman" w:cstheme="minorHAnsi"/>
          <w:color w:val="000000" w:themeColor="text1"/>
          <w:highlight w:val="yellow"/>
          <w:lang w:val="en-GB"/>
        </w:rPr>
        <w:t xml:space="preserve"> </w:t>
      </w:r>
      <w:proofErr w:type="spellStart"/>
      <w:ins w:id="552" w:author="My Luong Vuong" w:date="2023-11-21T11:02:00Z">
        <w:r w:rsidR="00B8330D" w:rsidRPr="00B8330D">
          <w:rPr>
            <w:rFonts w:eastAsia="Times New Roman" w:cstheme="minorHAnsi"/>
            <w:color w:val="000000" w:themeColor="text1"/>
            <w:lang w:val="en-GB"/>
          </w:rPr>
          <w:t>eGFR</w:t>
        </w:r>
        <w:r w:rsidR="00B8330D" w:rsidRPr="008940E2">
          <w:rPr>
            <w:rFonts w:eastAsia="Times New Roman" w:cstheme="minorHAnsi"/>
            <w:color w:val="000000" w:themeColor="text1"/>
            <w:vertAlign w:val="subscript"/>
            <w:lang w:val="en-GB"/>
            <w:rPrChange w:id="553" w:author="My Luong Vuong" w:date="2023-11-21T11:04:00Z">
              <w:rPr>
                <w:rFonts w:eastAsia="Times New Roman" w:cstheme="minorHAnsi"/>
                <w:color w:val="000000" w:themeColor="text1"/>
                <w:lang w:val="en-GB"/>
              </w:rPr>
            </w:rPrChange>
          </w:rPr>
          <w:t>CKDEP</w:t>
        </w:r>
        <w:r w:rsidR="00B8330D" w:rsidRPr="00A244CF">
          <w:rPr>
            <w:rFonts w:eastAsia="Times New Roman" w:cstheme="minorHAnsi"/>
            <w:color w:val="000000" w:themeColor="text1"/>
            <w:vertAlign w:val="subscript"/>
            <w:lang w:val="en-GB"/>
            <w:rPrChange w:id="554" w:author="My Luong Vuong" w:date="2023-11-21T11:04:00Z">
              <w:rPr>
                <w:rFonts w:eastAsia="Times New Roman" w:cstheme="minorHAnsi"/>
                <w:color w:val="000000" w:themeColor="text1"/>
                <w:lang w:val="en-GB"/>
              </w:rPr>
            </w:rPrChange>
          </w:rPr>
          <w:t>I</w:t>
        </w:r>
        <w:proofErr w:type="spellEnd"/>
        <w:r w:rsidR="00C64F63">
          <w:rPr>
            <w:rFonts w:eastAsia="Times New Roman" w:cstheme="minorHAnsi"/>
            <w:color w:val="000000" w:themeColor="text1"/>
            <w:lang w:val="en-GB"/>
          </w:rPr>
          <w:t xml:space="preserve"> </w:t>
        </w:r>
      </w:ins>
      <w:ins w:id="555" w:author="My Luong Vuong" w:date="2023-11-21T11:04:00Z">
        <w:r w:rsidR="00674BB7">
          <w:rPr>
            <w:rFonts w:eastAsia="Times New Roman" w:cstheme="minorHAnsi"/>
            <w:color w:val="000000" w:themeColor="text1"/>
            <w:lang w:val="en-GB"/>
          </w:rPr>
          <w:t xml:space="preserve">were missing in </w:t>
        </w:r>
        <w:r w:rsidR="00CE4997">
          <w:rPr>
            <w:rFonts w:eastAsia="Times New Roman" w:cstheme="minorHAnsi"/>
            <w:color w:val="000000" w:themeColor="text1"/>
            <w:lang w:val="en-GB"/>
          </w:rPr>
          <w:t>73.2% of the t</w:t>
        </w:r>
      </w:ins>
      <w:ins w:id="556" w:author="My Luong Vuong" w:date="2023-11-21T11:05:00Z">
        <w:r w:rsidR="00CE4997">
          <w:rPr>
            <w:rFonts w:eastAsia="Times New Roman" w:cstheme="minorHAnsi"/>
            <w:color w:val="000000" w:themeColor="text1"/>
            <w:lang w:val="en-GB"/>
          </w:rPr>
          <w:t xml:space="preserve">otal event, </w:t>
        </w:r>
        <w:r w:rsidR="00B72705">
          <w:rPr>
            <w:rFonts w:eastAsia="Times New Roman" w:cstheme="minorHAnsi"/>
            <w:color w:val="000000" w:themeColor="text1"/>
            <w:lang w:val="en-GB"/>
          </w:rPr>
          <w:t xml:space="preserve">in which 13.9% and </w:t>
        </w:r>
        <w:r w:rsidR="00711675">
          <w:rPr>
            <w:rFonts w:eastAsia="Times New Roman" w:cstheme="minorHAnsi"/>
            <w:color w:val="000000" w:themeColor="text1"/>
            <w:lang w:val="en-GB"/>
          </w:rPr>
          <w:t xml:space="preserve">59.3% </w:t>
        </w:r>
        <w:r w:rsidR="000B5F4F">
          <w:rPr>
            <w:rFonts w:eastAsia="Times New Roman" w:cstheme="minorHAnsi"/>
            <w:color w:val="000000" w:themeColor="text1"/>
            <w:lang w:val="en-GB"/>
          </w:rPr>
          <w:t>were missing w</w:t>
        </w:r>
      </w:ins>
      <w:ins w:id="557" w:author="My Luong Vuong" w:date="2023-11-21T11:06:00Z">
        <w:r w:rsidR="00126FE5">
          <w:rPr>
            <w:rFonts w:eastAsia="Times New Roman" w:cstheme="minorHAnsi"/>
            <w:color w:val="000000" w:themeColor="text1"/>
            <w:lang w:val="en-GB"/>
          </w:rPr>
          <w:t>ithin and between dosing</w:t>
        </w:r>
        <w:r w:rsidR="001E01E1">
          <w:rPr>
            <w:rFonts w:eastAsia="Times New Roman" w:cstheme="minorHAnsi"/>
            <w:color w:val="000000" w:themeColor="text1"/>
            <w:lang w:val="en-GB"/>
          </w:rPr>
          <w:t xml:space="preserve"> </w:t>
        </w:r>
        <w:r w:rsidR="00126FE5">
          <w:rPr>
            <w:rFonts w:eastAsia="Times New Roman" w:cstheme="minorHAnsi"/>
            <w:color w:val="000000" w:themeColor="text1"/>
            <w:lang w:val="en-GB"/>
          </w:rPr>
          <w:t>intervals</w:t>
        </w:r>
        <w:r w:rsidR="001E01E1">
          <w:rPr>
            <w:rFonts w:eastAsia="Times New Roman" w:cstheme="minorHAnsi"/>
            <w:color w:val="000000" w:themeColor="text1"/>
            <w:lang w:val="en-GB"/>
          </w:rPr>
          <w:t>, respectively.</w:t>
        </w:r>
      </w:ins>
      <w:ins w:id="558" w:author="My Luong Vuong" w:date="2023-11-24T10:14:00Z">
        <w:r w:rsidR="004D3538">
          <w:rPr>
            <w:rFonts w:eastAsia="Times New Roman" w:cstheme="minorHAnsi"/>
            <w:color w:val="000000" w:themeColor="text1"/>
            <w:lang w:val="en-GB"/>
          </w:rPr>
          <w:t xml:space="preserve"> Concentration over time plots of </w:t>
        </w:r>
        <w:r w:rsidR="008750E2">
          <w:rPr>
            <w:rFonts w:eastAsia="Times New Roman" w:cstheme="minorHAnsi"/>
            <w:color w:val="000000" w:themeColor="text1"/>
            <w:lang w:val="en-GB"/>
          </w:rPr>
          <w:t xml:space="preserve">the </w:t>
        </w:r>
      </w:ins>
      <w:ins w:id="559" w:author="My Luong Vuong" w:date="2023-11-24T10:15:00Z">
        <w:r w:rsidR="00BF651B">
          <w:rPr>
            <w:rFonts w:eastAsia="Times New Roman" w:cstheme="minorHAnsi"/>
            <w:color w:val="000000" w:themeColor="text1"/>
            <w:lang w:val="en-GB"/>
          </w:rPr>
          <w:t xml:space="preserve">overall </w:t>
        </w:r>
      </w:ins>
      <w:ins w:id="560" w:author="My Luong Vuong" w:date="2023-11-24T10:16:00Z">
        <w:r w:rsidR="00BF651B">
          <w:rPr>
            <w:rFonts w:eastAsia="Times New Roman" w:cstheme="minorHAnsi"/>
            <w:color w:val="000000" w:themeColor="text1"/>
            <w:lang w:val="en-GB"/>
          </w:rPr>
          <w:t xml:space="preserve">data and </w:t>
        </w:r>
        <w:r w:rsidR="00A4093C">
          <w:rPr>
            <w:rFonts w:eastAsia="Times New Roman" w:cstheme="minorHAnsi"/>
            <w:color w:val="000000" w:themeColor="text1"/>
            <w:lang w:val="en-GB"/>
          </w:rPr>
          <w:t>per</w:t>
        </w:r>
        <w:r w:rsidR="001773D6">
          <w:rPr>
            <w:rFonts w:eastAsia="Times New Roman" w:cstheme="minorHAnsi"/>
            <w:color w:val="000000" w:themeColor="text1"/>
            <w:lang w:val="en-GB"/>
          </w:rPr>
          <w:t>-centre</w:t>
        </w:r>
        <w:r w:rsidR="00A4093C">
          <w:rPr>
            <w:rFonts w:eastAsia="Times New Roman" w:cstheme="minorHAnsi"/>
            <w:color w:val="000000" w:themeColor="text1"/>
            <w:lang w:val="en-GB"/>
          </w:rPr>
          <w:t xml:space="preserve"> </w:t>
        </w:r>
        <w:r w:rsidR="00D751E8">
          <w:rPr>
            <w:rFonts w:eastAsia="Times New Roman" w:cstheme="minorHAnsi"/>
            <w:color w:val="000000" w:themeColor="text1"/>
            <w:lang w:val="en-GB"/>
          </w:rPr>
          <w:t xml:space="preserve">data are available in </w:t>
        </w:r>
        <w:r w:rsidR="00D751E8" w:rsidRPr="00243C32">
          <w:rPr>
            <w:rFonts w:eastAsia="Times New Roman" w:cstheme="minorHAnsi"/>
            <w:b/>
            <w:bCs/>
            <w:color w:val="000000" w:themeColor="text1"/>
            <w:lang w:val="en-GB"/>
            <w:rPrChange w:id="561" w:author="My Luong Vuong" w:date="2023-11-24T10:17:00Z">
              <w:rPr>
                <w:rFonts w:eastAsia="Times New Roman" w:cstheme="minorHAnsi"/>
                <w:color w:val="000000" w:themeColor="text1"/>
                <w:lang w:val="en-GB"/>
              </w:rPr>
            </w:rPrChange>
          </w:rPr>
          <w:t>Fig. S1</w:t>
        </w:r>
        <w:r w:rsidR="00D751E8">
          <w:rPr>
            <w:rFonts w:eastAsia="Times New Roman" w:cstheme="minorHAnsi"/>
            <w:color w:val="000000" w:themeColor="text1"/>
            <w:lang w:val="en-GB"/>
          </w:rPr>
          <w:t xml:space="preserve"> and </w:t>
        </w:r>
        <w:r w:rsidR="00D751E8" w:rsidRPr="00243C32">
          <w:rPr>
            <w:rFonts w:eastAsia="Times New Roman" w:cstheme="minorHAnsi"/>
            <w:b/>
            <w:bCs/>
            <w:color w:val="000000" w:themeColor="text1"/>
            <w:lang w:val="en-GB"/>
            <w:rPrChange w:id="562" w:author="My Luong Vuong" w:date="2023-11-24T10:17:00Z">
              <w:rPr>
                <w:rFonts w:eastAsia="Times New Roman" w:cstheme="minorHAnsi"/>
                <w:color w:val="000000" w:themeColor="text1"/>
                <w:lang w:val="en-GB"/>
              </w:rPr>
            </w:rPrChange>
          </w:rPr>
          <w:t>Fig. S2</w:t>
        </w:r>
        <w:r w:rsidR="00D751E8">
          <w:rPr>
            <w:rFonts w:eastAsia="Times New Roman" w:cstheme="minorHAnsi"/>
            <w:color w:val="000000" w:themeColor="text1"/>
            <w:lang w:val="en-GB"/>
          </w:rPr>
          <w:t>.</w:t>
        </w:r>
      </w:ins>
    </w:p>
    <w:bookmarkEnd w:id="532"/>
    <w:p w14:paraId="33E010C5" w14:textId="77777777" w:rsidR="00BF6CF3" w:rsidRPr="00E03B11" w:rsidRDefault="00BF6CF3" w:rsidP="00170263">
      <w:pPr>
        <w:pStyle w:val="Heading2"/>
        <w:rPr>
          <w:rFonts w:eastAsia="Times New Roman"/>
          <w:lang w:val="en-GB"/>
        </w:rPr>
        <w:pPrChange w:id="563" w:author="My Luong Vuong" w:date="2023-11-24T13:27:00Z">
          <w:pPr>
            <w:spacing w:after="0" w:line="480" w:lineRule="auto"/>
            <w:jc w:val="both"/>
          </w:pPr>
        </w:pPrChange>
      </w:pPr>
      <w:r w:rsidRPr="00E03B11">
        <w:rPr>
          <w:rFonts w:eastAsia="Times New Roman"/>
          <w:lang w:val="en-GB"/>
        </w:rPr>
        <w:t>Population pharmacokinetics modelling</w:t>
      </w:r>
    </w:p>
    <w:p w14:paraId="57FBD59C" w14:textId="43E220C0" w:rsidR="00BF6CF3" w:rsidRPr="00E03B11" w:rsidRDefault="00BF6CF3" w:rsidP="00BF6CF3">
      <w:pPr>
        <w:spacing w:after="0" w:line="480" w:lineRule="auto"/>
        <w:jc w:val="both"/>
        <w:rPr>
          <w:lang w:val="en-GB"/>
        </w:rPr>
      </w:pPr>
      <w:bookmarkStart w:id="564" w:name="_Hlk136862119"/>
      <w:r w:rsidRPr="00E03B11">
        <w:rPr>
          <w:lang w:val="en-GB"/>
        </w:rPr>
        <w:t>A two-compartment</w:t>
      </w:r>
      <w:ins w:id="565" w:author="My Luong Vuong" w:date="2023-11-21T09:07:00Z">
        <w:r w:rsidR="00DE41B5">
          <w:rPr>
            <w:lang w:val="en-GB"/>
          </w:rPr>
          <w:t xml:space="preserve"> </w:t>
        </w:r>
      </w:ins>
      <w:del w:id="566" w:author="My Luong Vuong" w:date="2023-11-21T09:07:00Z">
        <w:r w:rsidRPr="00E03B11" w:rsidDel="00DE41B5">
          <w:rPr>
            <w:lang w:val="en-GB"/>
          </w:rPr>
          <w:delText xml:space="preserve"> </w:delText>
        </w:r>
      </w:del>
      <w:proofErr w:type="spellStart"/>
      <w:r w:rsidRPr="00E03B11">
        <w:rPr>
          <w:lang w:val="en-GB"/>
        </w:rPr>
        <w:t>popPK</w:t>
      </w:r>
      <w:proofErr w:type="spellEnd"/>
      <w:r w:rsidRPr="00E03B11">
        <w:rPr>
          <w:lang w:val="en-GB"/>
        </w:rPr>
        <w:t xml:space="preserve"> model with linear elimination best described the fluconazole concentration-time data</w:t>
      </w:r>
      <w:ins w:id="567" w:author="My Luong Vuong" w:date="2023-11-20T23:59:00Z">
        <w:r w:rsidR="00DA19D9">
          <w:rPr>
            <w:lang w:val="en-GB"/>
          </w:rPr>
          <w:t xml:space="preserve"> (Table </w:t>
        </w:r>
      </w:ins>
      <w:ins w:id="568" w:author="My Luong Vuong" w:date="2023-11-21T00:00:00Z">
        <w:r w:rsidR="00FB504B">
          <w:rPr>
            <w:lang w:val="en-GB"/>
          </w:rPr>
          <w:t>2</w:t>
        </w:r>
      </w:ins>
      <w:ins w:id="569" w:author="My Luong Vuong" w:date="2023-11-20T23:59:00Z">
        <w:r w:rsidR="00DA19D9">
          <w:rPr>
            <w:lang w:val="en-GB"/>
          </w:rPr>
          <w:t>)</w:t>
        </w:r>
      </w:ins>
      <w:r w:rsidRPr="00E03B11">
        <w:rPr>
          <w:lang w:val="en-GB"/>
        </w:rPr>
        <w:t xml:space="preserve">. </w:t>
      </w:r>
      <w:ins w:id="570" w:author="My Luong Vuong" w:date="2023-11-21T09:09:00Z">
        <w:r w:rsidR="00BF1AB9">
          <w:rPr>
            <w:lang w:val="en-GB"/>
          </w:rPr>
          <w:t>In this model, there were two types of clearances</w:t>
        </w:r>
      </w:ins>
      <w:ins w:id="571" w:author="My Luong Vuong" w:date="2023-11-21T00:05:00Z">
        <w:r w:rsidR="007D70D5" w:rsidRPr="007D70D5">
          <w:rPr>
            <w:lang w:val="en-GB"/>
          </w:rPr>
          <w:t xml:space="preserve">: </w:t>
        </w:r>
      </w:ins>
      <w:ins w:id="572" w:author="My Luong Vuong" w:date="2023-11-21T09:10:00Z">
        <w:r w:rsidR="00EF64BB">
          <w:rPr>
            <w:lang w:val="en-GB"/>
          </w:rPr>
          <w:t xml:space="preserve">clearance when a patient was on continuous renal replacement therapy (CRRT) </w:t>
        </w:r>
      </w:ins>
      <w:ins w:id="573" w:author="My Luong Vuong" w:date="2023-11-21T00:05:00Z">
        <w:r w:rsidR="007D70D5" w:rsidRPr="007D70D5">
          <w:rPr>
            <w:lang w:val="en-GB"/>
          </w:rPr>
          <w:t>(</w:t>
        </w:r>
      </w:ins>
      <w:ins w:id="574" w:author="My Luong Vuong" w:date="2023-11-21T09:10:00Z">
        <w:r w:rsidR="00EF64BB">
          <w:rPr>
            <w:lang w:val="en-GB"/>
          </w:rPr>
          <w:t>CL</w:t>
        </w:r>
        <w:r w:rsidR="00F63620" w:rsidRPr="00F63620">
          <w:rPr>
            <w:vertAlign w:val="subscript"/>
            <w:lang w:val="en-GB"/>
            <w:rPrChange w:id="575" w:author="My Luong Vuong" w:date="2023-11-21T09:11:00Z">
              <w:rPr>
                <w:lang w:val="en-GB"/>
              </w:rPr>
            </w:rPrChange>
          </w:rPr>
          <w:t>CRRT</w:t>
        </w:r>
        <w:r w:rsidR="00F63620">
          <w:rPr>
            <w:lang w:val="en-GB"/>
          </w:rPr>
          <w:t xml:space="preserve">; </w:t>
        </w:r>
      </w:ins>
      <w:ins w:id="576" w:author="My Luong Vuong" w:date="2023-11-21T00:05:00Z">
        <w:r w:rsidR="007D70D5" w:rsidRPr="007D70D5">
          <w:rPr>
            <w:lang w:val="en-GB"/>
          </w:rPr>
          <w:t>1.69 L/h)</w:t>
        </w:r>
      </w:ins>
      <w:ins w:id="577" w:author="My Luong Vuong" w:date="2023-11-21T09:11:00Z">
        <w:r w:rsidR="000E3998">
          <w:rPr>
            <w:lang w:val="en-GB"/>
          </w:rPr>
          <w:t xml:space="preserve">, </w:t>
        </w:r>
        <w:r w:rsidR="00826491">
          <w:rPr>
            <w:lang w:val="en-GB"/>
          </w:rPr>
          <w:t>and</w:t>
        </w:r>
      </w:ins>
      <w:ins w:id="578" w:author="My Luong Vuong" w:date="2023-11-21T00:05:00Z">
        <w:r w:rsidR="007D70D5" w:rsidRPr="007D70D5">
          <w:rPr>
            <w:lang w:val="en-GB"/>
          </w:rPr>
          <w:t xml:space="preserve"> </w:t>
        </w:r>
      </w:ins>
      <w:ins w:id="579" w:author="My Luong Vuong" w:date="2023-11-21T09:11:00Z">
        <w:r w:rsidR="00826491" w:rsidRPr="00826491">
          <w:rPr>
            <w:lang w:val="en-GB"/>
          </w:rPr>
          <w:t xml:space="preserve">clearance when a patient was </w:t>
        </w:r>
        <w:r w:rsidR="003020A8">
          <w:rPr>
            <w:lang w:val="en-GB"/>
          </w:rPr>
          <w:t xml:space="preserve">not </w:t>
        </w:r>
        <w:r w:rsidR="00826491" w:rsidRPr="00826491">
          <w:rPr>
            <w:lang w:val="en-GB"/>
          </w:rPr>
          <w:t xml:space="preserve">on </w:t>
        </w:r>
        <w:r w:rsidR="00F6679E">
          <w:rPr>
            <w:lang w:val="en-GB"/>
          </w:rPr>
          <w:t>CRRT</w:t>
        </w:r>
        <w:r w:rsidR="00826491" w:rsidRPr="00826491">
          <w:rPr>
            <w:lang w:val="en-GB"/>
          </w:rPr>
          <w:t xml:space="preserve"> (</w:t>
        </w:r>
        <w:proofErr w:type="spellStart"/>
        <w:r w:rsidR="00826491" w:rsidRPr="00826491">
          <w:rPr>
            <w:lang w:val="en-GB"/>
          </w:rPr>
          <w:t>CL</w:t>
        </w:r>
        <w:r w:rsidR="003F0719" w:rsidRPr="003F0719">
          <w:rPr>
            <w:vertAlign w:val="subscript"/>
            <w:lang w:val="en-GB"/>
            <w:rPrChange w:id="580" w:author="My Luong Vuong" w:date="2023-11-21T09:11:00Z">
              <w:rPr>
                <w:lang w:val="en-GB"/>
              </w:rPr>
            </w:rPrChange>
          </w:rPr>
          <w:t>non</w:t>
        </w:r>
        <w:proofErr w:type="spellEnd"/>
        <w:r w:rsidR="003F0719" w:rsidRPr="003F0719">
          <w:rPr>
            <w:vertAlign w:val="subscript"/>
            <w:lang w:val="en-GB"/>
            <w:rPrChange w:id="581" w:author="My Luong Vuong" w:date="2023-11-21T09:11:00Z">
              <w:rPr>
                <w:lang w:val="en-GB"/>
              </w:rPr>
            </w:rPrChange>
          </w:rPr>
          <w:t>-</w:t>
        </w:r>
        <w:r w:rsidR="00826491" w:rsidRPr="003F0719">
          <w:rPr>
            <w:vertAlign w:val="subscript"/>
            <w:lang w:val="en-GB"/>
            <w:rPrChange w:id="582" w:author="My Luong Vuong" w:date="2023-11-21T09:11:00Z">
              <w:rPr>
                <w:lang w:val="en-GB"/>
              </w:rPr>
            </w:rPrChange>
          </w:rPr>
          <w:t>CRRT</w:t>
        </w:r>
        <w:r w:rsidR="00826491" w:rsidRPr="00826491">
          <w:rPr>
            <w:lang w:val="en-GB"/>
          </w:rPr>
          <w:t xml:space="preserve">; </w:t>
        </w:r>
        <w:r w:rsidR="00C419C2">
          <w:rPr>
            <w:lang w:val="en-GB"/>
          </w:rPr>
          <w:t>0</w:t>
        </w:r>
        <w:r w:rsidR="00826491" w:rsidRPr="00826491">
          <w:rPr>
            <w:lang w:val="en-GB"/>
          </w:rPr>
          <w:t>.6</w:t>
        </w:r>
      </w:ins>
      <w:ins w:id="583" w:author="My Luong Vuong" w:date="2023-11-21T09:12:00Z">
        <w:r w:rsidR="00C419C2">
          <w:rPr>
            <w:lang w:val="en-GB"/>
          </w:rPr>
          <w:t>34</w:t>
        </w:r>
      </w:ins>
      <w:ins w:id="584" w:author="My Luong Vuong" w:date="2023-11-21T09:11:00Z">
        <w:r w:rsidR="00826491" w:rsidRPr="00826491">
          <w:rPr>
            <w:lang w:val="en-GB"/>
          </w:rPr>
          <w:t xml:space="preserve"> L/h)</w:t>
        </w:r>
      </w:ins>
      <w:ins w:id="585" w:author="My Luong Vuong" w:date="2023-11-21T00:05:00Z">
        <w:r w:rsidR="007D70D5" w:rsidRPr="007D70D5">
          <w:rPr>
            <w:lang w:val="en-GB"/>
          </w:rPr>
          <w:t>. Additionally, the model incorporated inter-individual variability (IIV) in CL</w:t>
        </w:r>
        <w:r w:rsidR="007D70D5" w:rsidRPr="00973322">
          <w:rPr>
            <w:vertAlign w:val="subscript"/>
            <w:lang w:val="en-GB"/>
            <w:rPrChange w:id="586" w:author="My Luong Vuong" w:date="2023-11-21T09:12:00Z">
              <w:rPr>
                <w:lang w:val="en-GB"/>
              </w:rPr>
            </w:rPrChange>
          </w:rPr>
          <w:t>CRRT</w:t>
        </w:r>
        <w:r w:rsidR="007D70D5" w:rsidRPr="007D70D5">
          <w:rPr>
            <w:lang w:val="en-GB"/>
          </w:rPr>
          <w:t xml:space="preserve">, </w:t>
        </w:r>
        <w:proofErr w:type="spellStart"/>
        <w:r w:rsidR="007D70D5" w:rsidRPr="007D70D5">
          <w:rPr>
            <w:lang w:val="en-GB"/>
          </w:rPr>
          <w:t>CL</w:t>
        </w:r>
        <w:r w:rsidR="007D70D5" w:rsidRPr="00973322">
          <w:rPr>
            <w:vertAlign w:val="subscript"/>
            <w:lang w:val="en-GB"/>
            <w:rPrChange w:id="587" w:author="My Luong Vuong" w:date="2023-11-21T09:13:00Z">
              <w:rPr>
                <w:lang w:val="en-GB"/>
              </w:rPr>
            </w:rPrChange>
          </w:rPr>
          <w:t>no</w:t>
        </w:r>
      </w:ins>
      <w:ins w:id="588" w:author="My Luong Vuong" w:date="2023-11-21T09:13:00Z">
        <w:r w:rsidR="00973322" w:rsidRPr="00973322">
          <w:rPr>
            <w:vertAlign w:val="subscript"/>
            <w:lang w:val="en-GB"/>
            <w:rPrChange w:id="589" w:author="My Luong Vuong" w:date="2023-11-21T09:13:00Z">
              <w:rPr>
                <w:lang w:val="en-GB"/>
              </w:rPr>
            </w:rPrChange>
          </w:rPr>
          <w:t>n</w:t>
        </w:r>
        <w:proofErr w:type="spellEnd"/>
        <w:r w:rsidR="00973322" w:rsidRPr="00973322">
          <w:rPr>
            <w:vertAlign w:val="subscript"/>
            <w:lang w:val="en-GB"/>
            <w:rPrChange w:id="590" w:author="My Luong Vuong" w:date="2023-11-21T09:13:00Z">
              <w:rPr>
                <w:lang w:val="en-GB"/>
              </w:rPr>
            </w:rPrChange>
          </w:rPr>
          <w:t>-</w:t>
        </w:r>
      </w:ins>
      <w:ins w:id="591" w:author="My Luong Vuong" w:date="2023-11-21T00:05:00Z">
        <w:r w:rsidR="007D70D5" w:rsidRPr="00973322">
          <w:rPr>
            <w:vertAlign w:val="subscript"/>
            <w:lang w:val="en-GB"/>
            <w:rPrChange w:id="592" w:author="My Luong Vuong" w:date="2023-11-21T09:13:00Z">
              <w:rPr>
                <w:lang w:val="en-GB"/>
              </w:rPr>
            </w:rPrChange>
          </w:rPr>
          <w:t>CRRT</w:t>
        </w:r>
        <w:r w:rsidR="007D70D5" w:rsidRPr="007D70D5">
          <w:rPr>
            <w:lang w:val="en-GB"/>
          </w:rPr>
          <w:t>, and the central volume of distribution (</w:t>
        </w:r>
        <w:proofErr w:type="spellStart"/>
        <w:r w:rsidR="007D70D5" w:rsidRPr="007D70D5">
          <w:rPr>
            <w:lang w:val="en-GB"/>
          </w:rPr>
          <w:t>V</w:t>
        </w:r>
        <w:r w:rsidR="007D70D5" w:rsidRPr="00013CD2">
          <w:rPr>
            <w:vertAlign w:val="subscript"/>
            <w:lang w:val="en-GB"/>
            <w:rPrChange w:id="593" w:author="My Luong Vuong" w:date="2023-11-21T09:13:00Z">
              <w:rPr>
                <w:lang w:val="en-GB"/>
              </w:rPr>
            </w:rPrChange>
          </w:rPr>
          <w:t>c</w:t>
        </w:r>
        <w:proofErr w:type="spellEnd"/>
        <w:r w:rsidR="007D70D5" w:rsidRPr="007D70D5">
          <w:rPr>
            <w:lang w:val="en-GB"/>
          </w:rPr>
          <w:t xml:space="preserve">), with a covariance relationship between </w:t>
        </w:r>
        <w:proofErr w:type="spellStart"/>
        <w:r w:rsidR="007D70D5" w:rsidRPr="007D70D5">
          <w:rPr>
            <w:lang w:val="en-GB"/>
          </w:rPr>
          <w:t>CL</w:t>
        </w:r>
        <w:r w:rsidR="007D70D5" w:rsidRPr="008268F2">
          <w:rPr>
            <w:vertAlign w:val="subscript"/>
            <w:lang w:val="en-GB"/>
            <w:rPrChange w:id="594" w:author="My Luong Vuong" w:date="2023-11-21T09:13:00Z">
              <w:rPr>
                <w:lang w:val="en-GB"/>
              </w:rPr>
            </w:rPrChange>
          </w:rPr>
          <w:t>no</w:t>
        </w:r>
      </w:ins>
      <w:ins w:id="595" w:author="My Luong Vuong" w:date="2023-11-21T09:13:00Z">
        <w:r w:rsidR="008268F2" w:rsidRPr="008268F2">
          <w:rPr>
            <w:vertAlign w:val="subscript"/>
            <w:lang w:val="en-GB"/>
            <w:rPrChange w:id="596" w:author="My Luong Vuong" w:date="2023-11-21T09:13:00Z">
              <w:rPr>
                <w:lang w:val="en-GB"/>
              </w:rPr>
            </w:rPrChange>
          </w:rPr>
          <w:t>n</w:t>
        </w:r>
        <w:proofErr w:type="spellEnd"/>
        <w:r w:rsidR="008268F2" w:rsidRPr="008268F2">
          <w:rPr>
            <w:vertAlign w:val="subscript"/>
            <w:lang w:val="en-GB"/>
            <w:rPrChange w:id="597" w:author="My Luong Vuong" w:date="2023-11-21T09:13:00Z">
              <w:rPr>
                <w:lang w:val="en-GB"/>
              </w:rPr>
            </w:rPrChange>
          </w:rPr>
          <w:t>-</w:t>
        </w:r>
      </w:ins>
      <w:ins w:id="598" w:author="My Luong Vuong" w:date="2023-11-21T00:05:00Z">
        <w:r w:rsidR="007D70D5" w:rsidRPr="008268F2">
          <w:rPr>
            <w:vertAlign w:val="subscript"/>
            <w:lang w:val="en-GB"/>
            <w:rPrChange w:id="599" w:author="My Luong Vuong" w:date="2023-11-21T09:13:00Z">
              <w:rPr>
                <w:lang w:val="en-GB"/>
              </w:rPr>
            </w:rPrChange>
          </w:rPr>
          <w:t>CRRT</w:t>
        </w:r>
        <w:r w:rsidR="007D70D5" w:rsidRPr="007D70D5">
          <w:rPr>
            <w:lang w:val="en-GB"/>
          </w:rPr>
          <w:t xml:space="preserve"> and </w:t>
        </w:r>
        <w:proofErr w:type="spellStart"/>
        <w:r w:rsidR="007D70D5" w:rsidRPr="007D70D5">
          <w:rPr>
            <w:lang w:val="en-GB"/>
          </w:rPr>
          <w:t>V</w:t>
        </w:r>
        <w:r w:rsidR="007D70D5" w:rsidRPr="00EE18A0">
          <w:rPr>
            <w:vertAlign w:val="subscript"/>
            <w:lang w:val="en-GB"/>
            <w:rPrChange w:id="600" w:author="My Luong Vuong" w:date="2023-11-21T09:13:00Z">
              <w:rPr>
                <w:lang w:val="en-GB"/>
              </w:rPr>
            </w:rPrChange>
          </w:rPr>
          <w:t>c</w:t>
        </w:r>
        <w:proofErr w:type="spellEnd"/>
        <w:r w:rsidR="007D70D5" w:rsidRPr="007D70D5">
          <w:rPr>
            <w:lang w:val="en-GB"/>
          </w:rPr>
          <w:t>.</w:t>
        </w:r>
      </w:ins>
      <w:del w:id="601" w:author="My Luong Vuong" w:date="2023-11-21T00:05:00Z">
        <w:r w:rsidRPr="00E03B11" w:rsidDel="007D70D5">
          <w:rPr>
            <w:lang w:val="en-GB"/>
          </w:rPr>
          <w:delText>The</w:delText>
        </w:r>
        <w:r w:rsidR="00D970DB" w:rsidRPr="00E03B11" w:rsidDel="007D70D5">
          <w:rPr>
            <w:lang w:val="en-GB"/>
          </w:rPr>
          <w:delText xml:space="preserve"> </w:delText>
        </w:r>
      </w:del>
      <w:del w:id="602" w:author="My Luong Vuong" w:date="2023-11-21T00:00:00Z">
        <w:r w:rsidR="00D970DB" w:rsidRPr="00E03B11" w:rsidDel="004F6C7D">
          <w:rPr>
            <w:lang w:val="en-GB"/>
          </w:rPr>
          <w:delText>base</w:delText>
        </w:r>
        <w:r w:rsidRPr="00E03B11" w:rsidDel="004F6C7D">
          <w:rPr>
            <w:lang w:val="en-GB"/>
          </w:rPr>
          <w:delText xml:space="preserve"> </w:delText>
        </w:r>
      </w:del>
      <w:del w:id="603" w:author="My Luong Vuong" w:date="2023-11-21T00:05:00Z">
        <w:r w:rsidRPr="00E03B11" w:rsidDel="007D70D5">
          <w:rPr>
            <w:lang w:val="en-GB"/>
          </w:rPr>
          <w:delText>model was parametri</w:delText>
        </w:r>
        <w:r w:rsidR="009248EC" w:rsidDel="007D70D5">
          <w:rPr>
            <w:lang w:val="en-GB"/>
          </w:rPr>
          <w:delText>s</w:delText>
        </w:r>
        <w:r w:rsidRPr="00E03B11" w:rsidDel="007D70D5">
          <w:rPr>
            <w:lang w:val="en-GB"/>
          </w:rPr>
          <w:delText xml:space="preserve">ed by </w:delText>
        </w:r>
        <w:r w:rsidRPr="00E03B11" w:rsidDel="007D70D5">
          <w:rPr>
            <w:rFonts w:eastAsia="Times New Roman" w:cstheme="minorHAnsi"/>
            <w:color w:val="000000" w:themeColor="text1"/>
            <w:lang w:val="en-GB"/>
          </w:rPr>
          <w:delText>two types of clearances, clearance if the patient is on CRRT (CL</w:delText>
        </w:r>
        <w:r w:rsidRPr="00E03B11" w:rsidDel="007D70D5">
          <w:rPr>
            <w:rFonts w:eastAsia="Times New Roman" w:cstheme="minorHAnsi"/>
            <w:color w:val="000000" w:themeColor="text1"/>
            <w:vertAlign w:val="subscript"/>
            <w:lang w:val="en-GB"/>
          </w:rPr>
          <w:delText>CRRT</w:delText>
        </w:r>
        <w:r w:rsidR="009248EC" w:rsidDel="007D70D5">
          <w:rPr>
            <w:rFonts w:eastAsia="Times New Roman" w:cstheme="minorHAnsi"/>
            <w:color w:val="000000" w:themeColor="text1"/>
            <w:lang w:val="en-GB"/>
          </w:rPr>
          <w:delText xml:space="preserve">, </w:delText>
        </w:r>
        <w:r w:rsidR="00C73ABD" w:rsidDel="007D70D5">
          <w:rPr>
            <w:rFonts w:eastAsia="Times New Roman" w:cstheme="minorHAnsi"/>
            <w:color w:val="000000" w:themeColor="text1"/>
            <w:lang w:val="en-GB"/>
          </w:rPr>
          <w:delText>1.</w:delText>
        </w:r>
      </w:del>
      <w:del w:id="604" w:author="My Luong Vuong" w:date="2023-11-20T16:58:00Z">
        <w:r w:rsidR="00C73ABD" w:rsidDel="00EF3C3D">
          <w:rPr>
            <w:rFonts w:eastAsia="Times New Roman" w:cstheme="minorHAnsi"/>
            <w:color w:val="000000" w:themeColor="text1"/>
            <w:lang w:val="en-GB"/>
          </w:rPr>
          <w:delText>7</w:delText>
        </w:r>
        <w:r w:rsidR="009248EC" w:rsidDel="00EF3C3D">
          <w:rPr>
            <w:rFonts w:eastAsia="Times New Roman" w:cstheme="minorHAnsi"/>
            <w:color w:val="000000" w:themeColor="text1"/>
            <w:lang w:val="en-GB"/>
          </w:rPr>
          <w:delText xml:space="preserve"> </w:delText>
        </w:r>
      </w:del>
      <w:del w:id="605" w:author="My Luong Vuong" w:date="2023-11-21T00:05:00Z">
        <w:r w:rsidR="009248EC" w:rsidDel="007D70D5">
          <w:rPr>
            <w:rFonts w:eastAsia="Times New Roman" w:cstheme="minorHAnsi"/>
            <w:color w:val="000000" w:themeColor="text1"/>
            <w:lang w:val="en-GB"/>
          </w:rPr>
          <w:delText>L/h</w:delText>
        </w:r>
        <w:r w:rsidRPr="00E03B11" w:rsidDel="007D70D5">
          <w:rPr>
            <w:rFonts w:eastAsia="Times New Roman" w:cstheme="minorHAnsi"/>
            <w:color w:val="000000" w:themeColor="text1"/>
            <w:lang w:val="en-GB"/>
          </w:rPr>
          <w:delText>), and clearance if the patient is not on CRRT (CL</w:delText>
        </w:r>
        <w:r w:rsidRPr="00E03B11" w:rsidDel="007D70D5">
          <w:rPr>
            <w:rFonts w:eastAsia="Times New Roman" w:cstheme="minorHAnsi"/>
            <w:color w:val="000000" w:themeColor="text1"/>
            <w:vertAlign w:val="subscript"/>
            <w:lang w:val="en-GB"/>
          </w:rPr>
          <w:delText>no CRRT</w:delText>
        </w:r>
        <w:r w:rsidR="009248EC" w:rsidDel="007D70D5">
          <w:rPr>
            <w:rFonts w:eastAsia="Times New Roman" w:cstheme="minorHAnsi"/>
            <w:color w:val="000000" w:themeColor="text1"/>
            <w:lang w:val="en-GB"/>
          </w:rPr>
          <w:delText xml:space="preserve">, </w:delText>
        </w:r>
        <w:r w:rsidR="00411B4F" w:rsidDel="007D70D5">
          <w:rPr>
            <w:rFonts w:eastAsia="Times New Roman" w:cstheme="minorHAnsi"/>
            <w:color w:val="000000" w:themeColor="text1"/>
            <w:lang w:val="en-GB"/>
          </w:rPr>
          <w:delText>0.638</w:delText>
        </w:r>
        <w:r w:rsidR="009248EC" w:rsidDel="007D70D5">
          <w:rPr>
            <w:rFonts w:eastAsia="Times New Roman" w:cstheme="minorHAnsi"/>
            <w:color w:val="000000" w:themeColor="text1"/>
            <w:lang w:val="en-GB"/>
          </w:rPr>
          <w:delText xml:space="preserve"> L/h</w:delText>
        </w:r>
        <w:r w:rsidRPr="00E03B11" w:rsidDel="007D70D5">
          <w:rPr>
            <w:rFonts w:eastAsia="Times New Roman" w:cstheme="minorHAnsi"/>
            <w:color w:val="000000" w:themeColor="text1"/>
            <w:lang w:val="en-GB"/>
          </w:rPr>
          <w:delText xml:space="preserve">). </w:delText>
        </w:r>
        <w:r w:rsidR="00267E6A" w:rsidDel="007D70D5">
          <w:rPr>
            <w:rFonts w:eastAsia="Times New Roman" w:cstheme="minorHAnsi"/>
            <w:color w:val="000000" w:themeColor="text1"/>
            <w:lang w:val="en-GB"/>
          </w:rPr>
          <w:delText xml:space="preserve">The </w:delText>
        </w:r>
      </w:del>
      <w:del w:id="606" w:author="My Luong Vuong" w:date="2023-11-21T00:02:00Z">
        <w:r w:rsidR="00267E6A" w:rsidDel="00A37709">
          <w:rPr>
            <w:rFonts w:eastAsia="Times New Roman" w:cstheme="minorHAnsi"/>
            <w:color w:val="000000" w:themeColor="text1"/>
            <w:lang w:val="en-GB"/>
          </w:rPr>
          <w:delText>base</w:delText>
        </w:r>
        <w:r w:rsidR="00267E6A" w:rsidRPr="00E03B11" w:rsidDel="00A37709">
          <w:rPr>
            <w:rFonts w:eastAsia="Times New Roman" w:cstheme="minorHAnsi"/>
            <w:color w:val="000000" w:themeColor="text1"/>
            <w:lang w:val="en-GB"/>
          </w:rPr>
          <w:delText xml:space="preserve"> </w:delText>
        </w:r>
      </w:del>
      <w:del w:id="607" w:author="My Luong Vuong" w:date="2023-11-21T00:05:00Z">
        <w:r w:rsidRPr="00E03B11" w:rsidDel="007D70D5">
          <w:rPr>
            <w:rFonts w:eastAsia="Times New Roman" w:cstheme="minorHAnsi"/>
            <w:color w:val="000000" w:themeColor="text1"/>
            <w:lang w:val="en-GB"/>
          </w:rPr>
          <w:delText>model included IIV on CL</w:delText>
        </w:r>
        <w:r w:rsidRPr="00E03B11" w:rsidDel="007D70D5">
          <w:rPr>
            <w:rFonts w:eastAsia="Times New Roman" w:cstheme="minorHAnsi"/>
            <w:color w:val="000000" w:themeColor="text1"/>
            <w:vertAlign w:val="subscript"/>
            <w:lang w:val="en-GB"/>
          </w:rPr>
          <w:delText>CRRT</w:delText>
        </w:r>
        <w:r w:rsidRPr="00E03B11" w:rsidDel="007D70D5">
          <w:rPr>
            <w:rFonts w:eastAsia="Times New Roman" w:cstheme="minorHAnsi"/>
            <w:color w:val="000000" w:themeColor="text1"/>
            <w:lang w:val="en-GB"/>
          </w:rPr>
          <w:delText>, CL</w:delText>
        </w:r>
        <w:r w:rsidRPr="00E03B11" w:rsidDel="007D70D5">
          <w:rPr>
            <w:rFonts w:eastAsia="Times New Roman" w:cstheme="minorHAnsi"/>
            <w:color w:val="000000" w:themeColor="text1"/>
            <w:vertAlign w:val="subscript"/>
            <w:lang w:val="en-GB"/>
          </w:rPr>
          <w:delText>no CRRT</w:delText>
        </w:r>
        <w:r w:rsidRPr="00E03B11" w:rsidDel="007D70D5">
          <w:rPr>
            <w:rFonts w:eastAsia="Times New Roman" w:cstheme="minorHAnsi"/>
            <w:color w:val="000000" w:themeColor="text1"/>
            <w:lang w:val="en-GB"/>
          </w:rPr>
          <w:delText>,</w:delText>
        </w:r>
        <w:r w:rsidR="00267E6A" w:rsidDel="007D70D5">
          <w:rPr>
            <w:rFonts w:eastAsia="Times New Roman" w:cstheme="minorHAnsi"/>
            <w:color w:val="000000" w:themeColor="text1"/>
            <w:lang w:val="en-GB"/>
          </w:rPr>
          <w:delText xml:space="preserve"> </w:delText>
        </w:r>
        <w:r w:rsidRPr="00E03B11" w:rsidDel="007D70D5">
          <w:rPr>
            <w:rFonts w:eastAsia="Times New Roman" w:cstheme="minorHAnsi"/>
            <w:color w:val="000000" w:themeColor="text1"/>
            <w:lang w:val="en-GB"/>
          </w:rPr>
          <w:delText xml:space="preserve">and </w:delText>
        </w:r>
        <w:r w:rsidR="00267E6A" w:rsidDel="007D70D5">
          <w:rPr>
            <w:rFonts w:eastAsia="Times New Roman" w:cstheme="minorHAnsi"/>
            <w:color w:val="000000" w:themeColor="text1"/>
            <w:lang w:val="en-GB"/>
          </w:rPr>
          <w:delText xml:space="preserve">the </w:delText>
        </w:r>
        <w:r w:rsidRPr="00E03B11" w:rsidDel="007D70D5">
          <w:rPr>
            <w:rFonts w:eastAsia="Times New Roman" w:cstheme="minorHAnsi"/>
            <w:color w:val="000000" w:themeColor="text1"/>
            <w:lang w:val="en-GB"/>
          </w:rPr>
          <w:delText>central volume of distribution (V</w:delText>
        </w:r>
        <w:r w:rsidRPr="00E03B11" w:rsidDel="007D70D5">
          <w:rPr>
            <w:rFonts w:eastAsia="Times New Roman" w:cstheme="minorHAnsi"/>
            <w:color w:val="000000" w:themeColor="text1"/>
            <w:vertAlign w:val="subscript"/>
            <w:lang w:val="en-GB"/>
          </w:rPr>
          <w:delText>c</w:delText>
        </w:r>
        <w:r w:rsidRPr="00E03B11" w:rsidDel="007D70D5">
          <w:rPr>
            <w:rFonts w:eastAsia="Times New Roman" w:cstheme="minorHAnsi"/>
            <w:color w:val="000000" w:themeColor="text1"/>
            <w:lang w:val="en-GB"/>
          </w:rPr>
          <w:delText>), with covariance between CL</w:delText>
        </w:r>
        <w:r w:rsidRPr="00E03B11" w:rsidDel="007D70D5">
          <w:rPr>
            <w:rFonts w:eastAsia="Times New Roman" w:cstheme="minorHAnsi"/>
            <w:color w:val="000000" w:themeColor="text1"/>
            <w:vertAlign w:val="subscript"/>
            <w:lang w:val="en-GB"/>
          </w:rPr>
          <w:delText>no CRRT</w:delText>
        </w:r>
        <w:r w:rsidRPr="00E03B11" w:rsidDel="007D70D5">
          <w:rPr>
            <w:rFonts w:eastAsia="Times New Roman" w:cstheme="minorHAnsi"/>
            <w:color w:val="000000" w:themeColor="text1"/>
            <w:lang w:val="en-GB"/>
          </w:rPr>
          <w:delText xml:space="preserve"> and V</w:delText>
        </w:r>
        <w:r w:rsidRPr="00E03B11" w:rsidDel="007D70D5">
          <w:rPr>
            <w:rFonts w:eastAsia="Times New Roman" w:cstheme="minorHAnsi"/>
            <w:color w:val="000000" w:themeColor="text1"/>
            <w:vertAlign w:val="subscript"/>
            <w:lang w:val="en-GB"/>
          </w:rPr>
          <w:delText xml:space="preserve">c </w:delText>
        </w:r>
      </w:del>
      <w:ins w:id="608" w:author="Isabel Spriet" w:date="2023-07-05T12:06:00Z">
        <w:del w:id="609" w:author="My Luong Vuong" w:date="2023-11-21T00:05:00Z">
          <w:r w:rsidR="0052675C" w:rsidDel="007D70D5">
            <w:rPr>
              <w:rFonts w:eastAsia="Times New Roman" w:cstheme="minorHAnsi"/>
              <w:color w:val="000000" w:themeColor="text1"/>
              <w:vertAlign w:val="subscript"/>
              <w:lang w:val="en-GB"/>
            </w:rPr>
            <w:delText>.</w:delText>
          </w:r>
        </w:del>
        <w:r w:rsidR="0052675C">
          <w:rPr>
            <w:rFonts w:eastAsia="Times New Roman" w:cstheme="minorHAnsi"/>
            <w:color w:val="000000" w:themeColor="text1"/>
            <w:vertAlign w:val="subscript"/>
            <w:lang w:val="en-GB"/>
          </w:rPr>
          <w:t xml:space="preserve"> </w:t>
        </w:r>
      </w:ins>
      <w:r w:rsidRPr="00E03B11">
        <w:rPr>
          <w:rFonts w:eastAsia="Times New Roman" w:cstheme="minorHAnsi"/>
          <w:color w:val="000000" w:themeColor="text1"/>
          <w:lang w:val="en-GB"/>
        </w:rPr>
        <w:t xml:space="preserve">A proportional error model best described the </w:t>
      </w:r>
      <w:ins w:id="610" w:author="My Luong Vuong" w:date="2023-11-21T00:06:00Z">
        <w:r w:rsidR="00EB103B">
          <w:rPr>
            <w:rFonts w:eastAsia="Times New Roman" w:cstheme="minorHAnsi"/>
            <w:color w:val="000000" w:themeColor="text1"/>
            <w:lang w:val="en-GB"/>
          </w:rPr>
          <w:t>residual variability (</w:t>
        </w:r>
      </w:ins>
      <w:commentRangeStart w:id="611"/>
      <w:r w:rsidRPr="00E03B11">
        <w:rPr>
          <w:rFonts w:eastAsia="Times New Roman" w:cstheme="minorHAnsi"/>
          <w:color w:val="000000" w:themeColor="text1"/>
          <w:lang w:val="en-GB"/>
        </w:rPr>
        <w:t>R</w:t>
      </w:r>
      <w:del w:id="612" w:author="My Luong Vuong" w:date="2023-11-20T16:57:00Z">
        <w:r w:rsidRPr="00E03B11" w:rsidDel="002B1CF1">
          <w:rPr>
            <w:rFonts w:eastAsia="Times New Roman" w:cstheme="minorHAnsi"/>
            <w:color w:val="000000" w:themeColor="text1"/>
            <w:lang w:val="en-GB"/>
          </w:rPr>
          <w:delText>U</w:delText>
        </w:r>
      </w:del>
      <w:r w:rsidRPr="00E03B11">
        <w:rPr>
          <w:rFonts w:eastAsia="Times New Roman" w:cstheme="minorHAnsi"/>
          <w:color w:val="000000" w:themeColor="text1"/>
          <w:lang w:val="en-GB"/>
        </w:rPr>
        <w:t>V</w:t>
      </w:r>
      <w:commentRangeEnd w:id="611"/>
      <w:ins w:id="613" w:author="My Luong Vuong" w:date="2023-11-21T00:06:00Z">
        <w:r w:rsidR="00EB103B">
          <w:rPr>
            <w:rFonts w:eastAsia="Times New Roman" w:cstheme="minorHAnsi"/>
            <w:color w:val="000000" w:themeColor="text1"/>
            <w:lang w:val="en-GB"/>
          </w:rPr>
          <w:t>)</w:t>
        </w:r>
      </w:ins>
      <w:r w:rsidR="0052675C">
        <w:rPr>
          <w:rStyle w:val="CommentReference"/>
        </w:rPr>
        <w:commentReference w:id="611"/>
      </w:r>
      <w:r w:rsidRPr="00E03B11">
        <w:rPr>
          <w:rFonts w:eastAsia="Times New Roman" w:cstheme="minorHAnsi"/>
          <w:color w:val="000000" w:themeColor="text1"/>
          <w:lang w:val="en-GB"/>
        </w:rPr>
        <w:t xml:space="preserve">. </w:t>
      </w:r>
      <w:del w:id="614" w:author="My Luong Vuong" w:date="2023-11-21T00:07:00Z">
        <w:r w:rsidRPr="00E03B11" w:rsidDel="00C92655">
          <w:rPr>
            <w:rFonts w:eastAsia="Times New Roman" w:cstheme="minorHAnsi"/>
            <w:color w:val="000000" w:themeColor="text1"/>
            <w:lang w:val="en-GB"/>
          </w:rPr>
          <w:delText>The parameter estimates and t</w:delText>
        </w:r>
      </w:del>
      <w:ins w:id="615" w:author="My Luong Vuong" w:date="2023-11-21T00:07:00Z">
        <w:r w:rsidR="00C92655">
          <w:rPr>
            <w:rFonts w:eastAsia="Times New Roman" w:cstheme="minorHAnsi"/>
            <w:color w:val="000000" w:themeColor="text1"/>
            <w:lang w:val="en-GB"/>
          </w:rPr>
          <w:t>T</w:t>
        </w:r>
      </w:ins>
      <w:r w:rsidRPr="00E03B11">
        <w:rPr>
          <w:rFonts w:eastAsia="Times New Roman" w:cstheme="minorHAnsi"/>
          <w:color w:val="000000" w:themeColor="text1"/>
          <w:lang w:val="en-GB"/>
        </w:rPr>
        <w:t xml:space="preserve">he </w:t>
      </w:r>
      <w:ins w:id="616" w:author="My Luong Vuong" w:date="2023-11-24T10:31:00Z">
        <w:r w:rsidR="00EB7A93">
          <w:rPr>
            <w:rFonts w:eastAsia="Times New Roman" w:cstheme="minorHAnsi"/>
            <w:color w:val="000000" w:themeColor="text1"/>
            <w:lang w:val="en-GB"/>
          </w:rPr>
          <w:t xml:space="preserve">overall and per-centre </w:t>
        </w:r>
      </w:ins>
      <w:r w:rsidRPr="00E03B11">
        <w:rPr>
          <w:rFonts w:eastAsia="Times New Roman" w:cstheme="minorHAnsi"/>
          <w:color w:val="000000" w:themeColor="text1"/>
          <w:lang w:val="en-GB"/>
        </w:rPr>
        <w:t xml:space="preserve">goodness-of-fit plots </w:t>
      </w:r>
      <w:del w:id="617" w:author="My Luong Vuong" w:date="2023-11-21T00:07:00Z">
        <w:r w:rsidRPr="00E03B11" w:rsidDel="00C92655">
          <w:rPr>
            <w:rFonts w:eastAsia="Times New Roman" w:cstheme="minorHAnsi"/>
            <w:color w:val="000000" w:themeColor="text1"/>
            <w:lang w:val="en-GB"/>
          </w:rPr>
          <w:delText>of the</w:delText>
        </w:r>
        <w:r w:rsidR="00267E6A" w:rsidDel="00C92655">
          <w:rPr>
            <w:rFonts w:eastAsia="Times New Roman" w:cstheme="minorHAnsi"/>
            <w:color w:val="000000" w:themeColor="text1"/>
            <w:lang w:val="en-GB"/>
          </w:rPr>
          <w:delText xml:space="preserve"> base</w:delText>
        </w:r>
        <w:r w:rsidRPr="00E03B11" w:rsidDel="00C92655">
          <w:rPr>
            <w:rFonts w:eastAsia="Times New Roman" w:cstheme="minorHAnsi"/>
            <w:color w:val="000000" w:themeColor="text1"/>
            <w:lang w:val="en-GB"/>
          </w:rPr>
          <w:delText xml:space="preserve"> model </w:delText>
        </w:r>
      </w:del>
      <w:del w:id="618" w:author="My Luong Vuong" w:date="2023-11-21T09:13:00Z">
        <w:r w:rsidRPr="00E03B11" w:rsidDel="006105EB">
          <w:rPr>
            <w:rFonts w:eastAsia="Times New Roman" w:cstheme="minorHAnsi"/>
            <w:color w:val="000000" w:themeColor="text1"/>
            <w:lang w:val="en-GB"/>
          </w:rPr>
          <w:delText>are</w:delText>
        </w:r>
      </w:del>
      <w:ins w:id="619" w:author="My Luong Vuong" w:date="2023-11-21T11:46:00Z">
        <w:r w:rsidR="000F456D">
          <w:rPr>
            <w:rFonts w:eastAsia="Times New Roman" w:cstheme="minorHAnsi"/>
            <w:color w:val="000000" w:themeColor="text1"/>
            <w:lang w:val="en-GB"/>
          </w:rPr>
          <w:t>are</w:t>
        </w:r>
      </w:ins>
      <w:r w:rsidRPr="00E03B11">
        <w:rPr>
          <w:rFonts w:eastAsia="Times New Roman" w:cstheme="minorHAnsi"/>
          <w:color w:val="000000" w:themeColor="text1"/>
          <w:lang w:val="en-GB"/>
        </w:rPr>
        <w:t xml:space="preserve"> available in </w:t>
      </w:r>
      <w:del w:id="620" w:author="My Luong Vuong" w:date="2023-11-21T00:07:00Z">
        <w:r w:rsidRPr="00E03B11" w:rsidDel="00D94CAC">
          <w:rPr>
            <w:rFonts w:eastAsia="Times New Roman" w:cstheme="minorHAnsi"/>
            <w:b/>
            <w:bCs/>
            <w:color w:val="000000" w:themeColor="text1"/>
            <w:lang w:val="en-GB"/>
          </w:rPr>
          <w:delText xml:space="preserve">Table </w:delText>
        </w:r>
        <w:r w:rsidR="00403E6A" w:rsidRPr="00E03B11" w:rsidDel="00D94CAC">
          <w:rPr>
            <w:rFonts w:eastAsia="Times New Roman" w:cstheme="minorHAnsi"/>
            <w:b/>
            <w:bCs/>
            <w:color w:val="000000" w:themeColor="text1"/>
            <w:lang w:val="en-GB"/>
          </w:rPr>
          <w:delText>S</w:delText>
        </w:r>
        <w:r w:rsidR="00403E6A" w:rsidDel="00D94CAC">
          <w:rPr>
            <w:rFonts w:eastAsia="Times New Roman" w:cstheme="minorHAnsi"/>
            <w:b/>
            <w:bCs/>
            <w:color w:val="000000" w:themeColor="text1"/>
            <w:lang w:val="en-GB"/>
          </w:rPr>
          <w:delText>1</w:delText>
        </w:r>
        <w:r w:rsidR="00403E6A" w:rsidRPr="00E03B11" w:rsidDel="00D94CAC">
          <w:rPr>
            <w:rFonts w:eastAsia="Times New Roman" w:cstheme="minorHAnsi"/>
            <w:color w:val="000000" w:themeColor="text1"/>
            <w:lang w:val="en-GB"/>
          </w:rPr>
          <w:delText xml:space="preserve"> </w:delText>
        </w:r>
        <w:r w:rsidRPr="00E03B11" w:rsidDel="00D94CAC">
          <w:rPr>
            <w:rFonts w:eastAsia="Times New Roman" w:cstheme="minorHAnsi"/>
            <w:color w:val="000000" w:themeColor="text1"/>
            <w:lang w:val="en-GB"/>
          </w:rPr>
          <w:delText xml:space="preserve">and </w:delText>
        </w:r>
      </w:del>
      <w:r w:rsidRPr="00E03B11">
        <w:rPr>
          <w:rFonts w:eastAsia="Times New Roman" w:cstheme="minorHAnsi"/>
          <w:b/>
          <w:bCs/>
          <w:color w:val="000000" w:themeColor="text1"/>
          <w:lang w:val="en-GB"/>
        </w:rPr>
        <w:t>Fig</w:t>
      </w:r>
      <w:del w:id="621" w:author="My Luong Vuong" w:date="2023-11-24T10:31:00Z">
        <w:r w:rsidRPr="00E03B11" w:rsidDel="00EB7A93">
          <w:rPr>
            <w:rFonts w:eastAsia="Times New Roman" w:cstheme="minorHAnsi"/>
            <w:b/>
            <w:bCs/>
            <w:color w:val="000000" w:themeColor="text1"/>
            <w:lang w:val="en-GB"/>
          </w:rPr>
          <w:delText>ure</w:delText>
        </w:r>
      </w:del>
      <w:r w:rsidRPr="00E03B11">
        <w:rPr>
          <w:rFonts w:eastAsia="Times New Roman" w:cstheme="minorHAnsi"/>
          <w:b/>
          <w:bCs/>
          <w:color w:val="000000" w:themeColor="text1"/>
          <w:lang w:val="en-GB"/>
        </w:rPr>
        <w:t xml:space="preserve"> </w:t>
      </w:r>
      <w:del w:id="622" w:author="My Luong Vuong" w:date="2023-11-24T10:36:00Z">
        <w:r w:rsidRPr="00E03B11" w:rsidDel="00F56D12">
          <w:rPr>
            <w:rFonts w:eastAsia="Times New Roman" w:cstheme="minorHAnsi"/>
            <w:b/>
            <w:bCs/>
            <w:color w:val="000000" w:themeColor="text1"/>
            <w:lang w:val="en-GB"/>
          </w:rPr>
          <w:delText>S1</w:delText>
        </w:r>
      </w:del>
      <w:ins w:id="623" w:author="My Luong Vuong" w:date="2023-11-24T10:36:00Z">
        <w:r w:rsidR="00F56D12" w:rsidRPr="00E03B11">
          <w:rPr>
            <w:rFonts w:eastAsia="Times New Roman" w:cstheme="minorHAnsi"/>
            <w:b/>
            <w:bCs/>
            <w:color w:val="000000" w:themeColor="text1"/>
            <w:lang w:val="en-GB"/>
          </w:rPr>
          <w:t>S</w:t>
        </w:r>
        <w:r w:rsidR="00F56D12">
          <w:rPr>
            <w:rFonts w:eastAsia="Times New Roman" w:cstheme="minorHAnsi"/>
            <w:b/>
            <w:bCs/>
            <w:color w:val="000000" w:themeColor="text1"/>
            <w:lang w:val="en-GB"/>
          </w:rPr>
          <w:t>3</w:t>
        </w:r>
      </w:ins>
      <w:ins w:id="624" w:author="My Luong Vuong" w:date="2023-11-24T10:31:00Z">
        <w:r w:rsidR="00AD4CED">
          <w:rPr>
            <w:rFonts w:eastAsia="Times New Roman" w:cstheme="minorHAnsi"/>
            <w:b/>
            <w:bCs/>
            <w:color w:val="000000" w:themeColor="text1"/>
            <w:lang w:val="en-GB"/>
          </w:rPr>
          <w:t>-</w:t>
        </w:r>
      </w:ins>
      <w:ins w:id="625" w:author="My Luong Vuong" w:date="2023-11-24T10:36:00Z">
        <w:r w:rsidR="00F56D12">
          <w:rPr>
            <w:rFonts w:eastAsia="Times New Roman" w:cstheme="minorHAnsi"/>
            <w:b/>
            <w:bCs/>
            <w:color w:val="000000" w:themeColor="text1"/>
            <w:lang w:val="en-GB"/>
          </w:rPr>
          <w:t>S7</w:t>
        </w:r>
      </w:ins>
      <w:r w:rsidRPr="00E03B11">
        <w:rPr>
          <w:rFonts w:eastAsia="Times New Roman" w:cstheme="minorHAnsi"/>
          <w:color w:val="000000" w:themeColor="text1"/>
          <w:lang w:val="en-GB"/>
        </w:rPr>
        <w:t>.</w:t>
      </w:r>
    </w:p>
    <w:p w14:paraId="733EB07D" w14:textId="0A5BBA83" w:rsidR="00BF6CF3" w:rsidRPr="00E03B11" w:rsidRDefault="00BF6CF3" w:rsidP="00BF6CF3">
      <w:pPr>
        <w:spacing w:after="0" w:line="480" w:lineRule="auto"/>
        <w:jc w:val="both"/>
        <w:rPr>
          <w:rFonts w:eastAsia="Times New Roman" w:cstheme="minorHAnsi"/>
          <w:color w:val="000000" w:themeColor="text1"/>
          <w:lang w:val="en-GB"/>
        </w:rPr>
      </w:pPr>
      <w:del w:id="626" w:author="My Luong Vuong" w:date="2023-11-21T11:15:00Z">
        <w:r w:rsidRPr="00E03B11" w:rsidDel="007F0D42">
          <w:rPr>
            <w:rFonts w:eastAsia="Times New Roman" w:cstheme="minorHAnsi"/>
            <w:color w:val="000000" w:themeColor="text1"/>
            <w:lang w:val="en-GB"/>
          </w:rPr>
          <w:delText>To handle missing covariate data,</w:delText>
        </w:r>
      </w:del>
      <w:ins w:id="627" w:author="My Luong Vuong" w:date="2023-11-21T11:17:00Z">
        <w:r w:rsidR="00C60592">
          <w:rPr>
            <w:rFonts w:eastAsia="Times New Roman" w:cstheme="minorHAnsi"/>
            <w:color w:val="000000" w:themeColor="text1"/>
            <w:lang w:val="en-GB"/>
          </w:rPr>
          <w:t xml:space="preserve">Missing </w:t>
        </w:r>
      </w:ins>
      <w:ins w:id="628" w:author="My Luong Vuong" w:date="2023-11-21T11:18:00Z">
        <w:r w:rsidR="001B7CC1">
          <w:rPr>
            <w:rFonts w:eastAsia="Times New Roman" w:cstheme="minorHAnsi"/>
            <w:color w:val="000000" w:themeColor="text1"/>
            <w:lang w:val="en-GB"/>
          </w:rPr>
          <w:t xml:space="preserve">covariate </w:t>
        </w:r>
      </w:ins>
      <w:ins w:id="629" w:author="My Luong Vuong" w:date="2023-11-21T11:17:00Z">
        <w:r w:rsidR="00C60592">
          <w:rPr>
            <w:rFonts w:eastAsia="Times New Roman" w:cstheme="minorHAnsi"/>
            <w:color w:val="000000" w:themeColor="text1"/>
            <w:lang w:val="en-GB"/>
          </w:rPr>
          <w:t>value</w:t>
        </w:r>
      </w:ins>
      <w:ins w:id="630" w:author="My Luong Vuong" w:date="2023-11-21T11:18:00Z">
        <w:r w:rsidR="001B7CC1">
          <w:rPr>
            <w:rFonts w:eastAsia="Times New Roman" w:cstheme="minorHAnsi"/>
            <w:color w:val="000000" w:themeColor="text1"/>
            <w:lang w:val="en-GB"/>
          </w:rPr>
          <w:t xml:space="preserve">s </w:t>
        </w:r>
        <w:r w:rsidR="00C3457A">
          <w:rPr>
            <w:rFonts w:eastAsia="Times New Roman" w:cstheme="minorHAnsi"/>
            <w:color w:val="000000" w:themeColor="text1"/>
            <w:lang w:val="en-GB"/>
          </w:rPr>
          <w:t>were</w:t>
        </w:r>
        <w:r w:rsidR="001B7CC1">
          <w:rPr>
            <w:rFonts w:eastAsia="Times New Roman" w:cstheme="minorHAnsi"/>
            <w:color w:val="000000" w:themeColor="text1"/>
            <w:lang w:val="en-GB"/>
          </w:rPr>
          <w:t xml:space="preserve"> </w:t>
        </w:r>
        <w:r w:rsidR="0065287F">
          <w:rPr>
            <w:rFonts w:eastAsia="Times New Roman" w:cstheme="minorHAnsi"/>
            <w:color w:val="000000" w:themeColor="text1"/>
            <w:lang w:val="en-GB"/>
          </w:rPr>
          <w:t>handled with mean imputation within dosing interval</w:t>
        </w:r>
      </w:ins>
      <w:ins w:id="631" w:author="My Luong Vuong" w:date="2023-11-21T11:20:00Z">
        <w:r w:rsidR="00505878">
          <w:rPr>
            <w:rFonts w:eastAsia="Times New Roman" w:cstheme="minorHAnsi"/>
            <w:color w:val="000000" w:themeColor="text1"/>
            <w:lang w:val="en-GB"/>
          </w:rPr>
          <w:t>s</w:t>
        </w:r>
      </w:ins>
      <w:ins w:id="632" w:author="My Luong Vuong" w:date="2023-11-21T11:18:00Z">
        <w:r w:rsidR="00893C87">
          <w:rPr>
            <w:rFonts w:eastAsia="Times New Roman" w:cstheme="minorHAnsi"/>
            <w:color w:val="000000" w:themeColor="text1"/>
            <w:lang w:val="en-GB"/>
          </w:rPr>
          <w:t xml:space="preserve">, </w:t>
        </w:r>
        <w:r w:rsidR="001405E0">
          <w:rPr>
            <w:rFonts w:eastAsia="Times New Roman" w:cstheme="minorHAnsi"/>
            <w:color w:val="000000" w:themeColor="text1"/>
            <w:lang w:val="en-GB"/>
          </w:rPr>
          <w:t xml:space="preserve">and multiple imputation </w:t>
        </w:r>
      </w:ins>
      <w:ins w:id="633" w:author="My Luong Vuong" w:date="2023-11-21T11:17:00Z">
        <w:r w:rsidR="00C60592">
          <w:rPr>
            <w:rFonts w:eastAsia="Times New Roman" w:cstheme="minorHAnsi"/>
            <w:color w:val="000000" w:themeColor="text1"/>
            <w:lang w:val="en-GB"/>
          </w:rPr>
          <w:t xml:space="preserve"> </w:t>
        </w:r>
      </w:ins>
      <w:ins w:id="634" w:author="My Luong Vuong" w:date="2023-11-21T11:19:00Z">
        <w:r w:rsidR="002F2608">
          <w:rPr>
            <w:rFonts w:eastAsia="Times New Roman" w:cstheme="minorHAnsi"/>
            <w:color w:val="000000" w:themeColor="text1"/>
            <w:lang w:val="en-GB"/>
          </w:rPr>
          <w:t>between</w:t>
        </w:r>
      </w:ins>
      <w:ins w:id="635" w:author="My Luong Vuong" w:date="2023-11-21T11:17:00Z">
        <w:r w:rsidR="00C60592">
          <w:rPr>
            <w:rFonts w:eastAsia="Times New Roman" w:cstheme="minorHAnsi"/>
            <w:color w:val="000000" w:themeColor="text1"/>
            <w:lang w:val="en-GB"/>
          </w:rPr>
          <w:t xml:space="preserve"> </w:t>
        </w:r>
      </w:ins>
      <w:r w:rsidRPr="00E03B11">
        <w:rPr>
          <w:rFonts w:eastAsia="Times New Roman" w:cstheme="minorHAnsi"/>
          <w:color w:val="000000" w:themeColor="text1"/>
          <w:lang w:val="en-GB"/>
        </w:rPr>
        <w:t xml:space="preserve"> </w:t>
      </w:r>
      <w:del w:id="636" w:author="My Luong Vuong" w:date="2023-11-21T11:20:00Z">
        <w:r w:rsidRPr="00E03B11" w:rsidDel="00505878">
          <w:rPr>
            <w:rFonts w:eastAsia="Times New Roman" w:cstheme="minorHAnsi"/>
            <w:color w:val="000000" w:themeColor="text1"/>
            <w:lang w:val="en-GB"/>
          </w:rPr>
          <w:delText>multiple imputation</w:delText>
        </w:r>
      </w:del>
      <w:ins w:id="637" w:author="My Luong Vuong" w:date="2023-11-21T11:20:00Z">
        <w:r w:rsidR="00505878">
          <w:rPr>
            <w:rFonts w:eastAsia="Times New Roman" w:cstheme="minorHAnsi"/>
            <w:color w:val="000000" w:themeColor="text1"/>
            <w:lang w:val="en-GB"/>
          </w:rPr>
          <w:t>dosing intervals.</w:t>
        </w:r>
      </w:ins>
      <w:r w:rsidRPr="00E03B11">
        <w:rPr>
          <w:rFonts w:eastAsia="Times New Roman" w:cstheme="minorHAnsi"/>
          <w:color w:val="000000" w:themeColor="text1"/>
          <w:lang w:val="en-GB"/>
        </w:rPr>
        <w:t xml:space="preserve"> </w:t>
      </w:r>
      <w:del w:id="638" w:author="My Luong Vuong" w:date="2023-11-21T11:20:00Z">
        <w:r w:rsidR="00267E6A" w:rsidDel="001E783D">
          <w:rPr>
            <w:rFonts w:eastAsia="Times New Roman" w:cstheme="minorHAnsi"/>
            <w:color w:val="000000" w:themeColor="text1"/>
            <w:lang w:val="en-GB"/>
          </w:rPr>
          <w:delText xml:space="preserve">was used to create </w:delText>
        </w:r>
      </w:del>
      <w:del w:id="639" w:author="My Luong Vuong" w:date="2023-11-20T17:02:00Z">
        <w:r w:rsidR="00267E6A" w:rsidDel="00EA7C1C">
          <w:rPr>
            <w:rFonts w:eastAsia="Times New Roman" w:cstheme="minorHAnsi"/>
            <w:color w:val="000000" w:themeColor="text1"/>
            <w:lang w:val="en-GB"/>
          </w:rPr>
          <w:delText xml:space="preserve">100 </w:delText>
        </w:r>
      </w:del>
      <w:del w:id="640" w:author="My Luong Vuong" w:date="2023-11-21T11:20:00Z">
        <w:r w:rsidR="00267E6A" w:rsidDel="001E783D">
          <w:rPr>
            <w:rFonts w:eastAsia="Times New Roman" w:cstheme="minorHAnsi"/>
            <w:color w:val="000000" w:themeColor="text1"/>
            <w:lang w:val="en-GB"/>
          </w:rPr>
          <w:delText>imputed datasets</w:delText>
        </w:r>
      </w:del>
      <w:ins w:id="641" w:author="My Luong Vuong" w:date="2023-11-21T11:20:00Z">
        <w:r w:rsidR="001E783D">
          <w:rPr>
            <w:rFonts w:eastAsia="Times New Roman" w:cstheme="minorHAnsi"/>
            <w:color w:val="000000" w:themeColor="text1"/>
            <w:lang w:val="en-GB"/>
          </w:rPr>
          <w:t xml:space="preserve">In total, </w:t>
        </w:r>
      </w:ins>
      <w:ins w:id="642" w:author="My Luong Vuong" w:date="2023-11-21T11:21:00Z">
        <w:r w:rsidR="001E783D">
          <w:rPr>
            <w:rFonts w:eastAsia="Times New Roman" w:cstheme="minorHAnsi"/>
            <w:color w:val="000000" w:themeColor="text1"/>
            <w:lang w:val="en-GB"/>
          </w:rPr>
          <w:t>70 multiple imputation datasets were created</w:t>
        </w:r>
      </w:ins>
      <w:r w:rsidRPr="00E03B11">
        <w:rPr>
          <w:rFonts w:eastAsia="Times New Roman" w:cstheme="minorHAnsi"/>
          <w:color w:val="000000" w:themeColor="text1"/>
          <w:lang w:val="en-GB"/>
        </w:rPr>
        <w:t xml:space="preserve">. </w:t>
      </w:r>
      <w:ins w:id="643" w:author="My Luong Vuong" w:date="2023-11-20T17:05:00Z">
        <w:r w:rsidR="00536DB6" w:rsidRPr="00536DB6">
          <w:rPr>
            <w:rFonts w:eastAsia="Times New Roman" w:cstheme="minorHAnsi"/>
            <w:color w:val="000000" w:themeColor="text1"/>
            <w:lang w:val="en-GB"/>
          </w:rPr>
          <w:t xml:space="preserve">Inclusion of </w:t>
        </w:r>
        <w:r w:rsidR="00536DB6" w:rsidRPr="00536DB6">
          <w:rPr>
            <w:rFonts w:eastAsia="Times New Roman" w:cstheme="minorHAnsi"/>
            <w:color w:val="000000" w:themeColor="text1"/>
            <w:lang w:val="en-GB"/>
          </w:rPr>
          <w:lastRenderedPageBreak/>
          <w:t xml:space="preserve">effects of BW on central volume of distribution and </w:t>
        </w:r>
        <w:proofErr w:type="spellStart"/>
        <w:r w:rsidR="00536DB6" w:rsidRPr="00536DB6">
          <w:rPr>
            <w:rFonts w:eastAsia="Times New Roman" w:cstheme="minorHAnsi"/>
            <w:color w:val="000000" w:themeColor="text1"/>
            <w:lang w:val="en-GB"/>
          </w:rPr>
          <w:t>eGFR</w:t>
        </w:r>
        <w:r w:rsidR="00536DB6" w:rsidRPr="00F568B9">
          <w:rPr>
            <w:rFonts w:eastAsia="Times New Roman" w:cstheme="minorHAnsi"/>
            <w:color w:val="000000" w:themeColor="text1"/>
            <w:vertAlign w:val="subscript"/>
            <w:lang w:val="en-GB"/>
            <w:rPrChange w:id="644" w:author="My Luong Vuong" w:date="2023-11-20T17:05:00Z">
              <w:rPr>
                <w:rFonts w:eastAsia="Times New Roman" w:cstheme="minorHAnsi"/>
                <w:color w:val="000000" w:themeColor="text1"/>
                <w:lang w:val="en-GB"/>
              </w:rPr>
            </w:rPrChange>
          </w:rPr>
          <w:t>CKD</w:t>
        </w:r>
        <w:proofErr w:type="spellEnd"/>
        <w:r w:rsidR="00536DB6" w:rsidRPr="00F568B9">
          <w:rPr>
            <w:rFonts w:eastAsia="Times New Roman" w:cstheme="minorHAnsi"/>
            <w:color w:val="000000" w:themeColor="text1"/>
            <w:vertAlign w:val="subscript"/>
            <w:lang w:val="en-GB"/>
            <w:rPrChange w:id="645" w:author="My Luong Vuong" w:date="2023-11-20T17:05:00Z">
              <w:rPr>
                <w:rFonts w:eastAsia="Times New Roman" w:cstheme="minorHAnsi"/>
                <w:color w:val="000000" w:themeColor="text1"/>
                <w:lang w:val="en-GB"/>
              </w:rPr>
            </w:rPrChange>
          </w:rPr>
          <w:t>-EPI</w:t>
        </w:r>
        <w:r w:rsidR="00536DB6" w:rsidRPr="00536DB6">
          <w:rPr>
            <w:rFonts w:eastAsia="Times New Roman" w:cstheme="minorHAnsi"/>
            <w:color w:val="000000" w:themeColor="text1"/>
            <w:lang w:val="en-GB"/>
          </w:rPr>
          <w:t xml:space="preserve"> on </w:t>
        </w:r>
        <w:proofErr w:type="spellStart"/>
        <w:r w:rsidR="00536DB6" w:rsidRPr="00536DB6">
          <w:rPr>
            <w:rFonts w:eastAsia="Times New Roman" w:cstheme="minorHAnsi"/>
            <w:color w:val="000000" w:themeColor="text1"/>
            <w:lang w:val="en-GB"/>
          </w:rPr>
          <w:t>CL</w:t>
        </w:r>
        <w:r w:rsidR="00536DB6" w:rsidRPr="008A1A88">
          <w:rPr>
            <w:rFonts w:eastAsia="Times New Roman" w:cstheme="minorHAnsi"/>
            <w:color w:val="000000" w:themeColor="text1"/>
            <w:vertAlign w:val="subscript"/>
            <w:lang w:val="en-GB"/>
            <w:rPrChange w:id="646" w:author="My Luong Vuong" w:date="2023-11-20T17:06:00Z">
              <w:rPr>
                <w:rFonts w:eastAsia="Times New Roman" w:cstheme="minorHAnsi"/>
                <w:color w:val="000000" w:themeColor="text1"/>
                <w:lang w:val="en-GB"/>
              </w:rPr>
            </w:rPrChange>
          </w:rPr>
          <w:t>non</w:t>
        </w:r>
        <w:proofErr w:type="spellEnd"/>
        <w:r w:rsidR="00536DB6" w:rsidRPr="008A1A88">
          <w:rPr>
            <w:rFonts w:eastAsia="Times New Roman" w:cstheme="minorHAnsi"/>
            <w:color w:val="000000" w:themeColor="text1"/>
            <w:vertAlign w:val="subscript"/>
            <w:lang w:val="en-GB"/>
            <w:rPrChange w:id="647" w:author="My Luong Vuong" w:date="2023-11-20T17:06:00Z">
              <w:rPr>
                <w:rFonts w:eastAsia="Times New Roman" w:cstheme="minorHAnsi"/>
                <w:color w:val="000000" w:themeColor="text1"/>
                <w:lang w:val="en-GB"/>
              </w:rPr>
            </w:rPrChange>
          </w:rPr>
          <w:t xml:space="preserve">-CRRT </w:t>
        </w:r>
        <w:r w:rsidR="00536DB6" w:rsidRPr="00536DB6">
          <w:rPr>
            <w:rFonts w:eastAsia="Times New Roman" w:cstheme="minorHAnsi"/>
            <w:color w:val="000000" w:themeColor="text1"/>
            <w:lang w:val="en-GB"/>
          </w:rPr>
          <w:t>significantly improved goodness-of-fit.</w:t>
        </w:r>
      </w:ins>
      <w:del w:id="648" w:author="My Luong Vuong" w:date="2023-11-20T17:05:00Z">
        <w:r w:rsidRPr="00E03B11" w:rsidDel="00536DB6">
          <w:rPr>
            <w:rFonts w:eastAsia="Times New Roman" w:cstheme="minorHAnsi"/>
            <w:color w:val="000000" w:themeColor="text1"/>
            <w:lang w:val="en-GB"/>
          </w:rPr>
          <w:delText xml:space="preserve">The inclusion of the effect of </w:delText>
        </w:r>
        <w:r w:rsidR="00267E6A" w:rsidDel="00536DB6">
          <w:rPr>
            <w:rFonts w:eastAsia="Times New Roman" w:cstheme="minorHAnsi"/>
            <w:color w:val="000000" w:themeColor="text1"/>
            <w:lang w:val="en-GB"/>
          </w:rPr>
          <w:delText>body weight</w:delText>
        </w:r>
        <w:r w:rsidR="00267E6A" w:rsidRPr="00E03B11" w:rsidDel="00536DB6">
          <w:rPr>
            <w:rFonts w:eastAsia="Times New Roman" w:cstheme="minorHAnsi"/>
            <w:color w:val="000000" w:themeColor="text1"/>
            <w:lang w:val="en-GB"/>
          </w:rPr>
          <w:delText xml:space="preserve"> </w:delText>
        </w:r>
        <w:r w:rsidRPr="00E03B11" w:rsidDel="00536DB6">
          <w:rPr>
            <w:rFonts w:eastAsia="Times New Roman" w:cstheme="minorHAnsi"/>
            <w:color w:val="000000" w:themeColor="text1"/>
            <w:lang w:val="en-GB"/>
          </w:rPr>
          <w:delText>on V</w:delText>
        </w:r>
        <w:r w:rsidRPr="00E03B11" w:rsidDel="00536DB6">
          <w:rPr>
            <w:rFonts w:eastAsia="Times New Roman" w:cstheme="minorHAnsi"/>
            <w:color w:val="000000" w:themeColor="text1"/>
            <w:vertAlign w:val="subscript"/>
            <w:lang w:val="en-GB"/>
          </w:rPr>
          <w:delText>c</w:delText>
        </w:r>
        <w:r w:rsidRPr="00E03B11" w:rsidDel="00536DB6">
          <w:rPr>
            <w:rFonts w:eastAsia="Times New Roman" w:cstheme="minorHAnsi"/>
            <w:color w:val="000000" w:themeColor="text1"/>
            <w:lang w:val="en-GB"/>
          </w:rPr>
          <w:delText xml:space="preserve"> resulted in the largest dOFV in all 100 analys</w:delText>
        </w:r>
        <w:r w:rsidR="00267E6A" w:rsidDel="00536DB6">
          <w:rPr>
            <w:rFonts w:eastAsia="Times New Roman" w:cstheme="minorHAnsi"/>
            <w:color w:val="000000" w:themeColor="text1"/>
            <w:lang w:val="en-GB"/>
          </w:rPr>
          <w:delText>e</w:delText>
        </w:r>
        <w:r w:rsidRPr="00E03B11" w:rsidDel="00536DB6">
          <w:rPr>
            <w:rFonts w:eastAsia="Times New Roman" w:cstheme="minorHAnsi"/>
            <w:color w:val="000000" w:themeColor="text1"/>
            <w:lang w:val="en-GB"/>
          </w:rPr>
          <w:delText xml:space="preserve">s and was retained in the final model. </w:delText>
        </w:r>
        <w:commentRangeStart w:id="649"/>
        <w:commentRangeStart w:id="650"/>
        <w:r w:rsidRPr="00E03B11" w:rsidDel="00536DB6">
          <w:rPr>
            <w:rFonts w:eastAsia="Times New Roman" w:cstheme="minorHAnsi"/>
            <w:color w:val="000000" w:themeColor="text1"/>
            <w:lang w:val="en-GB"/>
          </w:rPr>
          <w:delText>Although the addition of eGFR</w:delText>
        </w:r>
        <w:r w:rsidRPr="00E03B11" w:rsidDel="00536DB6">
          <w:rPr>
            <w:rFonts w:eastAsia="Times New Roman" w:cstheme="minorHAnsi"/>
            <w:color w:val="000000" w:themeColor="text1"/>
            <w:vertAlign w:val="subscript"/>
            <w:lang w:val="en-GB"/>
          </w:rPr>
          <w:delText>CKDEPI</w:delText>
        </w:r>
        <w:r w:rsidRPr="00E03B11" w:rsidDel="00536DB6">
          <w:rPr>
            <w:rFonts w:eastAsia="Times New Roman" w:cstheme="minorHAnsi"/>
            <w:color w:val="000000" w:themeColor="text1"/>
            <w:lang w:val="en-GB"/>
          </w:rPr>
          <w:delText xml:space="preserve"> effect on CL</w:delText>
        </w:r>
        <w:r w:rsidRPr="00E03B11" w:rsidDel="00536DB6">
          <w:rPr>
            <w:rFonts w:eastAsia="Times New Roman" w:cstheme="minorHAnsi"/>
            <w:color w:val="000000" w:themeColor="text1"/>
            <w:vertAlign w:val="subscript"/>
            <w:lang w:val="en-GB"/>
          </w:rPr>
          <w:delText>no CRRT</w:delText>
        </w:r>
        <w:r w:rsidRPr="00E03B11" w:rsidDel="00536DB6">
          <w:rPr>
            <w:rFonts w:eastAsia="Times New Roman" w:cstheme="minorHAnsi"/>
            <w:color w:val="000000" w:themeColor="text1"/>
            <w:lang w:val="en-GB"/>
          </w:rPr>
          <w:delText xml:space="preserve"> </w:delText>
        </w:r>
        <w:commentRangeEnd w:id="649"/>
        <w:r w:rsidR="0052675C" w:rsidDel="00536DB6">
          <w:rPr>
            <w:rStyle w:val="CommentReference"/>
          </w:rPr>
          <w:commentReference w:id="649"/>
        </w:r>
        <w:commentRangeEnd w:id="650"/>
        <w:r w:rsidR="0027451E" w:rsidDel="00536DB6">
          <w:rPr>
            <w:rStyle w:val="CommentReference"/>
          </w:rPr>
          <w:commentReference w:id="650"/>
        </w:r>
        <w:r w:rsidRPr="00E03B11" w:rsidDel="00536DB6">
          <w:rPr>
            <w:rFonts w:eastAsia="Times New Roman" w:cstheme="minorHAnsi"/>
            <w:color w:val="000000" w:themeColor="text1"/>
            <w:lang w:val="en-GB"/>
          </w:rPr>
          <w:delText>led to statistically significant dOFVs in 83% of the imputations, its pooled estimate was not significantly different from 0 (</w:delText>
        </w:r>
        <w:r w:rsidRPr="00E03B11" w:rsidDel="00536DB6">
          <w:rPr>
            <w:rFonts w:eastAsia="Times New Roman" w:cstheme="minorHAnsi"/>
            <w:b/>
            <w:bCs/>
            <w:color w:val="000000" w:themeColor="text1"/>
            <w:lang w:val="en-GB"/>
          </w:rPr>
          <w:delText>Table S3</w:delText>
        </w:r>
        <w:r w:rsidRPr="00E03B11" w:rsidDel="00536DB6">
          <w:rPr>
            <w:rFonts w:eastAsia="Times New Roman" w:cstheme="minorHAnsi"/>
            <w:color w:val="000000" w:themeColor="text1"/>
            <w:lang w:val="en-GB"/>
          </w:rPr>
          <w:delText>).</w:delText>
        </w:r>
      </w:del>
      <w:r w:rsidRPr="00E03B11">
        <w:rPr>
          <w:rFonts w:eastAsia="Times New Roman" w:cstheme="minorHAnsi"/>
          <w:color w:val="000000" w:themeColor="text1"/>
          <w:lang w:val="en-GB"/>
        </w:rPr>
        <w:t xml:space="preserve"> </w:t>
      </w:r>
      <w:del w:id="651" w:author="My Luong Vuong" w:date="2023-11-20T17:07:00Z">
        <w:r w:rsidRPr="00E03B11" w:rsidDel="009E12F7">
          <w:rPr>
            <w:rFonts w:eastAsia="Times New Roman" w:cstheme="minorHAnsi"/>
            <w:color w:val="000000" w:themeColor="text1"/>
            <w:lang w:val="en-GB"/>
          </w:rPr>
          <w:delText>Finally, 10 out of 100 datasets were selected to derive the pooled parameter estimates of the covariate mode</w:delText>
        </w:r>
        <w:r w:rsidR="00B053AF" w:rsidDel="009E12F7">
          <w:rPr>
            <w:rFonts w:eastAsia="Times New Roman" w:cstheme="minorHAnsi"/>
            <w:color w:val="000000" w:themeColor="text1"/>
            <w:lang w:val="en-GB"/>
          </w:rPr>
          <w:delText>l that only include body weight, as body weight was only missing in 5.5% of cases</w:delText>
        </w:r>
        <w:r w:rsidRPr="00E03B11" w:rsidDel="009E12F7">
          <w:rPr>
            <w:rFonts w:eastAsia="Times New Roman" w:cstheme="minorHAnsi"/>
            <w:color w:val="000000" w:themeColor="text1"/>
            <w:lang w:val="en-GB"/>
          </w:rPr>
          <w:delText xml:space="preserve">. </w:delText>
        </w:r>
      </w:del>
      <w:r w:rsidRPr="00E03B11">
        <w:rPr>
          <w:rFonts w:eastAsia="Times New Roman" w:cstheme="minorHAnsi"/>
          <w:color w:val="000000" w:themeColor="text1"/>
          <w:lang w:val="en-GB"/>
        </w:rPr>
        <w:t>The</w:t>
      </w:r>
      <w:del w:id="652" w:author="My Luong Vuong" w:date="2023-11-21T11:22:00Z">
        <w:r w:rsidRPr="00E03B11" w:rsidDel="00F17B40">
          <w:rPr>
            <w:rFonts w:eastAsia="Times New Roman" w:cstheme="minorHAnsi"/>
            <w:color w:val="000000" w:themeColor="text1"/>
            <w:lang w:val="en-GB"/>
          </w:rPr>
          <w:delText>se</w:delText>
        </w:r>
      </w:del>
      <w:r w:rsidRPr="00E03B11">
        <w:rPr>
          <w:rFonts w:eastAsia="Times New Roman" w:cstheme="minorHAnsi"/>
          <w:color w:val="000000" w:themeColor="text1"/>
          <w:lang w:val="en-GB"/>
        </w:rPr>
        <w:t xml:space="preserve"> pooled </w:t>
      </w:r>
      <w:ins w:id="653" w:author="My Luong Vuong" w:date="2023-11-21T11:22:00Z">
        <w:r w:rsidR="00F17B40">
          <w:rPr>
            <w:rFonts w:eastAsia="Times New Roman" w:cstheme="minorHAnsi"/>
            <w:color w:val="000000" w:themeColor="text1"/>
            <w:lang w:val="en-GB"/>
          </w:rPr>
          <w:t xml:space="preserve">parameter </w:t>
        </w:r>
      </w:ins>
      <w:r w:rsidRPr="00E03B11">
        <w:rPr>
          <w:rFonts w:eastAsia="Times New Roman" w:cstheme="minorHAnsi"/>
          <w:color w:val="000000" w:themeColor="text1"/>
          <w:lang w:val="en-GB"/>
        </w:rPr>
        <w:t>estimates</w:t>
      </w:r>
      <w:ins w:id="654" w:author="My Luong Vuong" w:date="2023-11-21T11:22:00Z">
        <w:r w:rsidR="00F17B40">
          <w:rPr>
            <w:rFonts w:eastAsia="Times New Roman" w:cstheme="minorHAnsi"/>
            <w:color w:val="000000" w:themeColor="text1"/>
            <w:lang w:val="en-GB"/>
          </w:rPr>
          <w:t xml:space="preserve"> of </w:t>
        </w:r>
        <w:r w:rsidR="00D2464E">
          <w:rPr>
            <w:rFonts w:eastAsia="Times New Roman" w:cstheme="minorHAnsi"/>
            <w:color w:val="000000" w:themeColor="text1"/>
            <w:lang w:val="en-GB"/>
          </w:rPr>
          <w:t>the 70 models</w:t>
        </w:r>
      </w:ins>
      <w:r w:rsidRPr="00E03B11">
        <w:rPr>
          <w:rFonts w:eastAsia="Times New Roman" w:cstheme="minorHAnsi"/>
          <w:color w:val="000000" w:themeColor="text1"/>
          <w:lang w:val="en-GB"/>
        </w:rPr>
        <w:t xml:space="preserve"> as well as the medians of </w:t>
      </w:r>
      <w:del w:id="655" w:author="My Luong Vuong" w:date="2023-11-20T17:12:00Z">
        <w:r w:rsidRPr="00E03B11" w:rsidDel="00574243">
          <w:rPr>
            <w:rFonts w:eastAsia="Times New Roman" w:cstheme="minorHAnsi"/>
            <w:color w:val="000000" w:themeColor="text1"/>
            <w:lang w:val="en-GB"/>
          </w:rPr>
          <w:delText>the 10</w:delText>
        </w:r>
      </w:del>
      <w:ins w:id="656" w:author="My Luong Vuong" w:date="2023-11-20T17:12:00Z">
        <w:r w:rsidR="00574243">
          <w:rPr>
            <w:rFonts w:eastAsia="Times New Roman" w:cstheme="minorHAnsi"/>
            <w:color w:val="000000" w:themeColor="text1"/>
            <w:lang w:val="en-GB"/>
          </w:rPr>
          <w:t>10 random</w:t>
        </w:r>
      </w:ins>
      <w:r w:rsidRPr="00E03B11">
        <w:rPr>
          <w:rFonts w:eastAsia="Times New Roman" w:cstheme="minorHAnsi"/>
          <w:color w:val="000000" w:themeColor="text1"/>
          <w:lang w:val="en-GB"/>
        </w:rPr>
        <w:t xml:space="preserve"> bootstrap results</w:t>
      </w:r>
      <w:r w:rsidR="00F769A9">
        <w:rPr>
          <w:rFonts w:eastAsia="Times New Roman" w:cstheme="minorHAnsi"/>
          <w:color w:val="000000" w:themeColor="text1"/>
          <w:lang w:val="en-GB"/>
        </w:rPr>
        <w:t xml:space="preserve"> (of total 2000 bootstraps)</w:t>
      </w:r>
      <w:r w:rsidRPr="00E03B11">
        <w:rPr>
          <w:rFonts w:eastAsia="Times New Roman" w:cstheme="minorHAnsi"/>
          <w:color w:val="000000" w:themeColor="text1"/>
          <w:lang w:val="en-GB"/>
        </w:rPr>
        <w:t xml:space="preserve"> are available in </w:t>
      </w:r>
      <w:r w:rsidRPr="00E03B11">
        <w:rPr>
          <w:rFonts w:eastAsia="Times New Roman" w:cstheme="minorHAnsi"/>
          <w:b/>
          <w:bCs/>
          <w:color w:val="000000" w:themeColor="text1"/>
          <w:lang w:val="en-GB"/>
        </w:rPr>
        <w:t>Table 2</w:t>
      </w:r>
      <w:r w:rsidRPr="00E03B11">
        <w:rPr>
          <w:rFonts w:eastAsia="Times New Roman" w:cstheme="minorHAnsi"/>
          <w:color w:val="000000" w:themeColor="text1"/>
          <w:lang w:val="en-GB"/>
        </w:rPr>
        <w:t xml:space="preserve">. </w:t>
      </w:r>
      <w:del w:id="657" w:author="My Luong Vuong" w:date="2023-11-21T11:22:00Z">
        <w:r w:rsidRPr="00E03B11" w:rsidDel="00535713">
          <w:rPr>
            <w:rFonts w:eastAsia="Times New Roman" w:cstheme="minorHAnsi"/>
            <w:color w:val="000000" w:themeColor="text1"/>
            <w:lang w:val="en-GB"/>
          </w:rPr>
          <w:delText xml:space="preserve">The justification of the number of imputations are presented in </w:delText>
        </w:r>
        <w:r w:rsidRPr="00E03B11" w:rsidDel="00535713">
          <w:rPr>
            <w:rFonts w:eastAsia="Times New Roman" w:cstheme="minorHAnsi"/>
            <w:b/>
            <w:bCs/>
            <w:color w:val="000000" w:themeColor="text1"/>
            <w:lang w:val="en-GB"/>
          </w:rPr>
          <w:delText>Figure S2</w:delText>
        </w:r>
        <w:r w:rsidRPr="00E03B11" w:rsidDel="00535713">
          <w:rPr>
            <w:rFonts w:eastAsia="Times New Roman" w:cstheme="minorHAnsi"/>
            <w:color w:val="000000" w:themeColor="text1"/>
            <w:lang w:val="en-GB"/>
          </w:rPr>
          <w:delText xml:space="preserve"> and </w:delText>
        </w:r>
        <w:r w:rsidRPr="00E03B11" w:rsidDel="00535713">
          <w:rPr>
            <w:rFonts w:eastAsia="Times New Roman" w:cstheme="minorHAnsi"/>
            <w:b/>
            <w:bCs/>
            <w:color w:val="000000" w:themeColor="text1"/>
            <w:lang w:val="en-GB"/>
          </w:rPr>
          <w:delText>Figure S3</w:delText>
        </w:r>
        <w:r w:rsidRPr="00E03B11" w:rsidDel="00535713">
          <w:rPr>
            <w:rFonts w:eastAsia="Times New Roman" w:cstheme="minorHAnsi"/>
            <w:color w:val="000000" w:themeColor="text1"/>
            <w:lang w:val="en-GB"/>
          </w:rPr>
          <w:delText xml:space="preserve">. The 10 detailed bootstraps are available in </w:delText>
        </w:r>
        <w:r w:rsidRPr="00E03B11" w:rsidDel="00535713">
          <w:rPr>
            <w:rFonts w:eastAsia="Times New Roman" w:cstheme="minorHAnsi"/>
            <w:b/>
            <w:bCs/>
            <w:color w:val="000000" w:themeColor="text1"/>
            <w:lang w:val="en-GB"/>
          </w:rPr>
          <w:delText xml:space="preserve">Table </w:delText>
        </w:r>
        <w:r w:rsidR="00B563A9" w:rsidRPr="00E03B11" w:rsidDel="00535713">
          <w:rPr>
            <w:rFonts w:eastAsia="Times New Roman" w:cstheme="minorHAnsi"/>
            <w:b/>
            <w:bCs/>
            <w:color w:val="000000" w:themeColor="text1"/>
            <w:lang w:val="en-GB"/>
          </w:rPr>
          <w:delText>S</w:delText>
        </w:r>
        <w:r w:rsidR="00B563A9" w:rsidDel="00535713">
          <w:rPr>
            <w:rFonts w:eastAsia="Times New Roman" w:cstheme="minorHAnsi"/>
            <w:b/>
            <w:bCs/>
            <w:color w:val="000000" w:themeColor="text1"/>
            <w:lang w:val="en-GB"/>
          </w:rPr>
          <w:delText>3</w:delText>
        </w:r>
        <w:r w:rsidRPr="00E03B11" w:rsidDel="00535713">
          <w:rPr>
            <w:rFonts w:eastAsia="Times New Roman" w:cstheme="minorHAnsi"/>
            <w:color w:val="000000" w:themeColor="text1"/>
            <w:lang w:val="en-GB"/>
          </w:rPr>
          <w:delText>.</w:delText>
        </w:r>
      </w:del>
    </w:p>
    <w:p w14:paraId="47059E0D" w14:textId="375D1989" w:rsidR="00BF6CF3" w:rsidRPr="00E03B11" w:rsidRDefault="00BF6CF3" w:rsidP="00BF6CF3">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 xml:space="preserve">Equation </w:t>
      </w:r>
      <w:r w:rsidR="004F077A">
        <w:rPr>
          <w:rFonts w:eastAsia="Times New Roman" w:cstheme="minorHAnsi"/>
          <w:color w:val="000000" w:themeColor="text1"/>
          <w:lang w:val="en-GB"/>
        </w:rPr>
        <w:t>3</w:t>
      </w:r>
      <w:ins w:id="658" w:author="My Luong Vuong" w:date="2023-11-21T11:22:00Z">
        <w:r w:rsidR="00BD14F8">
          <w:rPr>
            <w:rFonts w:eastAsia="Times New Roman" w:cstheme="minorHAnsi"/>
            <w:color w:val="000000" w:themeColor="text1"/>
            <w:lang w:val="en-GB"/>
          </w:rPr>
          <w:t xml:space="preserve"> and 4</w:t>
        </w:r>
      </w:ins>
      <w:r w:rsidRPr="00E03B11">
        <w:rPr>
          <w:rFonts w:eastAsia="Times New Roman" w:cstheme="minorHAnsi"/>
          <w:color w:val="000000" w:themeColor="text1"/>
          <w:lang w:val="en-GB"/>
        </w:rPr>
        <w:t xml:space="preserve"> shows how fluconazole </w:t>
      </w:r>
      <w:proofErr w:type="spellStart"/>
      <w:r w:rsidRPr="00E03B11">
        <w:rPr>
          <w:rFonts w:eastAsia="Times New Roman" w:cstheme="minorHAnsi"/>
          <w:color w:val="000000" w:themeColor="text1"/>
          <w:lang w:val="en-GB"/>
        </w:rPr>
        <w:t>V</w:t>
      </w:r>
      <w:r w:rsidRPr="00E03B11">
        <w:rPr>
          <w:rFonts w:eastAsia="Times New Roman" w:cstheme="minorHAnsi"/>
          <w:color w:val="000000" w:themeColor="text1"/>
          <w:vertAlign w:val="subscript"/>
          <w:lang w:val="en-GB"/>
        </w:rPr>
        <w:t>c</w:t>
      </w:r>
      <w:proofErr w:type="spellEnd"/>
      <w:ins w:id="659" w:author="My Luong Vuong" w:date="2023-11-21T11:23:00Z">
        <w:r w:rsidR="00BD14F8">
          <w:rPr>
            <w:rFonts w:eastAsia="Times New Roman" w:cstheme="minorHAnsi"/>
            <w:color w:val="000000" w:themeColor="text1"/>
            <w:vertAlign w:val="subscript"/>
            <w:lang w:val="en-GB"/>
          </w:rPr>
          <w:t xml:space="preserve"> </w:t>
        </w:r>
        <w:r w:rsidR="00BD14F8">
          <w:rPr>
            <w:rFonts w:eastAsia="Times New Roman" w:cstheme="minorHAnsi"/>
            <w:color w:val="000000" w:themeColor="text1"/>
            <w:lang w:val="en-GB"/>
          </w:rPr>
          <w:t xml:space="preserve">and </w:t>
        </w:r>
        <w:proofErr w:type="spellStart"/>
        <w:r w:rsidR="00294434" w:rsidRPr="00536DB6">
          <w:rPr>
            <w:rFonts w:eastAsia="Times New Roman" w:cstheme="minorHAnsi"/>
            <w:color w:val="000000" w:themeColor="text1"/>
            <w:lang w:val="en-GB"/>
          </w:rPr>
          <w:t>CL</w:t>
        </w:r>
        <w:r w:rsidR="00294434" w:rsidRPr="00BA7DD3">
          <w:rPr>
            <w:rFonts w:eastAsia="Times New Roman" w:cstheme="minorHAnsi"/>
            <w:color w:val="000000" w:themeColor="text1"/>
            <w:vertAlign w:val="subscript"/>
            <w:lang w:val="en-GB"/>
          </w:rPr>
          <w:t>non</w:t>
        </w:r>
        <w:proofErr w:type="spellEnd"/>
        <w:r w:rsidR="00294434" w:rsidRPr="00BA7DD3">
          <w:rPr>
            <w:rFonts w:eastAsia="Times New Roman" w:cstheme="minorHAnsi"/>
            <w:color w:val="000000" w:themeColor="text1"/>
            <w:vertAlign w:val="subscript"/>
            <w:lang w:val="en-GB"/>
          </w:rPr>
          <w:t>-CRRT</w:t>
        </w:r>
      </w:ins>
      <w:r w:rsidRPr="00E03B11">
        <w:rPr>
          <w:rFonts w:eastAsia="Times New Roman" w:cstheme="minorHAnsi"/>
          <w:color w:val="000000" w:themeColor="text1"/>
          <w:lang w:val="en-GB"/>
        </w:rPr>
        <w:t xml:space="preserve"> of patient </w:t>
      </w:r>
      <w:proofErr w:type="spellStart"/>
      <w:r w:rsidRPr="00CA5A80">
        <w:rPr>
          <w:rFonts w:eastAsia="Times New Roman" w:cstheme="minorHAnsi"/>
          <w:i/>
          <w:iCs/>
          <w:color w:val="000000" w:themeColor="text1"/>
          <w:lang w:val="en-GB"/>
        </w:rPr>
        <w:t>i</w:t>
      </w:r>
      <w:proofErr w:type="spellEnd"/>
      <w:r w:rsidRPr="00E03B11">
        <w:rPr>
          <w:rFonts w:eastAsia="Times New Roman" w:cstheme="minorHAnsi"/>
          <w:color w:val="000000" w:themeColor="text1"/>
          <w:lang w:val="en-GB"/>
        </w:rPr>
        <w:t xml:space="preserve"> increases with </w:t>
      </w:r>
      <w:r w:rsidR="004F077A">
        <w:rPr>
          <w:rFonts w:eastAsia="Times New Roman" w:cstheme="minorHAnsi"/>
          <w:color w:val="000000" w:themeColor="text1"/>
          <w:lang w:val="en-GB"/>
        </w:rPr>
        <w:t>body weight</w:t>
      </w:r>
      <w:ins w:id="660" w:author="My Luong Vuong" w:date="2023-11-21T11:23:00Z">
        <w:r w:rsidR="00294434">
          <w:rPr>
            <w:rFonts w:eastAsia="Times New Roman" w:cstheme="minorHAnsi"/>
            <w:color w:val="000000" w:themeColor="text1"/>
            <w:lang w:val="en-GB"/>
          </w:rPr>
          <w:t xml:space="preserve"> and </w:t>
        </w:r>
        <w:proofErr w:type="spellStart"/>
        <w:r w:rsidR="00B906E5" w:rsidRPr="00B906E5">
          <w:rPr>
            <w:rFonts w:eastAsia="Times New Roman" w:cstheme="minorHAnsi"/>
            <w:color w:val="000000" w:themeColor="text1"/>
            <w:lang w:val="en-GB"/>
          </w:rPr>
          <w:t>eGFR</w:t>
        </w:r>
        <w:r w:rsidR="00B906E5" w:rsidRPr="00B906E5">
          <w:rPr>
            <w:rFonts w:eastAsia="Times New Roman" w:cstheme="minorHAnsi"/>
            <w:color w:val="000000" w:themeColor="text1"/>
            <w:vertAlign w:val="subscript"/>
            <w:lang w:val="en-GB"/>
            <w:rPrChange w:id="661" w:author="My Luong Vuong" w:date="2023-11-21T11:23:00Z">
              <w:rPr>
                <w:rFonts w:eastAsia="Times New Roman" w:cstheme="minorHAnsi"/>
                <w:color w:val="000000" w:themeColor="text1"/>
                <w:lang w:val="en-GB"/>
              </w:rPr>
            </w:rPrChange>
          </w:rPr>
          <w:t>CKD</w:t>
        </w:r>
        <w:proofErr w:type="spellEnd"/>
        <w:r w:rsidR="00B906E5" w:rsidRPr="00B906E5">
          <w:rPr>
            <w:rFonts w:eastAsia="Times New Roman" w:cstheme="minorHAnsi"/>
            <w:color w:val="000000" w:themeColor="text1"/>
            <w:vertAlign w:val="subscript"/>
            <w:lang w:val="en-GB"/>
            <w:rPrChange w:id="662" w:author="My Luong Vuong" w:date="2023-11-21T11:23:00Z">
              <w:rPr>
                <w:rFonts w:eastAsia="Times New Roman" w:cstheme="minorHAnsi"/>
                <w:color w:val="000000" w:themeColor="text1"/>
                <w:lang w:val="en-GB"/>
              </w:rPr>
            </w:rPrChange>
          </w:rPr>
          <w:t>-EPI</w:t>
        </w:r>
      </w:ins>
      <w:r w:rsidRPr="00E03B11">
        <w:rPr>
          <w:rFonts w:eastAsia="Times New Roman" w:cstheme="minorHAnsi"/>
          <w:color w:val="000000" w:themeColor="text1"/>
          <w:lang w:val="en-GB"/>
        </w:rPr>
        <w:t>:</w:t>
      </w:r>
    </w:p>
    <w:p w14:paraId="4B016952" w14:textId="12E51BD2" w:rsidR="009E2FE8" w:rsidRDefault="00D35334" w:rsidP="009E2FE8">
      <w:pPr>
        <w:tabs>
          <w:tab w:val="right" w:pos="8931"/>
        </w:tabs>
        <w:spacing w:line="360" w:lineRule="auto"/>
        <w:ind w:left="567"/>
        <w:jc w:val="both"/>
        <w:rPr>
          <w:ins w:id="663" w:author="My Luong Vuong" w:date="2023-11-21T11:23:00Z"/>
          <w:rFonts w:eastAsiaTheme="minorEastAsia" w:cstheme="minorHAnsi"/>
          <w:iCs/>
          <w:lang w:val="en-GB"/>
        </w:rPr>
      </w:pPr>
      <m:oMath>
        <m:sSub>
          <m:sSubPr>
            <m:ctrlPr>
              <w:rPr>
                <w:rFonts w:ascii="Cambria Math" w:hAnsi="Cambria Math" w:cstheme="minorHAnsi"/>
                <w:i/>
                <w:iCs/>
                <w:lang w:val="en-GB"/>
              </w:rPr>
            </m:ctrlPr>
          </m:sSubPr>
          <m:e>
            <m:r>
              <m:rPr>
                <m:nor/>
              </m:rPr>
              <w:rPr>
                <w:rFonts w:cstheme="minorHAnsi"/>
                <w:iCs/>
                <w:lang w:val="en-GB"/>
              </w:rPr>
              <m:t>V</m:t>
            </m:r>
          </m:e>
          <m:sub>
            <w:proofErr w:type="spellStart"/>
            <m:r>
              <m:rPr>
                <m:nor/>
              </m:rPr>
              <w:rPr>
                <w:rFonts w:cstheme="minorHAnsi"/>
                <w:iCs/>
                <w:lang w:val="en-GB"/>
              </w:rPr>
              <m:t>c</m:t>
            </m:r>
            <m:r>
              <m:rPr>
                <m:nor/>
              </m:rPr>
              <w:rPr>
                <w:rFonts w:ascii="Cambria Math" w:cstheme="minorHAnsi"/>
                <w:iCs/>
                <w:lang w:val="en-GB"/>
              </w:rPr>
              <m:t>,</m:t>
            </m:r>
            <m:r>
              <m:rPr>
                <m:nor/>
              </m:rPr>
              <w:rPr>
                <w:rFonts w:cstheme="minorHAnsi"/>
                <w:iCs/>
                <w:lang w:val="en-GB"/>
              </w:rPr>
              <m:t>i</m:t>
            </m:r>
            <w:proofErr w:type="spellEnd"/>
          </m:sub>
        </m:sSub>
        <m:r>
          <m:rPr>
            <m:nor/>
          </m:rPr>
          <w:rPr>
            <w:rFonts w:cstheme="minorHAnsi"/>
            <w:iCs/>
            <w:lang w:val="en-GB"/>
          </w:rPr>
          <m:t xml:space="preserve"> = 3</m:t>
        </m:r>
        <m:r>
          <w:del w:id="664" w:author="My Luong Vuong" w:date="2023-11-21T11:25:00Z">
            <m:rPr>
              <m:nor/>
            </m:rPr>
            <w:rPr>
              <w:rFonts w:cstheme="minorHAnsi"/>
              <w:iCs/>
              <w:lang w:val="en-GB"/>
            </w:rPr>
            <m:t>7</m:t>
          </w:del>
        </m:r>
        <m:r>
          <w:ins w:id="665" w:author="My Luong Vuong" w:date="2023-11-21T11:26:00Z">
            <m:rPr>
              <m:nor/>
            </m:rPr>
            <w:rPr>
              <w:rFonts w:cstheme="minorHAnsi"/>
              <w:iCs/>
              <w:lang w:val="en-GB"/>
              <w:rPrChange w:id="666" w:author="My Luong Vuong" w:date="2023-11-21T11:26:00Z">
                <w:rPr>
                  <w:rFonts w:ascii="Cambria Math" w:cstheme="minorHAnsi"/>
                  <w:iCs/>
                  <w:lang w:val="en-GB"/>
                </w:rPr>
              </w:rPrChange>
            </w:rPr>
            <m:t>8</m:t>
          </w:ins>
        </m:r>
        <m:r>
          <m:rPr>
            <m:nor/>
          </m:rPr>
          <w:rPr>
            <w:rFonts w:cstheme="minorHAnsi"/>
            <w:iCs/>
            <w:lang w:val="en-GB"/>
          </w:rPr>
          <m:t>.</m:t>
        </m:r>
        <m:r>
          <w:del w:id="667" w:author="My Luong Vuong" w:date="2023-11-21T11:25:00Z">
            <m:rPr>
              <m:nor/>
            </m:rPr>
            <w:rPr>
              <w:rFonts w:cstheme="minorHAnsi"/>
              <w:iCs/>
              <w:lang w:val="en-GB"/>
            </w:rPr>
            <m:t>9</m:t>
          </w:del>
        </m:r>
        <m:r>
          <w:ins w:id="668" w:author="My Luong Vuong" w:date="2023-11-21T11:26:00Z">
            <m:rPr>
              <m:nor/>
            </m:rPr>
            <w:rPr>
              <w:rFonts w:cstheme="minorHAnsi"/>
              <w:iCs/>
              <w:lang w:val="en-GB"/>
            </w:rPr>
            <m:t>5</m:t>
          </w:ins>
        </m:r>
        <m:r>
          <m:rPr>
            <m:nor/>
          </m:rPr>
          <w:rPr>
            <w:rFonts w:cstheme="minorHAnsi"/>
            <w:iCs/>
            <w:lang w:val="en-GB"/>
          </w:rPr>
          <m:t xml:space="preserve"> L × </m:t>
        </m:r>
        <m:sSup>
          <m:sSupPr>
            <m:ctrlPr>
              <w:rPr>
                <w:rFonts w:ascii="Cambria Math" w:hAnsi="Cambria Math" w:cstheme="minorHAnsi"/>
                <w:i/>
                <w:iCs/>
                <w:lang w:val="en-GB"/>
              </w:rPr>
            </m:ctrlPr>
          </m:sSupPr>
          <m:e>
            <m:d>
              <m:dPr>
                <m:ctrlPr>
                  <w:rPr>
                    <w:rFonts w:ascii="Cambria Math" w:hAnsi="Cambria Math" w:cstheme="minorHAnsi"/>
                    <w:i/>
                    <w:iCs/>
                    <w:lang w:val="en-GB"/>
                  </w:rPr>
                </m:ctrlPr>
              </m:dPr>
              <m:e>
                <m:f>
                  <m:fPr>
                    <m:ctrlPr>
                      <w:rPr>
                        <w:rFonts w:ascii="Cambria Math" w:hAnsi="Cambria Math" w:cstheme="minorHAnsi"/>
                        <w:i/>
                        <w:iCs/>
                        <w:lang w:val="en-GB"/>
                      </w:rPr>
                    </m:ctrlPr>
                  </m:fPr>
                  <m:num>
                    <m:sSub>
                      <m:sSubPr>
                        <m:ctrlPr>
                          <w:rPr>
                            <w:rFonts w:ascii="Cambria Math" w:hAnsi="Cambria Math" w:cstheme="minorHAnsi"/>
                            <w:i/>
                            <w:iCs/>
                            <w:lang w:val="en-GB"/>
                          </w:rPr>
                        </m:ctrlPr>
                      </m:sSubPr>
                      <m:e>
                        <m:r>
                          <m:rPr>
                            <m:nor/>
                          </m:rPr>
                          <w:rPr>
                            <w:rFonts w:cstheme="minorHAnsi"/>
                            <w:iCs/>
                            <w:lang w:val="en-GB"/>
                          </w:rPr>
                          <m:t>BW</m:t>
                        </m:r>
                      </m:e>
                      <m:sub>
                        <w:proofErr w:type="spellStart"/>
                        <m:r>
                          <m:rPr>
                            <m:nor/>
                          </m:rPr>
                          <w:rPr>
                            <w:rFonts w:cstheme="minorHAnsi"/>
                            <w:iCs/>
                            <w:lang w:val="en-GB"/>
                          </w:rPr>
                          <m:t>i</m:t>
                        </m:r>
                        <w:proofErr w:type="spellEnd"/>
                      </m:sub>
                    </m:sSub>
                  </m:num>
                  <m:den>
                    <m:r>
                      <m:rPr>
                        <m:nor/>
                      </m:rPr>
                      <w:rPr>
                        <w:rFonts w:cstheme="minorHAnsi"/>
                        <w:iCs/>
                        <w:lang w:val="en-GB"/>
                      </w:rPr>
                      <m:t xml:space="preserve">80.00 kg </m:t>
                    </m:r>
                  </m:den>
                </m:f>
              </m:e>
            </m:d>
          </m:e>
          <m:sup>
            <m:r>
              <w:del w:id="669" w:author="My Luong Vuong" w:date="2023-11-21T11:26:00Z">
                <m:rPr>
                  <m:nor/>
                </m:rPr>
                <w:rPr>
                  <w:rFonts w:cstheme="minorHAnsi"/>
                  <w:lang w:val="en-GB"/>
                </w:rPr>
                <m:t>0</m:t>
              </w:del>
            </m:r>
            <m:r>
              <w:ins w:id="670" w:author="My Luong Vuong" w:date="2023-11-21T11:26:00Z">
                <m:rPr>
                  <m:nor/>
                </m:rPr>
                <w:rPr>
                  <w:rFonts w:cstheme="minorHAnsi"/>
                  <w:lang w:val="en-GB"/>
                  <w:rPrChange w:id="671" w:author="My Luong Vuong" w:date="2023-11-21T11:27:00Z">
                    <w:rPr>
                      <w:rFonts w:ascii="Cambria Math" w:cstheme="minorHAnsi"/>
                      <w:lang w:val="en-GB"/>
                    </w:rPr>
                  </w:rPrChange>
                </w:rPr>
                <m:t>1</m:t>
              </w:ins>
            </m:r>
            <m:r>
              <m:rPr>
                <m:nor/>
              </m:rPr>
              <w:rPr>
                <w:rFonts w:cstheme="minorHAnsi"/>
                <w:lang w:val="en-GB"/>
              </w:rPr>
              <m:t>.</m:t>
            </m:r>
            <m:r>
              <w:del w:id="672" w:author="My Luong Vuong" w:date="2023-11-21T11:26:00Z">
                <m:rPr>
                  <m:nor/>
                </m:rPr>
                <w:rPr>
                  <w:rFonts w:cstheme="minorHAnsi"/>
                  <w:lang w:val="en-GB"/>
                </w:rPr>
                <m:t>989</m:t>
              </w:del>
            </m:r>
            <m:r>
              <w:ins w:id="673" w:author="My Luong Vuong" w:date="2023-11-21T11:26:00Z">
                <m:rPr>
                  <m:nor/>
                </m:rPr>
                <w:rPr>
                  <w:rFonts w:cstheme="minorHAnsi"/>
                  <w:lang w:val="en-GB"/>
                </w:rPr>
                <m:t>03</m:t>
              </w:ins>
            </m:r>
          </m:sup>
        </m:sSup>
        <m:r>
          <m:rPr>
            <m:nor/>
          </m:rPr>
          <w:rPr>
            <w:rFonts w:cstheme="minorHAnsi"/>
            <w:iCs/>
            <w:lang w:val="en-GB"/>
          </w:rPr>
          <m:t xml:space="preserve"> × </m:t>
        </m:r>
        <m:sSup>
          <m:sSupPr>
            <m:ctrlPr>
              <w:rPr>
                <w:rFonts w:ascii="Cambria Math" w:hAnsi="Cambria Math" w:cstheme="minorHAnsi"/>
                <w:i/>
                <w:iCs/>
                <w:lang w:val="en-GB"/>
              </w:rPr>
            </m:ctrlPr>
          </m:sSupPr>
          <m:e>
            <m:r>
              <m:rPr>
                <m:nor/>
              </m:rPr>
              <w:rPr>
                <w:rFonts w:cstheme="minorHAnsi"/>
                <w:lang w:val="en-GB"/>
              </w:rPr>
              <m:t>e</m:t>
            </m:r>
          </m:e>
          <m:sup>
            <m:sSub>
              <m:sSubPr>
                <m:ctrlPr>
                  <w:rPr>
                    <w:rFonts w:ascii="Cambria Math" w:hAnsi="Cambria Math" w:cstheme="minorHAnsi"/>
                    <w:i/>
                    <w:iCs/>
                    <w:lang w:val="en-GB"/>
                  </w:rPr>
                </m:ctrlPr>
              </m:sSubPr>
              <m:e>
                <m:r>
                  <m:rPr>
                    <m:nor/>
                  </m:rPr>
                  <w:rPr>
                    <w:rFonts w:cstheme="minorHAnsi"/>
                    <w:iCs/>
                    <w:lang w:val="en-GB"/>
                  </w:rPr>
                  <m:t>η</m:t>
                </m:r>
              </m:e>
              <m:sub>
                <w:proofErr w:type="spellStart"/>
                <m:r>
                  <m:rPr>
                    <m:nor/>
                  </m:rPr>
                  <w:rPr>
                    <w:rFonts w:cstheme="minorHAnsi"/>
                    <w:lang w:val="en-GB"/>
                  </w:rPr>
                  <m:t>i</m:t>
                </m:r>
                <w:proofErr w:type="spellEnd"/>
              </m:sub>
            </m:sSub>
          </m:sup>
        </m:sSup>
      </m:oMath>
      <w:r w:rsidR="009E2FE8" w:rsidRPr="00E03B11">
        <w:rPr>
          <w:rFonts w:eastAsiaTheme="minorEastAsia" w:cstheme="minorHAnsi"/>
          <w:iCs/>
          <w:lang w:val="en-GB"/>
        </w:rPr>
        <w:t xml:space="preserve">   with </w:t>
      </w:r>
      <m:oMath>
        <m:sSub>
          <m:sSubPr>
            <m:ctrlPr>
              <w:rPr>
                <w:rFonts w:ascii="Cambria Math" w:eastAsiaTheme="minorEastAsia" w:hAnsi="Cambria Math" w:cstheme="minorHAnsi"/>
                <w:i/>
                <w:iCs/>
                <w:lang w:val="en-GB"/>
              </w:rPr>
            </m:ctrlPr>
          </m:sSubPr>
          <m:e>
            <m:r>
              <m:rPr>
                <m:nor/>
              </m:rPr>
              <w:rPr>
                <w:rFonts w:eastAsiaTheme="minorEastAsia" w:cstheme="minorHAnsi"/>
                <w:i/>
                <w:iCs/>
                <w:lang w:val="en-GB"/>
              </w:rPr>
              <m:t>η</m:t>
            </m:r>
          </m:e>
          <m:sub>
            <w:proofErr w:type="spellStart"/>
            <m:r>
              <m:rPr>
                <m:nor/>
              </m:rPr>
              <w:rPr>
                <w:rFonts w:eastAsiaTheme="minorEastAsia" w:cstheme="minorHAnsi"/>
                <w:i/>
                <w:iCs/>
                <w:lang w:val="en-GB"/>
              </w:rPr>
              <m:t>i</m:t>
            </m:r>
            <w:proofErr w:type="spellEnd"/>
          </m:sub>
        </m:sSub>
        <m:r>
          <m:rPr>
            <m:nor/>
          </m:rPr>
          <w:rPr>
            <w:rFonts w:eastAsiaTheme="minorEastAsia" w:cstheme="minorHAnsi"/>
            <w:iCs/>
            <w:lang w:val="en-GB"/>
          </w:rPr>
          <m:t>~</m:t>
        </m:r>
        <m:r>
          <m:rPr>
            <m:nor/>
          </m:rPr>
          <w:rPr>
            <w:rFonts w:eastAsiaTheme="minorEastAsia" w:cstheme="minorHAnsi"/>
            <w:i/>
            <w:iCs/>
            <w:lang w:val="en-GB"/>
          </w:rPr>
          <m:t>N</m:t>
        </m:r>
        <m:d>
          <m:dPr>
            <m:ctrlPr>
              <w:rPr>
                <w:rFonts w:ascii="Cambria Math" w:eastAsiaTheme="minorEastAsia" w:hAnsi="Cambria Math" w:cstheme="minorHAnsi"/>
                <w:i/>
                <w:iCs/>
                <w:lang w:val="en-GB"/>
              </w:rPr>
            </m:ctrlPr>
          </m:dPr>
          <m:e>
            <m:r>
              <m:rPr>
                <m:nor/>
              </m:rPr>
              <w:rPr>
                <w:rFonts w:eastAsiaTheme="minorEastAsia" w:cstheme="minorHAnsi"/>
                <w:iCs/>
                <w:lang w:val="en-GB"/>
              </w:rPr>
              <m:t>0, 0.</m:t>
            </m:r>
            <m:r>
              <w:del w:id="674" w:author="My Luong Vuong" w:date="2023-11-21T11:30:00Z">
                <m:rPr>
                  <m:nor/>
                </m:rPr>
                <w:rPr>
                  <w:rFonts w:eastAsiaTheme="minorEastAsia" w:cstheme="minorHAnsi"/>
                  <w:iCs/>
                  <w:lang w:val="en-GB"/>
                </w:rPr>
                <m:t>302</m:t>
              </w:del>
            </m:r>
            <m:r>
              <w:ins w:id="675" w:author="My Luong Vuong" w:date="2023-11-21T11:30:00Z">
                <m:rPr>
                  <m:nor/>
                </m:rPr>
                <w:rPr>
                  <w:rFonts w:eastAsiaTheme="minorEastAsia" w:cstheme="minorHAnsi"/>
                  <w:iCs/>
                  <w:lang w:val="en-GB"/>
                  <w:rPrChange w:id="676" w:author="My Luong Vuong" w:date="2023-11-21T11:31:00Z">
                    <w:rPr>
                      <w:rFonts w:ascii="Cambria Math" w:eastAsiaTheme="minorEastAsia" w:cstheme="minorHAnsi"/>
                      <w:iCs/>
                      <w:lang w:val="en-GB"/>
                    </w:rPr>
                  </w:rPrChange>
                </w:rPr>
                <m:t>289</m:t>
              </w:ins>
            </m:r>
          </m:e>
        </m:d>
      </m:oMath>
      <w:r w:rsidR="009E2FE8" w:rsidRPr="00E03B11">
        <w:rPr>
          <w:rFonts w:eastAsiaTheme="minorEastAsia" w:cstheme="minorHAnsi"/>
          <w:iCs/>
          <w:lang w:val="en-GB"/>
        </w:rPr>
        <w:tab/>
        <w:t>(Eq.</w:t>
      </w:r>
      <w:r w:rsidR="004F077A">
        <w:rPr>
          <w:rFonts w:eastAsiaTheme="minorEastAsia" w:cstheme="minorHAnsi"/>
          <w:iCs/>
          <w:lang w:val="en-GB"/>
        </w:rPr>
        <w:t>3</w:t>
      </w:r>
      <w:r w:rsidR="009E2FE8" w:rsidRPr="00E03B11">
        <w:rPr>
          <w:rFonts w:eastAsiaTheme="minorEastAsia" w:cstheme="minorHAnsi"/>
          <w:iCs/>
          <w:lang w:val="en-GB"/>
        </w:rPr>
        <w:t>)</w:t>
      </w:r>
    </w:p>
    <w:p w14:paraId="19AE6E36" w14:textId="635BD1AA" w:rsidR="003517DF" w:rsidRDefault="00D35334" w:rsidP="003517DF">
      <w:pPr>
        <w:tabs>
          <w:tab w:val="right" w:pos="8931"/>
        </w:tabs>
        <w:spacing w:line="360" w:lineRule="auto"/>
        <w:ind w:left="567"/>
        <w:jc w:val="both"/>
        <w:rPr>
          <w:ins w:id="677" w:author="My Luong Vuong" w:date="2023-11-21T11:24:00Z"/>
          <w:rFonts w:eastAsiaTheme="minorEastAsia" w:cstheme="minorHAnsi"/>
          <w:iCs/>
          <w:lang w:val="en-GB"/>
        </w:rPr>
      </w:pPr>
      <m:oMath>
        <m:sSub>
          <m:sSubPr>
            <m:ctrlPr>
              <w:ins w:id="678" w:author="My Luong Vuong" w:date="2023-11-21T11:24:00Z">
                <w:rPr>
                  <w:rFonts w:ascii="Cambria Math" w:hAnsi="Cambria Math" w:cstheme="minorHAnsi"/>
                  <w:i/>
                  <w:iCs/>
                  <w:lang w:val="en-GB"/>
                </w:rPr>
              </w:ins>
            </m:ctrlPr>
          </m:sSubPr>
          <m:e>
            <m:r>
              <w:ins w:id="679" w:author="My Luong Vuong" w:date="2023-11-21T11:24:00Z">
                <m:rPr>
                  <m:nor/>
                </m:rPr>
                <w:rPr>
                  <w:rFonts w:cstheme="minorHAnsi"/>
                  <w:iCs/>
                  <w:lang w:val="en-GB"/>
                </w:rPr>
                <m:t>CL</m:t>
              </w:ins>
            </m:r>
          </m:e>
          <m:sub>
            <m:r>
              <w:ins w:id="680" w:author="My Luong Vuong" w:date="2023-11-21T11:24:00Z">
                <m:rPr>
                  <m:nor/>
                </m:rPr>
                <w:rPr>
                  <w:rFonts w:cstheme="minorHAnsi"/>
                  <w:iCs/>
                  <w:lang w:val="en-GB"/>
                </w:rPr>
                <m:t>non-</m:t>
              </w:ins>
            </m:r>
            <w:proofErr w:type="spellStart"/>
            <m:r>
              <w:ins w:id="681" w:author="My Luong Vuong" w:date="2023-11-21T11:24:00Z">
                <m:rPr>
                  <m:nor/>
                </m:rPr>
                <w:rPr>
                  <w:rFonts w:cstheme="minorHAnsi"/>
                  <w:iCs/>
                  <w:lang w:val="en-GB"/>
                </w:rPr>
                <m:t>CRRT</m:t>
              </w:ins>
            </m:r>
            <m:r>
              <w:ins w:id="682" w:author="My Luong Vuong" w:date="2023-11-21T11:24:00Z">
                <m:rPr>
                  <m:nor/>
                </m:rPr>
                <w:rPr>
                  <w:rFonts w:cstheme="minorHAnsi"/>
                  <w:iCs/>
                  <w:lang w:val="en-GB"/>
                  <w:rPrChange w:id="683" w:author="My Luong Vuong" w:date="2023-11-21T11:31:00Z">
                    <w:rPr>
                      <w:rFonts w:ascii="Cambria Math" w:cstheme="minorHAnsi"/>
                      <w:iCs/>
                      <w:lang w:val="en-GB"/>
                    </w:rPr>
                  </w:rPrChange>
                </w:rPr>
                <m:t>,</m:t>
              </w:ins>
            </m:r>
            <m:r>
              <w:ins w:id="684" w:author="My Luong Vuong" w:date="2023-11-21T11:24:00Z">
                <m:rPr>
                  <m:nor/>
                </m:rPr>
                <w:rPr>
                  <w:rFonts w:cstheme="minorHAnsi"/>
                  <w:iCs/>
                  <w:lang w:val="en-GB"/>
                </w:rPr>
                <m:t>i</m:t>
              </w:ins>
            </m:r>
            <w:proofErr w:type="spellEnd"/>
          </m:sub>
        </m:sSub>
        <m:r>
          <w:ins w:id="685" w:author="My Luong Vuong" w:date="2023-11-21T11:24:00Z">
            <m:rPr>
              <m:nor/>
            </m:rPr>
            <w:rPr>
              <w:rFonts w:cstheme="minorHAnsi"/>
              <w:iCs/>
              <w:lang w:val="en-GB"/>
            </w:rPr>
            <m:t xml:space="preserve"> = </m:t>
          </w:ins>
        </m:r>
        <m:r>
          <w:ins w:id="686" w:author="My Luong Vuong" w:date="2023-11-21T11:27:00Z">
            <m:rPr>
              <m:nor/>
            </m:rPr>
            <w:rPr>
              <w:rFonts w:cstheme="minorHAnsi"/>
              <w:iCs/>
              <w:lang w:val="en-GB"/>
              <w:rPrChange w:id="687" w:author="My Luong Vuong" w:date="2023-11-21T11:31:00Z">
                <w:rPr>
                  <w:rFonts w:ascii="Cambria Math" w:cstheme="minorHAnsi"/>
                  <w:iCs/>
                  <w:lang w:val="en-GB"/>
                </w:rPr>
              </w:rPrChange>
            </w:rPr>
            <m:t>0</m:t>
          </w:ins>
        </m:r>
        <m:r>
          <w:ins w:id="688" w:author="My Luong Vuong" w:date="2023-11-21T11:24:00Z">
            <m:rPr>
              <m:nor/>
            </m:rPr>
            <w:rPr>
              <w:rFonts w:cstheme="minorHAnsi"/>
              <w:iCs/>
              <w:lang w:val="en-GB"/>
            </w:rPr>
            <m:t>.</m:t>
          </w:ins>
        </m:r>
        <m:r>
          <w:ins w:id="689" w:author="My Luong Vuong" w:date="2023-11-21T11:27:00Z">
            <m:rPr>
              <m:nor/>
            </m:rPr>
            <w:rPr>
              <w:rFonts w:cstheme="minorHAnsi"/>
              <w:iCs/>
              <w:lang w:val="en-GB"/>
            </w:rPr>
            <m:t>634</m:t>
          </w:ins>
        </m:r>
        <m:r>
          <w:ins w:id="690" w:author="My Luong Vuong" w:date="2023-11-21T11:24:00Z">
            <m:rPr>
              <m:nor/>
            </m:rPr>
            <w:rPr>
              <w:rFonts w:cstheme="minorHAnsi"/>
              <w:iCs/>
              <w:lang w:val="en-GB"/>
            </w:rPr>
            <m:t xml:space="preserve"> L × </m:t>
          </w:ins>
        </m:r>
        <m:sSup>
          <m:sSupPr>
            <m:ctrlPr>
              <w:ins w:id="691" w:author="My Luong Vuong" w:date="2023-11-21T11:24:00Z">
                <w:rPr>
                  <w:rFonts w:ascii="Cambria Math" w:hAnsi="Cambria Math" w:cstheme="minorHAnsi"/>
                  <w:i/>
                  <w:iCs/>
                  <w:lang w:val="en-GB"/>
                </w:rPr>
              </w:ins>
            </m:ctrlPr>
          </m:sSupPr>
          <m:e>
            <m:d>
              <m:dPr>
                <m:ctrlPr>
                  <w:ins w:id="692" w:author="My Luong Vuong" w:date="2023-11-21T11:24:00Z">
                    <w:rPr>
                      <w:rFonts w:ascii="Cambria Math" w:hAnsi="Cambria Math" w:cstheme="minorHAnsi"/>
                      <w:i/>
                      <w:iCs/>
                      <w:lang w:val="en-GB"/>
                    </w:rPr>
                  </w:ins>
                </m:ctrlPr>
              </m:dPr>
              <m:e>
                <m:f>
                  <m:fPr>
                    <m:ctrlPr>
                      <w:ins w:id="693" w:author="My Luong Vuong" w:date="2023-11-21T11:24:00Z">
                        <w:rPr>
                          <w:rFonts w:ascii="Cambria Math" w:hAnsi="Cambria Math" w:cstheme="minorHAnsi"/>
                          <w:i/>
                          <w:iCs/>
                          <w:lang w:val="en-GB"/>
                        </w:rPr>
                      </w:ins>
                    </m:ctrlPr>
                  </m:fPr>
                  <m:num>
                    <m:sSub>
                      <m:sSubPr>
                        <m:ctrlPr>
                          <w:ins w:id="694" w:author="My Luong Vuong" w:date="2023-11-21T11:24:00Z">
                            <w:rPr>
                              <w:rFonts w:ascii="Cambria Math" w:hAnsi="Cambria Math" w:cstheme="minorHAnsi"/>
                              <w:i/>
                              <w:iCs/>
                              <w:lang w:val="en-GB"/>
                            </w:rPr>
                          </w:ins>
                        </m:ctrlPr>
                      </m:sSubPr>
                      <m:e>
                        <m:r>
                          <w:ins w:id="695" w:author="My Luong Vuong" w:date="2023-11-21T11:28:00Z">
                            <m:rPr>
                              <m:nor/>
                            </m:rPr>
                            <w:rPr>
                              <w:rFonts w:eastAsia="Times New Roman" w:cstheme="minorHAnsi"/>
                              <w:color w:val="000000" w:themeColor="text1"/>
                              <w:lang w:val="en-GB"/>
                              <w:rPrChange w:id="696" w:author="My Luong Vuong" w:date="2023-11-21T11:32:00Z">
                                <w:rPr>
                                  <w:rFonts w:ascii="Cambria Math" w:eastAsia="Times New Roman" w:hAnsi="Cambria Math" w:cstheme="minorHAnsi"/>
                                  <w:color w:val="000000" w:themeColor="text1"/>
                                  <w:lang w:val="en-GB"/>
                                </w:rPr>
                              </w:rPrChange>
                            </w:rPr>
                            <m:t>eGFR</m:t>
                          </w:ins>
                        </m:r>
                      </m:e>
                      <m:sub>
                        <m:r>
                          <w:ins w:id="697" w:author="My Luong Vuong" w:date="2023-11-21T11:28:00Z">
                            <m:rPr>
                              <m:nor/>
                            </m:rPr>
                            <w:rPr>
                              <w:rFonts w:cstheme="minorHAnsi"/>
                              <w:iCs/>
                              <w:lang w:val="en-GB"/>
                              <w:rPrChange w:id="698" w:author="My Luong Vuong" w:date="2023-11-21T11:31:00Z">
                                <w:rPr>
                                  <w:rFonts w:ascii="Cambria Math" w:cstheme="minorHAnsi"/>
                                  <w:iCs/>
                                  <w:lang w:val="en-GB"/>
                                </w:rPr>
                              </w:rPrChange>
                            </w:rPr>
                            <m:t>CKD-</m:t>
                          </w:ins>
                        </m:r>
                        <w:proofErr w:type="spellStart"/>
                        <m:r>
                          <w:ins w:id="699" w:author="My Luong Vuong" w:date="2023-11-21T11:28:00Z">
                            <m:rPr>
                              <m:nor/>
                            </m:rPr>
                            <w:rPr>
                              <w:rFonts w:cstheme="minorHAnsi"/>
                              <w:iCs/>
                              <w:lang w:val="en-GB"/>
                              <w:rPrChange w:id="700" w:author="My Luong Vuong" w:date="2023-11-21T11:31:00Z">
                                <w:rPr>
                                  <w:rFonts w:ascii="Cambria Math" w:cstheme="minorHAnsi"/>
                                  <w:iCs/>
                                  <w:lang w:val="en-GB"/>
                                </w:rPr>
                              </w:rPrChange>
                            </w:rPr>
                            <m:t>EPI,</m:t>
                          </w:ins>
                        </m:r>
                        <m:r>
                          <w:ins w:id="701" w:author="My Luong Vuong" w:date="2023-11-21T11:24:00Z">
                            <m:rPr>
                              <m:nor/>
                            </m:rPr>
                            <w:rPr>
                              <w:rFonts w:cstheme="minorHAnsi"/>
                              <w:iCs/>
                              <w:lang w:val="en-GB"/>
                            </w:rPr>
                            <m:t>i</m:t>
                          </w:ins>
                        </m:r>
                        <w:proofErr w:type="spellEnd"/>
                      </m:sub>
                    </m:sSub>
                  </m:num>
                  <m:den>
                    <m:r>
                      <w:ins w:id="702" w:author="My Luong Vuong" w:date="2023-11-21T11:24:00Z">
                        <m:rPr>
                          <m:nor/>
                        </m:rPr>
                        <w:rPr>
                          <w:rFonts w:cstheme="minorHAnsi"/>
                          <w:iCs/>
                          <w:lang w:val="en-GB"/>
                        </w:rPr>
                        <m:t xml:space="preserve">80.00 </m:t>
                      </w:ins>
                    </m:r>
                    <m:r>
                      <w:ins w:id="703" w:author="My Luong Vuong" w:date="2023-11-21T11:28:00Z">
                        <m:rPr>
                          <m:nor/>
                        </m:rPr>
                        <w:rPr>
                          <w:rFonts w:cstheme="minorHAnsi"/>
                          <w:iCs/>
                          <w:lang w:val="en-GB"/>
                        </w:rPr>
                        <m:t>ml/min/1.73m2</m:t>
                      </w:ins>
                    </m:r>
                    <m:r>
                      <w:ins w:id="704" w:author="My Luong Vuong" w:date="2023-11-21T11:24:00Z">
                        <m:rPr>
                          <m:nor/>
                        </m:rPr>
                        <w:rPr>
                          <w:rFonts w:cstheme="minorHAnsi"/>
                          <w:iCs/>
                          <w:lang w:val="en-GB"/>
                        </w:rPr>
                        <m:t xml:space="preserve"> </m:t>
                      </w:ins>
                    </m:r>
                  </m:den>
                </m:f>
              </m:e>
            </m:d>
          </m:e>
          <m:sup>
            <m:r>
              <w:ins w:id="705" w:author="My Luong Vuong" w:date="2023-11-21T11:24:00Z">
                <m:rPr>
                  <m:nor/>
                </m:rPr>
                <w:rPr>
                  <w:rFonts w:cstheme="minorHAnsi"/>
                  <w:lang w:val="en-GB"/>
                </w:rPr>
                <m:t>0.</m:t>
              </w:ins>
            </m:r>
            <m:r>
              <w:ins w:id="706" w:author="My Luong Vuong" w:date="2023-11-21T11:28:00Z">
                <m:rPr>
                  <m:nor/>
                </m:rPr>
                <w:rPr>
                  <w:rFonts w:cstheme="minorHAnsi"/>
                  <w:lang w:val="en-GB"/>
                </w:rPr>
                <m:t>48</m:t>
              </w:ins>
            </m:r>
          </m:sup>
        </m:sSup>
        <m:r>
          <w:ins w:id="707" w:author="My Luong Vuong" w:date="2023-11-21T11:24:00Z">
            <m:rPr>
              <m:nor/>
            </m:rPr>
            <w:rPr>
              <w:rFonts w:cstheme="minorHAnsi"/>
              <w:iCs/>
              <w:lang w:val="en-GB"/>
            </w:rPr>
            <m:t xml:space="preserve"> × </m:t>
          </w:ins>
        </m:r>
        <m:sSup>
          <m:sSupPr>
            <m:ctrlPr>
              <w:ins w:id="708" w:author="My Luong Vuong" w:date="2023-11-21T11:24:00Z">
                <w:rPr>
                  <w:rFonts w:ascii="Cambria Math" w:hAnsi="Cambria Math" w:cstheme="minorHAnsi"/>
                  <w:i/>
                  <w:iCs/>
                  <w:lang w:val="en-GB"/>
                </w:rPr>
              </w:ins>
            </m:ctrlPr>
          </m:sSupPr>
          <m:e>
            <m:r>
              <w:ins w:id="709" w:author="My Luong Vuong" w:date="2023-11-21T11:24:00Z">
                <m:rPr>
                  <m:nor/>
                </m:rPr>
                <w:rPr>
                  <w:rFonts w:cstheme="minorHAnsi"/>
                  <w:lang w:val="en-GB"/>
                </w:rPr>
                <m:t>e</m:t>
              </w:ins>
            </m:r>
          </m:e>
          <m:sup>
            <m:sSub>
              <m:sSubPr>
                <m:ctrlPr>
                  <w:ins w:id="710" w:author="My Luong Vuong" w:date="2023-11-21T11:24:00Z">
                    <w:rPr>
                      <w:rFonts w:ascii="Cambria Math" w:hAnsi="Cambria Math" w:cstheme="minorHAnsi"/>
                      <w:i/>
                      <w:iCs/>
                      <w:lang w:val="en-GB"/>
                    </w:rPr>
                  </w:ins>
                </m:ctrlPr>
              </m:sSubPr>
              <m:e>
                <m:r>
                  <w:ins w:id="711" w:author="My Luong Vuong" w:date="2023-11-21T11:24:00Z">
                    <m:rPr>
                      <m:nor/>
                    </m:rPr>
                    <w:rPr>
                      <w:rFonts w:cstheme="minorHAnsi"/>
                      <w:iCs/>
                      <w:lang w:val="en-GB"/>
                    </w:rPr>
                    <m:t>η</m:t>
                  </w:ins>
                </m:r>
              </m:e>
              <m:sub>
                <w:proofErr w:type="spellStart"/>
                <m:r>
                  <w:ins w:id="712" w:author="My Luong Vuong" w:date="2023-11-21T11:24:00Z">
                    <m:rPr>
                      <m:nor/>
                    </m:rPr>
                    <w:rPr>
                      <w:rFonts w:cstheme="minorHAnsi"/>
                      <w:lang w:val="en-GB"/>
                    </w:rPr>
                    <m:t>i</m:t>
                  </w:ins>
                </m:r>
                <w:proofErr w:type="spellEnd"/>
              </m:sub>
            </m:sSub>
          </m:sup>
        </m:sSup>
      </m:oMath>
      <w:ins w:id="713" w:author="My Luong Vuong" w:date="2023-11-21T11:24:00Z">
        <w:r w:rsidR="003517DF" w:rsidRPr="00E03B11">
          <w:rPr>
            <w:rFonts w:eastAsiaTheme="minorEastAsia" w:cstheme="minorHAnsi"/>
            <w:iCs/>
            <w:lang w:val="en-GB"/>
          </w:rPr>
          <w:t xml:space="preserve">   with </w:t>
        </w:r>
      </w:ins>
      <m:oMath>
        <m:sSub>
          <m:sSubPr>
            <m:ctrlPr>
              <w:ins w:id="714" w:author="My Luong Vuong" w:date="2023-11-21T11:24:00Z">
                <w:rPr>
                  <w:rFonts w:ascii="Cambria Math" w:eastAsiaTheme="minorEastAsia" w:hAnsi="Cambria Math" w:cstheme="minorHAnsi"/>
                  <w:i/>
                  <w:iCs/>
                  <w:lang w:val="en-GB"/>
                </w:rPr>
              </w:ins>
            </m:ctrlPr>
          </m:sSubPr>
          <m:e>
            <m:r>
              <w:ins w:id="715" w:author="My Luong Vuong" w:date="2023-11-21T11:24:00Z">
                <m:rPr>
                  <m:nor/>
                </m:rPr>
                <w:rPr>
                  <w:rFonts w:eastAsiaTheme="minorEastAsia" w:cstheme="minorHAnsi"/>
                  <w:i/>
                  <w:iCs/>
                  <w:lang w:val="en-GB"/>
                </w:rPr>
                <m:t>η</m:t>
              </w:ins>
            </m:r>
          </m:e>
          <m:sub>
            <w:proofErr w:type="spellStart"/>
            <m:r>
              <w:ins w:id="716" w:author="My Luong Vuong" w:date="2023-11-21T11:24:00Z">
                <m:rPr>
                  <m:nor/>
                </m:rPr>
                <w:rPr>
                  <w:rFonts w:eastAsiaTheme="minorEastAsia" w:cstheme="minorHAnsi"/>
                  <w:i/>
                  <w:iCs/>
                  <w:lang w:val="en-GB"/>
                </w:rPr>
                <m:t>i</m:t>
              </w:ins>
            </m:r>
            <w:proofErr w:type="spellEnd"/>
          </m:sub>
        </m:sSub>
        <m:r>
          <w:ins w:id="717" w:author="My Luong Vuong" w:date="2023-11-21T11:24:00Z">
            <m:rPr>
              <m:nor/>
            </m:rPr>
            <w:rPr>
              <w:rFonts w:eastAsiaTheme="minorEastAsia" w:cstheme="minorHAnsi"/>
              <w:iCs/>
              <w:lang w:val="en-GB"/>
            </w:rPr>
            <m:t>~</m:t>
          </w:ins>
        </m:r>
        <m:r>
          <w:ins w:id="718" w:author="My Luong Vuong" w:date="2023-11-21T11:24:00Z">
            <m:rPr>
              <m:nor/>
            </m:rPr>
            <w:rPr>
              <w:rFonts w:eastAsiaTheme="minorEastAsia" w:cstheme="minorHAnsi"/>
              <w:i/>
              <w:iCs/>
              <w:lang w:val="en-GB"/>
            </w:rPr>
            <m:t>N</m:t>
          </w:ins>
        </m:r>
        <m:d>
          <m:dPr>
            <m:ctrlPr>
              <w:ins w:id="719" w:author="My Luong Vuong" w:date="2023-11-21T11:24:00Z">
                <w:rPr>
                  <w:rFonts w:ascii="Cambria Math" w:eastAsiaTheme="minorEastAsia" w:hAnsi="Cambria Math" w:cstheme="minorHAnsi"/>
                  <w:i/>
                  <w:iCs/>
                  <w:lang w:val="en-GB"/>
                </w:rPr>
              </w:ins>
            </m:ctrlPr>
          </m:dPr>
          <m:e>
            <m:r>
              <w:ins w:id="720" w:author="My Luong Vuong" w:date="2023-11-21T11:24:00Z">
                <m:rPr>
                  <m:nor/>
                </m:rPr>
                <w:rPr>
                  <w:rFonts w:eastAsiaTheme="minorEastAsia" w:cstheme="minorHAnsi"/>
                  <w:iCs/>
                  <w:lang w:val="en-GB"/>
                </w:rPr>
                <m:t>0, 0.</m:t>
              </w:ins>
            </m:r>
            <m:r>
              <w:ins w:id="721" w:author="My Luong Vuong" w:date="2023-11-21T11:30:00Z">
                <m:rPr>
                  <m:nor/>
                </m:rPr>
                <w:rPr>
                  <w:rFonts w:eastAsiaTheme="minorEastAsia" w:cstheme="minorHAnsi"/>
                  <w:iCs/>
                  <w:lang w:val="en-GB"/>
                  <w:rPrChange w:id="722" w:author="My Luong Vuong" w:date="2023-11-21T11:31:00Z">
                    <w:rPr>
                      <w:rFonts w:ascii="Cambria Math" w:eastAsiaTheme="minorEastAsia" w:cstheme="minorHAnsi"/>
                      <w:iCs/>
                      <w:lang w:val="en-GB"/>
                    </w:rPr>
                  </w:rPrChange>
                </w:rPr>
                <m:t>221</m:t>
              </w:ins>
            </m:r>
          </m:e>
        </m:d>
      </m:oMath>
      <w:ins w:id="723" w:author="My Luong Vuong" w:date="2023-11-21T11:24:00Z">
        <w:r w:rsidR="003517DF" w:rsidRPr="00E03B11">
          <w:rPr>
            <w:rFonts w:eastAsiaTheme="minorEastAsia" w:cstheme="minorHAnsi"/>
            <w:iCs/>
            <w:lang w:val="en-GB"/>
          </w:rPr>
          <w:tab/>
          <w:t>(Eq.</w:t>
        </w:r>
      </w:ins>
      <w:ins w:id="724" w:author="My Luong Vuong" w:date="2023-11-21T11:27:00Z">
        <w:r w:rsidR="005E7E56">
          <w:rPr>
            <w:rFonts w:eastAsiaTheme="minorEastAsia" w:cstheme="minorHAnsi"/>
            <w:iCs/>
            <w:lang w:val="en-GB"/>
          </w:rPr>
          <w:t>4</w:t>
        </w:r>
      </w:ins>
      <w:ins w:id="725" w:author="My Luong Vuong" w:date="2023-11-21T11:24:00Z">
        <w:r w:rsidR="003517DF" w:rsidRPr="00E03B11">
          <w:rPr>
            <w:rFonts w:eastAsiaTheme="minorEastAsia" w:cstheme="minorHAnsi"/>
            <w:iCs/>
            <w:lang w:val="en-GB"/>
          </w:rPr>
          <w:t>)</w:t>
        </w:r>
      </w:ins>
    </w:p>
    <w:p w14:paraId="661AEE9F" w14:textId="2A03BF21" w:rsidR="00C970D3" w:rsidRPr="00E03B11" w:rsidDel="003517DF" w:rsidRDefault="00C970D3" w:rsidP="009E2FE8">
      <w:pPr>
        <w:tabs>
          <w:tab w:val="right" w:pos="8931"/>
        </w:tabs>
        <w:spacing w:line="360" w:lineRule="auto"/>
        <w:ind w:left="567"/>
        <w:jc w:val="both"/>
        <w:rPr>
          <w:del w:id="726" w:author="My Luong Vuong" w:date="2023-11-21T11:24:00Z"/>
          <w:rFonts w:eastAsiaTheme="minorEastAsia" w:cstheme="minorHAnsi"/>
          <w:iCs/>
          <w:lang w:val="en-GB"/>
        </w:rPr>
      </w:pPr>
    </w:p>
    <w:p w14:paraId="632F5796" w14:textId="12F412A9" w:rsidR="00A9147B" w:rsidRPr="00E03B11" w:rsidRDefault="00CF6F6D" w:rsidP="00A9147B">
      <w:pPr>
        <w:spacing w:after="0" w:line="480" w:lineRule="auto"/>
        <w:jc w:val="both"/>
        <w:rPr>
          <w:rFonts w:eastAsia="Times New Roman" w:cstheme="minorHAnsi"/>
          <w:color w:val="000000" w:themeColor="text1"/>
          <w:lang w:val="en-GB"/>
        </w:rPr>
      </w:pPr>
      <w:r>
        <w:rPr>
          <w:rFonts w:eastAsia="Times New Roman" w:cstheme="minorHAnsi"/>
          <w:color w:val="000000" w:themeColor="text1"/>
          <w:lang w:val="en-GB"/>
        </w:rPr>
        <w:t>Body weight</w:t>
      </w:r>
      <w:ins w:id="727" w:author="My Luong Vuong" w:date="2023-11-21T11:32:00Z">
        <w:r w:rsidR="00E3741E">
          <w:rPr>
            <w:rFonts w:eastAsia="Times New Roman" w:cstheme="minorHAnsi"/>
            <w:color w:val="000000" w:themeColor="text1"/>
            <w:lang w:val="en-GB"/>
          </w:rPr>
          <w:t xml:space="preserve"> and </w:t>
        </w:r>
      </w:ins>
      <w:proofErr w:type="spellStart"/>
      <w:ins w:id="728" w:author="My Luong Vuong" w:date="2023-11-21T11:41:00Z">
        <w:r w:rsidR="00853F73" w:rsidRPr="00B906E5">
          <w:rPr>
            <w:rFonts w:eastAsia="Times New Roman" w:cstheme="minorHAnsi"/>
            <w:color w:val="000000" w:themeColor="text1"/>
            <w:lang w:val="en-GB"/>
          </w:rPr>
          <w:t>eGFR</w:t>
        </w:r>
        <w:r w:rsidR="00853F73" w:rsidRPr="00BA7DD3">
          <w:rPr>
            <w:rFonts w:eastAsia="Times New Roman" w:cstheme="minorHAnsi"/>
            <w:color w:val="000000" w:themeColor="text1"/>
            <w:vertAlign w:val="subscript"/>
            <w:lang w:val="en-GB"/>
          </w:rPr>
          <w:t>CKD</w:t>
        </w:r>
        <w:proofErr w:type="spellEnd"/>
        <w:r w:rsidR="00853F73" w:rsidRPr="00BA7DD3">
          <w:rPr>
            <w:rFonts w:eastAsia="Times New Roman" w:cstheme="minorHAnsi"/>
            <w:color w:val="000000" w:themeColor="text1"/>
            <w:vertAlign w:val="subscript"/>
            <w:lang w:val="en-GB"/>
          </w:rPr>
          <w:t>-EPI</w:t>
        </w:r>
      </w:ins>
      <w:r w:rsidRPr="00E03B11">
        <w:rPr>
          <w:rFonts w:eastAsia="Times New Roman" w:cstheme="minorHAnsi"/>
          <w:color w:val="000000" w:themeColor="text1"/>
          <w:lang w:val="en-GB"/>
        </w:rPr>
        <w:t xml:space="preserve"> </w:t>
      </w:r>
      <w:r w:rsidR="00A9147B" w:rsidRPr="00E03B11">
        <w:rPr>
          <w:rFonts w:eastAsia="Times New Roman" w:cstheme="minorHAnsi"/>
          <w:color w:val="000000" w:themeColor="text1"/>
          <w:lang w:val="en-GB"/>
        </w:rPr>
        <w:t xml:space="preserve">explained </w:t>
      </w:r>
      <w:del w:id="729" w:author="My Luong Vuong" w:date="2023-11-21T11:37:00Z">
        <w:r w:rsidR="0018433E" w:rsidRPr="00E03B11" w:rsidDel="00CA6FC9">
          <w:rPr>
            <w:rFonts w:eastAsia="Times New Roman" w:cstheme="minorHAnsi"/>
            <w:color w:val="000000" w:themeColor="text1"/>
            <w:lang w:val="en-GB"/>
          </w:rPr>
          <w:delText>7</w:delText>
        </w:r>
      </w:del>
      <w:ins w:id="730" w:author="My Luong Vuong" w:date="2023-11-21T11:41:00Z">
        <w:r w:rsidR="00031716">
          <w:rPr>
            <w:rFonts w:eastAsia="Times New Roman" w:cstheme="minorHAnsi"/>
            <w:color w:val="000000" w:themeColor="text1"/>
            <w:lang w:val="en-GB"/>
          </w:rPr>
          <w:t>8</w:t>
        </w:r>
      </w:ins>
      <w:r w:rsidR="00A9147B" w:rsidRPr="00E03B11">
        <w:rPr>
          <w:rFonts w:eastAsia="Times New Roman" w:cstheme="minorHAnsi"/>
          <w:color w:val="000000" w:themeColor="text1"/>
          <w:lang w:val="en-GB"/>
        </w:rPr>
        <w:t>.</w:t>
      </w:r>
      <w:del w:id="731" w:author="My Luong Vuong" w:date="2023-11-21T11:37:00Z">
        <w:r w:rsidR="0018433E" w:rsidRPr="00E03B11" w:rsidDel="00CA6FC9">
          <w:rPr>
            <w:rFonts w:eastAsia="Times New Roman" w:cstheme="minorHAnsi"/>
            <w:color w:val="000000" w:themeColor="text1"/>
            <w:lang w:val="en-GB"/>
          </w:rPr>
          <w:delText>2</w:delText>
        </w:r>
      </w:del>
      <w:ins w:id="732" w:author="My Luong Vuong" w:date="2023-11-21T11:41:00Z">
        <w:r w:rsidR="00031716">
          <w:rPr>
            <w:rFonts w:eastAsia="Times New Roman" w:cstheme="minorHAnsi"/>
            <w:color w:val="000000" w:themeColor="text1"/>
            <w:lang w:val="en-GB"/>
          </w:rPr>
          <w:t>7</w:t>
        </w:r>
      </w:ins>
      <w:r w:rsidR="00A9147B" w:rsidRPr="00E03B11">
        <w:rPr>
          <w:rFonts w:eastAsia="Times New Roman" w:cstheme="minorHAnsi"/>
          <w:color w:val="000000" w:themeColor="text1"/>
          <w:lang w:val="en-GB"/>
        </w:rPr>
        <w:t>%</w:t>
      </w:r>
      <w:ins w:id="733" w:author="My Luong Vuong" w:date="2023-11-21T11:41:00Z">
        <w:r w:rsidR="00853F73">
          <w:rPr>
            <w:rFonts w:eastAsia="Times New Roman" w:cstheme="minorHAnsi"/>
            <w:color w:val="000000" w:themeColor="text1"/>
            <w:lang w:val="en-GB"/>
          </w:rPr>
          <w:t xml:space="preserve"> and 7.8</w:t>
        </w:r>
      </w:ins>
      <w:ins w:id="734" w:author="My Luong Vuong" w:date="2023-11-21T11:42:00Z">
        <w:r w:rsidR="006C7D61">
          <w:rPr>
            <w:rFonts w:eastAsia="Times New Roman" w:cstheme="minorHAnsi"/>
            <w:color w:val="000000" w:themeColor="text1"/>
            <w:lang w:val="en-GB"/>
          </w:rPr>
          <w:t>%</w:t>
        </w:r>
      </w:ins>
      <w:r w:rsidR="00A9147B" w:rsidRPr="00E03B11">
        <w:rPr>
          <w:rFonts w:eastAsia="Times New Roman" w:cstheme="minorHAnsi"/>
          <w:color w:val="000000" w:themeColor="text1"/>
          <w:lang w:val="en-GB"/>
        </w:rPr>
        <w:t xml:space="preserve"> of the </w:t>
      </w:r>
      <w:r w:rsidR="001D315F" w:rsidRPr="00E03B11">
        <w:rPr>
          <w:rFonts w:eastAsia="Times New Roman" w:cstheme="minorHAnsi"/>
          <w:color w:val="000000" w:themeColor="text1"/>
          <w:lang w:val="en-GB"/>
        </w:rPr>
        <w:t>IIV</w:t>
      </w:r>
      <w:r w:rsidR="00A9147B" w:rsidRPr="00E03B11">
        <w:rPr>
          <w:rFonts w:eastAsia="Times New Roman" w:cstheme="minorHAnsi"/>
          <w:color w:val="000000" w:themeColor="text1"/>
          <w:lang w:val="en-GB"/>
        </w:rPr>
        <w:t xml:space="preserve"> in </w:t>
      </w:r>
      <w:proofErr w:type="spellStart"/>
      <w:r w:rsidR="00017584" w:rsidRPr="00E03B11">
        <w:rPr>
          <w:rFonts w:eastAsia="Times New Roman" w:cstheme="minorHAnsi"/>
          <w:color w:val="000000" w:themeColor="text1"/>
          <w:lang w:val="en-GB"/>
        </w:rPr>
        <w:t>V</w:t>
      </w:r>
      <w:r w:rsidR="00017584" w:rsidRPr="00E03B11">
        <w:rPr>
          <w:rFonts w:eastAsia="Times New Roman" w:cstheme="minorHAnsi"/>
          <w:color w:val="000000" w:themeColor="text1"/>
          <w:vertAlign w:val="subscript"/>
          <w:lang w:val="en-GB"/>
        </w:rPr>
        <w:t>c</w:t>
      </w:r>
      <w:proofErr w:type="spellEnd"/>
      <w:ins w:id="735" w:author="My Luong Vuong" w:date="2023-11-21T11:41:00Z">
        <w:r w:rsidR="006C7D61">
          <w:rPr>
            <w:rFonts w:eastAsia="Times New Roman" w:cstheme="minorHAnsi"/>
            <w:color w:val="000000" w:themeColor="text1"/>
            <w:vertAlign w:val="subscript"/>
            <w:lang w:val="en-GB"/>
          </w:rPr>
          <w:t xml:space="preserve"> </w:t>
        </w:r>
      </w:ins>
      <w:ins w:id="736" w:author="My Luong Vuong" w:date="2023-11-21T11:42:00Z">
        <w:r w:rsidR="006C7D61">
          <w:rPr>
            <w:rFonts w:eastAsia="Times New Roman" w:cstheme="minorHAnsi"/>
            <w:color w:val="000000" w:themeColor="text1"/>
            <w:lang w:val="en-GB"/>
          </w:rPr>
          <w:t xml:space="preserve">and </w:t>
        </w:r>
        <w:proofErr w:type="spellStart"/>
        <w:r w:rsidR="006C7D61">
          <w:rPr>
            <w:rFonts w:eastAsia="Times New Roman" w:cstheme="minorHAnsi"/>
            <w:color w:val="000000" w:themeColor="text1"/>
            <w:lang w:val="en-GB"/>
          </w:rPr>
          <w:t>CL</w:t>
        </w:r>
        <w:r w:rsidR="006C7D61" w:rsidRPr="006C7D61">
          <w:rPr>
            <w:rFonts w:eastAsia="Times New Roman" w:cstheme="minorHAnsi"/>
            <w:color w:val="000000" w:themeColor="text1"/>
            <w:vertAlign w:val="subscript"/>
            <w:lang w:val="en-GB"/>
            <w:rPrChange w:id="737" w:author="My Luong Vuong" w:date="2023-11-21T11:42:00Z">
              <w:rPr>
                <w:rFonts w:eastAsia="Times New Roman" w:cstheme="minorHAnsi"/>
                <w:color w:val="000000" w:themeColor="text1"/>
                <w:lang w:val="en-GB"/>
              </w:rPr>
            </w:rPrChange>
          </w:rPr>
          <w:t>non</w:t>
        </w:r>
        <w:proofErr w:type="spellEnd"/>
        <w:r w:rsidR="006C7D61" w:rsidRPr="006C7D61">
          <w:rPr>
            <w:rFonts w:eastAsia="Times New Roman" w:cstheme="minorHAnsi"/>
            <w:color w:val="000000" w:themeColor="text1"/>
            <w:vertAlign w:val="subscript"/>
            <w:lang w:val="en-GB"/>
            <w:rPrChange w:id="738" w:author="My Luong Vuong" w:date="2023-11-21T11:42:00Z">
              <w:rPr>
                <w:rFonts w:eastAsia="Times New Roman" w:cstheme="minorHAnsi"/>
                <w:color w:val="000000" w:themeColor="text1"/>
                <w:lang w:val="en-GB"/>
              </w:rPr>
            </w:rPrChange>
          </w:rPr>
          <w:t>-CRRT</w:t>
        </w:r>
        <w:r w:rsidR="00335192">
          <w:rPr>
            <w:rFonts w:eastAsia="Times New Roman" w:cstheme="minorHAnsi"/>
            <w:color w:val="000000" w:themeColor="text1"/>
            <w:vertAlign w:val="subscript"/>
            <w:lang w:val="en-GB"/>
          </w:rPr>
          <w:t xml:space="preserve"> </w:t>
        </w:r>
      </w:ins>
      <w:del w:id="739" w:author="My Luong Vuong" w:date="2023-11-21T11:42:00Z">
        <w:r w:rsidR="00A9147B" w:rsidRPr="00E03B11" w:rsidDel="006C7D61">
          <w:rPr>
            <w:rFonts w:eastAsia="Times New Roman" w:cstheme="minorHAnsi"/>
            <w:color w:val="000000" w:themeColor="text1"/>
            <w:lang w:val="en-GB"/>
          </w:rPr>
          <w:delText xml:space="preserve"> </w:delText>
        </w:r>
      </w:del>
      <w:r w:rsidR="00A9147B" w:rsidRPr="00E03B11">
        <w:rPr>
          <w:rFonts w:eastAsia="Times New Roman" w:cstheme="minorHAnsi"/>
          <w:color w:val="000000" w:themeColor="text1"/>
          <w:lang w:val="en-GB"/>
        </w:rPr>
        <w:t xml:space="preserve">of </w:t>
      </w:r>
      <w:r w:rsidR="00017584" w:rsidRPr="00E03B11">
        <w:rPr>
          <w:rFonts w:eastAsia="Times New Roman" w:cstheme="minorHAnsi"/>
          <w:color w:val="000000" w:themeColor="text1"/>
          <w:lang w:val="en-GB"/>
        </w:rPr>
        <w:t>fluconazole</w:t>
      </w:r>
      <w:ins w:id="740" w:author="My Luong Vuong" w:date="2023-11-21T11:42:00Z">
        <w:r w:rsidR="00335192">
          <w:rPr>
            <w:rFonts w:eastAsia="Times New Roman" w:cstheme="minorHAnsi"/>
            <w:color w:val="000000" w:themeColor="text1"/>
            <w:lang w:val="en-GB"/>
          </w:rPr>
          <w:t>, respectively</w:t>
        </w:r>
      </w:ins>
      <w:r w:rsidR="00A9147B" w:rsidRPr="00E03B11">
        <w:rPr>
          <w:rFonts w:eastAsia="Times New Roman" w:cstheme="minorHAnsi"/>
          <w:color w:val="000000" w:themeColor="text1"/>
          <w:lang w:val="en-GB"/>
        </w:rPr>
        <w:t xml:space="preserve">. </w:t>
      </w:r>
      <w:commentRangeStart w:id="741"/>
      <w:r w:rsidR="00A9147B" w:rsidRPr="00E03B11">
        <w:rPr>
          <w:rFonts w:eastAsia="Times New Roman" w:cstheme="minorHAnsi"/>
          <w:color w:val="000000" w:themeColor="text1"/>
          <w:lang w:val="en-GB"/>
        </w:rPr>
        <w:t xml:space="preserve">The unexplained </w:t>
      </w:r>
      <w:r w:rsidR="009D1B1B" w:rsidRPr="00E03B11">
        <w:rPr>
          <w:rFonts w:eastAsia="Times New Roman" w:cstheme="minorHAnsi"/>
          <w:color w:val="000000" w:themeColor="text1"/>
          <w:lang w:val="en-GB"/>
        </w:rPr>
        <w:t>IIV</w:t>
      </w:r>
      <w:r w:rsidR="00A9147B" w:rsidRPr="00E03B11">
        <w:rPr>
          <w:rFonts w:eastAsia="Times New Roman" w:cstheme="minorHAnsi"/>
          <w:color w:val="000000" w:themeColor="text1"/>
          <w:lang w:val="en-GB"/>
        </w:rPr>
        <w:t xml:space="preserve"> in</w:t>
      </w:r>
      <w:r w:rsidR="00017584" w:rsidRPr="00E03B11">
        <w:rPr>
          <w:rFonts w:eastAsia="Times New Roman" w:cstheme="minorHAnsi"/>
          <w:color w:val="000000" w:themeColor="text1"/>
          <w:lang w:val="en-GB"/>
        </w:rPr>
        <w:t xml:space="preserve"> </w:t>
      </w:r>
      <w:proofErr w:type="spellStart"/>
      <w:r w:rsidR="006F06AB" w:rsidRPr="00E03B11">
        <w:rPr>
          <w:rFonts w:eastAsia="Times New Roman" w:cstheme="minorHAnsi"/>
          <w:color w:val="000000" w:themeColor="text1"/>
          <w:lang w:val="en-GB"/>
        </w:rPr>
        <w:t>V</w:t>
      </w:r>
      <w:r w:rsidR="006F06AB" w:rsidRPr="00E03B11">
        <w:rPr>
          <w:rFonts w:eastAsia="Times New Roman" w:cstheme="minorHAnsi"/>
          <w:color w:val="000000" w:themeColor="text1"/>
          <w:vertAlign w:val="subscript"/>
          <w:lang w:val="en-GB"/>
        </w:rPr>
        <w:t>c</w:t>
      </w:r>
      <w:proofErr w:type="spellEnd"/>
      <w:r w:rsidR="00A9147B" w:rsidRPr="00E03B11">
        <w:rPr>
          <w:rFonts w:eastAsia="Times New Roman" w:cstheme="minorHAnsi"/>
          <w:color w:val="000000" w:themeColor="text1"/>
          <w:lang w:val="en-GB"/>
        </w:rPr>
        <w:t xml:space="preserve"> </w:t>
      </w:r>
      <w:ins w:id="742" w:author="My Luong Vuong" w:date="2023-11-21T11:43:00Z">
        <w:r w:rsidR="00564107">
          <w:rPr>
            <w:rFonts w:eastAsia="Times New Roman" w:cstheme="minorHAnsi"/>
            <w:color w:val="000000" w:themeColor="text1"/>
            <w:lang w:val="en-GB"/>
          </w:rPr>
          <w:t xml:space="preserve">and </w:t>
        </w:r>
        <w:proofErr w:type="spellStart"/>
        <w:r w:rsidR="00564107">
          <w:rPr>
            <w:rFonts w:eastAsia="Times New Roman" w:cstheme="minorHAnsi"/>
            <w:color w:val="000000" w:themeColor="text1"/>
            <w:lang w:val="en-GB"/>
          </w:rPr>
          <w:t>CL</w:t>
        </w:r>
        <w:r w:rsidR="00564107" w:rsidRPr="00BA7DD3">
          <w:rPr>
            <w:rFonts w:eastAsia="Times New Roman" w:cstheme="minorHAnsi"/>
            <w:color w:val="000000" w:themeColor="text1"/>
            <w:vertAlign w:val="subscript"/>
            <w:lang w:val="en-GB"/>
          </w:rPr>
          <w:t>non</w:t>
        </w:r>
        <w:proofErr w:type="spellEnd"/>
        <w:r w:rsidR="00564107" w:rsidRPr="00BA7DD3">
          <w:rPr>
            <w:rFonts w:eastAsia="Times New Roman" w:cstheme="minorHAnsi"/>
            <w:color w:val="000000" w:themeColor="text1"/>
            <w:vertAlign w:val="subscript"/>
            <w:lang w:val="en-GB"/>
          </w:rPr>
          <w:t>-CRRT</w:t>
        </w:r>
        <w:r w:rsidR="00564107">
          <w:rPr>
            <w:rFonts w:eastAsia="Times New Roman" w:cstheme="minorHAnsi"/>
            <w:color w:val="000000" w:themeColor="text1"/>
            <w:lang w:val="en-GB"/>
          </w:rPr>
          <w:t xml:space="preserve"> </w:t>
        </w:r>
      </w:ins>
      <w:r w:rsidR="00A9147B" w:rsidRPr="00E03B11">
        <w:rPr>
          <w:rFonts w:eastAsia="Times New Roman" w:cstheme="minorHAnsi"/>
          <w:color w:val="000000" w:themeColor="text1"/>
          <w:lang w:val="en-GB"/>
        </w:rPr>
        <w:t>remained high (</w:t>
      </w:r>
      <w:del w:id="743" w:author="My Luong Vuong" w:date="2023-11-21T11:43:00Z">
        <w:r w:rsidR="00E86DBB" w:rsidRPr="00E03B11" w:rsidDel="00D97799">
          <w:rPr>
            <w:rFonts w:eastAsia="Times New Roman" w:cstheme="minorHAnsi"/>
            <w:color w:val="000000" w:themeColor="text1"/>
            <w:lang w:val="en-GB"/>
          </w:rPr>
          <w:delText>59</w:delText>
        </w:r>
      </w:del>
      <w:ins w:id="744" w:author="My Luong Vuong" w:date="2023-11-21T11:43:00Z">
        <w:r w:rsidR="00D97799" w:rsidRPr="00E03B11">
          <w:rPr>
            <w:rFonts w:eastAsia="Times New Roman" w:cstheme="minorHAnsi"/>
            <w:color w:val="000000" w:themeColor="text1"/>
            <w:lang w:val="en-GB"/>
          </w:rPr>
          <w:t>5</w:t>
        </w:r>
        <w:r w:rsidR="00D97799">
          <w:rPr>
            <w:rFonts w:eastAsia="Times New Roman" w:cstheme="minorHAnsi"/>
            <w:color w:val="000000" w:themeColor="text1"/>
            <w:lang w:val="en-GB"/>
          </w:rPr>
          <w:t>7</w:t>
        </w:r>
      </w:ins>
      <w:r w:rsidR="00A9147B" w:rsidRPr="00E03B11">
        <w:rPr>
          <w:rFonts w:eastAsia="Times New Roman" w:cstheme="minorHAnsi"/>
          <w:color w:val="000000" w:themeColor="text1"/>
          <w:lang w:val="en-GB"/>
        </w:rPr>
        <w:t>.</w:t>
      </w:r>
      <w:del w:id="745" w:author="My Luong Vuong" w:date="2023-11-21T11:43:00Z">
        <w:r w:rsidR="00E86DBB" w:rsidRPr="00E03B11" w:rsidDel="00D97799">
          <w:rPr>
            <w:rFonts w:eastAsia="Times New Roman" w:cstheme="minorHAnsi"/>
            <w:color w:val="000000" w:themeColor="text1"/>
            <w:lang w:val="en-GB"/>
          </w:rPr>
          <w:delText>4</w:delText>
        </w:r>
      </w:del>
      <w:ins w:id="746" w:author="My Luong Vuong" w:date="2023-11-21T11:43:00Z">
        <w:r w:rsidR="00D97799">
          <w:rPr>
            <w:rFonts w:eastAsia="Times New Roman" w:cstheme="minorHAnsi"/>
            <w:color w:val="000000" w:themeColor="text1"/>
            <w:lang w:val="en-GB"/>
          </w:rPr>
          <w:t>9</w:t>
        </w:r>
      </w:ins>
      <w:r w:rsidR="00A9147B" w:rsidRPr="00E03B11">
        <w:rPr>
          <w:rFonts w:eastAsia="Times New Roman" w:cstheme="minorHAnsi"/>
          <w:color w:val="000000" w:themeColor="text1"/>
          <w:lang w:val="en-GB"/>
        </w:rPr>
        <w:t>%</w:t>
      </w:r>
      <w:ins w:id="747" w:author="My Luong Vuong" w:date="2023-11-21T11:43:00Z">
        <w:r w:rsidR="00EE6484">
          <w:rPr>
            <w:rFonts w:eastAsia="Times New Roman" w:cstheme="minorHAnsi"/>
            <w:color w:val="000000" w:themeColor="text1"/>
            <w:lang w:val="en-GB"/>
          </w:rPr>
          <w:t xml:space="preserve"> and </w:t>
        </w:r>
        <w:r w:rsidR="00C706AD">
          <w:rPr>
            <w:rFonts w:eastAsia="Times New Roman" w:cstheme="minorHAnsi"/>
            <w:color w:val="000000" w:themeColor="text1"/>
            <w:lang w:val="en-GB"/>
          </w:rPr>
          <w:t>49.7%, respectively</w:t>
        </w:r>
      </w:ins>
      <w:r w:rsidR="00A9147B" w:rsidRPr="00E03B11">
        <w:rPr>
          <w:rFonts w:eastAsia="Times New Roman" w:cstheme="minorHAnsi"/>
          <w:color w:val="000000" w:themeColor="text1"/>
          <w:lang w:val="en-GB"/>
        </w:rPr>
        <w:t>).</w:t>
      </w:r>
      <w:commentRangeEnd w:id="741"/>
      <w:r w:rsidR="0052675C">
        <w:rPr>
          <w:rStyle w:val="CommentReference"/>
        </w:rPr>
        <w:commentReference w:id="741"/>
      </w:r>
      <w:ins w:id="748" w:author="My Luong Vuong" w:date="2023-11-21T11:24:00Z">
        <w:r w:rsidR="0094541D">
          <w:rPr>
            <w:rFonts w:eastAsia="Times New Roman" w:cstheme="minorHAnsi"/>
            <w:color w:val="000000" w:themeColor="text1"/>
            <w:lang w:val="en-GB"/>
          </w:rPr>
          <w:t xml:space="preserve"> </w:t>
        </w:r>
      </w:ins>
    </w:p>
    <w:p w14:paraId="08D97122" w14:textId="67CAA3F7" w:rsidR="00044CFA" w:rsidRPr="00E03B11" w:rsidRDefault="00241A56" w:rsidP="00AC7415">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 xml:space="preserve">The </w:t>
      </w:r>
      <w:proofErr w:type="spellStart"/>
      <w:r w:rsidRPr="00E03B11">
        <w:rPr>
          <w:rFonts w:eastAsia="Times New Roman" w:cstheme="minorHAnsi"/>
          <w:color w:val="000000" w:themeColor="text1"/>
          <w:lang w:val="en-GB"/>
        </w:rPr>
        <w:t>pcVPC</w:t>
      </w:r>
      <w:proofErr w:type="spellEnd"/>
      <w:r w:rsidRPr="00E03B11">
        <w:rPr>
          <w:rFonts w:eastAsia="Times New Roman" w:cstheme="minorHAnsi"/>
          <w:color w:val="000000" w:themeColor="text1"/>
          <w:lang w:val="en-GB"/>
        </w:rPr>
        <w:t xml:space="preserve"> plots of the</w:t>
      </w:r>
      <w:r w:rsidR="006321BE" w:rsidRPr="00E03B11">
        <w:rPr>
          <w:rFonts w:eastAsia="Times New Roman" w:cstheme="minorHAnsi"/>
          <w:color w:val="000000" w:themeColor="text1"/>
          <w:lang w:val="en-GB"/>
        </w:rPr>
        <w:t xml:space="preserve"> pooled model </w:t>
      </w:r>
      <w:del w:id="749" w:author="My Luong Vuong" w:date="2023-11-21T11:45:00Z">
        <w:r w:rsidR="006321BE" w:rsidRPr="00E03B11" w:rsidDel="00316795">
          <w:rPr>
            <w:rFonts w:eastAsia="Times New Roman" w:cstheme="minorHAnsi"/>
            <w:color w:val="000000" w:themeColor="text1"/>
            <w:lang w:val="en-GB"/>
          </w:rPr>
          <w:delText>and</w:delText>
        </w:r>
        <w:r w:rsidRPr="00E03B11" w:rsidDel="00316795">
          <w:rPr>
            <w:rFonts w:eastAsia="Times New Roman" w:cstheme="minorHAnsi"/>
            <w:color w:val="000000" w:themeColor="text1"/>
            <w:lang w:val="en-GB"/>
          </w:rPr>
          <w:delText xml:space="preserve"> 10</w:delText>
        </w:r>
        <w:r w:rsidR="006321BE" w:rsidRPr="00E03B11" w:rsidDel="00316795">
          <w:rPr>
            <w:rFonts w:eastAsia="Times New Roman" w:cstheme="minorHAnsi"/>
            <w:color w:val="000000" w:themeColor="text1"/>
            <w:lang w:val="en-GB"/>
          </w:rPr>
          <w:delText xml:space="preserve"> imputed</w:delText>
        </w:r>
        <w:r w:rsidRPr="00E03B11" w:rsidDel="00316795">
          <w:rPr>
            <w:rFonts w:eastAsia="Times New Roman" w:cstheme="minorHAnsi"/>
            <w:color w:val="000000" w:themeColor="text1"/>
            <w:lang w:val="en-GB"/>
          </w:rPr>
          <w:delText xml:space="preserve"> models </w:delText>
        </w:r>
      </w:del>
      <w:r w:rsidRPr="00E03B11">
        <w:rPr>
          <w:rFonts w:eastAsia="Times New Roman" w:cstheme="minorHAnsi"/>
          <w:color w:val="000000" w:themeColor="text1"/>
          <w:lang w:val="en-GB"/>
        </w:rPr>
        <w:t>show a good agreement between model simulations and observed data</w:t>
      </w:r>
      <w:r w:rsidR="00B91D00" w:rsidRPr="00E03B11">
        <w:rPr>
          <w:rFonts w:eastAsia="Times New Roman" w:cstheme="minorHAnsi"/>
          <w:color w:val="000000" w:themeColor="text1"/>
          <w:lang w:val="en-GB"/>
        </w:rPr>
        <w:t xml:space="preserve"> (</w:t>
      </w:r>
      <w:r w:rsidR="00394C8E" w:rsidRPr="002A63E1">
        <w:rPr>
          <w:rFonts w:eastAsia="Times New Roman" w:cstheme="minorHAnsi"/>
          <w:color w:val="000000" w:themeColor="text1"/>
          <w:lang w:val="en-GB"/>
          <w:rPrChange w:id="750" w:author="My Luong Vuong" w:date="2023-11-21T11:46:00Z">
            <w:rPr>
              <w:rFonts w:eastAsia="Times New Roman" w:cstheme="minorHAnsi"/>
              <w:b/>
              <w:bCs/>
              <w:color w:val="000000" w:themeColor="text1"/>
              <w:lang w:val="en-GB"/>
            </w:rPr>
          </w:rPrChange>
        </w:rPr>
        <w:t>Fig</w:t>
      </w:r>
      <w:ins w:id="751" w:author="My Luong Vuong" w:date="2023-11-21T11:45:00Z">
        <w:r w:rsidR="00A46741" w:rsidRPr="002A63E1">
          <w:rPr>
            <w:rFonts w:eastAsia="Times New Roman" w:cstheme="minorHAnsi"/>
            <w:color w:val="000000" w:themeColor="text1"/>
            <w:lang w:val="en-GB"/>
            <w:rPrChange w:id="752" w:author="My Luong Vuong" w:date="2023-11-21T11:46:00Z">
              <w:rPr>
                <w:rFonts w:eastAsia="Times New Roman" w:cstheme="minorHAnsi"/>
                <w:b/>
                <w:bCs/>
                <w:color w:val="000000" w:themeColor="text1"/>
                <w:lang w:val="en-GB"/>
              </w:rPr>
            </w:rPrChange>
          </w:rPr>
          <w:t>.</w:t>
        </w:r>
      </w:ins>
      <w:del w:id="753" w:author="My Luong Vuong" w:date="2023-11-21T11:45:00Z">
        <w:r w:rsidR="00394C8E" w:rsidRPr="002A63E1" w:rsidDel="00A46741">
          <w:rPr>
            <w:rFonts w:eastAsia="Times New Roman" w:cstheme="minorHAnsi"/>
            <w:color w:val="000000" w:themeColor="text1"/>
            <w:lang w:val="en-GB"/>
            <w:rPrChange w:id="754" w:author="My Luong Vuong" w:date="2023-11-21T11:46:00Z">
              <w:rPr>
                <w:rFonts w:eastAsia="Times New Roman" w:cstheme="minorHAnsi"/>
                <w:b/>
                <w:bCs/>
                <w:color w:val="000000" w:themeColor="text1"/>
                <w:lang w:val="en-GB"/>
              </w:rPr>
            </w:rPrChange>
          </w:rPr>
          <w:delText>ure</w:delText>
        </w:r>
      </w:del>
      <w:r w:rsidR="00394C8E" w:rsidRPr="002A63E1">
        <w:rPr>
          <w:rFonts w:eastAsia="Times New Roman" w:cstheme="minorHAnsi"/>
          <w:color w:val="000000" w:themeColor="text1"/>
          <w:lang w:val="en-GB"/>
          <w:rPrChange w:id="755" w:author="My Luong Vuong" w:date="2023-11-21T11:46:00Z">
            <w:rPr>
              <w:rFonts w:eastAsia="Times New Roman" w:cstheme="minorHAnsi"/>
              <w:b/>
              <w:bCs/>
              <w:color w:val="000000" w:themeColor="text1"/>
              <w:lang w:val="en-GB"/>
            </w:rPr>
          </w:rPrChange>
        </w:rPr>
        <w:t xml:space="preserve"> </w:t>
      </w:r>
      <w:del w:id="756" w:author="My Luong Vuong" w:date="2023-11-24T10:37:00Z">
        <w:r w:rsidR="00394C8E" w:rsidRPr="002A63E1" w:rsidDel="00F97056">
          <w:rPr>
            <w:rFonts w:eastAsia="Times New Roman" w:cstheme="minorHAnsi"/>
            <w:color w:val="000000" w:themeColor="text1"/>
            <w:lang w:val="en-GB"/>
            <w:rPrChange w:id="757" w:author="My Luong Vuong" w:date="2023-11-21T11:46:00Z">
              <w:rPr>
                <w:rFonts w:eastAsia="Times New Roman" w:cstheme="minorHAnsi"/>
                <w:b/>
                <w:bCs/>
                <w:color w:val="000000" w:themeColor="text1"/>
                <w:lang w:val="en-GB"/>
              </w:rPr>
            </w:rPrChange>
          </w:rPr>
          <w:delText>1</w:delText>
        </w:r>
      </w:del>
      <w:ins w:id="758" w:author="My Luong Vuong" w:date="2023-11-24T10:37:00Z">
        <w:r w:rsidR="00F97056">
          <w:rPr>
            <w:rFonts w:eastAsia="Times New Roman" w:cstheme="minorHAnsi"/>
            <w:color w:val="000000" w:themeColor="text1"/>
            <w:lang w:val="en-GB"/>
          </w:rPr>
          <w:t>S8</w:t>
        </w:r>
      </w:ins>
      <w:del w:id="759" w:author="My Luong Vuong" w:date="2023-11-21T11:45:00Z">
        <w:r w:rsidR="00394C8E" w:rsidRPr="00E03B11" w:rsidDel="00A46741">
          <w:rPr>
            <w:rFonts w:eastAsia="Times New Roman" w:cstheme="minorHAnsi"/>
            <w:color w:val="000000" w:themeColor="text1"/>
            <w:lang w:val="en-GB"/>
          </w:rPr>
          <w:delText xml:space="preserve"> and </w:delText>
        </w:r>
        <w:r w:rsidR="00B91D00" w:rsidRPr="00E03B11" w:rsidDel="00A46741">
          <w:rPr>
            <w:rFonts w:eastAsia="Times New Roman" w:cstheme="minorHAnsi"/>
            <w:b/>
            <w:bCs/>
            <w:color w:val="000000" w:themeColor="text1"/>
            <w:lang w:val="en-GB"/>
          </w:rPr>
          <w:delText>Figure</w:delText>
        </w:r>
        <w:r w:rsidR="00394C8E" w:rsidRPr="00E03B11" w:rsidDel="00A46741">
          <w:rPr>
            <w:rFonts w:eastAsia="Times New Roman" w:cstheme="minorHAnsi"/>
            <w:b/>
            <w:bCs/>
            <w:color w:val="000000" w:themeColor="text1"/>
            <w:lang w:val="en-GB"/>
          </w:rPr>
          <w:delText xml:space="preserve"> </w:delText>
        </w:r>
        <w:r w:rsidR="00B91D00" w:rsidRPr="00E03B11" w:rsidDel="00A46741">
          <w:rPr>
            <w:rFonts w:eastAsia="Times New Roman" w:cstheme="minorHAnsi"/>
            <w:b/>
            <w:bCs/>
            <w:color w:val="000000" w:themeColor="text1"/>
            <w:lang w:val="en-GB"/>
          </w:rPr>
          <w:delText>S4</w:delText>
        </w:r>
      </w:del>
      <w:r w:rsidR="00B91D00" w:rsidRPr="00E03B11">
        <w:rPr>
          <w:rFonts w:eastAsia="Times New Roman" w:cstheme="minorHAnsi"/>
          <w:color w:val="000000" w:themeColor="text1"/>
          <w:lang w:val="en-GB"/>
        </w:rPr>
        <w:t>)</w:t>
      </w:r>
      <w:r w:rsidR="00D4353C" w:rsidRPr="00E03B11">
        <w:rPr>
          <w:rFonts w:eastAsia="Times New Roman" w:cstheme="minorHAnsi"/>
          <w:color w:val="000000" w:themeColor="text1"/>
          <w:lang w:val="en-GB"/>
        </w:rPr>
        <w:t xml:space="preserve">. </w:t>
      </w:r>
      <w:r w:rsidR="00AC7415" w:rsidRPr="00E03B11">
        <w:rPr>
          <w:rFonts w:eastAsia="Times New Roman" w:cstheme="minorHAnsi"/>
          <w:color w:val="000000" w:themeColor="text1"/>
          <w:lang w:val="en-GB"/>
        </w:rPr>
        <w:t>Median values of the non-parametric bootstrap were in good agreement with the pooled point estimates (</w:t>
      </w:r>
      <w:r w:rsidR="00AC7415" w:rsidRPr="00663CDB">
        <w:rPr>
          <w:rFonts w:eastAsia="Times New Roman" w:cstheme="minorHAnsi"/>
          <w:color w:val="000000" w:themeColor="text1"/>
          <w:lang w:val="en-GB"/>
          <w:rPrChange w:id="760" w:author="My Luong Vuong" w:date="2023-11-21T11:46:00Z">
            <w:rPr>
              <w:rFonts w:eastAsia="Times New Roman" w:cstheme="minorHAnsi"/>
              <w:b/>
              <w:bCs/>
              <w:color w:val="000000" w:themeColor="text1"/>
              <w:lang w:val="en-GB"/>
            </w:rPr>
          </w:rPrChange>
        </w:rPr>
        <w:t>Table 2</w:t>
      </w:r>
      <w:r w:rsidR="00AC7415" w:rsidRPr="00E03B11">
        <w:rPr>
          <w:rFonts w:eastAsia="Times New Roman" w:cstheme="minorHAnsi"/>
          <w:color w:val="000000" w:themeColor="text1"/>
          <w:lang w:val="en-GB"/>
        </w:rPr>
        <w:t>).</w:t>
      </w:r>
      <w:ins w:id="761" w:author="My Luong Vuong" w:date="2023-11-24T10:37:00Z">
        <w:r w:rsidR="00E90DE7">
          <w:rPr>
            <w:rFonts w:eastAsia="Times New Roman" w:cstheme="minorHAnsi"/>
            <w:color w:val="000000" w:themeColor="text1"/>
            <w:lang w:val="en-GB"/>
          </w:rPr>
          <w:t xml:space="preserve"> </w:t>
        </w:r>
        <w:proofErr w:type="spellStart"/>
        <w:r w:rsidR="00E90DE7">
          <w:rPr>
            <w:rFonts w:eastAsia="Times New Roman" w:cstheme="minorHAnsi"/>
            <w:color w:val="000000" w:themeColor="text1"/>
            <w:lang w:val="en-GB"/>
          </w:rPr>
          <w:t>pcVPC</w:t>
        </w:r>
        <w:proofErr w:type="spellEnd"/>
        <w:r w:rsidR="00E90DE7">
          <w:rPr>
            <w:rFonts w:eastAsia="Times New Roman" w:cstheme="minorHAnsi"/>
            <w:color w:val="000000" w:themeColor="text1"/>
            <w:lang w:val="en-GB"/>
          </w:rPr>
          <w:t xml:space="preserve"> </w:t>
        </w:r>
      </w:ins>
      <w:ins w:id="762" w:author="My Luong Vuong" w:date="2023-11-24T10:40:00Z">
        <w:r w:rsidR="006B7442">
          <w:rPr>
            <w:rFonts w:eastAsia="Times New Roman" w:cstheme="minorHAnsi"/>
            <w:color w:val="000000" w:themeColor="text1"/>
            <w:lang w:val="en-GB"/>
          </w:rPr>
          <w:t>stratified by</w:t>
        </w:r>
      </w:ins>
      <w:ins w:id="763" w:author="My Luong Vuong" w:date="2023-11-24T10:37:00Z">
        <w:r w:rsidR="00E90DE7">
          <w:rPr>
            <w:rFonts w:eastAsia="Times New Roman" w:cstheme="minorHAnsi"/>
            <w:color w:val="000000" w:themeColor="text1"/>
            <w:lang w:val="en-GB"/>
          </w:rPr>
          <w:t xml:space="preserve"> study ce</w:t>
        </w:r>
      </w:ins>
      <w:ins w:id="764" w:author="My Luong Vuong" w:date="2023-11-24T10:38:00Z">
        <w:r w:rsidR="00E90DE7">
          <w:rPr>
            <w:rFonts w:eastAsia="Times New Roman" w:cstheme="minorHAnsi"/>
            <w:color w:val="000000" w:themeColor="text1"/>
            <w:lang w:val="en-GB"/>
          </w:rPr>
          <w:t>ntr</w:t>
        </w:r>
      </w:ins>
      <w:ins w:id="765" w:author="My Luong Vuong" w:date="2023-11-24T10:39:00Z">
        <w:r w:rsidR="00566F02">
          <w:rPr>
            <w:rFonts w:eastAsia="Times New Roman" w:cstheme="minorHAnsi"/>
            <w:color w:val="000000" w:themeColor="text1"/>
            <w:lang w:val="en-GB"/>
          </w:rPr>
          <w:t>e</w:t>
        </w:r>
      </w:ins>
      <w:ins w:id="766" w:author="My Luong Vuong" w:date="2023-11-24T10:40:00Z">
        <w:r w:rsidR="002C49EC">
          <w:rPr>
            <w:rFonts w:eastAsia="Times New Roman" w:cstheme="minorHAnsi"/>
            <w:color w:val="000000" w:themeColor="text1"/>
            <w:lang w:val="en-GB"/>
          </w:rPr>
          <w:t xml:space="preserve"> and</w:t>
        </w:r>
      </w:ins>
      <w:ins w:id="767" w:author="My Luong Vuong" w:date="2023-11-24T10:39:00Z">
        <w:r w:rsidR="00566F02">
          <w:rPr>
            <w:rFonts w:eastAsia="Times New Roman" w:cstheme="minorHAnsi"/>
            <w:color w:val="000000" w:themeColor="text1"/>
            <w:lang w:val="en-GB"/>
          </w:rPr>
          <w:t xml:space="preserve"> </w:t>
        </w:r>
      </w:ins>
      <w:ins w:id="768" w:author="My Luong Vuong" w:date="2023-11-24T10:40:00Z">
        <w:r w:rsidR="00DB59BE">
          <w:rPr>
            <w:rFonts w:eastAsia="Times New Roman" w:cstheme="minorHAnsi"/>
            <w:color w:val="000000" w:themeColor="text1"/>
            <w:lang w:val="en-GB"/>
          </w:rPr>
          <w:t>by CRRT status</w:t>
        </w:r>
      </w:ins>
      <w:ins w:id="769" w:author="My Luong Vuong" w:date="2023-11-24T10:38:00Z">
        <w:r w:rsidR="00E90DE7">
          <w:rPr>
            <w:rFonts w:eastAsia="Times New Roman" w:cstheme="minorHAnsi"/>
            <w:color w:val="000000" w:themeColor="text1"/>
            <w:lang w:val="en-GB"/>
          </w:rPr>
          <w:t xml:space="preserve"> are available in </w:t>
        </w:r>
        <w:r w:rsidR="00E90DE7" w:rsidRPr="00575363">
          <w:rPr>
            <w:rFonts w:eastAsia="Times New Roman" w:cstheme="minorHAnsi"/>
            <w:b/>
            <w:bCs/>
            <w:color w:val="000000" w:themeColor="text1"/>
            <w:lang w:val="en-GB"/>
            <w:rPrChange w:id="770" w:author="My Luong Vuong" w:date="2023-11-24T10:41:00Z">
              <w:rPr>
                <w:rFonts w:eastAsia="Times New Roman" w:cstheme="minorHAnsi"/>
                <w:color w:val="000000" w:themeColor="text1"/>
                <w:lang w:val="en-GB"/>
              </w:rPr>
            </w:rPrChange>
          </w:rPr>
          <w:t>Fig</w:t>
        </w:r>
      </w:ins>
      <w:ins w:id="771" w:author="My Luong Vuong" w:date="2023-11-24T10:40:00Z">
        <w:r w:rsidR="002F1656" w:rsidRPr="00575363">
          <w:rPr>
            <w:rFonts w:eastAsia="Times New Roman" w:cstheme="minorHAnsi"/>
            <w:b/>
            <w:bCs/>
            <w:color w:val="000000" w:themeColor="text1"/>
            <w:lang w:val="en-GB"/>
            <w:rPrChange w:id="772" w:author="My Luong Vuong" w:date="2023-11-24T10:41:00Z">
              <w:rPr>
                <w:rFonts w:eastAsia="Times New Roman" w:cstheme="minorHAnsi"/>
                <w:color w:val="000000" w:themeColor="text1"/>
                <w:lang w:val="en-GB"/>
              </w:rPr>
            </w:rPrChange>
          </w:rPr>
          <w:t xml:space="preserve"> S9-S10</w:t>
        </w:r>
      </w:ins>
      <w:ins w:id="773" w:author="My Luong Vuong" w:date="2023-11-24T10:38:00Z">
        <w:r w:rsidR="00E90DE7">
          <w:rPr>
            <w:rFonts w:eastAsia="Times New Roman" w:cstheme="minorHAnsi"/>
            <w:color w:val="000000" w:themeColor="text1"/>
            <w:lang w:val="en-GB"/>
          </w:rPr>
          <w:t xml:space="preserve">. </w:t>
        </w:r>
      </w:ins>
    </w:p>
    <w:bookmarkEnd w:id="564"/>
    <w:p w14:paraId="1668758A" w14:textId="7E78FBC7" w:rsidR="00262A1C" w:rsidRPr="00E03B11" w:rsidRDefault="005653EE" w:rsidP="00170263">
      <w:pPr>
        <w:pStyle w:val="Heading2"/>
        <w:rPr>
          <w:rFonts w:eastAsia="Times New Roman"/>
          <w:lang w:val="en-GB"/>
        </w:rPr>
        <w:pPrChange w:id="774" w:author="My Luong Vuong" w:date="2023-11-24T13:27:00Z">
          <w:pPr>
            <w:spacing w:after="0" w:line="480" w:lineRule="auto"/>
            <w:jc w:val="both"/>
          </w:pPr>
        </w:pPrChange>
      </w:pPr>
      <w:r w:rsidRPr="00E03B11">
        <w:rPr>
          <w:rFonts w:eastAsia="Times New Roman"/>
          <w:lang w:val="en-GB"/>
        </w:rPr>
        <w:t>S</w:t>
      </w:r>
      <w:r w:rsidR="00262A1C" w:rsidRPr="00E03B11">
        <w:rPr>
          <w:rFonts w:eastAsia="Times New Roman"/>
          <w:lang w:val="en-GB"/>
        </w:rPr>
        <w:t>imulations</w:t>
      </w:r>
    </w:p>
    <w:p w14:paraId="25BA5361" w14:textId="4DE2F4B1" w:rsidR="00883489" w:rsidRPr="003B41E8" w:rsidRDefault="008E1D7B" w:rsidP="00240EC2">
      <w:pPr>
        <w:spacing w:after="0" w:line="480" w:lineRule="auto"/>
        <w:jc w:val="both"/>
        <w:rPr>
          <w:ins w:id="775" w:author="My Luong Vuong" w:date="2023-11-21T11:55:00Z"/>
          <w:rFonts w:eastAsia="Times New Roman" w:cstheme="minorHAnsi"/>
          <w:color w:val="000000" w:themeColor="text1"/>
          <w:lang w:val="en-GB"/>
        </w:rPr>
      </w:pPr>
      <w:bookmarkStart w:id="776" w:name="_Hlk136862153"/>
      <w:proofErr w:type="spellStart"/>
      <w:ins w:id="777" w:author="My Luong Vuong" w:date="2023-11-21T11:55:00Z">
        <w:r>
          <w:rPr>
            <w:rFonts w:eastAsia="Times New Roman" w:cstheme="minorHAnsi"/>
            <w:color w:val="000000" w:themeColor="text1"/>
            <w:lang w:val="en-GB"/>
          </w:rPr>
          <w:t>eGFR</w:t>
        </w:r>
        <w:r w:rsidRPr="008E1D7B">
          <w:rPr>
            <w:rFonts w:eastAsia="Times New Roman" w:cstheme="minorHAnsi"/>
            <w:color w:val="000000" w:themeColor="text1"/>
            <w:vertAlign w:val="subscript"/>
            <w:lang w:val="en-GB"/>
            <w:rPrChange w:id="778" w:author="My Luong Vuong" w:date="2023-11-21T11:55:00Z">
              <w:rPr>
                <w:rFonts w:eastAsia="Times New Roman" w:cstheme="minorHAnsi"/>
                <w:color w:val="000000" w:themeColor="text1"/>
                <w:lang w:val="en-GB"/>
              </w:rPr>
            </w:rPrChange>
          </w:rPr>
          <w:t>CKDEPI</w:t>
        </w:r>
        <w:proofErr w:type="spellEnd"/>
        <w:r>
          <w:rPr>
            <w:rFonts w:eastAsia="Times New Roman" w:cstheme="minorHAnsi"/>
            <w:color w:val="000000" w:themeColor="text1"/>
            <w:vertAlign w:val="subscript"/>
            <w:lang w:val="en-GB"/>
          </w:rPr>
          <w:t xml:space="preserve"> </w:t>
        </w:r>
      </w:ins>
      <w:ins w:id="779" w:author="My Luong Vuong" w:date="2023-11-21T11:56:00Z">
        <w:r w:rsidR="003B41E8">
          <w:rPr>
            <w:rFonts w:eastAsia="Times New Roman" w:cstheme="minorHAnsi"/>
            <w:color w:val="000000" w:themeColor="text1"/>
            <w:lang w:val="en-GB"/>
          </w:rPr>
          <w:t xml:space="preserve">did not show </w:t>
        </w:r>
        <w:r w:rsidR="003F6314">
          <w:rPr>
            <w:rFonts w:eastAsia="Times New Roman" w:cstheme="minorHAnsi"/>
            <w:color w:val="000000" w:themeColor="text1"/>
            <w:lang w:val="en-GB"/>
          </w:rPr>
          <w:t>an impact on PTA</w:t>
        </w:r>
      </w:ins>
      <w:ins w:id="780" w:author="My Luong Vuong" w:date="2023-11-21T11:57:00Z">
        <w:r w:rsidR="00F83870">
          <w:rPr>
            <w:rFonts w:eastAsia="Times New Roman" w:cstheme="minorHAnsi"/>
            <w:color w:val="000000" w:themeColor="text1"/>
            <w:lang w:val="en-GB"/>
          </w:rPr>
          <w:t xml:space="preserve"> under simulated dosing regimens</w:t>
        </w:r>
      </w:ins>
      <w:ins w:id="781" w:author="My Luong Vuong" w:date="2023-11-21T11:56:00Z">
        <w:r w:rsidR="003F6314">
          <w:rPr>
            <w:rFonts w:eastAsia="Times New Roman" w:cstheme="minorHAnsi"/>
            <w:color w:val="000000" w:themeColor="text1"/>
            <w:lang w:val="en-GB"/>
          </w:rPr>
          <w:t xml:space="preserve"> </w:t>
        </w:r>
        <w:r w:rsidR="00D36FC8">
          <w:rPr>
            <w:rFonts w:eastAsia="Times New Roman" w:cstheme="minorHAnsi"/>
            <w:color w:val="000000" w:themeColor="text1"/>
            <w:lang w:val="en-GB"/>
          </w:rPr>
          <w:t>when patients</w:t>
        </w:r>
      </w:ins>
      <w:ins w:id="782" w:author="My Luong Vuong" w:date="2023-11-21T11:58:00Z">
        <w:r w:rsidR="00A938EB">
          <w:rPr>
            <w:rFonts w:eastAsia="Times New Roman" w:cstheme="minorHAnsi"/>
            <w:color w:val="000000" w:themeColor="text1"/>
            <w:lang w:val="en-GB"/>
          </w:rPr>
          <w:t xml:space="preserve"> were</w:t>
        </w:r>
      </w:ins>
      <w:ins w:id="783" w:author="My Luong Vuong" w:date="2023-11-21T11:56:00Z">
        <w:r w:rsidR="00D36FC8">
          <w:rPr>
            <w:rFonts w:eastAsia="Times New Roman" w:cstheme="minorHAnsi"/>
            <w:color w:val="000000" w:themeColor="text1"/>
            <w:lang w:val="en-GB"/>
          </w:rPr>
          <w:t xml:space="preserve"> not on CRRT</w:t>
        </w:r>
      </w:ins>
      <w:ins w:id="784" w:author="My Luong Vuong" w:date="2023-11-21T11:57:00Z">
        <w:r w:rsidR="00EF5813">
          <w:rPr>
            <w:rFonts w:eastAsia="Times New Roman" w:cstheme="minorHAnsi"/>
            <w:color w:val="000000" w:themeColor="text1"/>
            <w:lang w:val="en-GB"/>
          </w:rPr>
          <w:t xml:space="preserve"> across its </w:t>
        </w:r>
      </w:ins>
      <w:ins w:id="785" w:author="My Luong Vuong" w:date="2023-11-21T11:58:00Z">
        <w:r w:rsidR="007218F7">
          <w:rPr>
            <w:rFonts w:eastAsia="Times New Roman" w:cstheme="minorHAnsi"/>
            <w:color w:val="000000" w:themeColor="text1"/>
            <w:lang w:val="en-GB"/>
          </w:rPr>
          <w:t>whole</w:t>
        </w:r>
      </w:ins>
      <w:ins w:id="786" w:author="My Luong Vuong" w:date="2023-11-21T11:57:00Z">
        <w:r w:rsidR="00EF5813">
          <w:rPr>
            <w:rFonts w:eastAsia="Times New Roman" w:cstheme="minorHAnsi"/>
            <w:color w:val="000000" w:themeColor="text1"/>
            <w:lang w:val="en-GB"/>
          </w:rPr>
          <w:t xml:space="preserve"> range (5-215 ml/min/1.73m2)</w:t>
        </w:r>
        <w:r w:rsidR="00D5718F">
          <w:rPr>
            <w:rFonts w:eastAsia="Times New Roman" w:cstheme="minorHAnsi"/>
            <w:color w:val="000000" w:themeColor="text1"/>
            <w:lang w:val="en-GB"/>
          </w:rPr>
          <w:t xml:space="preserve"> (Fig</w:t>
        </w:r>
      </w:ins>
      <w:ins w:id="787" w:author="My Luong Vuong" w:date="2023-11-21T11:58:00Z">
        <w:r w:rsidR="00D5718F">
          <w:rPr>
            <w:rFonts w:eastAsia="Times New Roman" w:cstheme="minorHAnsi"/>
            <w:color w:val="000000" w:themeColor="text1"/>
            <w:lang w:val="en-GB"/>
          </w:rPr>
          <w:t xml:space="preserve">. </w:t>
        </w:r>
      </w:ins>
      <w:ins w:id="788" w:author="My Luong Vuong" w:date="2023-11-24T10:53:00Z">
        <w:r w:rsidR="00281B53">
          <w:rPr>
            <w:rFonts w:eastAsia="Times New Roman" w:cstheme="minorHAnsi"/>
            <w:color w:val="000000" w:themeColor="text1"/>
            <w:lang w:val="en-GB"/>
          </w:rPr>
          <w:t>1</w:t>
        </w:r>
      </w:ins>
      <w:ins w:id="789" w:author="My Luong Vuong" w:date="2023-11-21T11:58:00Z">
        <w:r w:rsidR="00D5718F">
          <w:rPr>
            <w:rFonts w:eastAsia="Times New Roman" w:cstheme="minorHAnsi"/>
            <w:color w:val="000000" w:themeColor="text1"/>
            <w:lang w:val="en-GB"/>
          </w:rPr>
          <w:t>)</w:t>
        </w:r>
      </w:ins>
      <w:ins w:id="790" w:author="My Luong Vuong" w:date="2023-11-21T11:57:00Z">
        <w:r w:rsidR="00EF5813">
          <w:rPr>
            <w:rFonts w:eastAsia="Times New Roman" w:cstheme="minorHAnsi"/>
            <w:color w:val="000000" w:themeColor="text1"/>
            <w:lang w:val="en-GB"/>
          </w:rPr>
          <w:t xml:space="preserve">. </w:t>
        </w:r>
      </w:ins>
    </w:p>
    <w:p w14:paraId="38BFDCED" w14:textId="718E2DD0" w:rsidR="004B1B5C" w:rsidRDefault="00916A70" w:rsidP="00240EC2">
      <w:pPr>
        <w:spacing w:after="0" w:line="480" w:lineRule="auto"/>
        <w:jc w:val="both"/>
        <w:rPr>
          <w:rFonts w:eastAsia="Times New Roman" w:cstheme="minorHAnsi"/>
          <w:color w:val="000000" w:themeColor="text1"/>
          <w:lang w:val="en-GB"/>
        </w:rPr>
      </w:pPr>
      <w:ins w:id="791" w:author="My Luong Vuong" w:date="2023-11-21T11:59:00Z">
        <w:r>
          <w:rPr>
            <w:rFonts w:eastAsia="Times New Roman" w:cstheme="minorHAnsi"/>
            <w:color w:val="000000" w:themeColor="text1"/>
            <w:lang w:val="en-GB"/>
          </w:rPr>
          <w:lastRenderedPageBreak/>
          <w:t xml:space="preserve">Regarding body weight’s impact, </w:t>
        </w:r>
      </w:ins>
      <w:del w:id="792" w:author="My Luong Vuong" w:date="2023-11-21T11:59:00Z">
        <w:r w:rsidR="004B1B5C" w:rsidRPr="004B1B5C" w:rsidDel="00B762D7">
          <w:rPr>
            <w:rFonts w:eastAsia="Times New Roman" w:cstheme="minorHAnsi"/>
            <w:color w:val="000000" w:themeColor="text1"/>
            <w:lang w:val="en-GB"/>
          </w:rPr>
          <w:delText xml:space="preserve">The </w:delText>
        </w:r>
      </w:del>
      <w:ins w:id="793" w:author="My Luong Vuong" w:date="2023-11-21T11:59:00Z">
        <w:r w:rsidR="00B762D7">
          <w:rPr>
            <w:rFonts w:eastAsia="Times New Roman" w:cstheme="minorHAnsi"/>
            <w:color w:val="000000" w:themeColor="text1"/>
            <w:lang w:val="en-GB"/>
          </w:rPr>
          <w:t>t</w:t>
        </w:r>
        <w:r w:rsidR="00B762D7" w:rsidRPr="004B1B5C">
          <w:rPr>
            <w:rFonts w:eastAsia="Times New Roman" w:cstheme="minorHAnsi"/>
            <w:color w:val="000000" w:themeColor="text1"/>
            <w:lang w:val="en-GB"/>
          </w:rPr>
          <w:t xml:space="preserve">he </w:t>
        </w:r>
      </w:ins>
      <w:r w:rsidR="004B1B5C" w:rsidRPr="004B1B5C">
        <w:rPr>
          <w:rFonts w:eastAsia="Times New Roman" w:cstheme="minorHAnsi"/>
          <w:color w:val="000000" w:themeColor="text1"/>
          <w:lang w:val="en-GB"/>
        </w:rPr>
        <w:t xml:space="preserve">standard dosing regimen </w:t>
      </w:r>
      <w:r w:rsidR="00613AD8">
        <w:rPr>
          <w:rFonts w:eastAsia="Times New Roman" w:cstheme="minorHAnsi"/>
          <w:color w:val="000000" w:themeColor="text1"/>
          <w:lang w:val="en-GB"/>
        </w:rPr>
        <w:t>did not result</w:t>
      </w:r>
      <w:r w:rsidR="004B1B5C" w:rsidRPr="004B1B5C">
        <w:rPr>
          <w:rFonts w:eastAsia="Times New Roman" w:cstheme="minorHAnsi"/>
          <w:color w:val="000000" w:themeColor="text1"/>
          <w:lang w:val="en-GB"/>
        </w:rPr>
        <w:t xml:space="preserve"> in clinically acceptable PTA across the entire body</w:t>
      </w:r>
      <w:r w:rsidR="00613AD8">
        <w:rPr>
          <w:rFonts w:eastAsia="Times New Roman" w:cstheme="minorHAnsi"/>
          <w:color w:val="000000" w:themeColor="text1"/>
          <w:lang w:val="en-GB"/>
        </w:rPr>
        <w:t xml:space="preserve"> </w:t>
      </w:r>
      <w:r w:rsidR="004B1B5C" w:rsidRPr="004B1B5C">
        <w:rPr>
          <w:rFonts w:eastAsia="Times New Roman" w:cstheme="minorHAnsi"/>
          <w:color w:val="000000" w:themeColor="text1"/>
          <w:lang w:val="en-GB"/>
        </w:rPr>
        <w:t>weight range (</w:t>
      </w:r>
      <w:r w:rsidR="004B1B5C">
        <w:rPr>
          <w:rFonts w:eastAsia="Times New Roman" w:cstheme="minorHAnsi"/>
          <w:color w:val="000000" w:themeColor="text1"/>
          <w:lang w:val="en-GB"/>
        </w:rPr>
        <w:t>30</w:t>
      </w:r>
      <w:r w:rsidR="004B1B5C" w:rsidRPr="004B1B5C">
        <w:rPr>
          <w:rFonts w:eastAsia="Times New Roman" w:cstheme="minorHAnsi"/>
          <w:color w:val="000000" w:themeColor="text1"/>
          <w:lang w:val="en-GB"/>
        </w:rPr>
        <w:t>-</w:t>
      </w:r>
      <w:del w:id="794" w:author="My Luong Vuong" w:date="2023-11-21T11:57:00Z">
        <w:r w:rsidR="004B1B5C" w:rsidRPr="004B1B5C" w:rsidDel="00EF5813">
          <w:rPr>
            <w:rFonts w:eastAsia="Times New Roman" w:cstheme="minorHAnsi"/>
            <w:color w:val="000000" w:themeColor="text1"/>
            <w:lang w:val="en-GB"/>
          </w:rPr>
          <w:delText>1</w:delText>
        </w:r>
        <w:r w:rsidR="004B1B5C" w:rsidDel="00EF5813">
          <w:rPr>
            <w:rFonts w:eastAsia="Times New Roman" w:cstheme="minorHAnsi"/>
            <w:color w:val="000000" w:themeColor="text1"/>
            <w:lang w:val="en-GB"/>
          </w:rPr>
          <w:delText>45</w:delText>
        </w:r>
        <w:r w:rsidR="004B1B5C" w:rsidRPr="004B1B5C" w:rsidDel="00EF5813">
          <w:rPr>
            <w:rFonts w:eastAsia="Times New Roman" w:cstheme="minorHAnsi"/>
            <w:color w:val="000000" w:themeColor="text1"/>
            <w:lang w:val="en-GB"/>
          </w:rPr>
          <w:delText xml:space="preserve"> </w:delText>
        </w:r>
      </w:del>
      <w:ins w:id="795" w:author="My Luong Vuong" w:date="2023-11-21T11:57:00Z">
        <w:r w:rsidR="00EF5813" w:rsidRPr="004B1B5C">
          <w:rPr>
            <w:rFonts w:eastAsia="Times New Roman" w:cstheme="minorHAnsi"/>
            <w:color w:val="000000" w:themeColor="text1"/>
            <w:lang w:val="en-GB"/>
          </w:rPr>
          <w:t>1</w:t>
        </w:r>
        <w:r w:rsidR="00EF5813">
          <w:rPr>
            <w:rFonts w:eastAsia="Times New Roman" w:cstheme="minorHAnsi"/>
            <w:color w:val="000000" w:themeColor="text1"/>
            <w:lang w:val="en-GB"/>
          </w:rPr>
          <w:t>50</w:t>
        </w:r>
        <w:r w:rsidR="00EF5813" w:rsidRPr="004B1B5C">
          <w:rPr>
            <w:rFonts w:eastAsia="Times New Roman" w:cstheme="minorHAnsi"/>
            <w:color w:val="000000" w:themeColor="text1"/>
            <w:lang w:val="en-GB"/>
          </w:rPr>
          <w:t xml:space="preserve"> </w:t>
        </w:r>
      </w:ins>
      <w:r w:rsidR="004B1B5C" w:rsidRPr="004B1B5C">
        <w:rPr>
          <w:rFonts w:eastAsia="Times New Roman" w:cstheme="minorHAnsi"/>
          <w:color w:val="000000" w:themeColor="text1"/>
          <w:lang w:val="en-GB"/>
        </w:rPr>
        <w:t xml:space="preserve">kg) </w:t>
      </w:r>
      <w:ins w:id="796" w:author="My Luong Vuong" w:date="2023-11-21T11:54:00Z">
        <w:r w:rsidR="00522D5C">
          <w:rPr>
            <w:rFonts w:eastAsia="Times New Roman" w:cstheme="minorHAnsi"/>
            <w:color w:val="000000" w:themeColor="text1"/>
            <w:lang w:val="en-GB"/>
          </w:rPr>
          <w:t>when patients</w:t>
        </w:r>
      </w:ins>
      <w:ins w:id="797" w:author="My Luong Vuong" w:date="2023-11-21T11:58:00Z">
        <w:r w:rsidR="00AD4851">
          <w:rPr>
            <w:rFonts w:eastAsia="Times New Roman" w:cstheme="minorHAnsi"/>
            <w:color w:val="000000" w:themeColor="text1"/>
            <w:lang w:val="en-GB"/>
          </w:rPr>
          <w:t xml:space="preserve"> were</w:t>
        </w:r>
      </w:ins>
      <w:ins w:id="798" w:author="My Luong Vuong" w:date="2023-11-21T11:54:00Z">
        <w:r w:rsidR="00522D5C">
          <w:rPr>
            <w:rFonts w:eastAsia="Times New Roman" w:cstheme="minorHAnsi"/>
            <w:color w:val="000000" w:themeColor="text1"/>
            <w:lang w:val="en-GB"/>
          </w:rPr>
          <w:t xml:space="preserve"> </w:t>
        </w:r>
      </w:ins>
      <w:ins w:id="799" w:author="My Luong Vuong" w:date="2023-11-21T11:55:00Z">
        <w:r w:rsidR="00522D5C">
          <w:rPr>
            <w:rFonts w:eastAsia="Times New Roman" w:cstheme="minorHAnsi"/>
            <w:color w:val="000000" w:themeColor="text1"/>
            <w:lang w:val="en-GB"/>
          </w:rPr>
          <w:t>not on CRRT (</w:t>
        </w:r>
        <w:r w:rsidR="00346B89">
          <w:rPr>
            <w:rFonts w:eastAsia="Times New Roman" w:cstheme="minorHAnsi"/>
            <w:color w:val="000000" w:themeColor="text1"/>
            <w:lang w:val="en-GB"/>
          </w:rPr>
          <w:t xml:space="preserve">Fig. </w:t>
        </w:r>
      </w:ins>
      <w:ins w:id="800" w:author="My Luong Vuong" w:date="2023-11-24T10:55:00Z">
        <w:r w:rsidR="00646067">
          <w:rPr>
            <w:rFonts w:eastAsia="Times New Roman" w:cstheme="minorHAnsi"/>
            <w:color w:val="000000" w:themeColor="text1"/>
            <w:lang w:val="en-GB"/>
          </w:rPr>
          <w:t>2</w:t>
        </w:r>
      </w:ins>
      <w:ins w:id="801" w:author="My Luong Vuong" w:date="2023-11-21T11:55:00Z">
        <w:r w:rsidR="00346B89">
          <w:rPr>
            <w:rFonts w:eastAsia="Times New Roman" w:cstheme="minorHAnsi"/>
            <w:color w:val="000000" w:themeColor="text1"/>
            <w:lang w:val="en-GB"/>
          </w:rPr>
          <w:t xml:space="preserve">) and on CRRT (Fig. </w:t>
        </w:r>
      </w:ins>
      <w:ins w:id="802" w:author="My Luong Vuong" w:date="2023-11-24T10:55:00Z">
        <w:r w:rsidR="00646067">
          <w:rPr>
            <w:rFonts w:eastAsia="Times New Roman" w:cstheme="minorHAnsi"/>
            <w:color w:val="000000" w:themeColor="text1"/>
            <w:lang w:val="en-GB"/>
          </w:rPr>
          <w:t>3</w:t>
        </w:r>
      </w:ins>
      <w:ins w:id="803" w:author="My Luong Vuong" w:date="2023-11-21T11:55:00Z">
        <w:r w:rsidR="00346B89">
          <w:rPr>
            <w:rFonts w:eastAsia="Times New Roman" w:cstheme="minorHAnsi"/>
            <w:color w:val="000000" w:themeColor="text1"/>
            <w:lang w:val="en-GB"/>
          </w:rPr>
          <w:t>)</w:t>
        </w:r>
      </w:ins>
      <w:del w:id="804" w:author="My Luong Vuong" w:date="2023-11-21T11:54:00Z">
        <w:r w:rsidR="00613AD8" w:rsidDel="00522D5C">
          <w:rPr>
            <w:rFonts w:eastAsia="Times New Roman" w:cstheme="minorHAnsi"/>
            <w:color w:val="000000" w:themeColor="text1"/>
            <w:lang w:val="en-GB"/>
          </w:rPr>
          <w:delText>for both patients on CRRT</w:delText>
        </w:r>
        <w:r w:rsidR="008D535F" w:rsidDel="00522D5C">
          <w:rPr>
            <w:rFonts w:eastAsia="Times New Roman" w:cstheme="minorHAnsi"/>
            <w:color w:val="000000" w:themeColor="text1"/>
            <w:lang w:val="en-GB"/>
          </w:rPr>
          <w:delText xml:space="preserve"> (</w:delText>
        </w:r>
        <w:r w:rsidR="008D535F" w:rsidRPr="00CA5A80" w:rsidDel="00522D5C">
          <w:rPr>
            <w:rFonts w:eastAsia="Times New Roman" w:cstheme="minorHAnsi"/>
            <w:b/>
            <w:bCs/>
            <w:color w:val="000000" w:themeColor="text1"/>
            <w:lang w:val="en-GB"/>
          </w:rPr>
          <w:delText>Fig</w:delText>
        </w:r>
        <w:r w:rsidR="008D535F" w:rsidRPr="00CA5A80" w:rsidDel="00FE2896">
          <w:rPr>
            <w:rFonts w:eastAsia="Times New Roman" w:cstheme="minorHAnsi"/>
            <w:b/>
            <w:bCs/>
            <w:color w:val="000000" w:themeColor="text1"/>
            <w:lang w:val="en-GB"/>
          </w:rPr>
          <w:delText>ure</w:delText>
        </w:r>
        <w:r w:rsidR="008D535F" w:rsidRPr="00CA5A80" w:rsidDel="00522D5C">
          <w:rPr>
            <w:rFonts w:eastAsia="Times New Roman" w:cstheme="minorHAnsi"/>
            <w:b/>
            <w:bCs/>
            <w:color w:val="000000" w:themeColor="text1"/>
            <w:lang w:val="en-GB"/>
          </w:rPr>
          <w:delText xml:space="preserve"> S5</w:delText>
        </w:r>
        <w:r w:rsidR="008D535F" w:rsidDel="00522D5C">
          <w:rPr>
            <w:rFonts w:eastAsia="Times New Roman" w:cstheme="minorHAnsi"/>
            <w:color w:val="000000" w:themeColor="text1"/>
            <w:lang w:val="en-GB"/>
          </w:rPr>
          <w:delText>)</w:delText>
        </w:r>
        <w:r w:rsidR="00613AD8" w:rsidDel="00522D5C">
          <w:rPr>
            <w:rFonts w:eastAsia="Times New Roman" w:cstheme="minorHAnsi"/>
            <w:color w:val="000000" w:themeColor="text1"/>
            <w:lang w:val="en-GB"/>
          </w:rPr>
          <w:delText xml:space="preserve"> and patients not on CRRT </w:delText>
        </w:r>
        <w:r w:rsidR="004B1B5C" w:rsidRPr="004B1B5C" w:rsidDel="00522D5C">
          <w:rPr>
            <w:rFonts w:eastAsia="Times New Roman" w:cstheme="minorHAnsi"/>
            <w:color w:val="000000" w:themeColor="text1"/>
            <w:lang w:val="en-GB"/>
          </w:rPr>
          <w:delText>(</w:delText>
        </w:r>
        <w:r w:rsidR="004B1B5C" w:rsidRPr="00CA5A80" w:rsidDel="00522D5C">
          <w:rPr>
            <w:rFonts w:eastAsia="Times New Roman" w:cstheme="minorHAnsi"/>
            <w:b/>
            <w:bCs/>
            <w:color w:val="000000" w:themeColor="text1"/>
            <w:lang w:val="en-GB"/>
          </w:rPr>
          <w:delText xml:space="preserve">Figure </w:delText>
        </w:r>
        <w:r w:rsidR="008D535F" w:rsidRPr="00CA5A80" w:rsidDel="00522D5C">
          <w:rPr>
            <w:rFonts w:eastAsia="Times New Roman" w:cstheme="minorHAnsi"/>
            <w:b/>
            <w:bCs/>
            <w:color w:val="000000" w:themeColor="text1"/>
            <w:lang w:val="en-GB"/>
          </w:rPr>
          <w:delText>S6</w:delText>
        </w:r>
        <w:r w:rsidR="004B1B5C" w:rsidRPr="004B1B5C" w:rsidDel="00522D5C">
          <w:rPr>
            <w:rFonts w:eastAsia="Times New Roman" w:cstheme="minorHAnsi"/>
            <w:color w:val="000000" w:themeColor="text1"/>
            <w:lang w:val="en-GB"/>
          </w:rPr>
          <w:delText>)</w:delText>
        </w:r>
      </w:del>
      <w:r w:rsidR="0028490E">
        <w:rPr>
          <w:rFonts w:eastAsia="Times New Roman" w:cstheme="minorHAnsi"/>
          <w:color w:val="000000" w:themeColor="text1"/>
          <w:lang w:val="en-GB"/>
        </w:rPr>
        <w:t>.</w:t>
      </w:r>
      <w:ins w:id="805" w:author="My Luong Vuong" w:date="2023-11-24T13:05:00Z">
        <w:r w:rsidR="00AA5B19">
          <w:rPr>
            <w:rFonts w:eastAsia="Times New Roman" w:cstheme="minorHAnsi"/>
            <w:color w:val="000000" w:themeColor="text1"/>
            <w:lang w:val="en-GB"/>
          </w:rPr>
          <w:t xml:space="preserve"> PTA</w:t>
        </w:r>
        <w:r w:rsidR="00F457B9">
          <w:rPr>
            <w:rFonts w:eastAsia="Times New Roman" w:cstheme="minorHAnsi"/>
            <w:color w:val="000000" w:themeColor="text1"/>
            <w:lang w:val="en-GB"/>
          </w:rPr>
          <w:t xml:space="preserve"> of 4</w:t>
        </w:r>
      </w:ins>
      <w:ins w:id="806" w:author="My Luong Vuong" w:date="2023-11-24T13:06:00Z">
        <w:r w:rsidR="00F457B9">
          <w:rPr>
            <w:rFonts w:eastAsia="Times New Roman" w:cstheme="minorHAnsi"/>
            <w:color w:val="000000" w:themeColor="text1"/>
            <w:lang w:val="en-GB"/>
          </w:rPr>
          <w:t xml:space="preserve">00 </w:t>
        </w:r>
        <w:proofErr w:type="spellStart"/>
        <w:r w:rsidR="00F457B9">
          <w:rPr>
            <w:rFonts w:eastAsia="Times New Roman" w:cstheme="minorHAnsi"/>
            <w:color w:val="000000" w:themeColor="text1"/>
            <w:lang w:val="en-GB"/>
          </w:rPr>
          <w:t>mg×h</w:t>
        </w:r>
        <w:proofErr w:type="spellEnd"/>
        <w:r w:rsidR="00F457B9">
          <w:rPr>
            <w:rFonts w:eastAsia="Times New Roman" w:cstheme="minorHAnsi"/>
            <w:color w:val="000000" w:themeColor="text1"/>
            <w:lang w:val="en-GB"/>
          </w:rPr>
          <w:t>/L</w:t>
        </w:r>
      </w:ins>
      <w:ins w:id="807" w:author="My Luong Vuong" w:date="2023-11-24T13:05:00Z">
        <w:r w:rsidR="00AA5B19">
          <w:rPr>
            <w:rFonts w:eastAsia="Times New Roman" w:cstheme="minorHAnsi"/>
            <w:color w:val="000000" w:themeColor="text1"/>
            <w:lang w:val="en-GB"/>
          </w:rPr>
          <w:t xml:space="preserve"> over body weight range plots of the </w:t>
        </w:r>
        <w:r w:rsidR="00983278">
          <w:rPr>
            <w:rFonts w:eastAsia="Times New Roman" w:cstheme="minorHAnsi"/>
            <w:color w:val="000000" w:themeColor="text1"/>
            <w:lang w:val="en-GB"/>
          </w:rPr>
          <w:t>simulated dosing regimens</w:t>
        </w:r>
      </w:ins>
      <w:ins w:id="808" w:author="My Luong Vuong" w:date="2023-11-24T13:06:00Z">
        <w:r w:rsidR="00B037EB">
          <w:rPr>
            <w:rFonts w:eastAsia="Times New Roman" w:cstheme="minorHAnsi"/>
            <w:color w:val="000000" w:themeColor="text1"/>
            <w:lang w:val="en-GB"/>
          </w:rPr>
          <w:t xml:space="preserve"> </w:t>
        </w:r>
      </w:ins>
      <w:ins w:id="809" w:author="My Luong Vuong" w:date="2023-11-24T13:11:00Z">
        <w:r w:rsidR="002E763C">
          <w:rPr>
            <w:rFonts w:eastAsia="Times New Roman" w:cstheme="minorHAnsi"/>
            <w:color w:val="000000" w:themeColor="text1"/>
            <w:lang w:val="en-GB"/>
          </w:rPr>
          <w:t>can be found</w:t>
        </w:r>
      </w:ins>
      <w:ins w:id="810" w:author="My Luong Vuong" w:date="2023-11-24T13:06:00Z">
        <w:r w:rsidR="00B037EB">
          <w:rPr>
            <w:rFonts w:eastAsia="Times New Roman" w:cstheme="minorHAnsi"/>
            <w:color w:val="000000" w:themeColor="text1"/>
            <w:lang w:val="en-GB"/>
          </w:rPr>
          <w:t xml:space="preserve"> in </w:t>
        </w:r>
        <w:r w:rsidR="00B037EB" w:rsidRPr="00CB42C9">
          <w:rPr>
            <w:rFonts w:eastAsia="Times New Roman" w:cstheme="minorHAnsi"/>
            <w:b/>
            <w:bCs/>
            <w:color w:val="000000" w:themeColor="text1"/>
            <w:lang w:val="en-GB"/>
            <w:rPrChange w:id="811" w:author="My Luong Vuong" w:date="2023-11-24T13:07:00Z">
              <w:rPr>
                <w:rFonts w:eastAsia="Times New Roman" w:cstheme="minorHAnsi"/>
                <w:color w:val="000000" w:themeColor="text1"/>
                <w:lang w:val="en-GB"/>
              </w:rPr>
            </w:rPrChange>
          </w:rPr>
          <w:t xml:space="preserve">Fig </w:t>
        </w:r>
        <w:r w:rsidR="00736B21" w:rsidRPr="00CB42C9">
          <w:rPr>
            <w:rFonts w:eastAsia="Times New Roman" w:cstheme="minorHAnsi"/>
            <w:b/>
            <w:bCs/>
            <w:color w:val="000000" w:themeColor="text1"/>
            <w:lang w:val="en-GB"/>
            <w:rPrChange w:id="812" w:author="My Luong Vuong" w:date="2023-11-24T13:07:00Z">
              <w:rPr>
                <w:rFonts w:eastAsia="Times New Roman" w:cstheme="minorHAnsi"/>
                <w:color w:val="000000" w:themeColor="text1"/>
                <w:lang w:val="en-GB"/>
              </w:rPr>
            </w:rPrChange>
          </w:rPr>
          <w:t>S11</w:t>
        </w:r>
      </w:ins>
      <w:ins w:id="813" w:author="My Luong Vuong" w:date="2023-11-24T13:07:00Z">
        <w:r w:rsidR="00736B21" w:rsidRPr="00CB42C9">
          <w:rPr>
            <w:rFonts w:eastAsia="Times New Roman" w:cstheme="minorHAnsi"/>
            <w:b/>
            <w:bCs/>
            <w:color w:val="000000" w:themeColor="text1"/>
            <w:lang w:val="en-GB"/>
            <w:rPrChange w:id="814" w:author="My Luong Vuong" w:date="2023-11-24T13:07:00Z">
              <w:rPr>
                <w:rFonts w:eastAsia="Times New Roman" w:cstheme="minorHAnsi"/>
                <w:color w:val="000000" w:themeColor="text1"/>
                <w:lang w:val="en-GB"/>
              </w:rPr>
            </w:rPrChange>
          </w:rPr>
          <w:t>-S12.</w:t>
        </w:r>
      </w:ins>
    </w:p>
    <w:p w14:paraId="52351FEB" w14:textId="07751981" w:rsidR="00240EC2" w:rsidRPr="00E03B11" w:rsidRDefault="00F540B4" w:rsidP="00240EC2">
      <w:pPr>
        <w:spacing w:after="0" w:line="480" w:lineRule="auto"/>
        <w:jc w:val="both"/>
        <w:rPr>
          <w:rFonts w:eastAsia="Times New Roman" w:cstheme="minorHAnsi"/>
          <w:color w:val="000000" w:themeColor="text1"/>
          <w:lang w:val="en-GB"/>
        </w:rPr>
      </w:pPr>
      <w:commentRangeStart w:id="815"/>
      <w:r w:rsidRPr="00E03B11">
        <w:rPr>
          <w:rFonts w:eastAsia="Times New Roman" w:cstheme="minorHAnsi"/>
          <w:color w:val="000000" w:themeColor="text1"/>
          <w:lang w:val="en-GB"/>
        </w:rPr>
        <w:t xml:space="preserve">The optimised </w:t>
      </w:r>
      <w:del w:id="816" w:author="My Luong Vuong" w:date="2023-11-24T10:56:00Z">
        <w:r w:rsidRPr="00E03B11" w:rsidDel="00EA4CFC">
          <w:rPr>
            <w:rFonts w:eastAsia="Times New Roman" w:cstheme="minorHAnsi"/>
            <w:color w:val="000000" w:themeColor="text1"/>
            <w:lang w:val="en-GB"/>
          </w:rPr>
          <w:delText xml:space="preserve">inclusive </w:delText>
        </w:r>
      </w:del>
      <w:ins w:id="817" w:author="My Luong Vuong" w:date="2023-11-24T10:56:00Z">
        <w:r w:rsidR="00EA4CFC">
          <w:rPr>
            <w:rFonts w:eastAsia="Times New Roman" w:cstheme="minorHAnsi"/>
            <w:color w:val="000000" w:themeColor="text1"/>
            <w:lang w:val="en-GB"/>
          </w:rPr>
          <w:t>stratified</w:t>
        </w:r>
        <w:r w:rsidR="00EA4CFC" w:rsidRPr="00E03B11">
          <w:rPr>
            <w:rFonts w:eastAsia="Times New Roman" w:cstheme="minorHAnsi"/>
            <w:color w:val="000000" w:themeColor="text1"/>
            <w:lang w:val="en-GB"/>
          </w:rPr>
          <w:t xml:space="preserve"> </w:t>
        </w:r>
      </w:ins>
      <w:r w:rsidRPr="00E03B11">
        <w:rPr>
          <w:rFonts w:eastAsia="Times New Roman" w:cstheme="minorHAnsi"/>
          <w:color w:val="000000" w:themeColor="text1"/>
          <w:lang w:val="en-GB"/>
        </w:rPr>
        <w:t xml:space="preserve">dosing regimen </w:t>
      </w:r>
      <w:r w:rsidR="00021221">
        <w:rPr>
          <w:rFonts w:eastAsia="Times New Roman" w:cstheme="minorHAnsi"/>
          <w:color w:val="000000" w:themeColor="text1"/>
          <w:lang w:val="en-GB"/>
        </w:rPr>
        <w:t>is</w:t>
      </w:r>
      <w:ins w:id="818" w:author="My Luong Vuong" w:date="2023-11-21T12:00:00Z">
        <w:r w:rsidR="005A6620">
          <w:rPr>
            <w:rFonts w:eastAsia="Times New Roman" w:cstheme="minorHAnsi"/>
            <w:color w:val="000000" w:themeColor="text1"/>
            <w:lang w:val="en-GB"/>
          </w:rPr>
          <w:t xml:space="preserve"> thus</w:t>
        </w:r>
      </w:ins>
      <w:r w:rsidR="00021221"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presented</w:t>
      </w:r>
      <w:ins w:id="819" w:author="My Luong Vuong" w:date="2023-11-21T12:00:00Z">
        <w:r w:rsidR="001077B7">
          <w:rPr>
            <w:rFonts w:eastAsia="Times New Roman" w:cstheme="minorHAnsi"/>
            <w:color w:val="000000" w:themeColor="text1"/>
            <w:lang w:val="en-GB"/>
          </w:rPr>
          <w:t xml:space="preserve"> as</w:t>
        </w:r>
      </w:ins>
      <w:r w:rsidRPr="00E03B11">
        <w:rPr>
          <w:rFonts w:eastAsia="Times New Roman" w:cstheme="minorHAnsi"/>
          <w:color w:val="000000" w:themeColor="text1"/>
          <w:lang w:val="en-GB"/>
        </w:rPr>
        <w:t xml:space="preserve"> in </w:t>
      </w:r>
      <w:r w:rsidRPr="00E03B11">
        <w:rPr>
          <w:rFonts w:eastAsia="Times New Roman" w:cstheme="minorHAnsi"/>
          <w:b/>
          <w:bCs/>
          <w:color w:val="000000" w:themeColor="text1"/>
          <w:lang w:val="en-GB"/>
        </w:rPr>
        <w:t>Table 3</w:t>
      </w:r>
      <w:r w:rsidR="003F2B54">
        <w:rPr>
          <w:rFonts w:eastAsia="Times New Roman" w:cstheme="minorHAnsi"/>
          <w:b/>
          <w:bCs/>
          <w:color w:val="000000" w:themeColor="text1"/>
          <w:lang w:val="en-GB"/>
        </w:rPr>
        <w:t xml:space="preserve">, </w:t>
      </w:r>
      <w:r w:rsidR="003F2B54" w:rsidRPr="00CA5A80">
        <w:rPr>
          <w:rFonts w:eastAsia="Times New Roman" w:cstheme="minorHAnsi"/>
          <w:color w:val="000000" w:themeColor="text1"/>
          <w:lang w:val="en-GB"/>
        </w:rPr>
        <w:t xml:space="preserve">which is stratified based on CRRT status and </w:t>
      </w:r>
      <w:r w:rsidR="005A6D91" w:rsidRPr="00CA5A80">
        <w:rPr>
          <w:rFonts w:eastAsia="Times New Roman" w:cstheme="minorHAnsi"/>
          <w:color w:val="000000" w:themeColor="text1"/>
          <w:lang w:val="en-GB"/>
        </w:rPr>
        <w:t>body weight</w:t>
      </w:r>
      <w:commentRangeEnd w:id="815"/>
      <w:r w:rsidR="0052675C">
        <w:rPr>
          <w:rStyle w:val="CommentReference"/>
        </w:rPr>
        <w:commentReference w:id="815"/>
      </w:r>
      <w:r w:rsidR="00240EC2" w:rsidRPr="00E03B11">
        <w:rPr>
          <w:rFonts w:eastAsia="Times New Roman" w:cstheme="minorHAnsi"/>
          <w:color w:val="000000" w:themeColor="text1"/>
          <w:lang w:val="en-GB"/>
        </w:rPr>
        <w:t xml:space="preserve">. </w:t>
      </w:r>
      <w:commentRangeStart w:id="820"/>
      <w:r w:rsidR="005552D8" w:rsidRPr="005552D8">
        <w:rPr>
          <w:rFonts w:eastAsia="Times New Roman" w:cstheme="minorHAnsi"/>
          <w:color w:val="000000" w:themeColor="text1"/>
          <w:lang w:val="en-GB"/>
        </w:rPr>
        <w:t>The proposed loading dose</w:t>
      </w:r>
      <w:ins w:id="821" w:author="My Luong Vuong" w:date="2023-11-21T12:03:00Z">
        <w:r w:rsidR="00BF0A36">
          <w:rPr>
            <w:rFonts w:eastAsia="Times New Roman" w:cstheme="minorHAnsi"/>
            <w:color w:val="000000" w:themeColor="text1"/>
            <w:lang w:val="en-GB"/>
          </w:rPr>
          <w:t>s</w:t>
        </w:r>
      </w:ins>
      <w:r w:rsidR="005552D8" w:rsidRPr="005552D8">
        <w:rPr>
          <w:rFonts w:eastAsia="Times New Roman" w:cstheme="minorHAnsi"/>
          <w:color w:val="000000" w:themeColor="text1"/>
          <w:lang w:val="en-GB"/>
        </w:rPr>
        <w:t xml:space="preserve"> was determined by applying various body weight cut-offs. </w:t>
      </w:r>
      <w:del w:id="822" w:author="My Luong Vuong" w:date="2023-11-21T12:03:00Z">
        <w:r w:rsidR="005552D8" w:rsidRPr="005552D8" w:rsidDel="005D12E7">
          <w:rPr>
            <w:rFonts w:eastAsia="Times New Roman" w:cstheme="minorHAnsi"/>
            <w:color w:val="000000" w:themeColor="text1"/>
            <w:lang w:val="en-GB"/>
          </w:rPr>
          <w:delText>It was</w:delText>
        </w:r>
      </w:del>
      <w:ins w:id="823" w:author="My Luong Vuong" w:date="2023-11-21T12:03:00Z">
        <w:r w:rsidR="005D12E7">
          <w:rPr>
            <w:rFonts w:eastAsia="Times New Roman" w:cstheme="minorHAnsi"/>
            <w:color w:val="000000" w:themeColor="text1"/>
            <w:lang w:val="en-GB"/>
          </w:rPr>
          <w:t>These doses were</w:t>
        </w:r>
      </w:ins>
      <w:r w:rsidR="005552D8" w:rsidRPr="005552D8">
        <w:rPr>
          <w:rFonts w:eastAsia="Times New Roman" w:cstheme="minorHAnsi"/>
          <w:color w:val="000000" w:themeColor="text1"/>
          <w:lang w:val="en-GB"/>
        </w:rPr>
        <w:t xml:space="preserve"> selected as the minimum value</w:t>
      </w:r>
      <w:ins w:id="824" w:author="My Luong Vuong" w:date="2023-11-21T12:04:00Z">
        <w:r w:rsidR="00B01319">
          <w:rPr>
            <w:rFonts w:eastAsia="Times New Roman" w:cstheme="minorHAnsi"/>
            <w:color w:val="000000" w:themeColor="text1"/>
            <w:lang w:val="en-GB"/>
          </w:rPr>
          <w:t>s</w:t>
        </w:r>
      </w:ins>
      <w:r w:rsidR="005552D8" w:rsidRPr="005552D8">
        <w:rPr>
          <w:rFonts w:eastAsia="Times New Roman" w:cstheme="minorHAnsi"/>
          <w:color w:val="000000" w:themeColor="text1"/>
          <w:lang w:val="en-GB"/>
        </w:rPr>
        <w:t xml:space="preserve"> </w:t>
      </w:r>
      <w:del w:id="825" w:author="My Luong Vuong" w:date="2023-11-21T12:04:00Z">
        <w:r w:rsidR="005552D8" w:rsidRPr="005552D8" w:rsidDel="00F41452">
          <w:rPr>
            <w:rFonts w:eastAsia="Times New Roman" w:cstheme="minorHAnsi"/>
            <w:color w:val="000000" w:themeColor="text1"/>
            <w:lang w:val="en-GB"/>
          </w:rPr>
          <w:delText>that would ensure</w:delText>
        </w:r>
      </w:del>
      <w:ins w:id="826" w:author="My Luong Vuong" w:date="2023-11-21T12:04:00Z">
        <w:r w:rsidR="00F41452">
          <w:rPr>
            <w:rFonts w:eastAsia="Times New Roman" w:cstheme="minorHAnsi"/>
            <w:color w:val="000000" w:themeColor="text1"/>
            <w:lang w:val="en-GB"/>
          </w:rPr>
          <w:t>ensuring</w:t>
        </w:r>
      </w:ins>
      <w:r w:rsidR="005552D8" w:rsidRPr="005552D8">
        <w:rPr>
          <w:rFonts w:eastAsia="Times New Roman" w:cstheme="minorHAnsi"/>
          <w:color w:val="000000" w:themeColor="text1"/>
          <w:lang w:val="en-GB"/>
        </w:rPr>
        <w:t xml:space="preserve"> a clinically acceptable PTA on the first day within a specific range of body weights</w:t>
      </w:r>
      <w:r w:rsidR="00240EC2" w:rsidRPr="00E03B11">
        <w:rPr>
          <w:rFonts w:eastAsia="Times New Roman" w:cstheme="minorHAnsi"/>
          <w:color w:val="000000" w:themeColor="text1"/>
          <w:lang w:val="en-GB"/>
        </w:rPr>
        <w:t xml:space="preserve"> (</w:t>
      </w:r>
      <w:del w:id="827" w:author="My Luong Vuong" w:date="2023-11-21T12:01:00Z">
        <w:r w:rsidR="00240EC2" w:rsidRPr="003B4447" w:rsidDel="003B4447">
          <w:rPr>
            <w:rFonts w:eastAsia="Times New Roman" w:cstheme="minorHAnsi"/>
            <w:color w:val="000000" w:themeColor="text1"/>
            <w:lang w:val="en-GB"/>
            <w:rPrChange w:id="828" w:author="My Luong Vuong" w:date="2023-11-21T12:01:00Z">
              <w:rPr>
                <w:rFonts w:eastAsia="Times New Roman" w:cstheme="minorHAnsi"/>
                <w:b/>
                <w:bCs/>
                <w:color w:val="000000" w:themeColor="text1"/>
                <w:lang w:val="en-GB"/>
              </w:rPr>
            </w:rPrChange>
          </w:rPr>
          <w:delText>Figure S5-S6</w:delText>
        </w:r>
      </w:del>
      <w:ins w:id="829" w:author="My Luong Vuong" w:date="2023-11-21T12:01:00Z">
        <w:r w:rsidR="003B4447" w:rsidRPr="003B4447">
          <w:rPr>
            <w:rFonts w:eastAsia="Times New Roman" w:cstheme="minorHAnsi"/>
            <w:color w:val="000000" w:themeColor="text1"/>
            <w:lang w:val="en-GB"/>
            <w:rPrChange w:id="830" w:author="My Luong Vuong" w:date="2023-11-21T12:01:00Z">
              <w:rPr>
                <w:rFonts w:eastAsia="Times New Roman" w:cstheme="minorHAnsi"/>
                <w:b/>
                <w:bCs/>
                <w:color w:val="000000" w:themeColor="text1"/>
                <w:lang w:val="en-GB"/>
              </w:rPr>
            </w:rPrChange>
          </w:rPr>
          <w:t xml:space="preserve">Fig. </w:t>
        </w:r>
      </w:ins>
      <w:ins w:id="831" w:author="My Luong Vuong" w:date="2023-11-24T10:56:00Z">
        <w:r w:rsidR="00DA2BB7">
          <w:rPr>
            <w:rFonts w:eastAsia="Times New Roman" w:cstheme="minorHAnsi"/>
            <w:color w:val="000000" w:themeColor="text1"/>
            <w:lang w:val="en-GB"/>
          </w:rPr>
          <w:t>2</w:t>
        </w:r>
      </w:ins>
      <w:ins w:id="832" w:author="My Luong Vuong" w:date="2023-11-21T12:01:00Z">
        <w:r w:rsidR="003B4447" w:rsidRPr="003B4447">
          <w:rPr>
            <w:rFonts w:eastAsia="Times New Roman" w:cstheme="minorHAnsi"/>
            <w:color w:val="000000" w:themeColor="text1"/>
            <w:lang w:val="en-GB"/>
            <w:rPrChange w:id="833" w:author="My Luong Vuong" w:date="2023-11-21T12:01:00Z">
              <w:rPr>
                <w:rFonts w:eastAsia="Times New Roman" w:cstheme="minorHAnsi"/>
                <w:b/>
                <w:bCs/>
                <w:color w:val="000000" w:themeColor="text1"/>
                <w:lang w:val="en-GB"/>
              </w:rPr>
            </w:rPrChange>
          </w:rPr>
          <w:t>-</w:t>
        </w:r>
      </w:ins>
      <w:ins w:id="834" w:author="My Luong Vuong" w:date="2023-11-24T10:56:00Z">
        <w:r w:rsidR="00B42A19">
          <w:rPr>
            <w:rFonts w:eastAsia="Times New Roman" w:cstheme="minorHAnsi"/>
            <w:color w:val="000000" w:themeColor="text1"/>
            <w:lang w:val="en-GB"/>
          </w:rPr>
          <w:t>3</w:t>
        </w:r>
      </w:ins>
      <w:r w:rsidR="00240EC2" w:rsidRPr="00E03B11">
        <w:rPr>
          <w:rFonts w:eastAsia="Times New Roman" w:cstheme="minorHAnsi"/>
          <w:color w:val="000000" w:themeColor="text1"/>
          <w:lang w:val="en-GB"/>
        </w:rPr>
        <w:t>). Regarding maintenance doses, 400</w:t>
      </w:r>
      <w:r w:rsidR="00E05CF4">
        <w:rPr>
          <w:rFonts w:eastAsia="Times New Roman" w:cstheme="minorHAnsi"/>
          <w:color w:val="000000" w:themeColor="text1"/>
          <w:lang w:val="en-GB"/>
        </w:rPr>
        <w:t> </w:t>
      </w:r>
      <w:r w:rsidR="00240EC2" w:rsidRPr="00E03B11">
        <w:rPr>
          <w:rFonts w:eastAsia="Times New Roman" w:cstheme="minorHAnsi"/>
          <w:color w:val="000000" w:themeColor="text1"/>
          <w:lang w:val="en-GB"/>
        </w:rPr>
        <w:t xml:space="preserve">mg </w:t>
      </w:r>
      <w:proofErr w:type="spellStart"/>
      <w:r w:rsidR="00240EC2" w:rsidRPr="00E03B11">
        <w:rPr>
          <w:rFonts w:eastAsia="Times New Roman" w:cstheme="minorHAnsi"/>
          <w:color w:val="000000" w:themeColor="text1"/>
          <w:lang w:val="en-GB"/>
        </w:rPr>
        <w:t>q.d</w:t>
      </w:r>
      <w:proofErr w:type="spellEnd"/>
      <w:r w:rsidR="00240EC2" w:rsidRPr="00E03B11">
        <w:rPr>
          <w:rFonts w:eastAsia="Times New Roman" w:cstheme="minorHAnsi"/>
          <w:color w:val="000000" w:themeColor="text1"/>
          <w:lang w:val="en-GB"/>
        </w:rPr>
        <w:t xml:space="preserve">. and 800 mg </w:t>
      </w:r>
      <w:proofErr w:type="spellStart"/>
      <w:r w:rsidR="00240EC2" w:rsidRPr="00E03B11">
        <w:rPr>
          <w:rFonts w:eastAsia="Times New Roman" w:cstheme="minorHAnsi"/>
          <w:color w:val="000000" w:themeColor="text1"/>
          <w:lang w:val="en-GB"/>
        </w:rPr>
        <w:t>q.d</w:t>
      </w:r>
      <w:proofErr w:type="spellEnd"/>
      <w:r w:rsidR="00240EC2" w:rsidRPr="00E03B11">
        <w:rPr>
          <w:rFonts w:eastAsia="Times New Roman" w:cstheme="minorHAnsi"/>
          <w:color w:val="000000" w:themeColor="text1"/>
          <w:lang w:val="en-GB"/>
        </w:rPr>
        <w:t xml:space="preserve">. </w:t>
      </w:r>
      <w:r w:rsidR="005432AA" w:rsidRPr="00E03B11">
        <w:rPr>
          <w:rFonts w:eastAsia="Times New Roman" w:cstheme="minorHAnsi"/>
          <w:color w:val="000000" w:themeColor="text1"/>
          <w:lang w:val="en-GB"/>
        </w:rPr>
        <w:t>were</w:t>
      </w:r>
      <w:r w:rsidR="00240EC2" w:rsidRPr="00E03B11">
        <w:rPr>
          <w:rFonts w:eastAsia="Times New Roman" w:cstheme="minorHAnsi"/>
          <w:color w:val="000000" w:themeColor="text1"/>
          <w:lang w:val="en-GB"/>
        </w:rPr>
        <w:t xml:space="preserve"> adequate for achieving the targeted PTA on day </w:t>
      </w:r>
      <w:ins w:id="835" w:author="My Luong Vuong" w:date="2023-11-21T12:06:00Z">
        <w:r w:rsidR="00A20793">
          <w:rPr>
            <w:rFonts w:eastAsia="Times New Roman" w:cstheme="minorHAnsi"/>
            <w:color w:val="000000" w:themeColor="text1"/>
            <w:lang w:val="en-GB"/>
          </w:rPr>
          <w:t>1</w:t>
        </w:r>
      </w:ins>
      <w:del w:id="836" w:author="My Luong Vuong" w:date="2023-11-21T12:06:00Z">
        <w:r w:rsidR="00240EC2" w:rsidRPr="00E03B11" w:rsidDel="00A20793">
          <w:rPr>
            <w:rFonts w:eastAsia="Times New Roman" w:cstheme="minorHAnsi"/>
            <w:color w:val="000000" w:themeColor="text1"/>
            <w:lang w:val="en-GB"/>
          </w:rPr>
          <w:delText>7</w:delText>
        </w:r>
      </w:del>
      <w:ins w:id="837" w:author="My Luong Vuong" w:date="2023-11-21T12:06:00Z">
        <w:r w:rsidR="001B14C5">
          <w:rPr>
            <w:rFonts w:eastAsia="Times New Roman" w:cstheme="minorHAnsi"/>
            <w:color w:val="000000" w:themeColor="text1"/>
            <w:lang w:val="en-GB"/>
          </w:rPr>
          <w:t>4</w:t>
        </w:r>
      </w:ins>
      <w:r w:rsidR="004B7663">
        <w:rPr>
          <w:rFonts w:eastAsia="Times New Roman" w:cstheme="minorHAnsi"/>
          <w:color w:val="000000" w:themeColor="text1"/>
          <w:lang w:val="en-GB"/>
        </w:rPr>
        <w:t xml:space="preserve"> along the entire weight range,</w:t>
      </w:r>
      <w:r w:rsidR="00240EC2" w:rsidRPr="00E03B11">
        <w:rPr>
          <w:rFonts w:eastAsia="Times New Roman" w:cstheme="minorHAnsi"/>
          <w:color w:val="000000" w:themeColor="text1"/>
          <w:lang w:val="en-GB"/>
        </w:rPr>
        <w:t xml:space="preserve"> for </w:t>
      </w:r>
      <w:ins w:id="838" w:author="My Luong Vuong" w:date="2023-11-24T10:57:00Z">
        <w:r w:rsidR="00F64161">
          <w:rPr>
            <w:rFonts w:eastAsia="Times New Roman" w:cstheme="minorHAnsi"/>
            <w:color w:val="000000" w:themeColor="text1"/>
            <w:lang w:val="en-GB"/>
          </w:rPr>
          <w:t>non-</w:t>
        </w:r>
      </w:ins>
      <w:r w:rsidR="00240EC2" w:rsidRPr="00E03B11">
        <w:rPr>
          <w:rFonts w:eastAsia="Times New Roman" w:cstheme="minorHAnsi"/>
          <w:color w:val="000000" w:themeColor="text1"/>
          <w:lang w:val="en-GB"/>
        </w:rPr>
        <w:t xml:space="preserve">CRRT and </w:t>
      </w:r>
      <w:del w:id="839" w:author="My Luong Vuong" w:date="2023-11-24T10:57:00Z">
        <w:r w:rsidR="00240EC2" w:rsidRPr="00E03B11" w:rsidDel="00107C8C">
          <w:rPr>
            <w:rFonts w:eastAsia="Times New Roman" w:cstheme="minorHAnsi"/>
            <w:color w:val="000000" w:themeColor="text1"/>
            <w:lang w:val="en-GB"/>
          </w:rPr>
          <w:delText>non-</w:delText>
        </w:r>
      </w:del>
      <w:r w:rsidR="00240EC2" w:rsidRPr="00E03B11">
        <w:rPr>
          <w:rFonts w:eastAsia="Times New Roman" w:cstheme="minorHAnsi"/>
          <w:color w:val="000000" w:themeColor="text1"/>
          <w:lang w:val="en-GB"/>
        </w:rPr>
        <w:t>CRRT patients, respectively (</w:t>
      </w:r>
      <w:ins w:id="840" w:author="My Luong Vuong" w:date="2023-11-21T12:06:00Z">
        <w:r w:rsidR="000F012D" w:rsidRPr="00BA7DD3">
          <w:rPr>
            <w:rFonts w:eastAsia="Times New Roman" w:cstheme="minorHAnsi"/>
            <w:color w:val="000000" w:themeColor="text1"/>
            <w:lang w:val="en-GB"/>
          </w:rPr>
          <w:t xml:space="preserve">Fig. </w:t>
        </w:r>
      </w:ins>
      <w:ins w:id="841" w:author="My Luong Vuong" w:date="2023-11-24T10:57:00Z">
        <w:r w:rsidR="00C227EB">
          <w:rPr>
            <w:rFonts w:eastAsia="Times New Roman" w:cstheme="minorHAnsi"/>
            <w:color w:val="000000" w:themeColor="text1"/>
            <w:lang w:val="en-GB"/>
          </w:rPr>
          <w:t>2</w:t>
        </w:r>
      </w:ins>
      <w:ins w:id="842" w:author="My Luong Vuong" w:date="2023-11-21T12:06:00Z">
        <w:r w:rsidR="000F012D" w:rsidRPr="00BA7DD3">
          <w:rPr>
            <w:rFonts w:eastAsia="Times New Roman" w:cstheme="minorHAnsi"/>
            <w:color w:val="000000" w:themeColor="text1"/>
            <w:lang w:val="en-GB"/>
          </w:rPr>
          <w:t>-</w:t>
        </w:r>
      </w:ins>
      <w:ins w:id="843" w:author="My Luong Vuong" w:date="2023-11-24T10:57:00Z">
        <w:r w:rsidR="00C227EB">
          <w:rPr>
            <w:rFonts w:eastAsia="Times New Roman" w:cstheme="minorHAnsi"/>
            <w:color w:val="000000" w:themeColor="text1"/>
            <w:lang w:val="en-GB"/>
          </w:rPr>
          <w:t>3</w:t>
        </w:r>
      </w:ins>
      <w:del w:id="844" w:author="My Luong Vuong" w:date="2023-11-21T12:06:00Z">
        <w:r w:rsidR="00240EC2" w:rsidRPr="00E03B11" w:rsidDel="000F012D">
          <w:rPr>
            <w:rFonts w:eastAsia="Times New Roman" w:cstheme="minorHAnsi"/>
            <w:b/>
            <w:bCs/>
            <w:color w:val="000000" w:themeColor="text1"/>
            <w:lang w:val="en-GB"/>
          </w:rPr>
          <w:delText>Figure S5-S6</w:delText>
        </w:r>
      </w:del>
      <w:r w:rsidR="00240EC2" w:rsidRPr="00E03B11">
        <w:rPr>
          <w:rFonts w:eastAsia="Times New Roman" w:cstheme="minorHAnsi"/>
          <w:color w:val="000000" w:themeColor="text1"/>
          <w:lang w:val="en-GB"/>
        </w:rPr>
        <w:t xml:space="preserve">). </w:t>
      </w:r>
      <w:del w:id="845" w:author="My Luong Vuong" w:date="2023-11-21T12:07:00Z">
        <w:r w:rsidR="00240EC2" w:rsidRPr="00E03B11" w:rsidDel="003A28BB">
          <w:rPr>
            <w:rFonts w:eastAsia="Times New Roman" w:cstheme="minorHAnsi"/>
            <w:color w:val="000000" w:themeColor="text1"/>
            <w:lang w:val="en-GB"/>
          </w:rPr>
          <w:delText xml:space="preserve">The PTA over time across the entire </w:delText>
        </w:r>
        <w:r w:rsidR="00762A62" w:rsidDel="003A28BB">
          <w:rPr>
            <w:rFonts w:eastAsia="Times New Roman" w:cstheme="minorHAnsi"/>
            <w:color w:val="000000" w:themeColor="text1"/>
            <w:lang w:val="en-GB"/>
          </w:rPr>
          <w:delText>body weight</w:delText>
        </w:r>
        <w:r w:rsidR="00762A62" w:rsidRPr="00E03B11" w:rsidDel="003A28BB">
          <w:rPr>
            <w:rFonts w:eastAsia="Times New Roman" w:cstheme="minorHAnsi"/>
            <w:color w:val="000000" w:themeColor="text1"/>
            <w:lang w:val="en-GB"/>
          </w:rPr>
          <w:delText xml:space="preserve"> </w:delText>
        </w:r>
        <w:r w:rsidR="00240EC2" w:rsidRPr="00E03B11" w:rsidDel="003A28BB">
          <w:rPr>
            <w:rFonts w:eastAsia="Times New Roman" w:cstheme="minorHAnsi"/>
            <w:color w:val="000000" w:themeColor="text1"/>
            <w:lang w:val="en-GB"/>
          </w:rPr>
          <w:delText xml:space="preserve">range of the optimised dosing regimens </w:delText>
        </w:r>
        <w:r w:rsidR="001F0491" w:rsidRPr="00E03B11" w:rsidDel="003A28BB">
          <w:rPr>
            <w:rFonts w:eastAsia="Times New Roman" w:cstheme="minorHAnsi"/>
            <w:color w:val="000000" w:themeColor="text1"/>
            <w:lang w:val="en-GB"/>
          </w:rPr>
          <w:delText>was</w:delText>
        </w:r>
        <w:r w:rsidR="00240EC2" w:rsidRPr="00E03B11" w:rsidDel="003A28BB">
          <w:rPr>
            <w:rFonts w:eastAsia="Times New Roman" w:cstheme="minorHAnsi"/>
            <w:color w:val="000000" w:themeColor="text1"/>
            <w:lang w:val="en-GB"/>
          </w:rPr>
          <w:delText xml:space="preserve"> shown in </w:delText>
        </w:r>
        <w:r w:rsidR="00240EC2" w:rsidRPr="00E03B11" w:rsidDel="003A28BB">
          <w:rPr>
            <w:rFonts w:eastAsia="Times New Roman" w:cstheme="minorHAnsi"/>
            <w:b/>
            <w:bCs/>
            <w:color w:val="000000" w:themeColor="text1"/>
            <w:lang w:val="en-GB"/>
          </w:rPr>
          <w:delText>Figure 2</w:delText>
        </w:r>
        <w:r w:rsidR="00240EC2" w:rsidRPr="00E03B11" w:rsidDel="003A28BB">
          <w:rPr>
            <w:rFonts w:eastAsia="Times New Roman" w:cstheme="minorHAnsi"/>
            <w:color w:val="000000" w:themeColor="text1"/>
            <w:lang w:val="en-GB"/>
          </w:rPr>
          <w:delText>.</w:delText>
        </w:r>
        <w:commentRangeEnd w:id="820"/>
        <w:r w:rsidR="008137B3" w:rsidDel="003A28BB">
          <w:rPr>
            <w:rStyle w:val="CommentReference"/>
          </w:rPr>
          <w:commentReference w:id="820"/>
        </w:r>
      </w:del>
    </w:p>
    <w:p w14:paraId="54692E3A" w14:textId="0D5D2BEA" w:rsidR="00CA6CF6" w:rsidRDefault="00240EC2" w:rsidP="00240EC2">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Population</w:t>
      </w:r>
      <w:r w:rsidR="00CA6CF6">
        <w:rPr>
          <w:rFonts w:eastAsia="Times New Roman" w:cstheme="minorHAnsi"/>
          <w:color w:val="000000" w:themeColor="text1"/>
          <w:lang w:val="en-GB"/>
        </w:rPr>
        <w:t>-</w:t>
      </w:r>
      <w:r w:rsidRPr="00E03B11">
        <w:rPr>
          <w:rFonts w:eastAsia="Times New Roman" w:cstheme="minorHAnsi"/>
          <w:color w:val="000000" w:themeColor="text1"/>
          <w:lang w:val="en-GB"/>
        </w:rPr>
        <w:t>level simulations confirmed that the standard dosing regimen resulted in clinically unacceptable PTA in the first two days of the treatment period (</w:t>
      </w:r>
      <w:del w:id="846" w:author="My Luong Vuong" w:date="2023-11-21T12:07:00Z">
        <w:r w:rsidRPr="00E623EA" w:rsidDel="009B2BAC">
          <w:rPr>
            <w:rFonts w:eastAsia="Times New Roman" w:cstheme="minorHAnsi"/>
            <w:color w:val="000000" w:themeColor="text1"/>
            <w:lang w:val="en-GB"/>
            <w:rPrChange w:id="847" w:author="My Luong Vuong" w:date="2023-11-21T12:15:00Z">
              <w:rPr>
                <w:rFonts w:eastAsia="Times New Roman" w:cstheme="minorHAnsi"/>
                <w:b/>
                <w:bCs/>
                <w:color w:val="000000" w:themeColor="text1"/>
                <w:lang w:val="en-GB"/>
              </w:rPr>
            </w:rPrChange>
          </w:rPr>
          <w:delText>Table 4 and Figure 3</w:delText>
        </w:r>
      </w:del>
      <w:ins w:id="848" w:author="My Luong Vuong" w:date="2023-11-21T12:07:00Z">
        <w:r w:rsidR="009B2BAC" w:rsidRPr="00E623EA">
          <w:rPr>
            <w:rFonts w:eastAsia="Times New Roman" w:cstheme="minorHAnsi"/>
            <w:color w:val="000000" w:themeColor="text1"/>
            <w:lang w:val="en-GB"/>
            <w:rPrChange w:id="849" w:author="My Luong Vuong" w:date="2023-11-21T12:15:00Z">
              <w:rPr>
                <w:rFonts w:eastAsia="Times New Roman" w:cstheme="minorHAnsi"/>
                <w:b/>
                <w:bCs/>
                <w:color w:val="000000" w:themeColor="text1"/>
                <w:lang w:val="en-GB"/>
              </w:rPr>
            </w:rPrChange>
          </w:rPr>
          <w:t>Fig</w:t>
        </w:r>
      </w:ins>
      <w:ins w:id="850" w:author="My Luong Vuong" w:date="2023-11-21T12:16:00Z">
        <w:r w:rsidR="00D3219E">
          <w:rPr>
            <w:rFonts w:eastAsia="Times New Roman" w:cstheme="minorHAnsi"/>
            <w:color w:val="000000" w:themeColor="text1"/>
            <w:lang w:val="en-GB"/>
          </w:rPr>
          <w:t>.</w:t>
        </w:r>
      </w:ins>
      <w:ins w:id="851" w:author="My Luong Vuong" w:date="2023-11-21T12:07:00Z">
        <w:r w:rsidR="009B2BAC" w:rsidRPr="00E623EA">
          <w:rPr>
            <w:rFonts w:eastAsia="Times New Roman" w:cstheme="minorHAnsi"/>
            <w:color w:val="000000" w:themeColor="text1"/>
            <w:lang w:val="en-GB"/>
            <w:rPrChange w:id="852" w:author="My Luong Vuong" w:date="2023-11-21T12:15:00Z">
              <w:rPr>
                <w:rFonts w:eastAsia="Times New Roman" w:cstheme="minorHAnsi"/>
                <w:b/>
                <w:bCs/>
                <w:color w:val="000000" w:themeColor="text1"/>
                <w:lang w:val="en-GB"/>
              </w:rPr>
            </w:rPrChange>
          </w:rPr>
          <w:t xml:space="preserve"> S</w:t>
        </w:r>
      </w:ins>
      <w:ins w:id="853" w:author="My Luong Vuong" w:date="2023-11-24T10:58:00Z">
        <w:r w:rsidR="00963988">
          <w:rPr>
            <w:rFonts w:eastAsia="Times New Roman" w:cstheme="minorHAnsi"/>
            <w:color w:val="000000" w:themeColor="text1"/>
            <w:lang w:val="en-GB"/>
          </w:rPr>
          <w:t>1</w:t>
        </w:r>
      </w:ins>
      <w:ins w:id="854" w:author="My Luong Vuong" w:date="2023-11-24T13:28:00Z">
        <w:r w:rsidR="00DD4134">
          <w:rPr>
            <w:rFonts w:eastAsia="Times New Roman" w:cstheme="minorHAnsi"/>
            <w:color w:val="000000" w:themeColor="text1"/>
            <w:lang w:val="en-GB"/>
          </w:rPr>
          <w:t>2</w:t>
        </w:r>
      </w:ins>
      <w:r w:rsidRPr="00E03B11">
        <w:rPr>
          <w:rFonts w:eastAsia="Times New Roman" w:cstheme="minorHAnsi"/>
          <w:color w:val="000000" w:themeColor="text1"/>
          <w:lang w:val="en-GB"/>
        </w:rPr>
        <w:t>). Simulating the optimised</w:t>
      </w:r>
      <w:r w:rsidR="00CA6CF6">
        <w:rPr>
          <w:rFonts w:eastAsia="Times New Roman" w:cstheme="minorHAnsi"/>
          <w:color w:val="000000" w:themeColor="text1"/>
          <w:lang w:val="en-GB"/>
        </w:rPr>
        <w:t>,</w:t>
      </w:r>
      <w:r w:rsidRPr="00E03B11">
        <w:rPr>
          <w:rFonts w:eastAsia="Times New Roman" w:cstheme="minorHAnsi"/>
          <w:color w:val="000000" w:themeColor="text1"/>
          <w:lang w:val="en-GB"/>
        </w:rPr>
        <w:t xml:space="preserve"> inclusive dosing regimen resulted in clinically acceptable PTA as early as day 1 until day 14 of treatment (</w:t>
      </w:r>
      <w:del w:id="855" w:author="My Luong Vuong" w:date="2023-11-21T12:07:00Z">
        <w:r w:rsidRPr="00EF2A94" w:rsidDel="00F6481B">
          <w:rPr>
            <w:rFonts w:eastAsia="Times New Roman" w:cstheme="minorHAnsi"/>
            <w:color w:val="000000" w:themeColor="text1"/>
            <w:lang w:val="en-GB"/>
            <w:rPrChange w:id="856" w:author="My Luong Vuong" w:date="2023-11-21T12:16:00Z">
              <w:rPr>
                <w:rFonts w:eastAsia="Times New Roman" w:cstheme="minorHAnsi"/>
                <w:b/>
                <w:bCs/>
                <w:color w:val="000000" w:themeColor="text1"/>
                <w:lang w:val="en-GB"/>
              </w:rPr>
            </w:rPrChange>
          </w:rPr>
          <w:delText>Table 4 and Figure 3</w:delText>
        </w:r>
      </w:del>
      <w:ins w:id="857" w:author="My Luong Vuong" w:date="2023-11-21T12:07:00Z">
        <w:r w:rsidR="00F6481B" w:rsidRPr="00EF2A94">
          <w:rPr>
            <w:rFonts w:eastAsia="Times New Roman" w:cstheme="minorHAnsi"/>
            <w:color w:val="000000" w:themeColor="text1"/>
            <w:lang w:val="en-GB"/>
            <w:rPrChange w:id="858" w:author="My Luong Vuong" w:date="2023-11-21T12:16:00Z">
              <w:rPr>
                <w:rFonts w:eastAsia="Times New Roman" w:cstheme="minorHAnsi"/>
                <w:b/>
                <w:bCs/>
                <w:color w:val="000000" w:themeColor="text1"/>
                <w:lang w:val="en-GB"/>
              </w:rPr>
            </w:rPrChange>
          </w:rPr>
          <w:t>Fig</w:t>
        </w:r>
      </w:ins>
      <w:ins w:id="859" w:author="My Luong Vuong" w:date="2023-11-21T12:16:00Z">
        <w:r w:rsidR="009C7710">
          <w:rPr>
            <w:rFonts w:eastAsia="Times New Roman" w:cstheme="minorHAnsi"/>
            <w:color w:val="000000" w:themeColor="text1"/>
            <w:lang w:val="en-GB"/>
          </w:rPr>
          <w:t>.</w:t>
        </w:r>
      </w:ins>
      <w:ins w:id="860" w:author="My Luong Vuong" w:date="2023-11-21T12:07:00Z">
        <w:r w:rsidR="00F6481B" w:rsidRPr="00EF2A94">
          <w:rPr>
            <w:rFonts w:eastAsia="Times New Roman" w:cstheme="minorHAnsi"/>
            <w:color w:val="000000" w:themeColor="text1"/>
            <w:lang w:val="en-GB"/>
            <w:rPrChange w:id="861" w:author="My Luong Vuong" w:date="2023-11-21T12:16:00Z">
              <w:rPr>
                <w:rFonts w:eastAsia="Times New Roman" w:cstheme="minorHAnsi"/>
                <w:b/>
                <w:bCs/>
                <w:color w:val="000000" w:themeColor="text1"/>
                <w:lang w:val="en-GB"/>
              </w:rPr>
            </w:rPrChange>
          </w:rPr>
          <w:t xml:space="preserve"> S</w:t>
        </w:r>
      </w:ins>
      <w:ins w:id="862" w:author="My Luong Vuong" w:date="2023-11-24T10:59:00Z">
        <w:r w:rsidR="00CA569D">
          <w:rPr>
            <w:rFonts w:eastAsia="Times New Roman" w:cstheme="minorHAnsi"/>
            <w:color w:val="000000" w:themeColor="text1"/>
            <w:lang w:val="en-GB"/>
          </w:rPr>
          <w:t>1</w:t>
        </w:r>
      </w:ins>
      <w:ins w:id="863" w:author="My Luong Vuong" w:date="2023-11-24T13:28:00Z">
        <w:r w:rsidR="00EF2827">
          <w:rPr>
            <w:rFonts w:eastAsia="Times New Roman" w:cstheme="minorHAnsi"/>
            <w:color w:val="000000" w:themeColor="text1"/>
            <w:lang w:val="en-GB"/>
          </w:rPr>
          <w:t>2</w:t>
        </w:r>
      </w:ins>
      <w:r w:rsidRPr="00E03B11">
        <w:rPr>
          <w:rFonts w:eastAsia="Times New Roman" w:cstheme="minorHAnsi"/>
          <w:color w:val="000000" w:themeColor="text1"/>
          <w:lang w:val="en-GB"/>
        </w:rPr>
        <w:t xml:space="preserve">). </w:t>
      </w:r>
      <w:del w:id="864" w:author="My Luong Vuong" w:date="2023-11-21T12:08:00Z">
        <w:r w:rsidRPr="00E03B11" w:rsidDel="00494C9D">
          <w:rPr>
            <w:rFonts w:eastAsia="Times New Roman" w:cstheme="minorHAnsi"/>
            <w:color w:val="000000" w:themeColor="text1"/>
            <w:lang w:val="en-GB"/>
          </w:rPr>
          <w:delText>The optimised dosing regimen resulted in higher exposure compared to the standard dosing regimen, increasing PTA on day 1 (from 78.83% to 95.43%) and day 2 (from 86.46% to 97.37%) (</w:delText>
        </w:r>
        <w:r w:rsidR="00A35CF1" w:rsidRPr="00E03B11" w:rsidDel="00494C9D">
          <w:rPr>
            <w:rFonts w:eastAsia="Times New Roman" w:cstheme="minorHAnsi"/>
            <w:b/>
            <w:bCs/>
            <w:color w:val="000000" w:themeColor="text1"/>
            <w:lang w:val="en-GB"/>
          </w:rPr>
          <w:delText>Table 4 and Figure 3</w:delText>
        </w:r>
        <w:r w:rsidRPr="00E03B11" w:rsidDel="00494C9D">
          <w:rPr>
            <w:rFonts w:eastAsia="Times New Roman" w:cstheme="minorHAnsi"/>
            <w:color w:val="000000" w:themeColor="text1"/>
            <w:lang w:val="en-GB"/>
          </w:rPr>
          <w:delText>).</w:delText>
        </w:r>
      </w:del>
    </w:p>
    <w:p w14:paraId="01FA152F" w14:textId="2BA5BCFE" w:rsidR="00240EC2" w:rsidRPr="00E03B11" w:rsidRDefault="00240EC2" w:rsidP="00240EC2">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 xml:space="preserve">The percentage of patients with high fluconazole </w:t>
      </w:r>
      <w:r w:rsidR="00CA6CF6">
        <w:rPr>
          <w:rFonts w:eastAsia="Times New Roman" w:cstheme="minorHAnsi"/>
          <w:color w:val="000000" w:themeColor="text1"/>
          <w:lang w:val="en-GB"/>
        </w:rPr>
        <w:t>trough</w:t>
      </w:r>
      <w:r w:rsidR="00CA6CF6" w:rsidRPr="00E03B11">
        <w:rPr>
          <w:rFonts w:eastAsia="Times New Roman" w:cstheme="minorHAnsi"/>
          <w:color w:val="000000" w:themeColor="text1"/>
          <w:lang w:val="en-GB"/>
        </w:rPr>
        <w:t xml:space="preserve"> </w:t>
      </w:r>
      <w:r w:rsidR="00CA6CF6">
        <w:rPr>
          <w:rFonts w:eastAsia="Times New Roman" w:cstheme="minorHAnsi"/>
          <w:color w:val="000000" w:themeColor="text1"/>
          <w:lang w:val="en-GB"/>
        </w:rPr>
        <w:t>concentrations</w:t>
      </w:r>
      <w:r w:rsidR="00CA6CF6"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w:t>
      </w:r>
      <w:proofErr w:type="spellStart"/>
      <w:r w:rsidRPr="00E03B11">
        <w:rPr>
          <w:rFonts w:eastAsia="Times New Roman" w:cstheme="minorHAnsi"/>
          <w:color w:val="000000" w:themeColor="text1"/>
          <w:lang w:val="en-GB"/>
        </w:rPr>
        <w:t>C</w:t>
      </w:r>
      <w:r w:rsidRPr="00CA5A80">
        <w:rPr>
          <w:rFonts w:eastAsia="Times New Roman" w:cstheme="minorHAnsi"/>
          <w:color w:val="000000" w:themeColor="text1"/>
          <w:vertAlign w:val="subscript"/>
          <w:lang w:val="en-GB"/>
        </w:rPr>
        <w:t>min</w:t>
      </w:r>
      <w:proofErr w:type="spellEnd"/>
      <w:r w:rsidRPr="00E03B11">
        <w:rPr>
          <w:rFonts w:eastAsia="Times New Roman" w:cstheme="minorHAnsi"/>
          <w:color w:val="000000" w:themeColor="text1"/>
          <w:lang w:val="en-GB"/>
        </w:rPr>
        <w:t xml:space="preserve"> </w:t>
      </w:r>
      <w:r w:rsidR="00977E10" w:rsidRPr="00E03B11">
        <w:rPr>
          <w:rFonts w:eastAsia="Times New Roman" w:cstheme="minorHAnsi"/>
          <w:color w:val="000000" w:themeColor="text1"/>
          <w:lang w:val="en-GB"/>
        </w:rPr>
        <w:t>≥</w:t>
      </w:r>
      <w:r w:rsidRPr="00E03B11">
        <w:rPr>
          <w:rFonts w:eastAsia="Times New Roman" w:cstheme="minorHAnsi"/>
          <w:color w:val="000000" w:themeColor="text1"/>
          <w:lang w:val="en-GB"/>
        </w:rPr>
        <w:t>80</w:t>
      </w:r>
      <w:r w:rsidR="00CA6CF6">
        <w:rPr>
          <w:rFonts w:eastAsia="Times New Roman" w:cstheme="minorHAnsi"/>
          <w:color w:val="000000" w:themeColor="text1"/>
          <w:lang w:val="en-GB"/>
        </w:rPr>
        <w:t> </w:t>
      </w:r>
      <w:r w:rsidRPr="00E03B11">
        <w:rPr>
          <w:rFonts w:eastAsia="Times New Roman" w:cstheme="minorHAnsi"/>
          <w:color w:val="000000" w:themeColor="text1"/>
          <w:lang w:val="en-GB"/>
        </w:rPr>
        <w:t xml:space="preserve">mg/L) </w:t>
      </w:r>
      <w:del w:id="865" w:author="My Luong Vuong" w:date="2023-11-21T12:08:00Z">
        <w:r w:rsidRPr="00E03B11" w:rsidDel="00582A22">
          <w:rPr>
            <w:rFonts w:eastAsia="Times New Roman" w:cstheme="minorHAnsi"/>
            <w:color w:val="000000" w:themeColor="text1"/>
            <w:lang w:val="en-GB"/>
          </w:rPr>
          <w:delText>increased slightly at days 7</w:delText>
        </w:r>
        <w:r w:rsidR="00CA6CF6" w:rsidDel="00582A22">
          <w:rPr>
            <w:rFonts w:eastAsia="Times New Roman" w:cstheme="minorHAnsi"/>
            <w:color w:val="000000" w:themeColor="text1"/>
            <w:lang w:val="en-GB"/>
          </w:rPr>
          <w:delText xml:space="preserve"> (from 0.14% to 0.20%)</w:delText>
        </w:r>
        <w:r w:rsidRPr="00E03B11" w:rsidDel="00582A22">
          <w:rPr>
            <w:rFonts w:eastAsia="Times New Roman" w:cstheme="minorHAnsi"/>
            <w:color w:val="000000" w:themeColor="text1"/>
            <w:lang w:val="en-GB"/>
          </w:rPr>
          <w:delText xml:space="preserve"> and 14</w:delText>
        </w:r>
        <w:r w:rsidR="00CA6CF6" w:rsidDel="00582A22">
          <w:rPr>
            <w:rFonts w:eastAsia="Times New Roman" w:cstheme="minorHAnsi"/>
            <w:color w:val="000000" w:themeColor="text1"/>
            <w:lang w:val="en-GB"/>
          </w:rPr>
          <w:delText xml:space="preserve"> (from 0.54% to 0.61%)</w:delText>
        </w:r>
        <w:r w:rsidRPr="00E03B11" w:rsidDel="00582A22">
          <w:rPr>
            <w:rFonts w:eastAsia="Times New Roman" w:cstheme="minorHAnsi"/>
            <w:color w:val="000000" w:themeColor="text1"/>
            <w:lang w:val="en-GB"/>
          </w:rPr>
          <w:delText>, when using the optimised versus the standard dosing regimen</w:delText>
        </w:r>
      </w:del>
      <w:ins w:id="866" w:author="My Luong Vuong" w:date="2023-11-21T12:08:00Z">
        <w:r w:rsidR="00582A22">
          <w:rPr>
            <w:rFonts w:eastAsia="Times New Roman" w:cstheme="minorHAnsi"/>
            <w:color w:val="000000" w:themeColor="text1"/>
            <w:lang w:val="en-GB"/>
          </w:rPr>
          <w:t xml:space="preserve">under </w:t>
        </w:r>
      </w:ins>
      <w:ins w:id="867" w:author="My Luong Vuong" w:date="2023-11-21T12:09:00Z">
        <w:r w:rsidR="00D02459">
          <w:rPr>
            <w:rFonts w:eastAsia="Times New Roman" w:cstheme="minorHAnsi"/>
            <w:color w:val="000000" w:themeColor="text1"/>
            <w:lang w:val="en-GB"/>
          </w:rPr>
          <w:t>proposed</w:t>
        </w:r>
      </w:ins>
      <w:ins w:id="868" w:author="My Luong Vuong" w:date="2023-11-21T12:08:00Z">
        <w:r w:rsidR="00582A22">
          <w:rPr>
            <w:rFonts w:eastAsia="Times New Roman" w:cstheme="minorHAnsi"/>
            <w:color w:val="000000" w:themeColor="text1"/>
            <w:lang w:val="en-GB"/>
          </w:rPr>
          <w:t xml:space="preserve"> optimised </w:t>
        </w:r>
      </w:ins>
      <w:ins w:id="869" w:author="My Luong Vuong" w:date="2023-11-21T12:09:00Z">
        <w:r w:rsidR="00D02459">
          <w:rPr>
            <w:rFonts w:eastAsia="Times New Roman" w:cstheme="minorHAnsi"/>
            <w:color w:val="000000" w:themeColor="text1"/>
            <w:lang w:val="en-GB"/>
          </w:rPr>
          <w:t>doses were minimal (&lt;</w:t>
        </w:r>
      </w:ins>
      <w:ins w:id="870" w:author="My Luong Vuong" w:date="2023-11-24T10:59:00Z">
        <w:r w:rsidR="00B501D0">
          <w:rPr>
            <w:rFonts w:eastAsia="Times New Roman" w:cstheme="minorHAnsi"/>
            <w:color w:val="000000" w:themeColor="text1"/>
            <w:lang w:val="en-GB"/>
          </w:rPr>
          <w:t>0</w:t>
        </w:r>
      </w:ins>
      <w:ins w:id="871" w:author="My Luong Vuong" w:date="2023-11-21T12:09:00Z">
        <w:r w:rsidR="00D02459">
          <w:rPr>
            <w:rFonts w:eastAsia="Times New Roman" w:cstheme="minorHAnsi"/>
            <w:color w:val="000000" w:themeColor="text1"/>
            <w:lang w:val="en-GB"/>
          </w:rPr>
          <w:t>.</w:t>
        </w:r>
      </w:ins>
      <w:ins w:id="872" w:author="My Luong Vuong" w:date="2023-11-24T10:59:00Z">
        <w:r w:rsidR="00B501D0">
          <w:rPr>
            <w:rFonts w:eastAsia="Times New Roman" w:cstheme="minorHAnsi"/>
            <w:color w:val="000000" w:themeColor="text1"/>
            <w:lang w:val="en-GB"/>
          </w:rPr>
          <w:t>5</w:t>
        </w:r>
      </w:ins>
      <w:ins w:id="873" w:author="My Luong Vuong" w:date="2023-11-21T12:09:00Z">
        <w:r w:rsidR="00D02459">
          <w:rPr>
            <w:rFonts w:eastAsia="Times New Roman" w:cstheme="minorHAnsi"/>
            <w:color w:val="000000" w:themeColor="text1"/>
            <w:lang w:val="en-GB"/>
          </w:rPr>
          <w:t>%</w:t>
        </w:r>
        <w:r w:rsidR="0096152C">
          <w:rPr>
            <w:rFonts w:eastAsia="Times New Roman" w:cstheme="minorHAnsi"/>
            <w:color w:val="000000" w:themeColor="text1"/>
            <w:lang w:val="en-GB"/>
          </w:rPr>
          <w:t xml:space="preserve"> when patients were not-on CRRT, and </w:t>
        </w:r>
      </w:ins>
      <w:ins w:id="874" w:author="My Luong Vuong" w:date="2023-11-21T12:10:00Z">
        <w:r w:rsidR="009F1BBF">
          <w:rPr>
            <w:rFonts w:eastAsia="Times New Roman" w:cstheme="minorHAnsi"/>
            <w:color w:val="000000" w:themeColor="text1"/>
            <w:lang w:val="en-GB"/>
          </w:rPr>
          <w:t>&lt;0.</w:t>
        </w:r>
      </w:ins>
      <w:ins w:id="875" w:author="My Luong Vuong" w:date="2023-11-24T11:00:00Z">
        <w:r w:rsidR="001D5917">
          <w:rPr>
            <w:rFonts w:eastAsia="Times New Roman" w:cstheme="minorHAnsi"/>
            <w:color w:val="000000" w:themeColor="text1"/>
            <w:lang w:val="en-GB"/>
          </w:rPr>
          <w:t>1</w:t>
        </w:r>
      </w:ins>
      <w:ins w:id="876" w:author="My Luong Vuong" w:date="2023-11-21T12:10:00Z">
        <w:r w:rsidR="009F1BBF">
          <w:rPr>
            <w:rFonts w:eastAsia="Times New Roman" w:cstheme="minorHAnsi"/>
            <w:color w:val="000000" w:themeColor="text1"/>
            <w:lang w:val="en-GB"/>
          </w:rPr>
          <w:t>% when patients were on CRRT</w:t>
        </w:r>
        <w:r w:rsidR="0027550A">
          <w:rPr>
            <w:rFonts w:eastAsia="Times New Roman" w:cstheme="minorHAnsi"/>
            <w:color w:val="000000" w:themeColor="text1"/>
            <w:lang w:val="en-GB"/>
          </w:rPr>
          <w:t xml:space="preserve">) (Fig. </w:t>
        </w:r>
      </w:ins>
      <w:ins w:id="877" w:author="My Luong Vuong" w:date="2023-11-24T11:00:00Z">
        <w:r w:rsidR="00EE17BF">
          <w:rPr>
            <w:rFonts w:eastAsia="Times New Roman" w:cstheme="minorHAnsi"/>
            <w:color w:val="000000" w:themeColor="text1"/>
            <w:lang w:val="en-GB"/>
          </w:rPr>
          <w:t>4</w:t>
        </w:r>
      </w:ins>
      <w:ins w:id="878" w:author="My Luong Vuong" w:date="2023-11-21T12:10:00Z">
        <w:r w:rsidR="0027550A">
          <w:rPr>
            <w:rFonts w:eastAsia="Times New Roman" w:cstheme="minorHAnsi"/>
            <w:color w:val="000000" w:themeColor="text1"/>
            <w:lang w:val="en-GB"/>
          </w:rPr>
          <w:t>)</w:t>
        </w:r>
      </w:ins>
      <w:r w:rsidRPr="00E03B11">
        <w:rPr>
          <w:rFonts w:eastAsia="Times New Roman" w:cstheme="minorHAnsi"/>
          <w:color w:val="000000" w:themeColor="text1"/>
          <w:lang w:val="en-GB"/>
        </w:rPr>
        <w:t>. ROC analysis confirmed</w:t>
      </w:r>
      <w:ins w:id="879" w:author="My Luong Vuong" w:date="2023-11-21T12:14:00Z">
        <w:r w:rsidR="00354441">
          <w:rPr>
            <w:rFonts w:eastAsia="Times New Roman" w:cstheme="minorHAnsi"/>
            <w:color w:val="000000" w:themeColor="text1"/>
            <w:lang w:val="en-GB"/>
          </w:rPr>
          <w:t xml:space="preserve"> the clinically irrelevance </w:t>
        </w:r>
        <w:r w:rsidR="00D05D62">
          <w:rPr>
            <w:rFonts w:eastAsia="Times New Roman" w:cstheme="minorHAnsi"/>
            <w:color w:val="000000" w:themeColor="text1"/>
            <w:lang w:val="en-GB"/>
          </w:rPr>
          <w:t xml:space="preserve">of </w:t>
        </w:r>
      </w:ins>
      <w:proofErr w:type="spellStart"/>
      <w:ins w:id="880" w:author="My Luong Vuong" w:date="2023-11-21T12:15:00Z">
        <w:r w:rsidR="001D71F2">
          <w:rPr>
            <w:rFonts w:eastAsia="Times New Roman" w:cstheme="minorHAnsi"/>
            <w:color w:val="000000" w:themeColor="text1"/>
            <w:lang w:val="en-GB"/>
          </w:rPr>
          <w:t>eGFR</w:t>
        </w:r>
        <w:r w:rsidR="001D71F2" w:rsidRPr="00BA7DD3">
          <w:rPr>
            <w:rFonts w:eastAsia="Times New Roman" w:cstheme="minorHAnsi"/>
            <w:color w:val="000000" w:themeColor="text1"/>
            <w:vertAlign w:val="subscript"/>
            <w:lang w:val="en-GB"/>
          </w:rPr>
          <w:t>CKDEPI</w:t>
        </w:r>
      </w:ins>
      <w:proofErr w:type="spellEnd"/>
      <w:r w:rsidRPr="00E03B11">
        <w:rPr>
          <w:rFonts w:eastAsia="Times New Roman" w:cstheme="minorHAnsi"/>
          <w:color w:val="000000" w:themeColor="text1"/>
          <w:lang w:val="en-GB"/>
        </w:rPr>
        <w:t xml:space="preserve"> </w:t>
      </w:r>
      <w:ins w:id="881" w:author="My Luong Vuong" w:date="2023-11-21T12:15:00Z">
        <w:r w:rsidR="001D71F2">
          <w:rPr>
            <w:rFonts w:eastAsia="Times New Roman" w:cstheme="minorHAnsi"/>
            <w:color w:val="000000" w:themeColor="text1"/>
            <w:lang w:val="en-GB"/>
          </w:rPr>
          <w:t>under standard and optimised dosing regimen</w:t>
        </w:r>
      </w:ins>
      <w:ins w:id="882" w:author="My Luong Vuong" w:date="2023-11-21T12:27:00Z">
        <w:r w:rsidR="002954F7">
          <w:rPr>
            <w:rFonts w:eastAsia="Times New Roman" w:cstheme="minorHAnsi"/>
            <w:color w:val="000000" w:themeColor="text1"/>
            <w:lang w:val="en-GB"/>
          </w:rPr>
          <w:t xml:space="preserve"> at a population level</w:t>
        </w:r>
      </w:ins>
      <w:ins w:id="883" w:author="My Luong Vuong" w:date="2023-11-21T12:25:00Z">
        <w:r w:rsidR="00672EA5">
          <w:rPr>
            <w:rFonts w:eastAsia="Times New Roman" w:cstheme="minorHAnsi"/>
            <w:color w:val="000000" w:themeColor="text1"/>
            <w:lang w:val="en-GB"/>
          </w:rPr>
          <w:t>, demonstrated by the area under the ROC</w:t>
        </w:r>
        <w:r w:rsidR="00EE40E5">
          <w:rPr>
            <w:rFonts w:eastAsia="Times New Roman" w:cstheme="minorHAnsi"/>
            <w:color w:val="000000" w:themeColor="text1"/>
            <w:lang w:val="en-GB"/>
          </w:rPr>
          <w:t xml:space="preserve"> </w:t>
        </w:r>
      </w:ins>
      <w:ins w:id="884" w:author="My Luong Vuong" w:date="2023-11-21T12:26:00Z">
        <w:r w:rsidR="002D7C7A">
          <w:rPr>
            <w:rFonts w:eastAsia="Times New Roman" w:cstheme="minorHAnsi"/>
            <w:color w:val="000000" w:themeColor="text1"/>
            <w:lang w:val="en-GB"/>
          </w:rPr>
          <w:t>(AUCROC)</w:t>
        </w:r>
        <w:r w:rsidR="00F2308B">
          <w:rPr>
            <w:rFonts w:eastAsia="Times New Roman" w:cstheme="minorHAnsi"/>
            <w:color w:val="000000" w:themeColor="text1"/>
            <w:lang w:val="en-GB"/>
          </w:rPr>
          <w:t xml:space="preserve"> </w:t>
        </w:r>
      </w:ins>
      <w:ins w:id="885" w:author="My Luong Vuong" w:date="2023-11-21T12:25:00Z">
        <w:r w:rsidR="00672EA5">
          <w:rPr>
            <w:rFonts w:eastAsia="Times New Roman" w:cstheme="minorHAnsi"/>
            <w:color w:val="000000" w:themeColor="text1"/>
            <w:lang w:val="en-GB"/>
          </w:rPr>
          <w:t xml:space="preserve">of around 0.5 from day 1 to day 14 </w:t>
        </w:r>
      </w:ins>
      <w:ins w:id="886" w:author="My Luong Vuong" w:date="2023-11-21T12:24:00Z">
        <w:r w:rsidR="001E5203">
          <w:rPr>
            <w:rFonts w:eastAsia="Times New Roman" w:cstheme="minorHAnsi"/>
            <w:color w:val="000000" w:themeColor="text1"/>
            <w:lang w:val="en-GB"/>
          </w:rPr>
          <w:t>(Fig. S</w:t>
        </w:r>
      </w:ins>
      <w:ins w:id="887" w:author="My Luong Vuong" w:date="2023-11-24T11:02:00Z">
        <w:r w:rsidR="00FA2470">
          <w:rPr>
            <w:rFonts w:eastAsia="Times New Roman" w:cstheme="minorHAnsi"/>
            <w:color w:val="000000" w:themeColor="text1"/>
            <w:lang w:val="en-GB"/>
          </w:rPr>
          <w:t>1</w:t>
        </w:r>
      </w:ins>
      <w:ins w:id="888" w:author="My Luong Vuong" w:date="2023-11-24T13:28:00Z">
        <w:r w:rsidR="00861BE5">
          <w:rPr>
            <w:rFonts w:eastAsia="Times New Roman" w:cstheme="minorHAnsi"/>
            <w:color w:val="000000" w:themeColor="text1"/>
            <w:lang w:val="en-GB"/>
          </w:rPr>
          <w:t>3</w:t>
        </w:r>
      </w:ins>
      <w:ins w:id="889" w:author="My Luong Vuong" w:date="2023-11-21T12:24:00Z">
        <w:r w:rsidR="00E20270">
          <w:rPr>
            <w:rFonts w:eastAsia="Times New Roman" w:cstheme="minorHAnsi"/>
            <w:color w:val="000000" w:themeColor="text1"/>
            <w:lang w:val="en-GB"/>
          </w:rPr>
          <w:t>)</w:t>
        </w:r>
      </w:ins>
      <w:ins w:id="890" w:author="My Luong Vuong" w:date="2023-11-21T12:15:00Z">
        <w:r w:rsidR="001D71F2">
          <w:rPr>
            <w:rFonts w:eastAsia="Times New Roman" w:cstheme="minorHAnsi"/>
            <w:color w:val="000000" w:themeColor="text1"/>
            <w:lang w:val="en-GB"/>
          </w:rPr>
          <w:t xml:space="preserve">. </w:t>
        </w:r>
      </w:ins>
      <w:del w:id="891" w:author="My Luong Vuong" w:date="2023-11-21T12:26:00Z">
        <w:r w:rsidR="00CA6CF6" w:rsidDel="00F2308B">
          <w:rPr>
            <w:rFonts w:eastAsia="Times New Roman" w:cstheme="minorHAnsi"/>
            <w:color w:val="000000" w:themeColor="text1"/>
            <w:lang w:val="en-GB"/>
          </w:rPr>
          <w:delText>that body</w:delText>
        </w:r>
      </w:del>
      <w:ins w:id="892" w:author="My Luong Vuong" w:date="2023-11-21T12:26:00Z">
        <w:r w:rsidR="00F2308B">
          <w:rPr>
            <w:rFonts w:eastAsia="Times New Roman" w:cstheme="minorHAnsi"/>
            <w:color w:val="000000" w:themeColor="text1"/>
            <w:lang w:val="en-GB"/>
          </w:rPr>
          <w:t>This analysis also confirmed body</w:t>
        </w:r>
      </w:ins>
      <w:r w:rsidR="00CA6CF6">
        <w:rPr>
          <w:rFonts w:eastAsia="Times New Roman" w:cstheme="minorHAnsi"/>
          <w:color w:val="000000" w:themeColor="text1"/>
          <w:lang w:val="en-GB"/>
        </w:rPr>
        <w:t xml:space="preserve"> weight</w:t>
      </w:r>
      <w:r w:rsidR="00CA6CF6" w:rsidRPr="00E03B11">
        <w:rPr>
          <w:rFonts w:eastAsia="Times New Roman" w:cstheme="minorHAnsi"/>
          <w:color w:val="000000" w:themeColor="text1"/>
          <w:lang w:val="en-GB"/>
        </w:rPr>
        <w:t xml:space="preserve"> </w:t>
      </w:r>
      <w:r w:rsidR="00CA6CF6">
        <w:rPr>
          <w:rFonts w:eastAsia="Times New Roman" w:cstheme="minorHAnsi"/>
          <w:color w:val="000000" w:themeColor="text1"/>
          <w:lang w:val="en-GB"/>
        </w:rPr>
        <w:t>w</w:t>
      </w:r>
      <w:r w:rsidRPr="00E03B11">
        <w:rPr>
          <w:rFonts w:eastAsia="Times New Roman" w:cstheme="minorHAnsi"/>
          <w:color w:val="000000" w:themeColor="text1"/>
          <w:lang w:val="en-GB"/>
        </w:rPr>
        <w:t xml:space="preserve">as a clinically relevant predictor for target </w:t>
      </w:r>
      <w:r w:rsidRPr="00E03B11">
        <w:rPr>
          <w:rFonts w:eastAsia="Times New Roman" w:cstheme="minorHAnsi"/>
          <w:color w:val="000000" w:themeColor="text1"/>
          <w:lang w:val="en-GB"/>
        </w:rPr>
        <w:lastRenderedPageBreak/>
        <w:t>attainment on day</w:t>
      </w:r>
      <w:r w:rsidR="009B6EC0" w:rsidRPr="00E03B11">
        <w:rPr>
          <w:rFonts w:eastAsia="Times New Roman" w:cstheme="minorHAnsi"/>
          <w:color w:val="000000" w:themeColor="text1"/>
          <w:lang w:val="en-GB"/>
        </w:rPr>
        <w:t>s</w:t>
      </w:r>
      <w:r w:rsidRPr="00E03B11">
        <w:rPr>
          <w:rFonts w:eastAsia="Times New Roman" w:cstheme="minorHAnsi"/>
          <w:color w:val="000000" w:themeColor="text1"/>
          <w:lang w:val="en-GB"/>
        </w:rPr>
        <w:t xml:space="preserve"> 1</w:t>
      </w:r>
      <w:r w:rsidR="00CA6CF6">
        <w:rPr>
          <w:rFonts w:eastAsia="Times New Roman" w:cstheme="minorHAnsi"/>
          <w:color w:val="000000" w:themeColor="text1"/>
          <w:lang w:val="en-GB"/>
        </w:rPr>
        <w:t xml:space="preserve"> (AUROC 0.68</w:t>
      </w:r>
      <w:ins w:id="893" w:author="My Luong Vuong" w:date="2023-11-21T12:27:00Z">
        <w:r w:rsidR="008F1A74">
          <w:rPr>
            <w:rFonts w:eastAsia="Times New Roman" w:cstheme="minorHAnsi"/>
            <w:color w:val="000000" w:themeColor="text1"/>
            <w:lang w:val="en-GB"/>
          </w:rPr>
          <w:t>7</w:t>
        </w:r>
      </w:ins>
      <w:r w:rsidR="00CA6CF6">
        <w:rPr>
          <w:rFonts w:eastAsia="Times New Roman" w:cstheme="minorHAnsi"/>
          <w:color w:val="000000" w:themeColor="text1"/>
          <w:lang w:val="en-GB"/>
        </w:rPr>
        <w:t xml:space="preserve"> [95% CI 0.</w:t>
      </w:r>
      <w:del w:id="894" w:author="My Luong Vuong" w:date="2023-11-21T12:27:00Z">
        <w:r w:rsidR="00CA6CF6" w:rsidDel="009E7D91">
          <w:rPr>
            <w:rFonts w:eastAsia="Times New Roman" w:cstheme="minorHAnsi"/>
            <w:color w:val="000000" w:themeColor="text1"/>
            <w:lang w:val="en-GB"/>
          </w:rPr>
          <w:delText>67</w:delText>
        </w:r>
      </w:del>
      <w:ins w:id="895" w:author="My Luong Vuong" w:date="2023-11-21T12:27:00Z">
        <w:r w:rsidR="009E7D91">
          <w:rPr>
            <w:rFonts w:eastAsia="Times New Roman" w:cstheme="minorHAnsi"/>
            <w:color w:val="000000" w:themeColor="text1"/>
            <w:lang w:val="en-GB"/>
          </w:rPr>
          <w:t>686</w:t>
        </w:r>
      </w:ins>
      <w:r w:rsidR="00CA6CF6">
        <w:rPr>
          <w:rFonts w:eastAsia="Times New Roman" w:cstheme="minorHAnsi"/>
          <w:color w:val="000000" w:themeColor="text1"/>
          <w:lang w:val="en-GB"/>
        </w:rPr>
        <w:t>-0.</w:t>
      </w:r>
      <w:del w:id="896" w:author="My Luong Vuong" w:date="2023-11-21T12:27:00Z">
        <w:r w:rsidR="00CA6CF6" w:rsidDel="009E7D91">
          <w:rPr>
            <w:rFonts w:eastAsia="Times New Roman" w:cstheme="minorHAnsi"/>
            <w:color w:val="000000" w:themeColor="text1"/>
            <w:lang w:val="en-GB"/>
          </w:rPr>
          <w:delText>69</w:delText>
        </w:r>
      </w:del>
      <w:ins w:id="897" w:author="My Luong Vuong" w:date="2023-11-21T12:27:00Z">
        <w:r w:rsidR="009E7D91">
          <w:rPr>
            <w:rFonts w:eastAsia="Times New Roman" w:cstheme="minorHAnsi"/>
            <w:color w:val="000000" w:themeColor="text1"/>
            <w:lang w:val="en-GB"/>
          </w:rPr>
          <w:t>688</w:t>
        </w:r>
      </w:ins>
      <w:r w:rsidR="00CA6CF6">
        <w:rPr>
          <w:rFonts w:eastAsia="Times New Roman" w:cstheme="minorHAnsi"/>
          <w:color w:val="000000" w:themeColor="text1"/>
          <w:lang w:val="en-GB"/>
        </w:rPr>
        <w:t>])</w:t>
      </w:r>
      <w:r w:rsidRPr="00E03B11">
        <w:rPr>
          <w:rFonts w:eastAsia="Times New Roman" w:cstheme="minorHAnsi"/>
          <w:color w:val="000000" w:themeColor="text1"/>
          <w:lang w:val="en-GB"/>
        </w:rPr>
        <w:t xml:space="preserve"> and 2</w:t>
      </w:r>
      <w:r w:rsidR="00CA6CF6">
        <w:rPr>
          <w:rFonts w:eastAsia="Times New Roman" w:cstheme="minorHAnsi"/>
          <w:color w:val="000000" w:themeColor="text1"/>
          <w:lang w:val="en-GB"/>
        </w:rPr>
        <w:t xml:space="preserve"> (AUROC 0.</w:t>
      </w:r>
      <w:del w:id="898" w:author="My Luong Vuong" w:date="2023-11-21T12:27:00Z">
        <w:r w:rsidR="00CA6CF6" w:rsidDel="00047461">
          <w:rPr>
            <w:rFonts w:eastAsia="Times New Roman" w:cstheme="minorHAnsi"/>
            <w:color w:val="000000" w:themeColor="text1"/>
            <w:lang w:val="en-GB"/>
          </w:rPr>
          <w:delText xml:space="preserve">62 </w:delText>
        </w:r>
      </w:del>
      <w:ins w:id="899" w:author="My Luong Vuong" w:date="2023-11-21T12:27:00Z">
        <w:r w:rsidR="00047461">
          <w:rPr>
            <w:rFonts w:eastAsia="Times New Roman" w:cstheme="minorHAnsi"/>
            <w:color w:val="000000" w:themeColor="text1"/>
            <w:lang w:val="en-GB"/>
          </w:rPr>
          <w:t xml:space="preserve">633 </w:t>
        </w:r>
      </w:ins>
      <w:r w:rsidR="00CA6CF6">
        <w:rPr>
          <w:rFonts w:eastAsia="Times New Roman" w:cstheme="minorHAnsi"/>
          <w:color w:val="000000" w:themeColor="text1"/>
          <w:lang w:val="en-GB"/>
        </w:rPr>
        <w:t>[95% CI 0.6</w:t>
      </w:r>
      <w:ins w:id="900" w:author="My Luong Vuong" w:date="2023-11-21T12:27:00Z">
        <w:r w:rsidR="00047461">
          <w:rPr>
            <w:rFonts w:eastAsia="Times New Roman" w:cstheme="minorHAnsi"/>
            <w:color w:val="000000" w:themeColor="text1"/>
            <w:lang w:val="en-GB"/>
          </w:rPr>
          <w:t>3</w:t>
        </w:r>
      </w:ins>
      <w:r w:rsidR="00CA6CF6">
        <w:rPr>
          <w:rFonts w:eastAsia="Times New Roman" w:cstheme="minorHAnsi"/>
          <w:color w:val="000000" w:themeColor="text1"/>
          <w:lang w:val="en-GB"/>
        </w:rPr>
        <w:t>1-0.6</w:t>
      </w:r>
      <w:ins w:id="901" w:author="My Luong Vuong" w:date="2023-11-21T12:27:00Z">
        <w:r w:rsidR="00047461">
          <w:rPr>
            <w:rFonts w:eastAsia="Times New Roman" w:cstheme="minorHAnsi"/>
            <w:color w:val="000000" w:themeColor="text1"/>
            <w:lang w:val="en-GB"/>
          </w:rPr>
          <w:t>3</w:t>
        </w:r>
      </w:ins>
      <w:r w:rsidR="00CA6CF6">
        <w:rPr>
          <w:rFonts w:eastAsia="Times New Roman" w:cstheme="minorHAnsi"/>
          <w:color w:val="000000" w:themeColor="text1"/>
          <w:lang w:val="en-GB"/>
        </w:rPr>
        <w:t>4])</w:t>
      </w:r>
      <w:r w:rsidRPr="00E03B11">
        <w:rPr>
          <w:rFonts w:eastAsia="Times New Roman" w:cstheme="minorHAnsi"/>
          <w:color w:val="000000" w:themeColor="text1"/>
          <w:lang w:val="en-GB"/>
        </w:rPr>
        <w:t xml:space="preserve"> at a population level when using the standard dosing regimen (</w:t>
      </w:r>
      <w:del w:id="902" w:author="My Luong Vuong" w:date="2023-11-21T12:11:00Z">
        <w:r w:rsidRPr="001E4F00" w:rsidDel="001E4F00">
          <w:rPr>
            <w:rFonts w:eastAsia="Times New Roman" w:cstheme="minorHAnsi"/>
            <w:color w:val="000000" w:themeColor="text1"/>
            <w:lang w:val="en-GB"/>
            <w:rPrChange w:id="903" w:author="My Luong Vuong" w:date="2023-11-21T12:11:00Z">
              <w:rPr>
                <w:rFonts w:eastAsia="Times New Roman" w:cstheme="minorHAnsi"/>
                <w:b/>
                <w:bCs/>
                <w:color w:val="000000" w:themeColor="text1"/>
                <w:lang w:val="en-GB"/>
              </w:rPr>
            </w:rPrChange>
          </w:rPr>
          <w:delText>Figure 4</w:delText>
        </w:r>
      </w:del>
      <w:ins w:id="904" w:author="My Luong Vuong" w:date="2023-11-21T12:11:00Z">
        <w:r w:rsidR="001E4F00" w:rsidRPr="001E4F00">
          <w:rPr>
            <w:rFonts w:eastAsia="Times New Roman" w:cstheme="minorHAnsi"/>
            <w:color w:val="000000" w:themeColor="text1"/>
            <w:lang w:val="en-GB"/>
            <w:rPrChange w:id="905" w:author="My Luong Vuong" w:date="2023-11-21T12:11:00Z">
              <w:rPr>
                <w:rFonts w:eastAsia="Times New Roman" w:cstheme="minorHAnsi"/>
                <w:b/>
                <w:bCs/>
                <w:color w:val="000000" w:themeColor="text1"/>
                <w:lang w:val="en-GB"/>
              </w:rPr>
            </w:rPrChange>
          </w:rPr>
          <w:t>Fig. S</w:t>
        </w:r>
      </w:ins>
      <w:ins w:id="906" w:author="My Luong Vuong" w:date="2023-11-24T11:02:00Z">
        <w:r w:rsidR="00574151">
          <w:rPr>
            <w:rFonts w:eastAsia="Times New Roman" w:cstheme="minorHAnsi"/>
            <w:color w:val="000000" w:themeColor="text1"/>
            <w:lang w:val="en-GB"/>
          </w:rPr>
          <w:t>1</w:t>
        </w:r>
      </w:ins>
      <w:ins w:id="907" w:author="My Luong Vuong" w:date="2023-11-24T13:28:00Z">
        <w:r w:rsidR="009B1B72">
          <w:rPr>
            <w:rFonts w:eastAsia="Times New Roman" w:cstheme="minorHAnsi"/>
            <w:color w:val="000000" w:themeColor="text1"/>
            <w:lang w:val="en-GB"/>
          </w:rPr>
          <w:t>4</w:t>
        </w:r>
      </w:ins>
      <w:r w:rsidRPr="00E03B11">
        <w:rPr>
          <w:rFonts w:eastAsia="Times New Roman" w:cstheme="minorHAnsi"/>
          <w:color w:val="000000" w:themeColor="text1"/>
          <w:lang w:val="en-GB"/>
        </w:rPr>
        <w:t xml:space="preserve">). This clinically relevant impact of </w:t>
      </w:r>
      <w:r w:rsidR="00CA6CF6">
        <w:rPr>
          <w:rFonts w:eastAsia="Times New Roman" w:cstheme="minorHAnsi"/>
          <w:color w:val="000000" w:themeColor="text1"/>
          <w:lang w:val="en-GB"/>
        </w:rPr>
        <w:t>body weight</w:t>
      </w:r>
      <w:r w:rsidR="00050360">
        <w:rPr>
          <w:rFonts w:eastAsia="Times New Roman" w:cstheme="minorHAnsi"/>
          <w:color w:val="000000" w:themeColor="text1"/>
          <w:lang w:val="en-GB"/>
        </w:rPr>
        <w:t xml:space="preserve"> decreased </w:t>
      </w:r>
      <w:del w:id="908" w:author="My Luong Vuong" w:date="2023-11-21T12:28:00Z">
        <w:r w:rsidR="00050360" w:rsidDel="00752B6B">
          <w:rPr>
            <w:rFonts w:eastAsia="Times New Roman" w:cstheme="minorHAnsi"/>
            <w:color w:val="000000" w:themeColor="text1"/>
            <w:lang w:val="en-GB"/>
          </w:rPr>
          <w:delText>and then</w:delText>
        </w:r>
        <w:r w:rsidR="00CA6CF6" w:rsidRPr="00E03B11" w:rsidDel="00752B6B">
          <w:rPr>
            <w:rFonts w:eastAsia="Times New Roman" w:cstheme="minorHAnsi"/>
            <w:color w:val="000000" w:themeColor="text1"/>
            <w:lang w:val="en-GB"/>
          </w:rPr>
          <w:delText xml:space="preserve"> </w:delText>
        </w:r>
        <w:r w:rsidRPr="00E03B11" w:rsidDel="00752B6B">
          <w:rPr>
            <w:rFonts w:eastAsia="Times New Roman" w:cstheme="minorHAnsi"/>
            <w:color w:val="000000" w:themeColor="text1"/>
            <w:lang w:val="en-GB"/>
          </w:rPr>
          <w:delText>disappeared</w:delText>
        </w:r>
      </w:del>
      <w:ins w:id="909" w:author="My Luong Vuong" w:date="2023-11-21T12:28:00Z">
        <w:r w:rsidR="00752B6B">
          <w:rPr>
            <w:rFonts w:eastAsia="Times New Roman" w:cstheme="minorHAnsi"/>
            <w:color w:val="000000" w:themeColor="text1"/>
            <w:lang w:val="en-GB"/>
          </w:rPr>
          <w:t>sharply</w:t>
        </w:r>
      </w:ins>
      <w:r w:rsidRPr="00E03B11">
        <w:rPr>
          <w:rFonts w:eastAsia="Times New Roman" w:cstheme="minorHAnsi"/>
          <w:color w:val="000000" w:themeColor="text1"/>
          <w:lang w:val="en-GB"/>
        </w:rPr>
        <w:t xml:space="preserve"> when the optimised dosing regimen was utilised, </w:t>
      </w:r>
      <w:r w:rsidR="00CA6CF6">
        <w:rPr>
          <w:rFonts w:eastAsia="Times New Roman" w:cstheme="minorHAnsi"/>
          <w:color w:val="000000" w:themeColor="text1"/>
          <w:lang w:val="en-GB"/>
        </w:rPr>
        <w:t>evidenced by</w:t>
      </w:r>
      <w:r w:rsidR="00CA6CF6"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AUROC</w:t>
      </w:r>
      <w:r w:rsidR="00CA6CF6">
        <w:rPr>
          <w:rFonts w:eastAsia="Times New Roman" w:cstheme="minorHAnsi"/>
          <w:color w:val="000000" w:themeColor="text1"/>
          <w:lang w:val="en-GB"/>
        </w:rPr>
        <w:t>s</w:t>
      </w:r>
      <w:r w:rsidRPr="00E03B11">
        <w:rPr>
          <w:rFonts w:eastAsia="Times New Roman" w:cstheme="minorHAnsi"/>
          <w:color w:val="000000" w:themeColor="text1"/>
          <w:lang w:val="en-GB"/>
        </w:rPr>
        <w:t xml:space="preserve"> of 0.</w:t>
      </w:r>
      <w:del w:id="910" w:author="My Luong Vuong" w:date="2023-11-21T12:28:00Z">
        <w:r w:rsidRPr="00E03B11" w:rsidDel="00A43877">
          <w:rPr>
            <w:rFonts w:eastAsia="Times New Roman" w:cstheme="minorHAnsi"/>
            <w:color w:val="000000" w:themeColor="text1"/>
            <w:lang w:val="en-GB"/>
          </w:rPr>
          <w:delText xml:space="preserve">55 </w:delText>
        </w:r>
      </w:del>
      <w:ins w:id="911" w:author="My Luong Vuong" w:date="2023-11-21T12:28:00Z">
        <w:r w:rsidR="00A43877">
          <w:rPr>
            <w:rFonts w:eastAsia="Times New Roman" w:cstheme="minorHAnsi"/>
            <w:color w:val="000000" w:themeColor="text1"/>
            <w:lang w:val="en-GB"/>
          </w:rPr>
          <w:t>462</w:t>
        </w:r>
        <w:r w:rsidR="00A43877" w:rsidRPr="00E03B11">
          <w:rPr>
            <w:rFonts w:eastAsia="Times New Roman" w:cstheme="minorHAnsi"/>
            <w:color w:val="000000" w:themeColor="text1"/>
            <w:lang w:val="en-GB"/>
          </w:rPr>
          <w:t xml:space="preserve"> </w:t>
        </w:r>
      </w:ins>
      <w:r w:rsidRPr="00E03B11">
        <w:rPr>
          <w:rFonts w:eastAsia="Times New Roman" w:cstheme="minorHAnsi"/>
          <w:color w:val="000000" w:themeColor="text1"/>
          <w:lang w:val="en-GB"/>
        </w:rPr>
        <w:t>(0.</w:t>
      </w:r>
      <w:del w:id="912" w:author="My Luong Vuong" w:date="2023-11-21T12:28:00Z">
        <w:r w:rsidRPr="00E03B11" w:rsidDel="002D32C6">
          <w:rPr>
            <w:rFonts w:eastAsia="Times New Roman" w:cstheme="minorHAnsi"/>
            <w:color w:val="000000" w:themeColor="text1"/>
            <w:lang w:val="en-GB"/>
          </w:rPr>
          <w:delText>52</w:delText>
        </w:r>
      </w:del>
      <w:ins w:id="913" w:author="My Luong Vuong" w:date="2023-11-21T12:28:00Z">
        <w:r w:rsidR="002D32C6">
          <w:rPr>
            <w:rFonts w:eastAsia="Times New Roman" w:cstheme="minorHAnsi"/>
            <w:color w:val="000000" w:themeColor="text1"/>
            <w:lang w:val="en-GB"/>
          </w:rPr>
          <w:t>459</w:t>
        </w:r>
      </w:ins>
      <w:r w:rsidRPr="00E03B11">
        <w:rPr>
          <w:rFonts w:eastAsia="Times New Roman" w:cstheme="minorHAnsi"/>
          <w:color w:val="000000" w:themeColor="text1"/>
          <w:lang w:val="en-GB"/>
        </w:rPr>
        <w:t>-0.</w:t>
      </w:r>
      <w:del w:id="914" w:author="My Luong Vuong" w:date="2023-11-21T12:28:00Z">
        <w:r w:rsidRPr="00E03B11" w:rsidDel="00F75D13">
          <w:rPr>
            <w:rFonts w:eastAsia="Times New Roman" w:cstheme="minorHAnsi"/>
            <w:color w:val="000000" w:themeColor="text1"/>
            <w:lang w:val="en-GB"/>
          </w:rPr>
          <w:delText>57</w:delText>
        </w:r>
      </w:del>
      <w:ins w:id="915" w:author="My Luong Vuong" w:date="2023-11-21T12:28:00Z">
        <w:r w:rsidR="00F75D13">
          <w:rPr>
            <w:rFonts w:eastAsia="Times New Roman" w:cstheme="minorHAnsi"/>
            <w:color w:val="000000" w:themeColor="text1"/>
            <w:lang w:val="en-GB"/>
          </w:rPr>
          <w:t>464</w:t>
        </w:r>
      </w:ins>
      <w:r w:rsidRPr="00E03B11">
        <w:rPr>
          <w:rFonts w:eastAsia="Times New Roman" w:cstheme="minorHAnsi"/>
          <w:color w:val="000000" w:themeColor="text1"/>
          <w:lang w:val="en-GB"/>
        </w:rPr>
        <w:t>) and 0.53</w:t>
      </w:r>
      <w:ins w:id="916" w:author="My Luong Vuong" w:date="2023-11-21T12:28:00Z">
        <w:r w:rsidR="00CA3954">
          <w:rPr>
            <w:rFonts w:eastAsia="Times New Roman" w:cstheme="minorHAnsi"/>
            <w:color w:val="000000" w:themeColor="text1"/>
            <w:lang w:val="en-GB"/>
          </w:rPr>
          <w:t>9</w:t>
        </w:r>
      </w:ins>
      <w:ins w:id="917" w:author="My Luong Vuong" w:date="2023-11-21T12:29:00Z">
        <w:r w:rsidR="001165B8">
          <w:rPr>
            <w:rFonts w:eastAsia="Times New Roman" w:cstheme="minorHAnsi"/>
            <w:color w:val="000000" w:themeColor="text1"/>
            <w:lang w:val="en-GB"/>
          </w:rPr>
          <w:t xml:space="preserve"> </w:t>
        </w:r>
      </w:ins>
      <w:del w:id="918" w:author="My Luong Vuong" w:date="2023-11-21T12:29:00Z">
        <w:r w:rsidRPr="00E03B11" w:rsidDel="001165B8">
          <w:rPr>
            <w:rFonts w:eastAsia="Times New Roman" w:cstheme="minorHAnsi"/>
            <w:color w:val="000000" w:themeColor="text1"/>
            <w:lang w:val="en-GB"/>
          </w:rPr>
          <w:delText xml:space="preserve"> </w:delText>
        </w:r>
      </w:del>
      <w:r w:rsidRPr="00E03B11">
        <w:rPr>
          <w:rFonts w:eastAsia="Times New Roman" w:cstheme="minorHAnsi"/>
          <w:color w:val="000000" w:themeColor="text1"/>
          <w:lang w:val="en-GB"/>
        </w:rPr>
        <w:t>(0.</w:t>
      </w:r>
      <w:del w:id="919" w:author="My Luong Vuong" w:date="2023-11-21T12:29:00Z">
        <w:r w:rsidRPr="00E03B11" w:rsidDel="00892A57">
          <w:rPr>
            <w:rFonts w:eastAsia="Times New Roman" w:cstheme="minorHAnsi"/>
            <w:color w:val="000000" w:themeColor="text1"/>
            <w:lang w:val="en-GB"/>
          </w:rPr>
          <w:delText>49</w:delText>
        </w:r>
      </w:del>
      <w:ins w:id="920" w:author="My Luong Vuong" w:date="2023-11-21T12:29:00Z">
        <w:r w:rsidR="00892A57">
          <w:rPr>
            <w:rFonts w:eastAsia="Times New Roman" w:cstheme="minorHAnsi"/>
            <w:color w:val="000000" w:themeColor="text1"/>
            <w:lang w:val="en-GB"/>
          </w:rPr>
          <w:t>535</w:t>
        </w:r>
      </w:ins>
      <w:r w:rsidRPr="00E03B11">
        <w:rPr>
          <w:rFonts w:eastAsia="Times New Roman" w:cstheme="minorHAnsi"/>
          <w:color w:val="000000" w:themeColor="text1"/>
          <w:lang w:val="en-GB"/>
        </w:rPr>
        <w:t>-0.</w:t>
      </w:r>
      <w:del w:id="921" w:author="My Luong Vuong" w:date="2023-11-21T12:29:00Z">
        <w:r w:rsidRPr="00E03B11" w:rsidDel="009142C2">
          <w:rPr>
            <w:rFonts w:eastAsia="Times New Roman" w:cstheme="minorHAnsi"/>
            <w:color w:val="000000" w:themeColor="text1"/>
            <w:lang w:val="en-GB"/>
          </w:rPr>
          <w:delText>56</w:delText>
        </w:r>
      </w:del>
      <w:ins w:id="922" w:author="My Luong Vuong" w:date="2023-11-21T12:29:00Z">
        <w:r w:rsidR="009142C2" w:rsidRPr="00E03B11">
          <w:rPr>
            <w:rFonts w:eastAsia="Times New Roman" w:cstheme="minorHAnsi"/>
            <w:color w:val="000000" w:themeColor="text1"/>
            <w:lang w:val="en-GB"/>
          </w:rPr>
          <w:t>5</w:t>
        </w:r>
        <w:r w:rsidR="009142C2">
          <w:rPr>
            <w:rFonts w:eastAsia="Times New Roman" w:cstheme="minorHAnsi"/>
            <w:color w:val="000000" w:themeColor="text1"/>
            <w:lang w:val="en-GB"/>
          </w:rPr>
          <w:t>42</w:t>
        </w:r>
      </w:ins>
      <w:r w:rsidRPr="00E03B11">
        <w:rPr>
          <w:rFonts w:eastAsia="Times New Roman" w:cstheme="minorHAnsi"/>
          <w:color w:val="000000" w:themeColor="text1"/>
          <w:lang w:val="en-GB"/>
        </w:rPr>
        <w:t>) on day 1 and day 2.</w:t>
      </w:r>
    </w:p>
    <w:p w14:paraId="1FD5D263" w14:textId="3F93A27A" w:rsidR="009248EC" w:rsidRDefault="00240EC2" w:rsidP="00CA5A80">
      <w:pPr>
        <w:spacing w:after="0" w:line="480" w:lineRule="auto"/>
        <w:jc w:val="both"/>
        <w:rPr>
          <w:rFonts w:eastAsia="Times New Roman" w:cstheme="minorHAnsi"/>
          <w:b/>
          <w:bCs/>
          <w:color w:val="000000" w:themeColor="text1"/>
          <w:sz w:val="28"/>
          <w:szCs w:val="28"/>
          <w:lang w:val="en-GB"/>
        </w:rPr>
      </w:pPr>
      <w:del w:id="923" w:author="My Luong Vuong" w:date="2023-11-21T12:11:00Z">
        <w:r w:rsidRPr="00E03B11" w:rsidDel="00267D1A">
          <w:rPr>
            <w:rFonts w:eastAsia="Times New Roman" w:cstheme="minorHAnsi"/>
            <w:color w:val="000000" w:themeColor="text1"/>
            <w:lang w:val="en-GB"/>
          </w:rPr>
          <w:delText>Results of population</w:delText>
        </w:r>
        <w:r w:rsidR="00CA6CF6" w:rsidDel="00267D1A">
          <w:rPr>
            <w:rFonts w:eastAsia="Times New Roman" w:cstheme="minorHAnsi"/>
            <w:color w:val="000000" w:themeColor="text1"/>
            <w:lang w:val="en-GB"/>
          </w:rPr>
          <w:delText>-</w:delText>
        </w:r>
        <w:r w:rsidRPr="00E03B11" w:rsidDel="00267D1A">
          <w:rPr>
            <w:rFonts w:eastAsia="Times New Roman" w:cstheme="minorHAnsi"/>
            <w:color w:val="000000" w:themeColor="text1"/>
            <w:lang w:val="en-GB"/>
          </w:rPr>
          <w:delText xml:space="preserve">level simulations with the optimised dosing regimen showed a positive correlation between fluconazole </w:delText>
        </w:r>
        <w:r w:rsidR="00CA6CF6" w:rsidDel="00267D1A">
          <w:rPr>
            <w:rFonts w:eastAsia="Times New Roman" w:cstheme="minorHAnsi"/>
            <w:color w:val="000000" w:themeColor="text1"/>
            <w:lang w:val="en-GB"/>
          </w:rPr>
          <w:delText xml:space="preserve">fAUC </w:delText>
        </w:r>
        <w:r w:rsidRPr="00E03B11" w:rsidDel="00267D1A">
          <w:rPr>
            <w:rFonts w:eastAsia="Times New Roman" w:cstheme="minorHAnsi"/>
            <w:color w:val="000000" w:themeColor="text1"/>
            <w:lang w:val="en-GB"/>
          </w:rPr>
          <w:delText>and its trough concentration (</w:delText>
        </w:r>
        <w:r w:rsidRPr="00E03B11" w:rsidDel="00267D1A">
          <w:rPr>
            <w:rFonts w:eastAsia="Times New Roman" w:cstheme="minorHAnsi"/>
            <w:b/>
            <w:bCs/>
            <w:color w:val="000000" w:themeColor="text1"/>
            <w:lang w:val="en-GB"/>
          </w:rPr>
          <w:delText>Figure S7</w:delText>
        </w:r>
        <w:r w:rsidRPr="00E03B11" w:rsidDel="00267D1A">
          <w:rPr>
            <w:rFonts w:eastAsia="Times New Roman" w:cstheme="minorHAnsi"/>
            <w:color w:val="000000" w:themeColor="text1"/>
            <w:lang w:val="en-GB"/>
          </w:rPr>
          <w:delText xml:space="preserve">) on days 1, 2, 7, and 14. </w:delText>
        </w:r>
        <w:commentRangeStart w:id="924"/>
        <w:r w:rsidRPr="00E03B11" w:rsidDel="00267D1A">
          <w:rPr>
            <w:rFonts w:eastAsia="Times New Roman" w:cstheme="minorHAnsi"/>
            <w:color w:val="000000" w:themeColor="text1"/>
            <w:lang w:val="en-GB"/>
          </w:rPr>
          <w:delText>C</w:delText>
        </w:r>
        <w:r w:rsidRPr="00CA5A80" w:rsidDel="00267D1A">
          <w:rPr>
            <w:rFonts w:eastAsia="Times New Roman" w:cstheme="minorHAnsi"/>
            <w:color w:val="000000" w:themeColor="text1"/>
            <w:vertAlign w:val="subscript"/>
            <w:lang w:val="en-GB"/>
          </w:rPr>
          <w:delText>min</w:delText>
        </w:r>
        <w:r w:rsidRPr="00E03B11" w:rsidDel="00267D1A">
          <w:rPr>
            <w:rFonts w:eastAsia="Times New Roman" w:cstheme="minorHAnsi"/>
            <w:color w:val="000000" w:themeColor="text1"/>
            <w:lang w:val="en-GB"/>
          </w:rPr>
          <w:delText xml:space="preserve"> values that were predictive of the </w:delText>
        </w:r>
        <w:r w:rsidRPr="00CA5A80" w:rsidDel="00267D1A">
          <w:rPr>
            <w:rFonts w:eastAsia="Times New Roman" w:cstheme="minorHAnsi"/>
            <w:i/>
            <w:iCs/>
            <w:color w:val="000000" w:themeColor="text1"/>
            <w:lang w:val="en-GB"/>
          </w:rPr>
          <w:delText>f</w:delText>
        </w:r>
        <w:r w:rsidRPr="00E03B11" w:rsidDel="00267D1A">
          <w:rPr>
            <w:rFonts w:eastAsia="Times New Roman" w:cstheme="minorHAnsi"/>
            <w:color w:val="000000" w:themeColor="text1"/>
            <w:lang w:val="en-GB"/>
          </w:rPr>
          <w:delText>AUC</w:delText>
        </w:r>
        <w:r w:rsidRPr="00E03B11" w:rsidDel="00267D1A">
          <w:rPr>
            <w:rFonts w:eastAsia="Times New Roman" w:cstheme="minorHAnsi"/>
            <w:color w:val="000000" w:themeColor="text1"/>
            <w:vertAlign w:val="subscript"/>
            <w:lang w:val="en-GB"/>
          </w:rPr>
          <w:delText>0-24</w:delText>
        </w:r>
        <w:r w:rsidRPr="00E03B11" w:rsidDel="00267D1A">
          <w:rPr>
            <w:rFonts w:eastAsia="Times New Roman" w:cstheme="minorHAnsi"/>
            <w:color w:val="000000" w:themeColor="text1"/>
            <w:lang w:val="en-GB"/>
          </w:rPr>
          <w:delText xml:space="preserve"> of 200 mg</w:delText>
        </w:r>
        <w:r w:rsidR="0017103F" w:rsidRPr="00E03B11" w:rsidDel="00267D1A">
          <w:rPr>
            <w:rFonts w:eastAsia="Times New Roman" w:cstheme="minorHAnsi"/>
            <w:color w:val="000000" w:themeColor="text1"/>
            <w:lang w:val="en-GB"/>
          </w:rPr>
          <w:delText>x</w:delText>
        </w:r>
        <w:r w:rsidRPr="00E03B11" w:rsidDel="00267D1A">
          <w:rPr>
            <w:rFonts w:eastAsia="Times New Roman" w:cstheme="minorHAnsi"/>
            <w:color w:val="000000" w:themeColor="text1"/>
            <w:lang w:val="en-GB"/>
          </w:rPr>
          <w:delText>h/L on these days are 4.7</w:delText>
        </w:r>
        <w:r w:rsidR="00CA6CF6" w:rsidDel="00267D1A">
          <w:rPr>
            <w:rFonts w:eastAsia="Times New Roman" w:cstheme="minorHAnsi"/>
            <w:color w:val="000000" w:themeColor="text1"/>
            <w:lang w:val="en-GB"/>
          </w:rPr>
          <w:delText xml:space="preserve"> mg/L</w:delText>
        </w:r>
        <w:r w:rsidRPr="00E03B11" w:rsidDel="00267D1A">
          <w:rPr>
            <w:rFonts w:eastAsia="Times New Roman" w:cstheme="minorHAnsi"/>
            <w:color w:val="000000" w:themeColor="text1"/>
            <w:lang w:val="en-GB"/>
          </w:rPr>
          <w:delText>, 3.1</w:delText>
        </w:r>
        <w:r w:rsidR="00CA6CF6" w:rsidDel="00267D1A">
          <w:rPr>
            <w:rFonts w:eastAsia="Times New Roman" w:cstheme="minorHAnsi"/>
            <w:color w:val="000000" w:themeColor="text1"/>
            <w:lang w:val="en-GB"/>
          </w:rPr>
          <w:delText xml:space="preserve"> mg/L</w:delText>
        </w:r>
        <w:r w:rsidRPr="00E03B11" w:rsidDel="00267D1A">
          <w:rPr>
            <w:rFonts w:eastAsia="Times New Roman" w:cstheme="minorHAnsi"/>
            <w:color w:val="000000" w:themeColor="text1"/>
            <w:lang w:val="en-GB"/>
          </w:rPr>
          <w:delText>, 3.6</w:delText>
        </w:r>
        <w:r w:rsidR="00CA6CF6" w:rsidDel="00267D1A">
          <w:rPr>
            <w:rFonts w:eastAsia="Times New Roman" w:cstheme="minorHAnsi"/>
            <w:color w:val="000000" w:themeColor="text1"/>
            <w:lang w:val="en-GB"/>
          </w:rPr>
          <w:delText xml:space="preserve"> mg/L</w:delText>
        </w:r>
        <w:r w:rsidRPr="00E03B11" w:rsidDel="00267D1A">
          <w:rPr>
            <w:rFonts w:eastAsia="Times New Roman" w:cstheme="minorHAnsi"/>
            <w:color w:val="000000" w:themeColor="text1"/>
            <w:lang w:val="en-GB"/>
          </w:rPr>
          <w:delText>, and 3.6 mg/L, respectively.</w:delText>
        </w:r>
        <w:bookmarkEnd w:id="776"/>
        <w:commentRangeEnd w:id="924"/>
        <w:r w:rsidR="008137B3" w:rsidDel="00267D1A">
          <w:rPr>
            <w:rStyle w:val="CommentReference"/>
          </w:rPr>
          <w:commentReference w:id="924"/>
        </w:r>
      </w:del>
      <w:r w:rsidR="009248EC">
        <w:rPr>
          <w:rFonts w:eastAsia="Times New Roman" w:cstheme="minorHAnsi"/>
          <w:b/>
          <w:bCs/>
          <w:color w:val="000000" w:themeColor="text1"/>
          <w:sz w:val="28"/>
          <w:szCs w:val="28"/>
          <w:lang w:val="en-GB"/>
        </w:rPr>
        <w:br w:type="page"/>
      </w:r>
    </w:p>
    <w:p w14:paraId="6F4D32B2" w14:textId="4E1BE966" w:rsidR="00A905E8" w:rsidRPr="00E03B11" w:rsidRDefault="00A905E8" w:rsidP="00D852AD">
      <w:pPr>
        <w:pStyle w:val="Heading1"/>
        <w:pPrChange w:id="925" w:author="My Luong Vuong" w:date="2023-11-24T16:09:00Z">
          <w:pPr>
            <w:spacing w:after="0" w:line="480" w:lineRule="auto"/>
            <w:jc w:val="both"/>
          </w:pPr>
        </w:pPrChange>
      </w:pPr>
      <w:r w:rsidRPr="00E03B11">
        <w:lastRenderedPageBreak/>
        <w:t>Discussion</w:t>
      </w:r>
    </w:p>
    <w:p w14:paraId="39606BFF" w14:textId="17CD5A30" w:rsidR="00CB50CB" w:rsidRPr="00E03B11" w:rsidRDefault="00CB50CB" w:rsidP="00CB50CB">
      <w:pPr>
        <w:spacing w:after="0" w:line="480" w:lineRule="auto"/>
        <w:jc w:val="both"/>
        <w:rPr>
          <w:rFonts w:eastAsia="Times New Roman" w:cstheme="minorHAnsi"/>
          <w:color w:val="000000" w:themeColor="text1"/>
          <w:lang w:val="en-GB"/>
        </w:rPr>
      </w:pPr>
      <w:bookmarkStart w:id="926" w:name="_Hlk136862217"/>
      <w:r w:rsidRPr="00E03B11">
        <w:rPr>
          <w:rFonts w:eastAsia="Times New Roman" w:cstheme="minorHAnsi"/>
          <w:color w:val="000000" w:themeColor="text1"/>
          <w:lang w:val="en-GB"/>
        </w:rPr>
        <w:t xml:space="preserve">Our study aimed to investigate the </w:t>
      </w:r>
      <w:proofErr w:type="spellStart"/>
      <w:r w:rsidRPr="00E03B11">
        <w:rPr>
          <w:rFonts w:eastAsia="Times New Roman" w:cstheme="minorHAnsi"/>
          <w:color w:val="000000" w:themeColor="text1"/>
          <w:lang w:val="en-GB"/>
        </w:rPr>
        <w:t>popPK</w:t>
      </w:r>
      <w:proofErr w:type="spellEnd"/>
      <w:r w:rsidRPr="00E03B11">
        <w:rPr>
          <w:rFonts w:eastAsia="Times New Roman" w:cstheme="minorHAnsi"/>
          <w:color w:val="000000" w:themeColor="text1"/>
          <w:lang w:val="en-GB"/>
        </w:rPr>
        <w:t xml:space="preserve"> of IV fluconazole dosing </w:t>
      </w:r>
      <w:del w:id="927" w:author="Isabel Spriet" w:date="2023-07-05T12:16:00Z">
        <w:r w:rsidRPr="00E03B11" w:rsidDel="008137B3">
          <w:rPr>
            <w:rFonts w:eastAsia="Times New Roman" w:cstheme="minorHAnsi"/>
            <w:color w:val="000000" w:themeColor="text1"/>
            <w:lang w:val="en-GB"/>
          </w:rPr>
          <w:delText>in critically ill</w:delText>
        </w:r>
      </w:del>
      <w:ins w:id="928" w:author="Isabel Spriet" w:date="2023-07-05T12:16:00Z">
        <w:r w:rsidR="008137B3">
          <w:rPr>
            <w:rFonts w:eastAsia="Times New Roman" w:cstheme="minorHAnsi"/>
            <w:color w:val="000000" w:themeColor="text1"/>
            <w:lang w:val="en-GB"/>
          </w:rPr>
          <w:t>ICU</w:t>
        </w:r>
      </w:ins>
      <w:r w:rsidRPr="00E03B11">
        <w:rPr>
          <w:rFonts w:eastAsia="Times New Roman" w:cstheme="minorHAnsi"/>
          <w:color w:val="000000" w:themeColor="text1"/>
          <w:lang w:val="en-GB"/>
        </w:rPr>
        <w:t xml:space="preserve"> patients</w:t>
      </w:r>
      <w:ins w:id="929" w:author="My Luong Vuong" w:date="2023-11-21T13:00:00Z">
        <w:r w:rsidR="006E41A0">
          <w:rPr>
            <w:rFonts w:eastAsia="Times New Roman" w:cstheme="minorHAnsi"/>
            <w:color w:val="000000" w:themeColor="text1"/>
            <w:lang w:val="en-GB"/>
          </w:rPr>
          <w:t>.</w:t>
        </w:r>
      </w:ins>
      <w:r w:rsidRPr="00E03B11">
        <w:rPr>
          <w:rFonts w:eastAsia="Times New Roman" w:cstheme="minorHAnsi"/>
          <w:color w:val="000000" w:themeColor="text1"/>
          <w:lang w:val="en-GB"/>
        </w:rPr>
        <w:t xml:space="preserve"> </w:t>
      </w:r>
      <w:del w:id="930" w:author="Isabel Spriet" w:date="2023-07-05T12:16:00Z">
        <w:r w:rsidRPr="00E03B11" w:rsidDel="008137B3">
          <w:rPr>
            <w:rFonts w:eastAsia="Times New Roman" w:cstheme="minorHAnsi"/>
            <w:color w:val="000000" w:themeColor="text1"/>
            <w:lang w:val="en-GB"/>
          </w:rPr>
          <w:delText xml:space="preserve">admitted to the ICU. </w:delText>
        </w:r>
      </w:del>
      <w:r w:rsidRPr="00E03B11">
        <w:rPr>
          <w:rFonts w:eastAsia="Times New Roman" w:cstheme="minorHAnsi"/>
          <w:color w:val="000000" w:themeColor="text1"/>
          <w:lang w:val="en-GB"/>
        </w:rPr>
        <w:t>We utili</w:t>
      </w:r>
      <w:r w:rsidR="008B2E15">
        <w:rPr>
          <w:rFonts w:eastAsia="Times New Roman" w:cstheme="minorHAnsi"/>
          <w:color w:val="000000" w:themeColor="text1"/>
          <w:lang w:val="en-GB"/>
        </w:rPr>
        <w:t>s</w:t>
      </w:r>
      <w:r w:rsidRPr="00E03B11">
        <w:rPr>
          <w:rFonts w:eastAsia="Times New Roman" w:cstheme="minorHAnsi"/>
          <w:color w:val="000000" w:themeColor="text1"/>
          <w:lang w:val="en-GB"/>
        </w:rPr>
        <w:t>ed data from eight clinical centr</w:t>
      </w:r>
      <w:r w:rsidR="008B2E15">
        <w:rPr>
          <w:rFonts w:eastAsia="Times New Roman" w:cstheme="minorHAnsi"/>
          <w:color w:val="000000" w:themeColor="text1"/>
          <w:lang w:val="en-GB"/>
        </w:rPr>
        <w:t>e</w:t>
      </w:r>
      <w:r w:rsidRPr="00E03B11">
        <w:rPr>
          <w:rFonts w:eastAsia="Times New Roman" w:cstheme="minorHAnsi"/>
          <w:color w:val="000000" w:themeColor="text1"/>
          <w:lang w:val="en-GB"/>
        </w:rPr>
        <w:t xml:space="preserve">s to develop a </w:t>
      </w:r>
      <w:proofErr w:type="spellStart"/>
      <w:r w:rsidRPr="00E03B11">
        <w:rPr>
          <w:rFonts w:eastAsia="Times New Roman" w:cstheme="minorHAnsi"/>
          <w:color w:val="000000" w:themeColor="text1"/>
          <w:lang w:val="en-GB"/>
        </w:rPr>
        <w:t>popPK</w:t>
      </w:r>
      <w:proofErr w:type="spellEnd"/>
      <w:r w:rsidRPr="00E03B11">
        <w:rPr>
          <w:rFonts w:eastAsia="Times New Roman" w:cstheme="minorHAnsi"/>
          <w:color w:val="000000" w:themeColor="text1"/>
          <w:lang w:val="en-GB"/>
        </w:rPr>
        <w:t xml:space="preserve"> model </w:t>
      </w:r>
      <w:del w:id="931" w:author="Isabel Spriet" w:date="2023-07-05T12:16:00Z">
        <w:r w:rsidRPr="00E03B11" w:rsidDel="008137B3">
          <w:rPr>
            <w:rFonts w:eastAsia="Times New Roman" w:cstheme="minorHAnsi"/>
            <w:color w:val="000000" w:themeColor="text1"/>
            <w:lang w:val="en-GB"/>
          </w:rPr>
          <w:delText>that allowed us</w:delText>
        </w:r>
      </w:del>
      <w:ins w:id="932" w:author="Isabel Spriet" w:date="2023-07-05T12:16:00Z">
        <w:r w:rsidR="008137B3">
          <w:rPr>
            <w:rFonts w:eastAsia="Times New Roman" w:cstheme="minorHAnsi"/>
            <w:color w:val="000000" w:themeColor="text1"/>
            <w:lang w:val="en-GB"/>
          </w:rPr>
          <w:t>allowing</w:t>
        </w:r>
      </w:ins>
      <w:r w:rsidRPr="00E03B11">
        <w:rPr>
          <w:rFonts w:eastAsia="Times New Roman" w:cstheme="minorHAnsi"/>
          <w:color w:val="000000" w:themeColor="text1"/>
          <w:lang w:val="en-GB"/>
        </w:rPr>
        <w:t xml:space="preserve"> to explore the impact of patient factors on fluconazole </w:t>
      </w:r>
      <w:r w:rsidR="008B2E15">
        <w:rPr>
          <w:rFonts w:eastAsia="Times New Roman" w:cstheme="minorHAnsi"/>
          <w:color w:val="000000" w:themeColor="text1"/>
          <w:lang w:val="en-GB"/>
        </w:rPr>
        <w:t>PK</w:t>
      </w:r>
      <w:r w:rsidRPr="00E03B11">
        <w:rPr>
          <w:rFonts w:eastAsia="Times New Roman" w:cstheme="minorHAnsi"/>
          <w:color w:val="000000" w:themeColor="text1"/>
          <w:lang w:val="en-GB"/>
        </w:rPr>
        <w:t>, exposure</w:t>
      </w:r>
      <w:del w:id="933" w:author="Isabel Spriet" w:date="2023-07-05T12:16:00Z">
        <w:r w:rsidRPr="00E03B11" w:rsidDel="008137B3">
          <w:rPr>
            <w:rFonts w:eastAsia="Times New Roman" w:cstheme="minorHAnsi"/>
            <w:color w:val="000000" w:themeColor="text1"/>
            <w:lang w:val="en-GB"/>
          </w:rPr>
          <w:delText>,</w:delText>
        </w:r>
      </w:del>
      <w:r w:rsidRPr="00E03B11">
        <w:rPr>
          <w:rFonts w:eastAsia="Times New Roman" w:cstheme="minorHAnsi"/>
          <w:color w:val="000000" w:themeColor="text1"/>
          <w:lang w:val="en-GB"/>
        </w:rPr>
        <w:t xml:space="preserve"> and target attainment</w:t>
      </w:r>
      <w:ins w:id="934" w:author="Isabel Spriet" w:date="2023-07-05T12:16:00Z">
        <w:r w:rsidR="008137B3">
          <w:rPr>
            <w:rFonts w:eastAsia="Times New Roman" w:cstheme="minorHAnsi"/>
            <w:color w:val="000000" w:themeColor="text1"/>
            <w:lang w:val="en-GB"/>
          </w:rPr>
          <w:t>.</w:t>
        </w:r>
      </w:ins>
      <w:r w:rsidRPr="00E03B11">
        <w:rPr>
          <w:rFonts w:eastAsia="Times New Roman" w:cstheme="minorHAnsi"/>
          <w:color w:val="000000" w:themeColor="text1"/>
          <w:lang w:val="en-GB"/>
        </w:rPr>
        <w:t xml:space="preserve"> </w:t>
      </w:r>
      <w:del w:id="935" w:author="Isabel Spriet" w:date="2023-07-05T12:16:00Z">
        <w:r w:rsidRPr="00E03B11" w:rsidDel="008137B3">
          <w:rPr>
            <w:rFonts w:eastAsia="Times New Roman" w:cstheme="minorHAnsi"/>
            <w:color w:val="000000" w:themeColor="text1"/>
            <w:lang w:val="en-GB"/>
          </w:rPr>
          <w:delText xml:space="preserve">in critically ill patients. </w:delText>
        </w:r>
      </w:del>
      <w:r w:rsidRPr="00E03B11">
        <w:rPr>
          <w:rFonts w:eastAsia="Times New Roman" w:cstheme="minorHAnsi"/>
          <w:color w:val="000000" w:themeColor="text1"/>
          <w:lang w:val="en-GB"/>
        </w:rPr>
        <w:t xml:space="preserve">Our </w:t>
      </w:r>
      <w:r w:rsidR="008B2E15">
        <w:rPr>
          <w:rFonts w:eastAsia="Times New Roman" w:cstheme="minorHAnsi"/>
          <w:color w:val="000000" w:themeColor="text1"/>
          <w:lang w:val="en-GB"/>
        </w:rPr>
        <w:t>modelling</w:t>
      </w:r>
      <w:r w:rsidR="008B2E15"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 xml:space="preserve">and simulation results revealed that the standard IV dosing regimen resulted in inadequate target attainment of the </w:t>
      </w:r>
      <w:r w:rsidRPr="00CA5A80">
        <w:rPr>
          <w:rFonts w:eastAsia="Times New Roman" w:cstheme="minorHAnsi"/>
          <w:i/>
          <w:iCs/>
          <w:color w:val="000000" w:themeColor="text1"/>
          <w:lang w:val="en-GB"/>
        </w:rPr>
        <w:t>f</w:t>
      </w:r>
      <w:r w:rsidRPr="00E03B11">
        <w:rPr>
          <w:rFonts w:eastAsia="Times New Roman" w:cstheme="minorHAnsi"/>
          <w:color w:val="000000" w:themeColor="text1"/>
          <w:lang w:val="en-GB"/>
        </w:rPr>
        <w:t>AUC</w:t>
      </w:r>
      <w:r w:rsidRPr="00E03B11">
        <w:rPr>
          <w:rFonts w:eastAsia="Times New Roman" w:cstheme="minorHAnsi"/>
          <w:color w:val="000000" w:themeColor="text1"/>
          <w:vertAlign w:val="subscript"/>
          <w:lang w:val="en-GB"/>
        </w:rPr>
        <w:t>0-24</w:t>
      </w:r>
      <w:r w:rsidRPr="00E03B11">
        <w:rPr>
          <w:rFonts w:eastAsia="Times New Roman" w:cstheme="minorHAnsi"/>
          <w:color w:val="000000" w:themeColor="text1"/>
          <w:lang w:val="en-GB"/>
        </w:rPr>
        <w:t xml:space="preserve"> in </w:t>
      </w:r>
      <w:del w:id="936" w:author="Isabel Spriet" w:date="2023-07-05T12:17:00Z">
        <w:r w:rsidRPr="00E03B11" w:rsidDel="008137B3">
          <w:rPr>
            <w:rFonts w:eastAsia="Times New Roman" w:cstheme="minorHAnsi"/>
            <w:color w:val="000000" w:themeColor="text1"/>
            <w:lang w:val="en-GB"/>
          </w:rPr>
          <w:delText>critically ill patients during treatment.</w:delText>
        </w:r>
      </w:del>
      <w:ins w:id="937" w:author="Isabel Spriet" w:date="2023-07-05T12:17:00Z">
        <w:r w:rsidR="008137B3">
          <w:rPr>
            <w:rFonts w:eastAsia="Times New Roman" w:cstheme="minorHAnsi"/>
            <w:color w:val="000000" w:themeColor="text1"/>
            <w:lang w:val="en-GB"/>
          </w:rPr>
          <w:t>this population.</w:t>
        </w:r>
      </w:ins>
      <w:r w:rsidRPr="00E03B11">
        <w:rPr>
          <w:rFonts w:eastAsia="Times New Roman" w:cstheme="minorHAnsi"/>
          <w:color w:val="000000" w:themeColor="text1"/>
          <w:lang w:val="en-GB"/>
        </w:rPr>
        <w:t xml:space="preserve"> To address this issue, we proposed a pragmatic and easy-to-implement optimi</w:t>
      </w:r>
      <w:r w:rsidR="00B445D6" w:rsidRPr="00E03B11">
        <w:rPr>
          <w:rFonts w:eastAsia="Times New Roman" w:cstheme="minorHAnsi"/>
          <w:color w:val="000000" w:themeColor="text1"/>
          <w:lang w:val="en-GB"/>
        </w:rPr>
        <w:t>s</w:t>
      </w:r>
      <w:r w:rsidRPr="00E03B11">
        <w:rPr>
          <w:rFonts w:eastAsia="Times New Roman" w:cstheme="minorHAnsi"/>
          <w:color w:val="000000" w:themeColor="text1"/>
          <w:lang w:val="en-GB"/>
        </w:rPr>
        <w:t xml:space="preserve">ed dosing regimen that </w:t>
      </w:r>
      <w:del w:id="938" w:author="My Luong Vuong" w:date="2023-11-21T13:01:00Z">
        <w:r w:rsidR="008B2E15" w:rsidDel="0010321E">
          <w:rPr>
            <w:rFonts w:eastAsia="Times New Roman" w:cstheme="minorHAnsi"/>
            <w:color w:val="000000" w:themeColor="text1"/>
            <w:lang w:val="en-GB"/>
          </w:rPr>
          <w:delText xml:space="preserve">is </w:delText>
        </w:r>
      </w:del>
      <w:ins w:id="939" w:author="My Luong Vuong" w:date="2023-11-21T13:01:00Z">
        <w:r w:rsidR="0010321E">
          <w:rPr>
            <w:rFonts w:eastAsia="Times New Roman" w:cstheme="minorHAnsi"/>
            <w:color w:val="000000" w:themeColor="text1"/>
            <w:lang w:val="en-GB"/>
          </w:rPr>
          <w:t xml:space="preserve">was </w:t>
        </w:r>
      </w:ins>
      <w:r w:rsidR="008B2E15">
        <w:rPr>
          <w:rFonts w:eastAsia="Times New Roman" w:cstheme="minorHAnsi"/>
          <w:color w:val="000000" w:themeColor="text1"/>
          <w:lang w:val="en-GB"/>
        </w:rPr>
        <w:t>predicted to guarantee</w:t>
      </w:r>
      <w:r w:rsidR="008B2E15"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target attainment over 90% from the first day of treatment throughout a two-week course.</w:t>
      </w:r>
    </w:p>
    <w:p w14:paraId="1FD3631C" w14:textId="6F074A24" w:rsidR="00CB50CB" w:rsidRPr="00E03B11" w:rsidRDefault="00CB50CB" w:rsidP="00CB50CB">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 xml:space="preserve">In our study, we employed the technique of individual </w:t>
      </w:r>
      <w:r w:rsidR="008B2E15">
        <w:rPr>
          <w:rFonts w:eastAsia="Times New Roman" w:cstheme="minorHAnsi"/>
          <w:color w:val="000000" w:themeColor="text1"/>
          <w:lang w:val="en-GB"/>
        </w:rPr>
        <w:t>patient</w:t>
      </w:r>
      <w:r w:rsidR="008B2E15"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data meta-analysis (IPDMA), which involves merging datasets from multiple studies that share subject populations and similar variables</w:t>
      </w:r>
      <w:del w:id="940" w:author="My Luong Vuong" w:date="2023-11-24T11:03:00Z">
        <w:r w:rsidRPr="00E03B11" w:rsidDel="00A20AD6">
          <w:rPr>
            <w:rFonts w:eastAsia="Times New Roman" w:cstheme="minorHAnsi"/>
            <w:color w:val="000000" w:themeColor="text1"/>
            <w:lang w:val="en-GB"/>
          </w:rPr>
          <w:delText>.</w:delText>
        </w:r>
      </w:del>
      <w:r w:rsidR="001D76C7" w:rsidRPr="00E03B11">
        <w:rPr>
          <w:rFonts w:eastAsia="Times New Roman" w:cstheme="minorHAnsi"/>
          <w:color w:val="000000" w:themeColor="text1"/>
          <w:lang w:val="en-GB"/>
        </w:rPr>
        <w:fldChar w:fldCharType="begin"/>
      </w:r>
      <w:ins w:id="941" w:author="My Luong Vuong" w:date="2023-11-24T09:57:00Z">
        <w:r w:rsidR="00B307D1">
          <w:rPr>
            <w:rFonts w:eastAsia="Times New Roman" w:cstheme="minorHAnsi"/>
            <w:color w:val="000000" w:themeColor="text1"/>
            <w:lang w:val="en-GB"/>
          </w:rPr>
          <w:instrText xml:space="preserve"> ADDIN EN.CITE &lt;EndNote&gt;&lt;Cite&gt;&lt;Author&gt;Azar&lt;/Author&gt;&lt;Year&gt;2020&lt;/Year&gt;&lt;RecNum&gt;48&lt;/RecNum&gt;&lt;DisplayText&gt; [42]&lt;/DisplayText&gt;&lt;record&gt;&lt;rec-number&gt;48&lt;/rec-number&gt;&lt;foreign-keys&gt;&lt;key app="EN" db-id="xred9e5sg009pcetsepxtfs0dwxsa5rzvawx" timestamp="1685799382"&gt;48&lt;/key&gt;&lt;/foreign-keys&gt;&lt;ref-type name="Journal Article"&gt;17&lt;/ref-type&gt;&lt;contributors&gt;&lt;authors&gt;&lt;author&gt;Azar, Marleine&lt;/author&gt;&lt;author&gt;Benedetti, Andrea&lt;/author&gt;&lt;author&gt;Riehm, Kira E.&lt;/author&gt;&lt;author&gt;Imran, Mahrukh&lt;/author&gt;&lt;author&gt;Krishnan, Ankur&lt;/author&gt;&lt;author&gt;Chiovitti, Matthew&lt;/author&gt;&lt;author&gt;Sanchez, Tatiana&lt;/author&gt;&lt;author&gt;Shrier, Ian&lt;/author&gt;&lt;author&gt;Thombs, Brett D.&lt;/author&gt;&lt;/authors&gt;&lt;/contributors&gt;&lt;titles&gt;&lt;title&gt;Individual participant data meta-analyses (IPDMA): data contribution was associated with trial corresponding author country, publication year, and journal impact factor&lt;/title&gt;&lt;secondary-title&gt;Journal of Clinical Epidemiology&lt;/secondary-title&gt;&lt;/titles&gt;&lt;periodical&gt;&lt;full-title&gt;Journal of Clinical Epidemiology&lt;/full-title&gt;&lt;/periodical&gt;&lt;pages&gt;16-23&lt;/pages&gt;&lt;volume&gt;124&lt;/volume&gt;&lt;dates&gt;&lt;year&gt;2020&lt;/year&gt;&lt;/dates&gt;&lt;publisher&gt;Elsevier&lt;/publisher&gt;&lt;isbn&gt;0895-4356&lt;/isbn&gt;&lt;urls&gt;&lt;related-urls&gt;&lt;url&gt;https://doi.org/10.1016/j.jclinepi.2020.03.026&lt;/url&gt;&lt;/related-urls&gt;&lt;/urls&gt;&lt;electronic-resource-num&gt;10.1016/j.jclinepi.2020.03.026&lt;/electronic-resource-num&gt;&lt;access-date&gt;2023/06/03&lt;/access-date&gt;&lt;/record&gt;&lt;/Cite&gt;&lt;/EndNote&gt;</w:instrText>
        </w:r>
      </w:ins>
      <w:del w:id="942" w:author="My Luong Vuong" w:date="2023-11-21T10:34:00Z">
        <w:r w:rsidR="006D3B84" w:rsidDel="00D458B7">
          <w:rPr>
            <w:rFonts w:eastAsia="Times New Roman" w:cstheme="minorHAnsi"/>
            <w:color w:val="000000" w:themeColor="text1"/>
            <w:lang w:val="en-GB"/>
          </w:rPr>
          <w:delInstrText xml:space="preserve"> ADDIN EN.CITE &lt;EndNote&gt;&lt;Cite&gt;&lt;Author&gt;Azar&lt;/Author&gt;&lt;Year&gt;2020&lt;/Year&gt;&lt;RecNum&gt;48&lt;/RecNum&gt;&lt;DisplayText&gt; [42]&lt;/DisplayText&gt;&lt;record&gt;&lt;rec-number&gt;48&lt;/rec-number&gt;&lt;foreign-keys&gt;&lt;key app="EN" db-id="xred9e5sg009pcetsepxtfs0dwxsa5rzvawx" timestamp="1685799382"&gt;48&lt;/key&gt;&lt;/foreign-keys&gt;&lt;ref-type name="Journal Article"&gt;17&lt;/ref-type&gt;&lt;contributors&gt;&lt;authors&gt;&lt;author&gt;Azar, Marleine&lt;/author&gt;&lt;author&gt;Benedetti, Andrea&lt;/author&gt;&lt;author&gt;Riehm, Kira E.&lt;/author&gt;&lt;author&gt;Imran, Mahrukh&lt;/author&gt;&lt;author&gt;Krishnan, Ankur&lt;/author&gt;&lt;author&gt;Chiovitti, Matthew&lt;/author&gt;&lt;author&gt;Sanchez, Tatiana&lt;/author&gt;&lt;author&gt;Shrier, Ian&lt;/author&gt;&lt;author&gt;Thombs, Brett D.&lt;/author&gt;&lt;/authors&gt;&lt;/contributors&gt;&lt;titles&gt;&lt;title&gt;Individual participant data meta-analyses (IPDMA): data contribution was associated with trial corresponding author country, publication year, and journal impact factor&lt;/title&gt;&lt;secondary-title&gt;Journal of Clinical Epidemiology&lt;/secondary-title&gt;&lt;/titles&gt;&lt;periodical&gt;&lt;full-title&gt;Journal of Clinical Epidemiology&lt;/full-title&gt;&lt;/periodical&gt;&lt;pages&gt;16-23&lt;/pages&gt;&lt;volume&gt;124&lt;/volume&gt;&lt;dates&gt;&lt;year&gt;2020&lt;/year&gt;&lt;/dates&gt;&lt;publisher&gt;Elsevier&lt;/publisher&gt;&lt;isbn&gt;0895-4356&lt;/isbn&gt;&lt;urls&gt;&lt;related-urls&gt;&lt;url&gt;https://doi.org/10.1016/j.jclinepi.2020.03.026&lt;/url&gt;&lt;/related-urls&gt;&lt;/urls&gt;&lt;electronic-resource-num&gt;10.1016/j.jclinepi.2020.03.026&lt;/electronic-resource-num&gt;&lt;access-date&gt;2023/06/03&lt;/access-date&gt;&lt;/record&gt;&lt;/Cite&gt;&lt;/EndNote&gt;</w:delInstrText>
        </w:r>
      </w:del>
      <w:r w:rsidR="001D76C7" w:rsidRPr="00E03B11">
        <w:rPr>
          <w:rFonts w:eastAsia="Times New Roman" w:cstheme="minorHAnsi"/>
          <w:color w:val="000000" w:themeColor="text1"/>
          <w:lang w:val="en-GB"/>
        </w:rPr>
        <w:fldChar w:fldCharType="separate"/>
      </w:r>
      <w:ins w:id="943" w:author="My Luong Vuong" w:date="2023-11-24T09:57:00Z">
        <w:r w:rsidR="00B307D1">
          <w:rPr>
            <w:rFonts w:eastAsia="Times New Roman" w:cstheme="minorHAnsi"/>
            <w:noProof/>
            <w:color w:val="000000" w:themeColor="text1"/>
            <w:lang w:val="en-GB"/>
          </w:rPr>
          <w:t> [42]</w:t>
        </w:r>
      </w:ins>
      <w:del w:id="944" w:author="My Luong Vuong" w:date="2023-11-21T10:34:00Z">
        <w:r w:rsidR="006D3B84" w:rsidDel="00D458B7">
          <w:rPr>
            <w:rFonts w:eastAsia="Times New Roman" w:cstheme="minorHAnsi"/>
            <w:noProof/>
            <w:color w:val="000000" w:themeColor="text1"/>
            <w:lang w:val="en-GB"/>
          </w:rPr>
          <w:delText> [42]</w:delText>
        </w:r>
      </w:del>
      <w:r w:rsidR="001D76C7" w:rsidRPr="00E03B11">
        <w:rPr>
          <w:rFonts w:eastAsia="Times New Roman" w:cstheme="minorHAnsi"/>
          <w:color w:val="000000" w:themeColor="text1"/>
          <w:lang w:val="en-GB"/>
        </w:rPr>
        <w:fldChar w:fldCharType="end"/>
      </w:r>
      <w:ins w:id="945" w:author="My Luong Vuong" w:date="2023-11-24T11:03:00Z">
        <w:r w:rsidR="00A20AD6">
          <w:rPr>
            <w:rFonts w:eastAsia="Times New Roman" w:cstheme="minorHAnsi"/>
            <w:color w:val="000000" w:themeColor="text1"/>
            <w:lang w:val="en-GB"/>
          </w:rPr>
          <w:t>.</w:t>
        </w:r>
      </w:ins>
      <w:r w:rsidRPr="00E03B11">
        <w:rPr>
          <w:rFonts w:eastAsia="Times New Roman" w:cstheme="minorHAnsi"/>
          <w:color w:val="000000" w:themeColor="text1"/>
          <w:lang w:val="en-GB"/>
        </w:rPr>
        <w:t xml:space="preserve"> IPDMA offers several advantages, </w:t>
      </w:r>
      <w:commentRangeStart w:id="946"/>
      <w:r w:rsidRPr="00E03B11">
        <w:rPr>
          <w:rFonts w:eastAsia="Times New Roman" w:cstheme="minorHAnsi"/>
          <w:color w:val="000000" w:themeColor="text1"/>
          <w:lang w:val="en-GB"/>
        </w:rPr>
        <w:t xml:space="preserve">including the ability to </w:t>
      </w:r>
      <w:del w:id="947" w:author="My Luong Vuong" w:date="2023-11-21T13:00:00Z">
        <w:r w:rsidRPr="00E03B11" w:rsidDel="00F710A1">
          <w:rPr>
            <w:rFonts w:eastAsia="Times New Roman" w:cstheme="minorHAnsi"/>
            <w:color w:val="000000" w:themeColor="text1"/>
            <w:lang w:val="en-GB"/>
          </w:rPr>
          <w:delText>analy</w:delText>
        </w:r>
        <w:r w:rsidR="003861A4" w:rsidRPr="00E03B11" w:rsidDel="00F710A1">
          <w:rPr>
            <w:rFonts w:eastAsia="Times New Roman" w:cstheme="minorHAnsi"/>
            <w:color w:val="000000" w:themeColor="text1"/>
            <w:lang w:val="en-GB"/>
          </w:rPr>
          <w:delText>s</w:delText>
        </w:r>
        <w:r w:rsidRPr="00E03B11" w:rsidDel="00F710A1">
          <w:rPr>
            <w:rFonts w:eastAsia="Times New Roman" w:cstheme="minorHAnsi"/>
            <w:color w:val="000000" w:themeColor="text1"/>
            <w:lang w:val="en-GB"/>
          </w:rPr>
          <w:delText>e outcomes that may have been omitted from primary study reports,</w:delText>
        </w:r>
        <w:commentRangeEnd w:id="946"/>
        <w:r w:rsidR="008137B3" w:rsidDel="00F710A1">
          <w:rPr>
            <w:rStyle w:val="CommentReference"/>
          </w:rPr>
          <w:commentReference w:id="946"/>
        </w:r>
        <w:r w:rsidRPr="00E03B11" w:rsidDel="00F710A1">
          <w:rPr>
            <w:rFonts w:eastAsia="Times New Roman" w:cstheme="minorHAnsi"/>
            <w:color w:val="000000" w:themeColor="text1"/>
            <w:lang w:val="en-GB"/>
          </w:rPr>
          <w:delText xml:space="preserve"> </w:delText>
        </w:r>
      </w:del>
      <w:r w:rsidRPr="00E03B11">
        <w:rPr>
          <w:rFonts w:eastAsia="Times New Roman" w:cstheme="minorHAnsi"/>
          <w:color w:val="000000" w:themeColor="text1"/>
          <w:lang w:val="en-GB"/>
        </w:rPr>
        <w:t>explore subgroup analyses not investigated in the primary studies, and enhance standardi</w:t>
      </w:r>
      <w:r w:rsidR="00054667" w:rsidRPr="00E03B11">
        <w:rPr>
          <w:rFonts w:eastAsia="Times New Roman" w:cstheme="minorHAnsi"/>
          <w:color w:val="000000" w:themeColor="text1"/>
          <w:lang w:val="en-GB"/>
        </w:rPr>
        <w:t>s</w:t>
      </w:r>
      <w:r w:rsidRPr="00E03B11">
        <w:rPr>
          <w:rFonts w:eastAsia="Times New Roman" w:cstheme="minorHAnsi"/>
          <w:color w:val="000000" w:themeColor="text1"/>
          <w:lang w:val="en-GB"/>
        </w:rPr>
        <w:t>ation by pooling data using consistent inclusion and exclusion criteria, as well as analysis methods</w:t>
      </w:r>
      <w:del w:id="948" w:author="My Luong Vuong" w:date="2023-11-21T13:03:00Z">
        <w:r w:rsidRPr="00E03B11" w:rsidDel="00DB06E2">
          <w:rPr>
            <w:rFonts w:eastAsia="Times New Roman" w:cstheme="minorHAnsi"/>
            <w:color w:val="000000" w:themeColor="text1"/>
            <w:lang w:val="en-GB"/>
          </w:rPr>
          <w:delText>.</w:delText>
        </w:r>
      </w:del>
      <w:r w:rsidR="009969F2" w:rsidRPr="00E03B11">
        <w:rPr>
          <w:rFonts w:eastAsia="Times New Roman" w:cstheme="minorHAnsi"/>
          <w:color w:val="000000" w:themeColor="text1"/>
          <w:lang w:val="en-GB"/>
        </w:rPr>
        <w:fldChar w:fldCharType="begin">
          <w:fldData xml:space="preserve">PEVuZE5vdGU+PENpdGU+PEF1dGhvcj5UaWVybmV5PC9BdXRob3I+PFllYXI+MjAxNTwvWWVhcj48
UmVjTnVtPjQ5PC9SZWNOdW0+PERpc3BsYXlUZXh0PsKgWzQzXTwvRGlzcGxheVRleHQ+PHJlY29y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ins w:id="949" w:author="My Luong Vuong" w:date="2023-11-24T09:57:00Z">
        <w:r w:rsidR="00B307D1">
          <w:rPr>
            <w:rFonts w:eastAsia="Times New Roman" w:cstheme="minorHAnsi"/>
            <w:color w:val="000000" w:themeColor="text1"/>
            <w:lang w:val="en-GB"/>
          </w:rPr>
          <w:instrText xml:space="preserve"> ADDIN EN.CITE </w:instrText>
        </w:r>
      </w:ins>
      <w:del w:id="950" w:author="My Luong Vuong" w:date="2023-11-21T10:34:00Z">
        <w:r w:rsidR="006D3B84" w:rsidDel="00D458B7">
          <w:rPr>
            <w:rFonts w:eastAsia="Times New Roman" w:cstheme="minorHAnsi"/>
            <w:color w:val="000000" w:themeColor="text1"/>
            <w:lang w:val="en-GB"/>
          </w:rPr>
          <w:delInstrText xml:space="preserve"> ADDIN EN.CITE </w:delInstrText>
        </w:r>
        <w:r w:rsidR="006D3B84" w:rsidDel="00D458B7">
          <w:rPr>
            <w:rFonts w:eastAsia="Times New Roman" w:cstheme="minorHAnsi"/>
            <w:color w:val="000000" w:themeColor="text1"/>
            <w:lang w:val="en-GB"/>
          </w:rPr>
          <w:fldChar w:fldCharType="begin">
            <w:fldData xml:space="preserve">PEVuZE5vdGU+PENpdGU+PEF1dGhvcj5UaWVybmV5PC9BdXRob3I+PFllYXI+MjAxNTwvWWVhcj48
UmVjTnVtPjQ5PC9SZWNOdW0+PERpc3BsYXlUZXh0PsKgWzQzXTwvRGlzcGxheVRleHQ+PHJlY29y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6D3B84" w:rsidDel="00D458B7">
          <w:rPr>
            <w:rFonts w:eastAsia="Times New Roman" w:cstheme="minorHAnsi"/>
            <w:color w:val="000000" w:themeColor="text1"/>
            <w:lang w:val="en-GB"/>
          </w:rPr>
          <w:delInstrText xml:space="preserve"> ADDIN EN.CITE.DATA </w:delInstrText>
        </w:r>
        <w:r w:rsidR="006D3B84" w:rsidDel="00D458B7">
          <w:rPr>
            <w:rFonts w:eastAsia="Times New Roman" w:cstheme="minorHAnsi"/>
            <w:color w:val="000000" w:themeColor="text1"/>
            <w:lang w:val="en-GB"/>
          </w:rPr>
        </w:r>
        <w:r w:rsidR="006D3B84" w:rsidDel="00D458B7">
          <w:rPr>
            <w:rFonts w:eastAsia="Times New Roman" w:cstheme="minorHAnsi"/>
            <w:color w:val="000000" w:themeColor="text1"/>
            <w:lang w:val="en-GB"/>
          </w:rPr>
          <w:fldChar w:fldCharType="end"/>
        </w:r>
      </w:del>
      <w:del w:id="951" w:author="My Luong Vuong" w:date="2023-11-24T09:57:00Z">
        <w:r w:rsidR="009969F2" w:rsidRPr="00E03B11" w:rsidDel="00B307D1">
          <w:rPr>
            <w:rFonts w:eastAsia="Times New Roman" w:cstheme="minorHAnsi"/>
            <w:color w:val="000000" w:themeColor="text1"/>
            <w:lang w:val="en-GB"/>
          </w:rPr>
        </w:r>
      </w:del>
      <w:ins w:id="952" w:author="My Luong Vuong" w:date="2023-11-24T09:57:00Z">
        <w:r w:rsidR="00B307D1">
          <w:rPr>
            <w:rFonts w:eastAsia="Times New Roman" w:cstheme="minorHAnsi"/>
            <w:color w:val="000000" w:themeColor="text1"/>
            <w:lang w:val="en-GB"/>
          </w:rPr>
          <w:fldChar w:fldCharType="begin">
            <w:fldData xml:space="preserve">PEVuZE5vdGU+PENpdGU+PEF1dGhvcj5UaWVybmV5PC9BdXRob3I+PFllYXI+MjAxNTwvWWVhcj48
UmVjTnVtPjQ5PC9SZWNOdW0+PERpc3BsYXlUZXh0PsKgWzQzXTwvRGlzcGxheVRleHQ+PHJlY29y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B307D1">
          <w:rPr>
            <w:rFonts w:eastAsia="Times New Roman" w:cstheme="minorHAnsi"/>
            <w:color w:val="000000" w:themeColor="text1"/>
            <w:lang w:val="en-GB"/>
          </w:rPr>
          <w:instrText xml:space="preserve"> ADDIN EN.CITE.DATA </w:instrText>
        </w:r>
        <w:r w:rsidR="00B307D1">
          <w:rPr>
            <w:rFonts w:eastAsia="Times New Roman" w:cstheme="minorHAnsi"/>
            <w:color w:val="000000" w:themeColor="text1"/>
            <w:lang w:val="en-GB"/>
          </w:rPr>
        </w:r>
        <w:r w:rsidR="00B307D1">
          <w:rPr>
            <w:rFonts w:eastAsia="Times New Roman" w:cstheme="minorHAnsi"/>
            <w:color w:val="000000" w:themeColor="text1"/>
            <w:lang w:val="en-GB"/>
          </w:rPr>
          <w:fldChar w:fldCharType="end"/>
        </w:r>
      </w:ins>
      <w:r w:rsidR="009969F2" w:rsidRPr="00E03B11">
        <w:rPr>
          <w:rFonts w:eastAsia="Times New Roman" w:cstheme="minorHAnsi"/>
          <w:color w:val="000000" w:themeColor="text1"/>
          <w:lang w:val="en-GB"/>
        </w:rPr>
        <w:fldChar w:fldCharType="separate"/>
      </w:r>
      <w:ins w:id="953" w:author="My Luong Vuong" w:date="2023-11-24T09:57:00Z">
        <w:r w:rsidR="00B307D1">
          <w:rPr>
            <w:rFonts w:eastAsia="Times New Roman" w:cstheme="minorHAnsi"/>
            <w:noProof/>
            <w:color w:val="000000" w:themeColor="text1"/>
            <w:lang w:val="en-GB"/>
          </w:rPr>
          <w:t> [43]</w:t>
        </w:r>
      </w:ins>
      <w:del w:id="954" w:author="My Luong Vuong" w:date="2023-11-21T10:34:00Z">
        <w:r w:rsidR="006D3B84" w:rsidDel="00D458B7">
          <w:rPr>
            <w:rFonts w:eastAsia="Times New Roman" w:cstheme="minorHAnsi"/>
            <w:noProof/>
            <w:color w:val="000000" w:themeColor="text1"/>
            <w:lang w:val="en-GB"/>
          </w:rPr>
          <w:delText> [43]</w:delText>
        </w:r>
      </w:del>
      <w:r w:rsidR="009969F2" w:rsidRPr="00E03B11">
        <w:rPr>
          <w:rFonts w:eastAsia="Times New Roman" w:cstheme="minorHAnsi"/>
          <w:color w:val="000000" w:themeColor="text1"/>
          <w:lang w:val="en-GB"/>
        </w:rPr>
        <w:fldChar w:fldCharType="end"/>
      </w:r>
      <w:ins w:id="955" w:author="My Luong Vuong" w:date="2023-11-21T13:03:00Z">
        <w:r w:rsidR="00DB06E2">
          <w:rPr>
            <w:rFonts w:eastAsia="Times New Roman" w:cstheme="minorHAnsi"/>
            <w:color w:val="000000" w:themeColor="text1"/>
            <w:lang w:val="en-GB"/>
          </w:rPr>
          <w:t>.</w:t>
        </w:r>
      </w:ins>
      <w:r w:rsidRPr="00E03B11">
        <w:rPr>
          <w:rFonts w:eastAsia="Times New Roman" w:cstheme="minorHAnsi"/>
          <w:color w:val="000000" w:themeColor="text1"/>
          <w:lang w:val="en-GB"/>
        </w:rPr>
        <w:t xml:space="preserve"> </w:t>
      </w:r>
      <w:commentRangeStart w:id="956"/>
      <w:del w:id="957" w:author="My Luong Vuong" w:date="2023-11-21T13:03:00Z">
        <w:r w:rsidRPr="00E03B11" w:rsidDel="00DB06E2">
          <w:rPr>
            <w:rFonts w:eastAsia="Times New Roman" w:cstheme="minorHAnsi"/>
            <w:color w:val="000000" w:themeColor="text1"/>
            <w:lang w:val="en-GB"/>
          </w:rPr>
          <w:delText>However, it is important to acknowledge limitations associated with this type of analysis, such as the possibility of bias due to the inability to obtain all identified datasets</w:delText>
        </w:r>
      </w:del>
      <w:del w:id="958" w:author="My Luong Vuong" w:date="2023-11-21T13:01:00Z">
        <w:r w:rsidRPr="00E03B11" w:rsidDel="00220D4F">
          <w:rPr>
            <w:rFonts w:eastAsia="Times New Roman" w:cstheme="minorHAnsi"/>
            <w:color w:val="000000" w:themeColor="text1"/>
            <w:lang w:val="en-GB"/>
          </w:rPr>
          <w:delText>.</w:delText>
        </w:r>
      </w:del>
      <w:del w:id="959" w:author="My Luong Vuong" w:date="2023-11-21T13:03:00Z">
        <w:r w:rsidR="00925BD1" w:rsidRPr="00E03B11" w:rsidDel="00DB06E2">
          <w:rPr>
            <w:rFonts w:eastAsia="Times New Roman" w:cstheme="minorHAnsi"/>
            <w:color w:val="000000" w:themeColor="text1"/>
            <w:lang w:val="en-GB"/>
          </w:rPr>
          <w:fldChar w:fldCharType="begin"/>
        </w:r>
      </w:del>
      <w:del w:id="960" w:author="My Luong Vuong" w:date="2023-11-21T10:34:00Z">
        <w:r w:rsidR="006D3B84" w:rsidDel="00D458B7">
          <w:rPr>
            <w:rFonts w:eastAsia="Times New Roman" w:cstheme="minorHAnsi"/>
            <w:color w:val="000000" w:themeColor="text1"/>
            <w:lang w:val="en-GB"/>
          </w:rPr>
          <w:delInstrText xml:space="preserve"> ADDIN EN.CITE &lt;EndNote&gt;&lt;Cite&gt;&lt;Author&gt;Stewart&lt;/Author&gt;&lt;Year&gt;2002&lt;/Year&gt;&lt;RecNum&gt;50&lt;/RecNum&gt;&lt;DisplayText&gt; [44]&lt;/DisplayText&gt;&lt;record&gt;&lt;rec-number&gt;50&lt;/rec-number&gt;&lt;foreign-keys&gt;&lt;key app="EN" db-id="xred9e5sg009pcetsepxtfs0dwxsa5rzvawx" timestamp="1685801516"&gt;50&lt;/key&gt;&lt;/foreign-keys&gt;&lt;ref-type name="Journal Article"&gt;17&lt;/ref-type&gt;&lt;contributors&gt;&lt;authors&gt;&lt;author&gt;Stewart, L. A.&lt;/author&gt;&lt;author&gt;Tierney, J. F.&lt;/author&gt;&lt;/authors&gt;&lt;/contributors&gt;&lt;titles&gt;&lt;title&gt;To IPD or not to IPD? Advantages and disadvantages of systematic reviews using individual patient data&lt;/title&gt;&lt;secondary-title&gt;Eval Health Prof&lt;/secondary-title&gt;&lt;/titles&gt;&lt;periodical&gt;&lt;full-title&gt;Eval Health Prof&lt;/full-title&gt;&lt;/periodical&gt;&lt;pages&gt;76-97&lt;/pages&gt;&lt;volume&gt;25&lt;/volume&gt;&lt;number&gt;1&lt;/number&gt;&lt;keywords&gt;&lt;keyword&gt;Data Collection/*methods&lt;/keyword&gt;&lt;keyword&gt;Data Interpretation, Statistical&lt;/keyword&gt;&lt;keyword&gt;Databases, Bibliographic&lt;/keyword&gt;&lt;keyword&gt;Humans&lt;/keyword&gt;&lt;keyword&gt;International Cooperation&lt;/keyword&gt;&lt;keyword&gt;*Meta-Analysis as Topic&lt;/keyword&gt;&lt;keyword&gt;Review Literature as Topic&lt;/keyword&gt;&lt;/keywords&gt;&lt;dates&gt;&lt;year&gt;2002&lt;/year&gt;&lt;pub-dates&gt;&lt;date&gt;Mar&lt;/date&gt;&lt;/pub-dates&gt;&lt;/dates&gt;&lt;isbn&gt;0163-2787 (Print)&amp;#xD;0163-2787&lt;/isbn&gt;&lt;accession-num&gt;11868447&lt;/accession-num&gt;&lt;urls&gt;&lt;/urls&gt;&lt;electronic-resource-num&gt;10.1177/0163278702025001006&lt;/electronic-resource-num&gt;&lt;remote-database-provider&gt;NLM&lt;/remote-database-provider&gt;&lt;language&gt;eng&lt;/language&gt;&lt;/record&gt;&lt;/Cite&gt;&lt;/EndNote&gt;</w:delInstrText>
        </w:r>
      </w:del>
      <w:del w:id="961" w:author="My Luong Vuong" w:date="2023-11-21T13:03:00Z">
        <w:r w:rsidR="00925BD1" w:rsidRPr="00E03B11" w:rsidDel="00DB06E2">
          <w:rPr>
            <w:rFonts w:eastAsia="Times New Roman" w:cstheme="minorHAnsi"/>
            <w:color w:val="000000" w:themeColor="text1"/>
            <w:lang w:val="en-GB"/>
          </w:rPr>
          <w:fldChar w:fldCharType="separate"/>
        </w:r>
      </w:del>
      <w:del w:id="962" w:author="My Luong Vuong" w:date="2023-11-21T10:34:00Z">
        <w:r w:rsidR="006D3B84" w:rsidDel="00D458B7">
          <w:rPr>
            <w:rFonts w:eastAsia="Times New Roman" w:cstheme="minorHAnsi"/>
            <w:noProof/>
            <w:color w:val="000000" w:themeColor="text1"/>
            <w:lang w:val="en-GB"/>
          </w:rPr>
          <w:delText> [44]</w:delText>
        </w:r>
      </w:del>
      <w:del w:id="963" w:author="My Luong Vuong" w:date="2023-11-21T13:03:00Z">
        <w:r w:rsidR="00925BD1" w:rsidRPr="00E03B11" w:rsidDel="00DB06E2">
          <w:rPr>
            <w:rFonts w:eastAsia="Times New Roman" w:cstheme="minorHAnsi"/>
            <w:color w:val="000000" w:themeColor="text1"/>
            <w:lang w:val="en-GB"/>
          </w:rPr>
          <w:fldChar w:fldCharType="end"/>
        </w:r>
        <w:r w:rsidRPr="00E03B11" w:rsidDel="00DB06E2">
          <w:rPr>
            <w:rFonts w:eastAsia="Times New Roman" w:cstheme="minorHAnsi"/>
            <w:color w:val="000000" w:themeColor="text1"/>
            <w:lang w:val="en-GB"/>
          </w:rPr>
          <w:delText xml:space="preserve"> </w:delText>
        </w:r>
        <w:commentRangeEnd w:id="956"/>
        <w:r w:rsidR="008137B3" w:rsidDel="00DB06E2">
          <w:rPr>
            <w:rStyle w:val="CommentReference"/>
          </w:rPr>
          <w:commentReference w:id="956"/>
        </w:r>
        <w:r w:rsidRPr="00E03B11" w:rsidDel="00DB06E2">
          <w:rPr>
            <w:rFonts w:eastAsia="Times New Roman" w:cstheme="minorHAnsi"/>
            <w:color w:val="000000" w:themeColor="text1"/>
            <w:lang w:val="en-GB"/>
          </w:rPr>
          <w:delText xml:space="preserve">In </w:delText>
        </w:r>
        <w:commentRangeStart w:id="964"/>
        <w:r w:rsidRPr="00E03B11" w:rsidDel="00DB06E2">
          <w:rPr>
            <w:rFonts w:eastAsia="Times New Roman" w:cstheme="minorHAnsi"/>
            <w:color w:val="000000" w:themeColor="text1"/>
            <w:lang w:val="en-GB"/>
          </w:rPr>
          <w:delText>our study, we included almost all published studies reporting on plasma concentration of IV fluconazole in critically ill patients, except for four studies</w:delText>
        </w:r>
        <w:r w:rsidR="001060D8" w:rsidDel="00DB06E2">
          <w:rPr>
            <w:rFonts w:eastAsia="Times New Roman" w:cstheme="minorHAnsi"/>
            <w:color w:val="000000" w:themeColor="text1"/>
            <w:lang w:val="en-GB"/>
          </w:rPr>
          <w:delText xml:space="preserve"> of total 54 patients,</w:delText>
        </w:r>
        <w:r w:rsidRPr="00E03B11" w:rsidDel="00DB06E2">
          <w:rPr>
            <w:rFonts w:eastAsia="Times New Roman" w:cstheme="minorHAnsi"/>
            <w:color w:val="000000" w:themeColor="text1"/>
            <w:lang w:val="en-GB"/>
          </w:rPr>
          <w:delText xml:space="preserve"> for which we were unable to obtain the data despite our efforts to contact the authors.</w:delText>
        </w:r>
        <w:r w:rsidR="002B65E9" w:rsidRPr="00E03B11" w:rsidDel="00DB06E2">
          <w:rPr>
            <w:rFonts w:eastAsia="Times New Roman" w:cstheme="minorHAnsi"/>
            <w:color w:val="000000" w:themeColor="text1"/>
            <w:lang w:val="en-GB"/>
          </w:rPr>
          <w:fldChar w:fldCharType="begin">
            <w:fldData xml:space="preserve">PEVuZE5vdGU+PENpdGU+PEF1dGhvcj5Bb3lhbWE8L0F1dGhvcj48WWVhcj4yMDEyPC9ZZWFyPjxS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</w:fldData>
          </w:fldChar>
        </w:r>
      </w:del>
      <w:del w:id="965" w:author="My Luong Vuong" w:date="2023-11-21T10:34:00Z">
        <w:r w:rsidR="006D3B84" w:rsidDel="00D458B7">
          <w:rPr>
            <w:rFonts w:eastAsia="Times New Roman" w:cstheme="minorHAnsi"/>
            <w:color w:val="000000" w:themeColor="text1"/>
            <w:lang w:val="en-GB"/>
          </w:rPr>
          <w:delInstrText xml:space="preserve"> ADDIN EN.CITE </w:delInstrText>
        </w:r>
        <w:r w:rsidR="006D3B84" w:rsidDel="00D458B7">
          <w:rPr>
            <w:rFonts w:eastAsia="Times New Roman" w:cstheme="minorHAnsi"/>
            <w:color w:val="000000" w:themeColor="text1"/>
            <w:lang w:val="en-GB"/>
          </w:rPr>
          <w:fldChar w:fldCharType="begin">
            <w:fldData xml:space="preserve">PEVuZE5vdGU+PENpdGU+PEF1dGhvcj5Bb3lhbWE8L0F1dGhvcj48WWVhcj4yMDEyPC9ZZWFyPjxS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</w:fldData>
          </w:fldChar>
        </w:r>
        <w:r w:rsidR="006D3B84" w:rsidDel="00D458B7">
          <w:rPr>
            <w:rFonts w:eastAsia="Times New Roman" w:cstheme="minorHAnsi"/>
            <w:color w:val="000000" w:themeColor="text1"/>
            <w:lang w:val="en-GB"/>
          </w:rPr>
          <w:delInstrText xml:space="preserve"> ADDIN EN.CITE.DATA </w:delInstrText>
        </w:r>
        <w:r w:rsidR="006D3B84" w:rsidDel="00D458B7">
          <w:rPr>
            <w:rFonts w:eastAsia="Times New Roman" w:cstheme="minorHAnsi"/>
            <w:color w:val="000000" w:themeColor="text1"/>
            <w:lang w:val="en-GB"/>
          </w:rPr>
        </w:r>
        <w:r w:rsidR="006D3B84" w:rsidDel="00D458B7">
          <w:rPr>
            <w:rFonts w:eastAsia="Times New Roman" w:cstheme="minorHAnsi"/>
            <w:color w:val="000000" w:themeColor="text1"/>
            <w:lang w:val="en-GB"/>
          </w:rPr>
          <w:fldChar w:fldCharType="end"/>
        </w:r>
      </w:del>
      <w:del w:id="966" w:author="My Luong Vuong" w:date="2023-11-21T13:03:00Z">
        <w:r w:rsidR="002B65E9" w:rsidRPr="00E03B11" w:rsidDel="00DB06E2">
          <w:rPr>
            <w:rFonts w:eastAsia="Times New Roman" w:cstheme="minorHAnsi"/>
            <w:color w:val="000000" w:themeColor="text1"/>
            <w:lang w:val="en-GB"/>
          </w:rPr>
        </w:r>
        <w:r w:rsidR="002B65E9" w:rsidRPr="00E03B11" w:rsidDel="00DB06E2">
          <w:rPr>
            <w:rFonts w:eastAsia="Times New Roman" w:cstheme="minorHAnsi"/>
            <w:color w:val="000000" w:themeColor="text1"/>
            <w:lang w:val="en-GB"/>
          </w:rPr>
          <w:fldChar w:fldCharType="separate"/>
        </w:r>
      </w:del>
      <w:del w:id="967" w:author="My Luong Vuong" w:date="2023-11-21T10:34:00Z">
        <w:r w:rsidR="006D3B84" w:rsidDel="00D458B7">
          <w:rPr>
            <w:rFonts w:eastAsia="Times New Roman" w:cstheme="minorHAnsi"/>
            <w:noProof/>
            <w:color w:val="000000" w:themeColor="text1"/>
            <w:lang w:val="en-GB"/>
          </w:rPr>
          <w:delText> [45-48]</w:delText>
        </w:r>
      </w:del>
      <w:del w:id="968" w:author="My Luong Vuong" w:date="2023-11-21T13:03:00Z">
        <w:r w:rsidR="002B65E9" w:rsidRPr="00E03B11" w:rsidDel="00DB06E2">
          <w:rPr>
            <w:rFonts w:eastAsia="Times New Roman" w:cstheme="minorHAnsi"/>
            <w:color w:val="000000" w:themeColor="text1"/>
            <w:lang w:val="en-GB"/>
          </w:rPr>
          <w:fldChar w:fldCharType="end"/>
        </w:r>
        <w:r w:rsidRPr="00E03B11" w:rsidDel="00DB06E2">
          <w:rPr>
            <w:rFonts w:eastAsia="Times New Roman" w:cstheme="minorHAnsi"/>
            <w:color w:val="000000" w:themeColor="text1"/>
            <w:lang w:val="en-GB"/>
          </w:rPr>
          <w:delText xml:space="preserve"> This highlights the challenge of data availability and the potential influence of data owners' preferences on releasing their own data.</w:delText>
        </w:r>
        <w:r w:rsidR="004429CA" w:rsidRPr="00E03B11" w:rsidDel="00DB06E2">
          <w:rPr>
            <w:rFonts w:eastAsia="Times New Roman" w:cstheme="minorHAnsi"/>
            <w:color w:val="000000" w:themeColor="text1"/>
            <w:lang w:val="en-GB"/>
          </w:rPr>
          <w:fldChar w:fldCharType="begin"/>
        </w:r>
      </w:del>
      <w:del w:id="969" w:author="My Luong Vuong" w:date="2023-11-21T10:34:00Z">
        <w:r w:rsidR="006D3B84" w:rsidDel="00D458B7">
          <w:rPr>
            <w:rFonts w:eastAsia="Times New Roman" w:cstheme="minorHAnsi"/>
            <w:color w:val="000000" w:themeColor="text1"/>
            <w:lang w:val="en-GB"/>
          </w:rPr>
          <w:delInstrText xml:space="preserve"> ADDIN EN.CITE &lt;EndNote&gt;&lt;Cite&gt;&lt;Author&gt;Stewart&lt;/Author&gt;&lt;Year&gt;2002&lt;/Year&gt;&lt;RecNum&gt;50&lt;/RecNum&gt;&lt;DisplayText&gt; [44]&lt;/DisplayText&gt;&lt;record&gt;&lt;rec-number&gt;50&lt;/rec-number&gt;&lt;foreign-keys&gt;&lt;key app="EN" db-id="xred9e5sg009pcetsepxtfs0dwxsa5rzvawx" timestamp="1685801516"&gt;50&lt;/key&gt;&lt;/foreign-keys&gt;&lt;ref-type name="Journal Article"&gt;17&lt;/ref-type&gt;&lt;contributors&gt;&lt;authors&gt;&lt;author&gt;Stewart, L. A.&lt;/author&gt;&lt;author&gt;Tierney, J. F.&lt;/author&gt;&lt;/authors&gt;&lt;/contributors&gt;&lt;titles&gt;&lt;title&gt;To IPD or not to IPD? Advantages and disadvantages of systematic reviews using individual patient data&lt;/title&gt;&lt;secondary-title&gt;Eval Health Prof&lt;/secondary-title&gt;&lt;/titles&gt;&lt;periodical&gt;&lt;full-title&gt;Eval Health Prof&lt;/full-title&gt;&lt;/periodical&gt;&lt;pages&gt;76-97&lt;/pages&gt;&lt;volume&gt;25&lt;/volume&gt;&lt;number&gt;1&lt;/number&gt;&lt;keywords&gt;&lt;keyword&gt;Data Collection/*methods&lt;/keyword&gt;&lt;keyword&gt;Data Interpretation, Statistical&lt;/keyword&gt;&lt;keyword&gt;Databases, Bibliographic&lt;/keyword&gt;&lt;keyword&gt;Humans&lt;/keyword&gt;&lt;keyword&gt;International Cooperation&lt;/keyword&gt;&lt;keyword&gt;*Meta-Analysis as Topic&lt;/keyword&gt;&lt;keyword&gt;Review Literature as Topic&lt;/keyword&gt;&lt;/keywords&gt;&lt;dates&gt;&lt;year&gt;2002&lt;/year&gt;&lt;pub-dates&gt;&lt;date&gt;Mar&lt;/date&gt;&lt;/pub-dates&gt;&lt;/dates&gt;&lt;isbn&gt;0163-2787 (Print)&amp;#xD;0163-2787&lt;/isbn&gt;&lt;accession-num&gt;11868447&lt;/accession-num&gt;&lt;urls&gt;&lt;/urls&gt;&lt;electronic-resource-num&gt;10.1177/0163278702025001006&lt;/electronic-resource-num&gt;&lt;remote-database-provider&gt;NLM&lt;/remote-database-provider&gt;&lt;language&gt;eng&lt;/language&gt;&lt;/record&gt;&lt;/Cite&gt;&lt;/EndNote&gt;</w:delInstrText>
        </w:r>
      </w:del>
      <w:del w:id="970" w:author="My Luong Vuong" w:date="2023-11-21T13:03:00Z">
        <w:r w:rsidR="004429CA" w:rsidRPr="00E03B11" w:rsidDel="00DB06E2">
          <w:rPr>
            <w:rFonts w:eastAsia="Times New Roman" w:cstheme="minorHAnsi"/>
            <w:color w:val="000000" w:themeColor="text1"/>
            <w:lang w:val="en-GB"/>
          </w:rPr>
          <w:fldChar w:fldCharType="separate"/>
        </w:r>
      </w:del>
      <w:del w:id="971" w:author="My Luong Vuong" w:date="2023-11-21T10:34:00Z">
        <w:r w:rsidR="006D3B84" w:rsidDel="00D458B7">
          <w:rPr>
            <w:rFonts w:eastAsia="Times New Roman" w:cstheme="minorHAnsi"/>
            <w:noProof/>
            <w:color w:val="000000" w:themeColor="text1"/>
            <w:lang w:val="en-GB"/>
          </w:rPr>
          <w:delText> [44]</w:delText>
        </w:r>
      </w:del>
      <w:del w:id="972" w:author="My Luong Vuong" w:date="2023-11-21T13:03:00Z">
        <w:r w:rsidR="004429CA" w:rsidRPr="00E03B11" w:rsidDel="00DB06E2">
          <w:rPr>
            <w:rFonts w:eastAsia="Times New Roman" w:cstheme="minorHAnsi"/>
            <w:color w:val="000000" w:themeColor="text1"/>
            <w:lang w:val="en-GB"/>
          </w:rPr>
          <w:fldChar w:fldCharType="end"/>
        </w:r>
        <w:r w:rsidRPr="00E03B11" w:rsidDel="00DB06E2">
          <w:rPr>
            <w:rFonts w:eastAsia="Times New Roman" w:cstheme="minorHAnsi"/>
            <w:color w:val="000000" w:themeColor="text1"/>
            <w:lang w:val="en-GB"/>
          </w:rPr>
          <w:delText xml:space="preserve"> Furthermore, the inclusion of subjects from various studies in an IPDMA may not represent a random sample of the potential participant population due to differences in geographic location</w:delText>
        </w:r>
        <w:r w:rsidR="0083665F" w:rsidRPr="00E03B11" w:rsidDel="00DB06E2">
          <w:rPr>
            <w:rFonts w:eastAsia="Times New Roman" w:cstheme="minorHAnsi"/>
            <w:color w:val="000000" w:themeColor="text1"/>
            <w:lang w:val="en-GB"/>
          </w:rPr>
          <w:delText xml:space="preserve">, </w:delText>
        </w:r>
        <w:r w:rsidRPr="00E03B11" w:rsidDel="00DB06E2">
          <w:rPr>
            <w:rFonts w:eastAsia="Times New Roman" w:cstheme="minorHAnsi"/>
            <w:color w:val="000000" w:themeColor="text1"/>
            <w:lang w:val="en-GB"/>
          </w:rPr>
          <w:delText>the nature of the healthcare system</w:delText>
        </w:r>
        <w:r w:rsidR="0083665F" w:rsidRPr="00E03B11" w:rsidDel="00DB06E2">
          <w:rPr>
            <w:rFonts w:eastAsia="Times New Roman" w:cstheme="minorHAnsi"/>
            <w:color w:val="000000" w:themeColor="text1"/>
            <w:lang w:val="en-GB"/>
          </w:rPr>
          <w:delText>, etc</w:delText>
        </w:r>
        <w:r w:rsidRPr="00E03B11" w:rsidDel="00DB06E2">
          <w:rPr>
            <w:rFonts w:eastAsia="Times New Roman" w:cstheme="minorHAnsi"/>
            <w:color w:val="000000" w:themeColor="text1"/>
            <w:lang w:val="en-GB"/>
          </w:rPr>
          <w:delText>.</w:delText>
        </w:r>
        <w:r w:rsidR="001A56DC" w:rsidRPr="00E03B11" w:rsidDel="00DB06E2">
          <w:rPr>
            <w:rFonts w:eastAsia="Times New Roman" w:cstheme="minorHAnsi"/>
            <w:color w:val="000000" w:themeColor="text1"/>
            <w:lang w:val="en-GB"/>
          </w:rPr>
          <w:fldChar w:fldCharType="begin">
            <w:fldData xml:space="preserve">PEVuZE5vdGU+PENpdGU+PEF1dGhvcj5BYm8tWmFpZDwvQXV0aG9yPjxZZWFyPjIwMTM8L1llYXI+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</w:fldData>
          </w:fldChar>
        </w:r>
      </w:del>
      <w:del w:id="973" w:author="My Luong Vuong" w:date="2023-11-21T10:34:00Z">
        <w:r w:rsidR="006D3B84" w:rsidDel="00D458B7">
          <w:rPr>
            <w:rFonts w:eastAsia="Times New Roman" w:cstheme="minorHAnsi"/>
            <w:color w:val="000000" w:themeColor="text1"/>
            <w:lang w:val="en-GB"/>
          </w:rPr>
          <w:delInstrText xml:space="preserve"> ADDIN EN.CITE </w:delInstrText>
        </w:r>
        <w:r w:rsidR="006D3B84" w:rsidDel="00D458B7">
          <w:rPr>
            <w:rFonts w:eastAsia="Times New Roman" w:cstheme="minorHAnsi"/>
            <w:color w:val="000000" w:themeColor="text1"/>
            <w:lang w:val="en-GB"/>
          </w:rPr>
          <w:fldChar w:fldCharType="begin">
            <w:fldData xml:space="preserve">PEVuZE5vdGU+PENpdGU+PEF1dGhvcj5BYm8tWmFpZDwvQXV0aG9yPjxZZWFyPjIwMTM8L1llYXI+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</w:fldData>
          </w:fldChar>
        </w:r>
        <w:r w:rsidR="006D3B84" w:rsidDel="00D458B7">
          <w:rPr>
            <w:rFonts w:eastAsia="Times New Roman" w:cstheme="minorHAnsi"/>
            <w:color w:val="000000" w:themeColor="text1"/>
            <w:lang w:val="en-GB"/>
          </w:rPr>
          <w:delInstrText xml:space="preserve"> ADDIN EN.CITE.DATA </w:delInstrText>
        </w:r>
        <w:r w:rsidR="006D3B84" w:rsidDel="00D458B7">
          <w:rPr>
            <w:rFonts w:eastAsia="Times New Roman" w:cstheme="minorHAnsi"/>
            <w:color w:val="000000" w:themeColor="text1"/>
            <w:lang w:val="en-GB"/>
          </w:rPr>
        </w:r>
        <w:r w:rsidR="006D3B84" w:rsidDel="00D458B7">
          <w:rPr>
            <w:rFonts w:eastAsia="Times New Roman" w:cstheme="minorHAnsi"/>
            <w:color w:val="000000" w:themeColor="text1"/>
            <w:lang w:val="en-GB"/>
          </w:rPr>
          <w:fldChar w:fldCharType="end"/>
        </w:r>
      </w:del>
      <w:del w:id="974" w:author="My Luong Vuong" w:date="2023-11-21T13:03:00Z">
        <w:r w:rsidR="001A56DC" w:rsidRPr="00E03B11" w:rsidDel="00DB06E2">
          <w:rPr>
            <w:rFonts w:eastAsia="Times New Roman" w:cstheme="minorHAnsi"/>
            <w:color w:val="000000" w:themeColor="text1"/>
            <w:lang w:val="en-GB"/>
          </w:rPr>
        </w:r>
        <w:r w:rsidR="001A56DC" w:rsidRPr="00E03B11" w:rsidDel="00DB06E2">
          <w:rPr>
            <w:rFonts w:eastAsia="Times New Roman" w:cstheme="minorHAnsi"/>
            <w:color w:val="000000" w:themeColor="text1"/>
            <w:lang w:val="en-GB"/>
          </w:rPr>
          <w:fldChar w:fldCharType="separate"/>
        </w:r>
      </w:del>
      <w:del w:id="975" w:author="My Luong Vuong" w:date="2023-11-21T10:34:00Z">
        <w:r w:rsidR="006D3B84" w:rsidDel="00D458B7">
          <w:rPr>
            <w:rFonts w:eastAsia="Times New Roman" w:cstheme="minorHAnsi"/>
            <w:noProof/>
            <w:color w:val="000000" w:themeColor="text1"/>
            <w:lang w:val="en-GB"/>
          </w:rPr>
          <w:delText> [49]</w:delText>
        </w:r>
      </w:del>
      <w:del w:id="976" w:author="My Luong Vuong" w:date="2023-11-21T13:03:00Z">
        <w:r w:rsidR="001A56DC" w:rsidRPr="00E03B11" w:rsidDel="00DB06E2">
          <w:rPr>
            <w:rFonts w:eastAsia="Times New Roman" w:cstheme="minorHAnsi"/>
            <w:color w:val="000000" w:themeColor="text1"/>
            <w:lang w:val="en-GB"/>
          </w:rPr>
          <w:fldChar w:fldCharType="end"/>
        </w:r>
        <w:r w:rsidRPr="00E03B11" w:rsidDel="00DB06E2">
          <w:rPr>
            <w:rFonts w:eastAsia="Times New Roman" w:cstheme="minorHAnsi"/>
            <w:color w:val="000000" w:themeColor="text1"/>
            <w:lang w:val="en-GB"/>
          </w:rPr>
          <w:delText xml:space="preserve"> </w:delText>
        </w:r>
        <w:r w:rsidR="00A072B8" w:rsidDel="00DB06E2">
          <w:rPr>
            <w:rFonts w:eastAsia="Times New Roman" w:cstheme="minorHAnsi"/>
            <w:color w:val="000000" w:themeColor="text1"/>
            <w:lang w:val="en-GB"/>
          </w:rPr>
          <w:delText>W</w:delText>
        </w:r>
        <w:r w:rsidRPr="00E03B11" w:rsidDel="00DB06E2">
          <w:rPr>
            <w:rFonts w:eastAsia="Times New Roman" w:cstheme="minorHAnsi"/>
            <w:color w:val="000000" w:themeColor="text1"/>
            <w:lang w:val="en-GB"/>
          </w:rPr>
          <w:delText xml:space="preserve">e accounted for this by </w:delText>
        </w:r>
        <w:r w:rsidR="00923AA2" w:rsidDel="00DB06E2">
          <w:rPr>
            <w:rFonts w:eastAsia="Times New Roman" w:cstheme="minorHAnsi"/>
            <w:color w:val="000000" w:themeColor="text1"/>
            <w:lang w:val="en-GB"/>
          </w:rPr>
          <w:delText>introducing</w:delText>
        </w:r>
        <w:r w:rsidRPr="00E03B11" w:rsidDel="00DB06E2">
          <w:rPr>
            <w:rFonts w:eastAsia="Times New Roman" w:cstheme="minorHAnsi"/>
            <w:color w:val="000000" w:themeColor="text1"/>
            <w:lang w:val="en-GB"/>
          </w:rPr>
          <w:delText xml:space="preserve"> centre</w:delText>
        </w:r>
        <w:r w:rsidR="00A41DF4" w:rsidDel="00DB06E2">
          <w:rPr>
            <w:rFonts w:eastAsia="Times New Roman" w:cstheme="minorHAnsi"/>
            <w:color w:val="000000" w:themeColor="text1"/>
            <w:lang w:val="en-GB"/>
          </w:rPr>
          <w:delText>,</w:delText>
        </w:r>
        <w:r w:rsidR="00BD6E95" w:rsidDel="00DB06E2">
          <w:rPr>
            <w:rFonts w:eastAsia="Times New Roman" w:cstheme="minorHAnsi"/>
            <w:color w:val="000000" w:themeColor="text1"/>
            <w:lang w:val="en-GB"/>
          </w:rPr>
          <w:delText xml:space="preserve"> which</w:delText>
        </w:r>
        <w:r w:rsidR="00F5619E" w:rsidDel="00DB06E2">
          <w:rPr>
            <w:rFonts w:eastAsia="Times New Roman" w:cstheme="minorHAnsi"/>
            <w:color w:val="000000" w:themeColor="text1"/>
            <w:lang w:val="en-GB"/>
          </w:rPr>
          <w:delText xml:space="preserve"> indicates data coming from different sources</w:delText>
        </w:r>
        <w:r w:rsidR="00A41DF4" w:rsidDel="00DB06E2">
          <w:rPr>
            <w:rFonts w:eastAsia="Times New Roman" w:cstheme="minorHAnsi"/>
            <w:color w:val="000000" w:themeColor="text1"/>
            <w:lang w:val="en-GB"/>
          </w:rPr>
          <w:delText>,</w:delText>
        </w:r>
        <w:r w:rsidRPr="00E03B11" w:rsidDel="00DB06E2">
          <w:rPr>
            <w:rFonts w:eastAsia="Times New Roman" w:cstheme="minorHAnsi"/>
            <w:color w:val="000000" w:themeColor="text1"/>
            <w:lang w:val="en-GB"/>
          </w:rPr>
          <w:delText xml:space="preserve"> as a random effect</w:delText>
        </w:r>
        <w:r w:rsidR="00612C31" w:rsidDel="00DB06E2">
          <w:rPr>
            <w:rFonts w:eastAsia="Times New Roman" w:cstheme="minorHAnsi"/>
            <w:color w:val="000000" w:themeColor="text1"/>
            <w:lang w:val="en-GB"/>
          </w:rPr>
          <w:delText xml:space="preserve"> (the same way we tested for IOV)</w:delText>
        </w:r>
        <w:r w:rsidR="00A41DF4" w:rsidDel="00DB06E2">
          <w:rPr>
            <w:rFonts w:eastAsia="Times New Roman" w:cstheme="minorHAnsi"/>
            <w:color w:val="000000" w:themeColor="text1"/>
            <w:lang w:val="en-GB"/>
          </w:rPr>
          <w:delText>,</w:delText>
        </w:r>
        <w:r w:rsidR="00163580" w:rsidDel="00DB06E2">
          <w:rPr>
            <w:rFonts w:eastAsia="Times New Roman" w:cstheme="minorHAnsi"/>
            <w:color w:val="000000" w:themeColor="text1"/>
            <w:lang w:val="en-GB"/>
          </w:rPr>
          <w:delText xml:space="preserve"> as well as fixed effect by including it as a covariate.</w:delText>
        </w:r>
        <w:r w:rsidR="00F6790C" w:rsidDel="00DB06E2">
          <w:rPr>
            <w:rFonts w:eastAsia="Times New Roman" w:cstheme="minorHAnsi"/>
            <w:color w:val="000000" w:themeColor="text1"/>
            <w:lang w:val="en-GB"/>
          </w:rPr>
          <w:delText xml:space="preserve"> </w:delText>
        </w:r>
        <w:r w:rsidR="00163580" w:rsidDel="00DB06E2">
          <w:rPr>
            <w:rFonts w:eastAsia="Times New Roman" w:cstheme="minorHAnsi"/>
            <w:color w:val="000000" w:themeColor="text1"/>
            <w:lang w:val="en-GB"/>
          </w:rPr>
          <w:delText xml:space="preserve">However, we </w:delText>
        </w:r>
        <w:r w:rsidRPr="00E03B11" w:rsidDel="00DB06E2">
          <w:rPr>
            <w:rFonts w:eastAsia="Times New Roman" w:cstheme="minorHAnsi"/>
            <w:color w:val="000000" w:themeColor="text1"/>
            <w:lang w:val="en-GB"/>
          </w:rPr>
          <w:delText xml:space="preserve">did not find </w:delText>
        </w:r>
        <w:r w:rsidRPr="00E03B11" w:rsidDel="00DB06E2">
          <w:rPr>
            <w:rFonts w:eastAsia="Times New Roman" w:cstheme="minorHAnsi"/>
            <w:color w:val="000000" w:themeColor="text1"/>
            <w:lang w:val="en-GB"/>
          </w:rPr>
          <w:lastRenderedPageBreak/>
          <w:delText xml:space="preserve">any significant impact, </w:delText>
        </w:r>
        <w:r w:rsidR="00BE4636" w:rsidDel="00DB06E2">
          <w:rPr>
            <w:rFonts w:eastAsia="Times New Roman" w:cstheme="minorHAnsi"/>
            <w:color w:val="000000" w:themeColor="text1"/>
            <w:lang w:val="en-GB"/>
          </w:rPr>
          <w:delText>possibly</w:delText>
        </w:r>
        <w:r w:rsidR="00BE4636" w:rsidRPr="00E03B11" w:rsidDel="00DB06E2">
          <w:rPr>
            <w:rFonts w:eastAsia="Times New Roman" w:cstheme="minorHAnsi"/>
            <w:color w:val="000000" w:themeColor="text1"/>
            <w:lang w:val="en-GB"/>
          </w:rPr>
          <w:delText xml:space="preserve"> </w:delText>
        </w:r>
        <w:r w:rsidRPr="00E03B11" w:rsidDel="00DB06E2">
          <w:rPr>
            <w:rFonts w:eastAsia="Times New Roman" w:cstheme="minorHAnsi"/>
            <w:color w:val="000000" w:themeColor="text1"/>
            <w:lang w:val="en-GB"/>
          </w:rPr>
          <w:delText>due to the</w:delText>
        </w:r>
        <w:r w:rsidR="00D60665" w:rsidDel="00DB06E2">
          <w:rPr>
            <w:rFonts w:eastAsia="Times New Roman" w:cstheme="minorHAnsi"/>
            <w:color w:val="000000" w:themeColor="text1"/>
            <w:lang w:val="en-GB"/>
          </w:rPr>
          <w:delText xml:space="preserve"> potential</w:delText>
        </w:r>
        <w:r w:rsidRPr="00E03B11" w:rsidDel="00DB06E2">
          <w:rPr>
            <w:rFonts w:eastAsia="Times New Roman" w:cstheme="minorHAnsi"/>
            <w:color w:val="000000" w:themeColor="text1"/>
            <w:lang w:val="en-GB"/>
          </w:rPr>
          <w:delText xml:space="preserve"> homogeneity of our pooled study population</w:delText>
        </w:r>
        <w:r w:rsidR="00D60665" w:rsidDel="00DB06E2">
          <w:rPr>
            <w:rFonts w:eastAsia="Times New Roman" w:cstheme="minorHAnsi"/>
            <w:color w:val="000000" w:themeColor="text1"/>
            <w:lang w:val="en-GB"/>
          </w:rPr>
          <w:delText xml:space="preserve"> in terms </w:delText>
        </w:r>
        <w:r w:rsidR="00B26CE3" w:rsidDel="00DB06E2">
          <w:rPr>
            <w:rFonts w:eastAsia="Times New Roman" w:cstheme="minorHAnsi"/>
            <w:color w:val="000000" w:themeColor="text1"/>
            <w:lang w:val="en-GB"/>
          </w:rPr>
          <w:delText>of their patient characteristics</w:delText>
        </w:r>
        <w:r w:rsidRPr="00E03B11" w:rsidDel="00DB06E2">
          <w:rPr>
            <w:rFonts w:eastAsia="Times New Roman" w:cstheme="minorHAnsi"/>
            <w:color w:val="000000" w:themeColor="text1"/>
            <w:lang w:val="en-GB"/>
          </w:rPr>
          <w:delText>.</w:delText>
        </w:r>
        <w:commentRangeEnd w:id="964"/>
        <w:r w:rsidR="008137B3" w:rsidDel="00DB06E2">
          <w:rPr>
            <w:rStyle w:val="CommentReference"/>
          </w:rPr>
          <w:commentReference w:id="964"/>
        </w:r>
      </w:del>
    </w:p>
    <w:p w14:paraId="5E64A64F" w14:textId="190EB504" w:rsidR="00CB50CB" w:rsidRDefault="00CB50CB" w:rsidP="00CB50CB">
      <w:pPr>
        <w:spacing w:after="0" w:line="480" w:lineRule="auto"/>
        <w:jc w:val="both"/>
        <w:rPr>
          <w:ins w:id="977" w:author="My Luong Vuong" w:date="2023-11-21T13:06:00Z"/>
          <w:rFonts w:eastAsia="Times New Roman" w:cstheme="minorHAnsi"/>
          <w:color w:val="000000" w:themeColor="text1"/>
          <w:lang w:val="en-GB"/>
        </w:rPr>
      </w:pPr>
      <w:r w:rsidRPr="00E03B11">
        <w:rPr>
          <w:rFonts w:eastAsia="Times New Roman" w:cstheme="minorHAnsi"/>
          <w:color w:val="000000" w:themeColor="text1"/>
          <w:lang w:val="en-GB"/>
        </w:rPr>
        <w:t xml:space="preserve">The </w:t>
      </w:r>
      <w:r w:rsidR="00904589">
        <w:rPr>
          <w:rFonts w:eastAsia="Times New Roman" w:cstheme="minorHAnsi"/>
          <w:color w:val="000000" w:themeColor="text1"/>
          <w:lang w:val="en-GB"/>
        </w:rPr>
        <w:t>PK</w:t>
      </w:r>
      <w:r w:rsidR="00904589"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of fluconazole in critically ill patients were best described by a two-compartment model with first-order elimination, consistent with studies that utili</w:t>
      </w:r>
      <w:r w:rsidR="00A12DE6" w:rsidRPr="00E03B11">
        <w:rPr>
          <w:rFonts w:eastAsia="Times New Roman" w:cstheme="minorHAnsi"/>
          <w:color w:val="000000" w:themeColor="text1"/>
          <w:lang w:val="en-GB"/>
        </w:rPr>
        <w:t>s</w:t>
      </w:r>
      <w:r w:rsidRPr="00E03B11">
        <w:rPr>
          <w:rFonts w:eastAsia="Times New Roman" w:cstheme="minorHAnsi"/>
          <w:color w:val="000000" w:themeColor="text1"/>
          <w:lang w:val="en-GB"/>
        </w:rPr>
        <w:t>ed rich-sampling technique</w:t>
      </w:r>
      <w:del w:id="978" w:author="My Luong Vuong" w:date="2023-11-24T11:04:00Z">
        <w:r w:rsidRPr="00E03B11" w:rsidDel="003414CA">
          <w:rPr>
            <w:rFonts w:eastAsia="Times New Roman" w:cstheme="minorHAnsi"/>
            <w:color w:val="000000" w:themeColor="text1"/>
            <w:lang w:val="en-GB"/>
          </w:rPr>
          <w:delText>.</w:delText>
        </w:r>
      </w:del>
      <w:r w:rsidR="00C2334D" w:rsidRPr="00E03B11">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UmVjTnVtPjE5PC9SZWNOdW0+PERpc3BsYXlUZXh0PsKgWzExLCAyMCwgNDRdPC9EaXNwbGF5VGV4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ins w:id="979" w:author="My Luong Vuong" w:date="2023-11-24T09:57:00Z">
        <w:r w:rsidR="00B307D1">
          <w:rPr>
            <w:rFonts w:eastAsia="Times New Roman" w:cstheme="minorHAnsi"/>
            <w:color w:val="000000" w:themeColor="text1"/>
            <w:lang w:val="en-GB"/>
          </w:rPr>
          <w:instrText xml:space="preserve"> ADDIN EN.CITE </w:instrText>
        </w:r>
      </w:ins>
      <w:del w:id="980" w:author="My Luong Vuong" w:date="2023-11-21T10:34:00Z">
        <w:r w:rsidR="00B558D9" w:rsidDel="00D458B7">
          <w:rPr>
            <w:rFonts w:eastAsia="Times New Roman" w:cstheme="minorHAnsi"/>
            <w:color w:val="000000" w:themeColor="text1"/>
            <w:lang w:val="en-GB"/>
          </w:rPr>
          <w:delInstrText xml:space="preserve"> ADDIN EN.CITE </w:delInstrText>
        </w:r>
        <w:r w:rsidR="00B558D9" w:rsidDel="00D458B7">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UmVjTnVtPjE5PC9SZWNOdW0+PERpc3BsYXlUZXh0PsKgWzExLCAyMSwgNDddPC9EaXNwbGF5VGV4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B558D9" w:rsidDel="00D458B7">
          <w:rPr>
            <w:rFonts w:eastAsia="Times New Roman" w:cstheme="minorHAnsi"/>
            <w:color w:val="000000" w:themeColor="text1"/>
            <w:lang w:val="en-GB"/>
          </w:rPr>
          <w:delInstrText xml:space="preserve"> ADDIN EN.CITE.DATA </w:delInstrText>
        </w:r>
        <w:r w:rsidR="00B558D9" w:rsidDel="00D458B7">
          <w:rPr>
            <w:rFonts w:eastAsia="Times New Roman" w:cstheme="minorHAnsi"/>
            <w:color w:val="000000" w:themeColor="text1"/>
            <w:lang w:val="en-GB"/>
          </w:rPr>
        </w:r>
        <w:r w:rsidR="00B558D9" w:rsidDel="00D458B7">
          <w:rPr>
            <w:rFonts w:eastAsia="Times New Roman" w:cstheme="minorHAnsi"/>
            <w:color w:val="000000" w:themeColor="text1"/>
            <w:lang w:val="en-GB"/>
          </w:rPr>
          <w:fldChar w:fldCharType="end"/>
        </w:r>
      </w:del>
      <w:del w:id="981" w:author="My Luong Vuong" w:date="2023-11-24T09:57:00Z">
        <w:r w:rsidR="00C2334D" w:rsidRPr="00E03B11" w:rsidDel="00B307D1">
          <w:rPr>
            <w:rFonts w:eastAsia="Times New Roman" w:cstheme="minorHAnsi"/>
            <w:color w:val="000000" w:themeColor="text1"/>
            <w:lang w:val="en-GB"/>
          </w:rPr>
        </w:r>
      </w:del>
      <w:ins w:id="982" w:author="My Luong Vuong" w:date="2023-11-24T09:57:00Z">
        <w:r w:rsidR="00B307D1">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UmVjTnVtPjE5PC9SZWNOdW0+PERpc3BsYXlUZXh0PsKgWzExLCAyMCwgNDRdPC9EaXNwbGF5VGV4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B307D1">
          <w:rPr>
            <w:rFonts w:eastAsia="Times New Roman" w:cstheme="minorHAnsi"/>
            <w:color w:val="000000" w:themeColor="text1"/>
            <w:lang w:val="en-GB"/>
          </w:rPr>
          <w:instrText xml:space="preserve"> ADDIN EN.CITE.DATA </w:instrText>
        </w:r>
        <w:r w:rsidR="00B307D1">
          <w:rPr>
            <w:rFonts w:eastAsia="Times New Roman" w:cstheme="minorHAnsi"/>
            <w:color w:val="000000" w:themeColor="text1"/>
            <w:lang w:val="en-GB"/>
          </w:rPr>
        </w:r>
        <w:r w:rsidR="00B307D1">
          <w:rPr>
            <w:rFonts w:eastAsia="Times New Roman" w:cstheme="minorHAnsi"/>
            <w:color w:val="000000" w:themeColor="text1"/>
            <w:lang w:val="en-GB"/>
          </w:rPr>
          <w:fldChar w:fldCharType="end"/>
        </w:r>
      </w:ins>
      <w:r w:rsidR="00C2334D" w:rsidRPr="00E03B11">
        <w:rPr>
          <w:rFonts w:eastAsia="Times New Roman" w:cstheme="minorHAnsi"/>
          <w:color w:val="000000" w:themeColor="text1"/>
          <w:lang w:val="en-GB"/>
        </w:rPr>
        <w:fldChar w:fldCharType="separate"/>
      </w:r>
      <w:ins w:id="983" w:author="My Luong Vuong" w:date="2023-11-24T09:57:00Z">
        <w:r w:rsidR="00B307D1">
          <w:rPr>
            <w:rFonts w:eastAsia="Times New Roman" w:cstheme="minorHAnsi"/>
            <w:noProof/>
            <w:color w:val="000000" w:themeColor="text1"/>
            <w:lang w:val="en-GB"/>
          </w:rPr>
          <w:t> [11, 20, 44]</w:t>
        </w:r>
      </w:ins>
      <w:del w:id="984" w:author="My Luong Vuong" w:date="2023-11-21T10:34:00Z">
        <w:r w:rsidR="00B558D9" w:rsidDel="00D458B7">
          <w:rPr>
            <w:rFonts w:eastAsia="Times New Roman" w:cstheme="minorHAnsi"/>
            <w:noProof/>
            <w:color w:val="000000" w:themeColor="text1"/>
            <w:lang w:val="en-GB"/>
          </w:rPr>
          <w:delText> [11, 21, 47]</w:delText>
        </w:r>
      </w:del>
      <w:r w:rsidR="00C2334D" w:rsidRPr="00E03B11">
        <w:rPr>
          <w:rFonts w:eastAsia="Times New Roman" w:cstheme="minorHAnsi"/>
          <w:color w:val="000000" w:themeColor="text1"/>
          <w:lang w:val="en-GB"/>
        </w:rPr>
        <w:fldChar w:fldCharType="end"/>
      </w:r>
      <w:ins w:id="985" w:author="My Luong Vuong" w:date="2023-11-24T11:04:00Z">
        <w:r w:rsidR="003414CA">
          <w:rPr>
            <w:rFonts w:eastAsia="Times New Roman" w:cstheme="minorHAnsi"/>
            <w:color w:val="000000" w:themeColor="text1"/>
            <w:lang w:val="en-GB"/>
          </w:rPr>
          <w:t>.</w:t>
        </w:r>
      </w:ins>
      <w:r w:rsidRPr="00E03B11">
        <w:rPr>
          <w:rFonts w:eastAsia="Times New Roman" w:cstheme="minorHAnsi"/>
          <w:color w:val="000000" w:themeColor="text1"/>
          <w:lang w:val="en-GB"/>
        </w:rPr>
        <w:t xml:space="preserve"> In contrast, </w:t>
      </w:r>
      <w:ins w:id="986" w:author="Isabel Spriet" w:date="2023-07-05T12:19:00Z">
        <w:r w:rsidR="008137B3">
          <w:rPr>
            <w:rFonts w:eastAsia="Times New Roman" w:cstheme="minorHAnsi"/>
            <w:color w:val="000000" w:themeColor="text1"/>
            <w:lang w:val="en-GB"/>
          </w:rPr>
          <w:t xml:space="preserve">several </w:t>
        </w:r>
      </w:ins>
      <w:r w:rsidRPr="00E03B11">
        <w:rPr>
          <w:rFonts w:eastAsia="Times New Roman" w:cstheme="minorHAnsi"/>
          <w:color w:val="000000" w:themeColor="text1"/>
          <w:lang w:val="en-GB"/>
        </w:rPr>
        <w:t>studies that relied on</w:t>
      </w:r>
      <w:ins w:id="987" w:author="Isabel Spriet" w:date="2023-07-05T12:19:00Z">
        <w:r w:rsidR="008137B3">
          <w:rPr>
            <w:rFonts w:eastAsia="Times New Roman" w:cstheme="minorHAnsi"/>
            <w:color w:val="000000" w:themeColor="text1"/>
            <w:lang w:val="en-GB"/>
          </w:rPr>
          <w:t xml:space="preserve"> (trough)</w:t>
        </w:r>
      </w:ins>
      <w:r w:rsidRPr="00E03B11">
        <w:rPr>
          <w:rFonts w:eastAsia="Times New Roman" w:cstheme="minorHAnsi"/>
          <w:color w:val="000000" w:themeColor="text1"/>
          <w:lang w:val="en-GB"/>
        </w:rPr>
        <w:t xml:space="preserve"> samples collected during routine clinical practice identified a one-compartment model</w:t>
      </w:r>
      <w:del w:id="988" w:author="My Luong Vuong" w:date="2023-11-24T11:04:00Z">
        <w:r w:rsidRPr="00E03B11" w:rsidDel="00AA50B6">
          <w:rPr>
            <w:rFonts w:eastAsia="Times New Roman" w:cstheme="minorHAnsi"/>
            <w:color w:val="000000" w:themeColor="text1"/>
            <w:lang w:val="en-GB"/>
          </w:rPr>
          <w:delText>.</w:delText>
        </w:r>
      </w:del>
      <w:r w:rsidR="0029658F" w:rsidRPr="00E03B11">
        <w:rPr>
          <w:rFonts w:eastAsia="Times New Roman" w:cstheme="minorHAnsi"/>
          <w:color w:val="000000" w:themeColor="text1"/>
          <w:lang w:val="en-GB"/>
        </w:rPr>
        <w:fldChar w:fldCharType="begin">
          <w:fldData xml:space="preserve">PEVuZE5vdGU+PENpdGU+PEF1dGhvcj5Bb3lhbWE8L0F1dGhvcj48WWVhcj4yMDEyPC9ZZWFyPjxS
ZWNOdW0+NTU8L1JlY051bT48RGlzcGxheVRleHQ+wqBbMTcsIDE4LCA0NV08L0Rpc3BsYXlUZXh0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ins w:id="989" w:author="My Luong Vuong" w:date="2023-11-24T09:57:00Z">
        <w:r w:rsidR="00B307D1">
          <w:rPr>
            <w:rFonts w:eastAsia="Times New Roman" w:cstheme="minorHAnsi"/>
            <w:color w:val="000000" w:themeColor="text1"/>
            <w:lang w:val="en-GB"/>
          </w:rPr>
          <w:instrText xml:space="preserve"> ADDIN EN.CITE </w:instrText>
        </w:r>
      </w:ins>
      <w:del w:id="990" w:author="My Luong Vuong" w:date="2023-11-21T10:34:00Z">
        <w:r w:rsidR="00B558D9" w:rsidDel="00D458B7">
          <w:rPr>
            <w:rFonts w:eastAsia="Times New Roman" w:cstheme="minorHAnsi"/>
            <w:color w:val="000000" w:themeColor="text1"/>
            <w:lang w:val="en-GB"/>
          </w:rPr>
          <w:delInstrText xml:space="preserve"> ADDIN EN.CITE </w:delInstrText>
        </w:r>
        <w:r w:rsidR="00B558D9" w:rsidDel="00D458B7">
          <w:rPr>
            <w:rFonts w:eastAsia="Times New Roman" w:cstheme="minorHAnsi"/>
            <w:color w:val="000000" w:themeColor="text1"/>
            <w:lang w:val="en-GB"/>
          </w:rPr>
          <w:fldChar w:fldCharType="begin">
            <w:fldData xml:space="preserve">PEVuZE5vdGU+PENpdGU+PEF1dGhvcj5Bb3lhbWE8L0F1dGhvcj48WWVhcj4yMDEyPC9ZZWFyPjxS
ZWNOdW0+NTU8L1JlY051bT48RGlzcGxheVRleHQ+wqBbMTUsIDE5LCA0NV08L0Rpc3BsYXlUZXh0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B558D9" w:rsidDel="00D458B7">
          <w:rPr>
            <w:rFonts w:eastAsia="Times New Roman" w:cstheme="minorHAnsi"/>
            <w:color w:val="000000" w:themeColor="text1"/>
            <w:lang w:val="en-GB"/>
          </w:rPr>
          <w:delInstrText xml:space="preserve"> ADDIN EN.CITE.DATA </w:delInstrText>
        </w:r>
        <w:r w:rsidR="00B558D9" w:rsidDel="00D458B7">
          <w:rPr>
            <w:rFonts w:eastAsia="Times New Roman" w:cstheme="minorHAnsi"/>
            <w:color w:val="000000" w:themeColor="text1"/>
            <w:lang w:val="en-GB"/>
          </w:rPr>
        </w:r>
        <w:r w:rsidR="00B558D9" w:rsidDel="00D458B7">
          <w:rPr>
            <w:rFonts w:eastAsia="Times New Roman" w:cstheme="minorHAnsi"/>
            <w:color w:val="000000" w:themeColor="text1"/>
            <w:lang w:val="en-GB"/>
          </w:rPr>
          <w:fldChar w:fldCharType="end"/>
        </w:r>
      </w:del>
      <w:del w:id="991" w:author="My Luong Vuong" w:date="2023-11-24T09:57:00Z">
        <w:r w:rsidR="0029658F" w:rsidRPr="00E03B11" w:rsidDel="00B307D1">
          <w:rPr>
            <w:rFonts w:eastAsia="Times New Roman" w:cstheme="minorHAnsi"/>
            <w:color w:val="000000" w:themeColor="text1"/>
            <w:lang w:val="en-GB"/>
          </w:rPr>
        </w:r>
      </w:del>
      <w:ins w:id="992" w:author="My Luong Vuong" w:date="2023-11-24T09:57:00Z">
        <w:r w:rsidR="00B307D1">
          <w:rPr>
            <w:rFonts w:eastAsia="Times New Roman" w:cstheme="minorHAnsi"/>
            <w:color w:val="000000" w:themeColor="text1"/>
            <w:lang w:val="en-GB"/>
          </w:rPr>
          <w:fldChar w:fldCharType="begin">
            <w:fldData xml:space="preserve">PEVuZE5vdGU+PENpdGU+PEF1dGhvcj5Bb3lhbWE8L0F1dGhvcj48WWVhcj4yMDEyPC9ZZWFyPjxS
ZWNOdW0+NTU8L1JlY051bT48RGlzcGxheVRleHQ+wqBbMTcsIDE4LCA0NV08L0Rpc3BsYXlUZXh0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B307D1">
          <w:rPr>
            <w:rFonts w:eastAsia="Times New Roman" w:cstheme="minorHAnsi"/>
            <w:color w:val="000000" w:themeColor="text1"/>
            <w:lang w:val="en-GB"/>
          </w:rPr>
          <w:instrText xml:space="preserve"> ADDIN EN.CITE.DATA </w:instrText>
        </w:r>
        <w:r w:rsidR="00B307D1">
          <w:rPr>
            <w:rFonts w:eastAsia="Times New Roman" w:cstheme="minorHAnsi"/>
            <w:color w:val="000000" w:themeColor="text1"/>
            <w:lang w:val="en-GB"/>
          </w:rPr>
        </w:r>
        <w:r w:rsidR="00B307D1">
          <w:rPr>
            <w:rFonts w:eastAsia="Times New Roman" w:cstheme="minorHAnsi"/>
            <w:color w:val="000000" w:themeColor="text1"/>
            <w:lang w:val="en-GB"/>
          </w:rPr>
          <w:fldChar w:fldCharType="end"/>
        </w:r>
      </w:ins>
      <w:r w:rsidR="0029658F" w:rsidRPr="00E03B11">
        <w:rPr>
          <w:rFonts w:eastAsia="Times New Roman" w:cstheme="minorHAnsi"/>
          <w:color w:val="000000" w:themeColor="text1"/>
          <w:lang w:val="en-GB"/>
        </w:rPr>
        <w:fldChar w:fldCharType="separate"/>
      </w:r>
      <w:ins w:id="993" w:author="My Luong Vuong" w:date="2023-11-24T09:57:00Z">
        <w:r w:rsidR="00B307D1">
          <w:rPr>
            <w:rFonts w:eastAsia="Times New Roman" w:cstheme="minorHAnsi"/>
            <w:noProof/>
            <w:color w:val="000000" w:themeColor="text1"/>
            <w:lang w:val="en-GB"/>
          </w:rPr>
          <w:t> [17, 18, 45]</w:t>
        </w:r>
      </w:ins>
      <w:del w:id="994" w:author="My Luong Vuong" w:date="2023-11-21T10:34:00Z">
        <w:r w:rsidR="00B558D9" w:rsidDel="00D458B7">
          <w:rPr>
            <w:rFonts w:eastAsia="Times New Roman" w:cstheme="minorHAnsi"/>
            <w:noProof/>
            <w:color w:val="000000" w:themeColor="text1"/>
            <w:lang w:val="en-GB"/>
          </w:rPr>
          <w:delText> [15, 19, 45]</w:delText>
        </w:r>
      </w:del>
      <w:r w:rsidR="0029658F" w:rsidRPr="00E03B11">
        <w:rPr>
          <w:rFonts w:eastAsia="Times New Roman" w:cstheme="minorHAnsi"/>
          <w:color w:val="000000" w:themeColor="text1"/>
          <w:lang w:val="en-GB"/>
        </w:rPr>
        <w:fldChar w:fldCharType="end"/>
      </w:r>
      <w:ins w:id="995" w:author="My Luong Vuong" w:date="2023-11-24T11:04:00Z">
        <w:r w:rsidR="00AA50B6">
          <w:rPr>
            <w:rFonts w:eastAsia="Times New Roman" w:cstheme="minorHAnsi"/>
            <w:color w:val="000000" w:themeColor="text1"/>
            <w:lang w:val="en-GB"/>
          </w:rPr>
          <w:t>.</w:t>
        </w:r>
      </w:ins>
      <w:r w:rsidRPr="00E03B11">
        <w:rPr>
          <w:rFonts w:eastAsia="Times New Roman" w:cstheme="minorHAnsi"/>
          <w:color w:val="000000" w:themeColor="text1"/>
          <w:lang w:val="en-GB"/>
        </w:rPr>
        <w:t xml:space="preserve"> This disparity can be attributed to the sparse sampling in clinical practice, which limits the capture of a more informative two-compartment </w:t>
      </w:r>
      <w:commentRangeStart w:id="996"/>
      <w:r w:rsidRPr="00E03B11">
        <w:rPr>
          <w:rFonts w:eastAsia="Times New Roman" w:cstheme="minorHAnsi"/>
          <w:color w:val="000000" w:themeColor="text1"/>
          <w:lang w:val="en-GB"/>
        </w:rPr>
        <w:t>model</w:t>
      </w:r>
      <w:commentRangeEnd w:id="996"/>
      <w:r w:rsidR="005A6DBF">
        <w:rPr>
          <w:rStyle w:val="CommentReference"/>
        </w:rPr>
        <w:commentReference w:id="996"/>
      </w:r>
      <w:r w:rsidRPr="00E03B11">
        <w:rPr>
          <w:rFonts w:eastAsia="Times New Roman" w:cstheme="minorHAnsi"/>
          <w:color w:val="000000" w:themeColor="text1"/>
          <w:lang w:val="en-GB"/>
        </w:rPr>
        <w:t>.</w:t>
      </w:r>
    </w:p>
    <w:p w14:paraId="1E5749D1" w14:textId="18FADC6C" w:rsidR="00D5798A" w:rsidRPr="00E03B11" w:rsidRDefault="00D5798A" w:rsidP="00D5798A">
      <w:pPr>
        <w:spacing w:after="0" w:line="480" w:lineRule="auto"/>
        <w:jc w:val="both"/>
        <w:rPr>
          <w:moveTo w:id="997" w:author="My Luong Vuong" w:date="2023-11-21T13:06:00Z"/>
          <w:rFonts w:eastAsia="Times New Roman" w:cstheme="minorHAnsi"/>
          <w:color w:val="000000" w:themeColor="text1"/>
          <w:lang w:val="en-GB"/>
        </w:rPr>
      </w:pPr>
      <w:moveToRangeStart w:id="998" w:author="My Luong Vuong" w:date="2023-11-21T13:06:00Z" w:name="move151464400"/>
      <w:commentRangeStart w:id="999"/>
      <w:moveTo w:id="1000" w:author="My Luong Vuong" w:date="2023-11-21T13:06:00Z">
        <w:r w:rsidRPr="00E03B11">
          <w:rPr>
            <w:rFonts w:eastAsia="Times New Roman" w:cstheme="minorHAnsi"/>
            <w:color w:val="000000" w:themeColor="text1"/>
            <w:lang w:val="en-GB"/>
          </w:rPr>
          <w:t>Body weight was the only</w:t>
        </w:r>
      </w:moveTo>
      <w:ins w:id="1001" w:author="My Luong Vuong" w:date="2023-11-21T13:27:00Z">
        <w:r w:rsidR="006E3D15">
          <w:rPr>
            <w:rFonts w:eastAsia="Times New Roman" w:cstheme="minorHAnsi"/>
            <w:color w:val="000000" w:themeColor="text1"/>
            <w:lang w:val="en-GB"/>
          </w:rPr>
          <w:t xml:space="preserve"> clinically relevant</w:t>
        </w:r>
      </w:ins>
      <w:moveTo w:id="1002" w:author="My Luong Vuong" w:date="2023-11-21T13:06:00Z">
        <w:r w:rsidRPr="00E03B11">
          <w:rPr>
            <w:rFonts w:eastAsia="Times New Roman" w:cstheme="minorHAnsi"/>
            <w:color w:val="000000" w:themeColor="text1"/>
            <w:lang w:val="en-GB"/>
          </w:rPr>
          <w:t xml:space="preserve"> covariate </w:t>
        </w:r>
        <w:del w:id="1003" w:author="My Luong Vuong" w:date="2023-11-21T13:27:00Z">
          <w:r w:rsidRPr="00E03B11" w:rsidDel="006E3D15">
            <w:rPr>
              <w:rFonts w:eastAsia="Times New Roman" w:cstheme="minorHAnsi"/>
              <w:color w:val="000000" w:themeColor="text1"/>
              <w:lang w:val="en-GB"/>
            </w:rPr>
            <w:delText xml:space="preserve">retained </w:delText>
          </w:r>
        </w:del>
        <w:r w:rsidRPr="00E03B11">
          <w:rPr>
            <w:rFonts w:eastAsia="Times New Roman" w:cstheme="minorHAnsi"/>
            <w:color w:val="000000" w:themeColor="text1"/>
            <w:lang w:val="en-GB"/>
          </w:rPr>
          <w:t xml:space="preserve">in our model, and it significantly influenced </w:t>
        </w:r>
        <w:proofErr w:type="spellStart"/>
        <w:r w:rsidRPr="00E03B11">
          <w:rPr>
            <w:rFonts w:eastAsia="Times New Roman" w:cstheme="minorHAnsi"/>
            <w:color w:val="000000" w:themeColor="text1"/>
            <w:lang w:val="en-GB"/>
          </w:rPr>
          <w:t>V</w:t>
        </w:r>
        <w:r w:rsidRPr="00CA5A80">
          <w:rPr>
            <w:rFonts w:eastAsia="Times New Roman" w:cstheme="minorHAnsi"/>
            <w:color w:val="000000" w:themeColor="text1"/>
            <w:vertAlign w:val="subscript"/>
            <w:lang w:val="en-GB"/>
          </w:rPr>
          <w:t>c</w:t>
        </w:r>
        <w:proofErr w:type="spellEnd"/>
        <w:r w:rsidRPr="00E03B11">
          <w:rPr>
            <w:rFonts w:eastAsia="Times New Roman" w:cstheme="minorHAnsi"/>
            <w:color w:val="000000" w:themeColor="text1"/>
            <w:lang w:val="en-GB"/>
          </w:rPr>
          <w:t xml:space="preserve">. This finding aligns with a previous study and can be explained by the drug's high hydrophilicity, which causes its accumulation in the central volume, as well as its sensitivity to </w:t>
        </w:r>
        <w:r>
          <w:rPr>
            <w:rFonts w:eastAsia="Times New Roman" w:cstheme="minorHAnsi"/>
            <w:color w:val="000000" w:themeColor="text1"/>
            <w:lang w:val="en-GB"/>
          </w:rPr>
          <w:t>body weight</w:t>
        </w:r>
        <w:r w:rsidRPr="00E03B11">
          <w:rPr>
            <w:rFonts w:eastAsia="Times New Roman" w:cstheme="minorHAnsi"/>
            <w:color w:val="000000" w:themeColor="text1"/>
            <w:lang w:val="en-GB"/>
          </w:rPr>
          <w:t xml:space="preserve"> changes</w:t>
        </w:r>
      </w:moveTo>
      <w:ins w:id="1004" w:author="My Luong Vuong" w:date="2023-11-21T13:07:00Z">
        <w:r>
          <w:rPr>
            <w:rFonts w:eastAsia="Times New Roman" w:cstheme="minorHAnsi"/>
            <w:color w:val="000000" w:themeColor="text1"/>
            <w:lang w:val="en-GB"/>
          </w:rPr>
          <w:t xml:space="preserve"> </w:t>
        </w:r>
      </w:ins>
      <w:moveTo w:id="1005" w:author="My Luong Vuong" w:date="2023-11-21T13:06:00Z">
        <w:del w:id="1006" w:author="My Luong Vuong" w:date="2023-11-21T13:07:00Z">
          <w:r w:rsidRPr="00E03B11" w:rsidDel="00D5798A">
            <w:rPr>
              <w:rFonts w:eastAsia="Times New Roman" w:cstheme="minorHAnsi"/>
              <w:color w:val="000000" w:themeColor="text1"/>
              <w:lang w:val="en-GB"/>
            </w:rPr>
            <w:delText>.</w:delText>
          </w:r>
        </w:del>
        <w:r w:rsidRPr="00E03B11">
          <w:rPr>
            <w:rFonts w:eastAsia="Times New Roman" w:cstheme="minorHAnsi"/>
            <w:color w:val="000000" w:themeColor="text1"/>
            <w:lang w:val="en-GB"/>
          </w:rPr>
          <w:fldChar w:fldCharType="begin">
            <w:fldData xml:space="preserve">PEVuZE5vdGU+PENpdGU+PEF1dGhvcj5TYW5kYXJhZHVyYTwvQXV0aG9yPjxZZWFyPjIwMjE8L1ll
YXI+PFJlY051bT40PC9SZWNOdW0+PERpc3BsYXlUZXh0PsKgWzE4XTwvRGlzcGxheVRleHQ+PHJl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moveTo>
      <w:ins w:id="1007" w:author="My Luong Vuong" w:date="2023-11-24T09:57:00Z">
        <w:r w:rsidR="00B307D1">
          <w:rPr>
            <w:rFonts w:eastAsia="Times New Roman" w:cstheme="minorHAnsi"/>
            <w:color w:val="000000" w:themeColor="text1"/>
            <w:lang w:val="en-GB"/>
          </w:rPr>
          <w:instrText xml:space="preserve"> ADDIN EN.CITE </w:instrText>
        </w:r>
      </w:ins>
      <w:moveTo w:id="1008" w:author="My Luong Vuong" w:date="2023-11-21T13:06:00Z">
        <w:del w:id="1009" w:author="My Luong Vuong" w:date="2023-11-21T13:09:00Z">
          <w:r w:rsidDel="00D875A9">
            <w:rPr>
              <w:rFonts w:eastAsia="Times New Roman" w:cstheme="minorHAnsi"/>
              <w:color w:val="000000" w:themeColor="text1"/>
              <w:lang w:val="en-GB"/>
            </w:rPr>
            <w:delInstrText xml:space="preserve"> ADDIN EN.CITE </w:delInstrText>
          </w:r>
          <w:r w:rsidDel="00D875A9">
            <w:rPr>
              <w:rFonts w:eastAsia="Times New Roman" w:cstheme="minorHAnsi"/>
              <w:color w:val="000000" w:themeColor="text1"/>
              <w:lang w:val="en-GB"/>
            </w:rPr>
            <w:fldChar w:fldCharType="begin"/>
          </w:r>
          <w:r w:rsidDel="00D875A9">
            <w:rPr>
              <w:rFonts w:eastAsia="Times New Roman" w:cstheme="minorHAnsi"/>
              <w:color w:val="000000" w:themeColor="text1"/>
              <w:lang w:val="en-GB"/>
            </w:rPr>
            <w:delInstrText xml:space="preserve"> ADDIN EN.CITE.DATA </w:delInstrText>
          </w:r>
          <w:r w:rsidDel="00D875A9">
            <w:rPr>
              <w:rFonts w:eastAsia="Times New Roman" w:cstheme="minorHAnsi"/>
              <w:color w:val="000000" w:themeColor="text1"/>
              <w:lang w:val="en-GB"/>
            </w:rPr>
            <w:fldChar w:fldCharType="end"/>
          </w:r>
        </w:del>
      </w:moveTo>
      <w:ins w:id="1010" w:author="My Luong Vuong" w:date="2023-11-24T09:57:00Z">
        <w:r w:rsidR="00B307D1">
          <w:rPr>
            <w:rFonts w:eastAsia="Times New Roman" w:cstheme="minorHAnsi"/>
            <w:color w:val="000000" w:themeColor="text1"/>
            <w:lang w:val="en-GB"/>
          </w:rPr>
          <w:fldChar w:fldCharType="begin">
            <w:fldData xml:space="preserve">PEVuZE5vdGU+PENpdGU+PEF1dGhvcj5TYW5kYXJhZHVyYTwvQXV0aG9yPjxZZWFyPjIwMjE8L1ll
YXI+PFJlY051bT40PC9SZWNOdW0+PERpc3BsYXlUZXh0PsKgWzE4XTwvRGlzcGxheVRleHQ+PHJl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B307D1">
          <w:rPr>
            <w:rFonts w:eastAsia="Times New Roman" w:cstheme="minorHAnsi"/>
            <w:color w:val="000000" w:themeColor="text1"/>
            <w:lang w:val="en-GB"/>
          </w:rPr>
          <w:instrText xml:space="preserve"> ADDIN EN.CITE.DATA </w:instrText>
        </w:r>
        <w:r w:rsidR="00B307D1">
          <w:rPr>
            <w:rFonts w:eastAsia="Times New Roman" w:cstheme="minorHAnsi"/>
            <w:color w:val="000000" w:themeColor="text1"/>
            <w:lang w:val="en-GB"/>
          </w:rPr>
        </w:r>
        <w:r w:rsidR="00B307D1">
          <w:rPr>
            <w:rFonts w:eastAsia="Times New Roman" w:cstheme="minorHAnsi"/>
            <w:color w:val="000000" w:themeColor="text1"/>
            <w:lang w:val="en-GB"/>
          </w:rPr>
          <w:fldChar w:fldCharType="end"/>
        </w:r>
      </w:ins>
      <w:moveTo w:id="1011" w:author="My Luong Vuong" w:date="2023-11-21T13:06:00Z">
        <w:r w:rsidRPr="00E03B11">
          <w:rPr>
            <w:rFonts w:eastAsia="Times New Roman" w:cstheme="minorHAnsi"/>
            <w:color w:val="000000" w:themeColor="text1"/>
            <w:lang w:val="en-GB"/>
          </w:rPr>
          <w:fldChar w:fldCharType="separate"/>
        </w:r>
      </w:moveTo>
      <w:ins w:id="1012" w:author="My Luong Vuong" w:date="2023-11-24T09:57:00Z">
        <w:r w:rsidR="00B307D1">
          <w:rPr>
            <w:rFonts w:eastAsia="Times New Roman" w:cstheme="minorHAnsi"/>
            <w:noProof/>
            <w:color w:val="000000" w:themeColor="text1"/>
            <w:lang w:val="en-GB"/>
          </w:rPr>
          <w:t> [18]</w:t>
        </w:r>
      </w:ins>
      <w:moveTo w:id="1013" w:author="My Luong Vuong" w:date="2023-11-21T13:06:00Z">
        <w:del w:id="1014" w:author="My Luong Vuong" w:date="2023-11-21T13:06:00Z">
          <w:r w:rsidDel="00D5798A">
            <w:rPr>
              <w:rFonts w:eastAsia="Times New Roman" w:cstheme="minorHAnsi"/>
              <w:noProof/>
              <w:color w:val="000000" w:themeColor="text1"/>
              <w:lang w:val="en-GB"/>
            </w:rPr>
            <w:delText> </w:delText>
          </w:r>
        </w:del>
        <w:del w:id="1015" w:author="My Luong Vuong" w:date="2023-11-21T13:09:00Z">
          <w:r w:rsidDel="00D875A9">
            <w:rPr>
              <w:rFonts w:eastAsia="Times New Roman" w:cstheme="minorHAnsi"/>
              <w:noProof/>
              <w:color w:val="000000" w:themeColor="text1"/>
              <w:lang w:val="en-GB"/>
            </w:rPr>
            <w:delText>[19]</w:delText>
          </w:r>
        </w:del>
        <w:r w:rsidRPr="00E03B11">
          <w:rPr>
            <w:rFonts w:eastAsia="Times New Roman" w:cstheme="minorHAnsi"/>
            <w:color w:val="000000" w:themeColor="text1"/>
            <w:lang w:val="en-GB"/>
          </w:rPr>
          <w:fldChar w:fldCharType="end"/>
        </w:r>
      </w:moveTo>
      <w:ins w:id="1016" w:author="My Luong Vuong" w:date="2023-11-21T13:07:00Z">
        <w:r>
          <w:rPr>
            <w:rFonts w:eastAsia="Times New Roman" w:cstheme="minorHAnsi"/>
            <w:color w:val="000000" w:themeColor="text1"/>
            <w:lang w:val="en-GB"/>
          </w:rPr>
          <w:t>.</w:t>
        </w:r>
      </w:ins>
      <w:moveTo w:id="1017" w:author="My Luong Vuong" w:date="2023-11-21T13:06:00Z">
        <w:r w:rsidRPr="00E03B11">
          <w:rPr>
            <w:rFonts w:eastAsia="Times New Roman" w:cstheme="minorHAnsi"/>
            <w:color w:val="000000" w:themeColor="text1"/>
            <w:lang w:val="en-GB"/>
          </w:rPr>
          <w:t xml:space="preserve"> Although lean body weight (LBW) or </w:t>
        </w:r>
        <w:del w:id="1018" w:author="My Luong Vuong" w:date="2023-11-24T11:05:00Z">
          <w:r w:rsidRPr="00E03B11" w:rsidDel="00A66218">
            <w:rPr>
              <w:rFonts w:eastAsia="Times New Roman" w:cstheme="minorHAnsi"/>
              <w:color w:val="000000" w:themeColor="text1"/>
              <w:lang w:val="en-GB"/>
            </w:rPr>
            <w:delText>FFM</w:delText>
          </w:r>
        </w:del>
      </w:moveTo>
      <w:ins w:id="1019" w:author="My Luong Vuong" w:date="2023-11-24T11:05:00Z">
        <w:r w:rsidR="00A66218">
          <w:rPr>
            <w:rFonts w:eastAsia="Times New Roman" w:cstheme="minorHAnsi"/>
            <w:color w:val="000000" w:themeColor="text1"/>
            <w:lang w:val="en-GB"/>
          </w:rPr>
          <w:t>fat-free mass (FFM)</w:t>
        </w:r>
      </w:ins>
      <w:moveTo w:id="1020" w:author="My Luong Vuong" w:date="2023-11-21T13:06:00Z">
        <w:r w:rsidRPr="00E03B11">
          <w:rPr>
            <w:rFonts w:eastAsia="Times New Roman" w:cstheme="minorHAnsi"/>
            <w:color w:val="000000" w:themeColor="text1"/>
            <w:lang w:val="en-GB"/>
          </w:rPr>
          <w:t xml:space="preserve"> may be better surrogates for </w:t>
        </w:r>
      </w:moveTo>
      <w:ins w:id="1021" w:author="My Luong Vuong" w:date="2023-11-24T11:05:00Z">
        <w:r w:rsidR="00805FB0">
          <w:rPr>
            <w:rFonts w:eastAsia="Times New Roman" w:cstheme="minorHAnsi"/>
            <w:color w:val="000000" w:themeColor="text1"/>
            <w:lang w:val="en-GB"/>
          </w:rPr>
          <w:t>central volume of distribution (</w:t>
        </w:r>
      </w:ins>
      <w:proofErr w:type="spellStart"/>
      <w:moveTo w:id="1022" w:author="My Luong Vuong" w:date="2023-11-21T13:06:00Z">
        <w:r w:rsidRPr="00E03B11">
          <w:rPr>
            <w:rFonts w:eastAsia="Times New Roman" w:cstheme="minorHAnsi"/>
            <w:color w:val="000000" w:themeColor="text1"/>
            <w:lang w:val="en-GB"/>
          </w:rPr>
          <w:t>V</w:t>
        </w:r>
        <w:r w:rsidRPr="00CA5A80">
          <w:rPr>
            <w:rFonts w:eastAsia="Times New Roman" w:cstheme="minorHAnsi"/>
            <w:color w:val="000000" w:themeColor="text1"/>
            <w:vertAlign w:val="subscript"/>
            <w:lang w:val="en-GB"/>
          </w:rPr>
          <w:t>c</w:t>
        </w:r>
        <w:proofErr w:type="spellEnd"/>
        <w:del w:id="1023" w:author="My Luong Vuong" w:date="2023-11-24T11:05:00Z">
          <w:r w:rsidDel="00805FB0">
            <w:rPr>
              <w:rFonts w:eastAsia="Times New Roman" w:cstheme="minorHAnsi"/>
              <w:color w:val="000000" w:themeColor="text1"/>
              <w:lang w:val="en-GB"/>
            </w:rPr>
            <w:delText xml:space="preserve"> </w:delText>
          </w:r>
        </w:del>
      </w:moveTo>
      <w:ins w:id="1024" w:author="My Luong Vuong" w:date="2023-11-24T11:05:00Z">
        <w:r w:rsidR="00805FB0">
          <w:rPr>
            <w:rFonts w:eastAsia="Times New Roman" w:cstheme="minorHAnsi"/>
            <w:color w:val="000000" w:themeColor="text1"/>
            <w:lang w:val="en-GB"/>
          </w:rPr>
          <w:t xml:space="preserve">) </w:t>
        </w:r>
      </w:ins>
      <w:moveTo w:id="1025" w:author="My Luong Vuong" w:date="2023-11-21T13:06:00Z">
        <w:r>
          <w:rPr>
            <w:rFonts w:eastAsia="Times New Roman" w:cstheme="minorHAnsi"/>
            <w:color w:val="000000" w:themeColor="text1"/>
            <w:lang w:val="en-GB"/>
          </w:rPr>
          <w:t xml:space="preserve">for fluconazole, </w:t>
        </w:r>
        <w:del w:id="1026" w:author="My Luong Vuong" w:date="2023-11-24T11:05:00Z">
          <w:r w:rsidRPr="00E03B11" w:rsidDel="00223F22">
            <w:rPr>
              <w:rFonts w:eastAsia="Times New Roman" w:cstheme="minorHAnsi"/>
              <w:color w:val="000000" w:themeColor="text1"/>
              <w:lang w:val="en-GB"/>
            </w:rPr>
            <w:delText xml:space="preserve"> </w:delText>
          </w:r>
        </w:del>
        <w:r w:rsidRPr="00E03B11">
          <w:rPr>
            <w:rFonts w:eastAsia="Times New Roman" w:cstheme="minorHAnsi"/>
            <w:color w:val="000000" w:themeColor="text1"/>
            <w:lang w:val="en-GB"/>
          </w:rPr>
          <w:t xml:space="preserve">we found that </w:t>
        </w:r>
        <w:r>
          <w:rPr>
            <w:rFonts w:eastAsia="Times New Roman" w:cstheme="minorHAnsi"/>
            <w:color w:val="000000" w:themeColor="text1"/>
            <w:lang w:val="en-GB"/>
          </w:rPr>
          <w:t>body weight</w:t>
        </w:r>
        <w:r w:rsidRPr="00E03B11">
          <w:rPr>
            <w:rFonts w:eastAsia="Times New Roman" w:cstheme="minorHAnsi"/>
            <w:color w:val="000000" w:themeColor="text1"/>
            <w:lang w:val="en-GB"/>
          </w:rPr>
          <w:t xml:space="preserve"> performed </w:t>
        </w:r>
        <w:del w:id="1027" w:author="My Luong Vuong" w:date="2023-11-21T13:28:00Z">
          <w:r w:rsidRPr="00E03B11" w:rsidDel="00DC65DE">
            <w:rPr>
              <w:rFonts w:eastAsia="Times New Roman" w:cstheme="minorHAnsi"/>
              <w:color w:val="000000" w:themeColor="text1"/>
              <w:lang w:val="en-GB"/>
            </w:rPr>
            <w:delText>equally well</w:delText>
          </w:r>
        </w:del>
      </w:moveTo>
      <w:ins w:id="1028" w:author="My Luong Vuong" w:date="2023-11-21T13:28:00Z">
        <w:r w:rsidR="00DC65DE">
          <w:rPr>
            <w:rFonts w:eastAsia="Times New Roman" w:cstheme="minorHAnsi"/>
            <w:color w:val="000000" w:themeColor="text1"/>
            <w:lang w:val="en-GB"/>
          </w:rPr>
          <w:t>better</w:t>
        </w:r>
      </w:ins>
      <w:moveTo w:id="1029" w:author="My Luong Vuong" w:date="2023-11-21T13:06:00Z">
        <w:r w:rsidRPr="00E03B11">
          <w:rPr>
            <w:rFonts w:eastAsia="Times New Roman" w:cstheme="minorHAnsi"/>
            <w:color w:val="000000" w:themeColor="text1"/>
            <w:lang w:val="en-GB"/>
          </w:rPr>
          <w:t xml:space="preserve"> in our model. </w:t>
        </w:r>
        <w:r>
          <w:rPr>
            <w:rFonts w:eastAsia="Times New Roman" w:cstheme="minorHAnsi"/>
            <w:color w:val="000000" w:themeColor="text1"/>
            <w:lang w:val="en-GB"/>
          </w:rPr>
          <w:t>Also, b</w:t>
        </w:r>
        <w:r w:rsidRPr="00E03B11">
          <w:rPr>
            <w:rFonts w:eastAsia="Times New Roman" w:cstheme="minorHAnsi"/>
            <w:color w:val="000000" w:themeColor="text1"/>
            <w:lang w:val="en-GB"/>
          </w:rPr>
          <w:t>ody weight is preferred in clinical practice due to its convenience, as it is generally available, while</w:t>
        </w:r>
        <w:r>
          <w:rPr>
            <w:rFonts w:eastAsia="Times New Roman" w:cstheme="minorHAnsi"/>
            <w:color w:val="000000" w:themeColor="text1"/>
            <w:lang w:val="en-GB"/>
          </w:rPr>
          <w:t xml:space="preserve"> BMI and</w:t>
        </w:r>
        <w:r w:rsidRPr="00E03B11">
          <w:rPr>
            <w:rFonts w:eastAsia="Times New Roman" w:cstheme="minorHAnsi"/>
            <w:color w:val="000000" w:themeColor="text1"/>
            <w:lang w:val="en-GB"/>
          </w:rPr>
          <w:t xml:space="preserve"> FFM requires additional estimation based on </w:t>
        </w:r>
        <w:r>
          <w:rPr>
            <w:rFonts w:eastAsia="Times New Roman" w:cstheme="minorHAnsi"/>
            <w:color w:val="000000" w:themeColor="text1"/>
            <w:lang w:val="en-GB"/>
          </w:rPr>
          <w:t>body weight,</w:t>
        </w:r>
        <w:r w:rsidRPr="00E03B11">
          <w:rPr>
            <w:rFonts w:eastAsia="Times New Roman" w:cstheme="minorHAnsi"/>
            <w:color w:val="000000" w:themeColor="text1"/>
            <w:lang w:val="en-GB"/>
          </w:rPr>
          <w:t xml:space="preserve"> height</w:t>
        </w:r>
        <w:r>
          <w:rPr>
            <w:rFonts w:eastAsia="Times New Roman" w:cstheme="minorHAnsi"/>
            <w:color w:val="000000" w:themeColor="text1"/>
            <w:lang w:val="en-GB"/>
          </w:rPr>
          <w:t xml:space="preserve"> and sex</w:t>
        </w:r>
        <w:del w:id="1030" w:author="My Luong Vuong" w:date="2023-11-21T13:07:00Z">
          <w:r w:rsidRPr="00E03B11" w:rsidDel="00D92B2B">
            <w:rPr>
              <w:rFonts w:eastAsia="Times New Roman" w:cstheme="minorHAnsi"/>
              <w:color w:val="000000" w:themeColor="text1"/>
              <w:lang w:val="en-GB"/>
            </w:rPr>
            <w:delText>.</w:delText>
          </w:r>
        </w:del>
        <w:commentRangeStart w:id="1031"/>
        <w:r w:rsidRPr="00E03B11">
          <w:rPr>
            <w:rFonts w:eastAsia="Times New Roman" w:cstheme="minorHAnsi"/>
            <w:color w:val="000000" w:themeColor="text1"/>
            <w:lang w:val="en-GB"/>
          </w:rPr>
          <w:fldChar w:fldCharType="begin"/>
        </w:r>
      </w:moveTo>
      <w:ins w:id="1032" w:author="My Luong Vuong" w:date="2023-11-24T09:57:00Z">
        <w:r w:rsidR="00B307D1">
          <w:rPr>
            <w:rFonts w:eastAsia="Times New Roman" w:cstheme="minorHAnsi"/>
            <w:color w:val="000000" w:themeColor="text1"/>
            <w:lang w:val="en-GB"/>
          </w:rPr>
          <w:instrText xml:space="preserve"> ADDIN EN.CITE &lt;EndNote&gt;&lt;Cite&gt;&lt;Author&gt;Boer&lt;/Author&gt;&lt;Year&gt;1984&lt;/Year&gt;&lt;RecNum&gt;24&lt;/RecNum&gt;&lt;DisplayText&gt; [22]&lt;/DisplayText&gt;&lt;record&gt;&lt;rec-number&gt;24&lt;/rec-number&gt;&lt;foreign-keys&gt;&lt;key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ins>
      <w:moveTo w:id="1033" w:author="My Luong Vuong" w:date="2023-11-21T13:06:00Z">
        <w:del w:id="1034" w:author="My Luong Vuong" w:date="2023-11-24T09:57:00Z">
          <w:r w:rsidDel="00B307D1">
            <w:rPr>
              <w:rFonts w:eastAsia="Times New Roman" w:cstheme="minorHAnsi"/>
              <w:color w:val="000000" w:themeColor="text1"/>
              <w:lang w:val="en-GB"/>
            </w:rPr>
            <w:delInstrText xml:space="preserve"> ADDIN EN.CITE &lt;EndNote&gt;&lt;Cite&gt;&lt;Author&gt;Boer&lt;/Author&gt;&lt;Year&gt;1984&lt;/Year&gt;&lt;RecNum&gt;24&lt;/RecNum&gt;&lt;DisplayText&gt; [23]&lt;/DisplayText&gt;&lt;record&gt;&lt;rec-number&gt;24&lt;/rec-number&gt;&lt;foreign-keys&gt;&lt;key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delInstrText>
          </w:r>
        </w:del>
        <w:r w:rsidRPr="00E03B11">
          <w:rPr>
            <w:rFonts w:eastAsia="Times New Roman" w:cstheme="minorHAnsi"/>
            <w:color w:val="000000" w:themeColor="text1"/>
            <w:lang w:val="en-GB"/>
          </w:rPr>
          <w:fldChar w:fldCharType="separate"/>
        </w:r>
      </w:moveTo>
      <w:ins w:id="1035" w:author="My Luong Vuong" w:date="2023-11-24T09:57:00Z">
        <w:r w:rsidR="00B307D1">
          <w:rPr>
            <w:rFonts w:eastAsia="Times New Roman" w:cstheme="minorHAnsi"/>
            <w:noProof/>
            <w:color w:val="000000" w:themeColor="text1"/>
            <w:lang w:val="en-GB"/>
          </w:rPr>
          <w:t> [22]</w:t>
        </w:r>
      </w:ins>
      <w:moveTo w:id="1036" w:author="My Luong Vuong" w:date="2023-11-21T13:06:00Z">
        <w:del w:id="1037" w:author="My Luong Vuong" w:date="2023-11-24T09:57:00Z">
          <w:r w:rsidDel="00B307D1">
            <w:rPr>
              <w:rFonts w:eastAsia="Times New Roman" w:cstheme="minorHAnsi"/>
              <w:noProof/>
              <w:color w:val="000000" w:themeColor="text1"/>
              <w:lang w:val="en-GB"/>
            </w:rPr>
            <w:delText> [23]</w:delText>
          </w:r>
        </w:del>
        <w:r w:rsidRPr="00E03B11">
          <w:rPr>
            <w:rFonts w:eastAsia="Times New Roman" w:cstheme="minorHAnsi"/>
            <w:color w:val="000000" w:themeColor="text1"/>
            <w:lang w:val="en-GB"/>
          </w:rPr>
          <w:fldChar w:fldCharType="end"/>
        </w:r>
      </w:moveTo>
      <w:commentRangeEnd w:id="999"/>
      <w:ins w:id="1038" w:author="My Luong Vuong" w:date="2023-11-21T13:07:00Z">
        <w:r w:rsidR="00D92B2B">
          <w:rPr>
            <w:rFonts w:eastAsia="Times New Roman" w:cstheme="minorHAnsi"/>
            <w:color w:val="000000" w:themeColor="text1"/>
            <w:lang w:val="en-GB"/>
          </w:rPr>
          <w:t>.</w:t>
        </w:r>
      </w:ins>
      <w:moveTo w:id="1039" w:author="My Luong Vuong" w:date="2023-11-21T13:06:00Z">
        <w:r>
          <w:rPr>
            <w:rStyle w:val="CommentReference"/>
          </w:rPr>
          <w:commentReference w:id="999"/>
        </w:r>
        <w:commentRangeEnd w:id="1031"/>
        <w:r>
          <w:rPr>
            <w:rStyle w:val="CommentReference"/>
          </w:rPr>
          <w:commentReference w:id="1031"/>
        </w:r>
      </w:moveTo>
    </w:p>
    <w:moveToRangeEnd w:id="998"/>
    <w:p w14:paraId="1EA21CF2" w14:textId="77777777" w:rsidR="00D5798A" w:rsidRPr="00E03B11" w:rsidRDefault="00D5798A" w:rsidP="00CB50CB">
      <w:pPr>
        <w:spacing w:after="0" w:line="480" w:lineRule="auto"/>
        <w:jc w:val="both"/>
        <w:rPr>
          <w:rFonts w:eastAsia="Times New Roman" w:cstheme="minorHAnsi"/>
          <w:color w:val="000000" w:themeColor="text1"/>
          <w:lang w:val="en-GB"/>
        </w:rPr>
      </w:pPr>
    </w:p>
    <w:p w14:paraId="5D36F38E" w14:textId="7FB99FDD" w:rsidR="00EC2A71" w:rsidRDefault="00EC2A71" w:rsidP="00CB50CB">
      <w:pPr>
        <w:spacing w:after="0" w:line="480" w:lineRule="auto"/>
        <w:jc w:val="both"/>
        <w:rPr>
          <w:ins w:id="1040" w:author="My Luong Vuong" w:date="2023-11-24T11:26:00Z"/>
          <w:rFonts w:eastAsia="Times New Roman" w:cstheme="minorHAnsi"/>
          <w:color w:val="000000" w:themeColor="text1"/>
          <w:lang w:val="en-GB"/>
        </w:rPr>
      </w:pPr>
      <w:ins w:id="1041" w:author="My Luong Vuong" w:date="2023-11-24T11:19:00Z">
        <w:r>
          <w:rPr>
            <w:rFonts w:eastAsia="Times New Roman" w:cstheme="minorHAnsi"/>
            <w:color w:val="000000" w:themeColor="text1"/>
            <w:lang w:val="en-GB"/>
          </w:rPr>
          <w:t>We found a clear difference</w:t>
        </w:r>
      </w:ins>
      <w:ins w:id="1042" w:author="My Luong Vuong" w:date="2023-11-24T11:20:00Z">
        <w:r w:rsidR="001256C7">
          <w:rPr>
            <w:rFonts w:eastAsia="Times New Roman" w:cstheme="minorHAnsi"/>
            <w:color w:val="000000" w:themeColor="text1"/>
            <w:lang w:val="en-GB"/>
          </w:rPr>
          <w:t xml:space="preserve"> </w:t>
        </w:r>
      </w:ins>
      <w:ins w:id="1043" w:author="My Luong Vuong" w:date="2023-11-24T11:19:00Z">
        <w:r>
          <w:rPr>
            <w:rFonts w:eastAsia="Times New Roman" w:cstheme="minorHAnsi"/>
            <w:color w:val="000000" w:themeColor="text1"/>
            <w:lang w:val="en-GB"/>
          </w:rPr>
          <w:t>in fluco</w:t>
        </w:r>
        <w:r w:rsidR="0007476F">
          <w:rPr>
            <w:rFonts w:eastAsia="Times New Roman" w:cstheme="minorHAnsi"/>
            <w:color w:val="000000" w:themeColor="text1"/>
            <w:lang w:val="en-GB"/>
          </w:rPr>
          <w:t>nazo</w:t>
        </w:r>
      </w:ins>
      <w:ins w:id="1044" w:author="My Luong Vuong" w:date="2023-11-24T11:20:00Z">
        <w:r w:rsidR="0007476F">
          <w:rPr>
            <w:rFonts w:eastAsia="Times New Roman" w:cstheme="minorHAnsi"/>
            <w:color w:val="000000" w:themeColor="text1"/>
            <w:lang w:val="en-GB"/>
          </w:rPr>
          <w:t xml:space="preserve">le </w:t>
        </w:r>
      </w:ins>
      <w:ins w:id="1045" w:author="My Luong Vuong" w:date="2023-11-24T11:21:00Z">
        <w:r w:rsidR="00690FB0">
          <w:rPr>
            <w:rFonts w:eastAsia="Times New Roman" w:cstheme="minorHAnsi"/>
            <w:color w:val="000000" w:themeColor="text1"/>
            <w:lang w:val="en-GB"/>
          </w:rPr>
          <w:t xml:space="preserve">clearance </w:t>
        </w:r>
        <w:r w:rsidR="001846ED">
          <w:rPr>
            <w:rFonts w:eastAsia="Times New Roman" w:cstheme="minorHAnsi"/>
            <w:color w:val="000000" w:themeColor="text1"/>
            <w:lang w:val="en-GB"/>
          </w:rPr>
          <w:t>(</w:t>
        </w:r>
        <w:r w:rsidR="001846ED">
          <w:rPr>
            <w:rFonts w:eastAsia="Times New Roman" w:cstheme="minorHAnsi"/>
            <w:color w:val="000000" w:themeColor="text1"/>
            <w:lang w:val="en-GB"/>
          </w:rPr>
          <w:t>almost 3 folds)</w:t>
        </w:r>
        <w:r w:rsidR="001846ED">
          <w:rPr>
            <w:rFonts w:eastAsia="Times New Roman" w:cstheme="minorHAnsi"/>
            <w:color w:val="000000" w:themeColor="text1"/>
            <w:lang w:val="en-GB"/>
          </w:rPr>
          <w:t xml:space="preserve"> when patients were on CRRT compared with </w:t>
        </w:r>
        <w:r w:rsidR="00DA6C55">
          <w:rPr>
            <w:rFonts w:eastAsia="Times New Roman" w:cstheme="minorHAnsi"/>
            <w:color w:val="000000" w:themeColor="text1"/>
            <w:lang w:val="en-GB"/>
          </w:rPr>
          <w:t xml:space="preserve">when patients were not on CRRT. </w:t>
        </w:r>
      </w:ins>
      <w:ins w:id="1046" w:author="My Luong Vuong" w:date="2023-11-24T11:22:00Z">
        <w:r w:rsidR="00D07CB5">
          <w:rPr>
            <w:rFonts w:eastAsia="Times New Roman" w:cstheme="minorHAnsi"/>
            <w:color w:val="000000" w:themeColor="text1"/>
            <w:lang w:val="en-GB"/>
          </w:rPr>
          <w:t xml:space="preserve">This enhanced clearance </w:t>
        </w:r>
        <w:r w:rsidR="006F1F55">
          <w:rPr>
            <w:rFonts w:eastAsia="Times New Roman" w:cstheme="minorHAnsi"/>
            <w:color w:val="000000" w:themeColor="text1"/>
            <w:lang w:val="en-GB"/>
          </w:rPr>
          <w:t xml:space="preserve">in people receiving </w:t>
        </w:r>
        <w:r w:rsidR="004D3F19">
          <w:rPr>
            <w:rFonts w:eastAsia="Times New Roman" w:cstheme="minorHAnsi"/>
            <w:color w:val="000000" w:themeColor="text1"/>
            <w:lang w:val="en-GB"/>
          </w:rPr>
          <w:t xml:space="preserve">CRRT </w:t>
        </w:r>
      </w:ins>
      <w:ins w:id="1047" w:author="My Luong Vuong" w:date="2023-11-24T11:23:00Z">
        <w:r w:rsidR="004D3F19">
          <w:rPr>
            <w:rFonts w:eastAsia="Times New Roman" w:cstheme="minorHAnsi"/>
            <w:color w:val="000000" w:themeColor="text1"/>
            <w:lang w:val="en-GB"/>
          </w:rPr>
          <w:t xml:space="preserve">can be explained by </w:t>
        </w:r>
        <w:r w:rsidR="00371087">
          <w:rPr>
            <w:rFonts w:eastAsia="Times New Roman" w:cstheme="minorHAnsi"/>
            <w:color w:val="000000" w:themeColor="text1"/>
            <w:lang w:val="en-GB"/>
          </w:rPr>
          <w:t>the nonexisten</w:t>
        </w:r>
        <w:r w:rsidR="00812FD3">
          <w:rPr>
            <w:rFonts w:eastAsia="Times New Roman" w:cstheme="minorHAnsi"/>
            <w:color w:val="000000" w:themeColor="text1"/>
            <w:lang w:val="en-GB"/>
          </w:rPr>
          <w:t>ce</w:t>
        </w:r>
        <w:r w:rsidR="00371087">
          <w:rPr>
            <w:rFonts w:eastAsia="Times New Roman" w:cstheme="minorHAnsi"/>
            <w:color w:val="000000" w:themeColor="text1"/>
            <w:lang w:val="en-GB"/>
          </w:rPr>
          <w:t xml:space="preserve"> of tubular reabsorption in </w:t>
        </w:r>
        <w:r w:rsidR="009B744C">
          <w:rPr>
            <w:rFonts w:eastAsia="Times New Roman" w:cstheme="minorHAnsi"/>
            <w:color w:val="000000" w:themeColor="text1"/>
            <w:lang w:val="en-GB"/>
          </w:rPr>
          <w:t>anuric patients</w:t>
        </w:r>
      </w:ins>
      <w:ins w:id="1048" w:author="My Luong Vuong" w:date="2023-11-24T11:24:00Z">
        <w:r w:rsidR="009B744C">
          <w:rPr>
            <w:rFonts w:eastAsia="Times New Roman" w:cstheme="minorHAnsi"/>
            <w:color w:val="000000" w:themeColor="text1"/>
            <w:lang w:val="en-GB"/>
          </w:rPr>
          <w:t xml:space="preserve">, whereas </w:t>
        </w:r>
        <w:r w:rsidR="00EB3558">
          <w:rPr>
            <w:rFonts w:eastAsia="Times New Roman" w:cstheme="minorHAnsi"/>
            <w:color w:val="000000" w:themeColor="text1"/>
            <w:lang w:val="en-GB"/>
          </w:rPr>
          <w:t xml:space="preserve">fluconazole </w:t>
        </w:r>
        <w:r w:rsidR="00C82FEC">
          <w:rPr>
            <w:rFonts w:eastAsia="Times New Roman" w:cstheme="minorHAnsi"/>
            <w:color w:val="000000" w:themeColor="text1"/>
            <w:lang w:val="en-GB"/>
          </w:rPr>
          <w:t>is extensively reabsorbed in patients with nor</w:t>
        </w:r>
      </w:ins>
      <w:ins w:id="1049" w:author="My Luong Vuong" w:date="2023-11-24T11:25:00Z">
        <w:r w:rsidR="00C82FEC">
          <w:rPr>
            <w:rFonts w:eastAsia="Times New Roman" w:cstheme="minorHAnsi"/>
            <w:color w:val="000000" w:themeColor="text1"/>
            <w:lang w:val="en-GB"/>
          </w:rPr>
          <w:t>mal kidney function</w:t>
        </w:r>
      </w:ins>
      <w:ins w:id="1050" w:author="My Luong Vuong" w:date="2023-11-24T13:03:00Z">
        <w:r w:rsidR="00053E2C">
          <w:rPr>
            <w:rFonts w:eastAsia="Times New Roman" w:cstheme="minorHAnsi"/>
            <w:color w:val="000000" w:themeColor="text1"/>
            <w:lang w:val="en-GB"/>
          </w:rPr>
          <w:fldChar w:fldCharType="begin">
            <w:fldData xml:space="preserve">PEVuZE5vdGU+PENpdGU+PEF1dGhvcj5QYXRlbDwvQXV0aG9yPjxZZWFyPjIwMTE8L1llYXI+PFJl
Y051bT41NDwvUmVjTnVtPjxEaXNwbGF5VGV4dD7CoFs0NF08L0Rpc3BsYXlUZXh0PjxyZWNvcmQ+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r w:rsidR="003B2E73">
          <w:rPr>
            <w:rFonts w:eastAsia="Times New Roman" w:cstheme="minorHAnsi"/>
            <w:color w:val="000000" w:themeColor="text1"/>
            <w:lang w:val="en-GB"/>
          </w:rPr>
          <w:instrText xml:space="preserve"> ADDIN EN.CITE </w:instrText>
        </w:r>
        <w:r w:rsidR="003B2E73">
          <w:rPr>
            <w:rFonts w:eastAsia="Times New Roman" w:cstheme="minorHAnsi"/>
            <w:color w:val="000000" w:themeColor="text1"/>
            <w:lang w:val="en-GB"/>
          </w:rPr>
          <w:fldChar w:fldCharType="begin">
            <w:fldData xml:space="preserve">PEVuZE5vdGU+PENpdGU+PEF1dGhvcj5QYXRlbDwvQXV0aG9yPjxZZWFyPjIwMTE8L1llYXI+PFJl
Y051bT41NDwvUmVjTnVtPjxEaXNwbGF5VGV4dD7CoFs0NF08L0Rpc3BsYXlUZXh0PjxyZWNvcmQ+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r w:rsidR="003B2E73">
          <w:rPr>
            <w:rFonts w:eastAsia="Times New Roman" w:cstheme="minorHAnsi"/>
            <w:color w:val="000000" w:themeColor="text1"/>
            <w:lang w:val="en-GB"/>
          </w:rPr>
          <w:instrText xml:space="preserve"> ADDIN EN.CITE.DATA </w:instrText>
        </w:r>
        <w:r w:rsidR="003B2E73">
          <w:rPr>
            <w:rFonts w:eastAsia="Times New Roman" w:cstheme="minorHAnsi"/>
            <w:color w:val="000000" w:themeColor="text1"/>
            <w:lang w:val="en-GB"/>
          </w:rPr>
        </w:r>
        <w:r w:rsidR="003B2E73">
          <w:rPr>
            <w:rFonts w:eastAsia="Times New Roman" w:cstheme="minorHAnsi"/>
            <w:color w:val="000000" w:themeColor="text1"/>
            <w:lang w:val="en-GB"/>
          </w:rPr>
          <w:fldChar w:fldCharType="end"/>
        </w:r>
      </w:ins>
      <w:r w:rsidR="00053E2C">
        <w:rPr>
          <w:rFonts w:eastAsia="Times New Roman" w:cstheme="minorHAnsi"/>
          <w:color w:val="000000" w:themeColor="text1"/>
          <w:lang w:val="en-GB"/>
        </w:rPr>
        <w:fldChar w:fldCharType="separate"/>
      </w:r>
      <w:ins w:id="1051" w:author="My Luong Vuong" w:date="2023-11-24T13:03:00Z">
        <w:r w:rsidR="003B2E73">
          <w:rPr>
            <w:rFonts w:eastAsia="Times New Roman" w:cstheme="minorHAnsi"/>
            <w:noProof/>
            <w:color w:val="000000" w:themeColor="text1"/>
            <w:lang w:val="en-GB"/>
          </w:rPr>
          <w:t> [44]</w:t>
        </w:r>
        <w:r w:rsidR="00053E2C">
          <w:rPr>
            <w:rFonts w:eastAsia="Times New Roman" w:cstheme="minorHAnsi"/>
            <w:color w:val="000000" w:themeColor="text1"/>
            <w:lang w:val="en-GB"/>
          </w:rPr>
          <w:fldChar w:fldCharType="end"/>
        </w:r>
      </w:ins>
      <w:ins w:id="1052" w:author="My Luong Vuong" w:date="2023-11-24T11:25:00Z">
        <w:r w:rsidR="00C82FEC">
          <w:rPr>
            <w:rFonts w:eastAsia="Times New Roman" w:cstheme="minorHAnsi"/>
            <w:color w:val="000000" w:themeColor="text1"/>
            <w:lang w:val="en-GB"/>
          </w:rPr>
          <w:t>.</w:t>
        </w:r>
      </w:ins>
    </w:p>
    <w:p w14:paraId="16887826" w14:textId="511B028C" w:rsidR="00995DD1" w:rsidRDefault="00B730E7" w:rsidP="00CB50CB">
      <w:pPr>
        <w:spacing w:after="0" w:line="480" w:lineRule="auto"/>
        <w:jc w:val="both"/>
        <w:rPr>
          <w:ins w:id="1053" w:author="My Luong Vuong" w:date="2023-11-24T11:19:00Z"/>
          <w:rFonts w:eastAsia="Times New Roman" w:cstheme="minorHAnsi"/>
          <w:color w:val="000000" w:themeColor="text1"/>
          <w:lang w:val="en-GB"/>
        </w:rPr>
      </w:pPr>
      <w:proofErr w:type="spellStart"/>
      <w:ins w:id="1054" w:author="My Luong Vuong" w:date="2023-11-24T11:29:00Z">
        <w:r>
          <w:rPr>
            <w:rFonts w:eastAsia="Times New Roman" w:cstheme="minorHAnsi"/>
            <w:color w:val="000000" w:themeColor="text1"/>
            <w:lang w:val="en-GB"/>
          </w:rPr>
          <w:t>eGFR</w:t>
        </w:r>
        <w:r w:rsidRPr="008F1EEB">
          <w:rPr>
            <w:rFonts w:eastAsia="Times New Roman" w:cstheme="minorHAnsi"/>
            <w:color w:val="000000" w:themeColor="text1"/>
            <w:vertAlign w:val="subscript"/>
            <w:lang w:val="en-GB"/>
            <w:rPrChange w:id="1055" w:author="My Luong Vuong" w:date="2023-11-24T11:30:00Z">
              <w:rPr>
                <w:rFonts w:eastAsia="Times New Roman" w:cstheme="minorHAnsi"/>
                <w:color w:val="000000" w:themeColor="text1"/>
                <w:lang w:val="en-GB"/>
              </w:rPr>
            </w:rPrChange>
          </w:rPr>
          <w:t>CKDEPI</w:t>
        </w:r>
        <w:proofErr w:type="spellEnd"/>
        <w:r>
          <w:rPr>
            <w:rFonts w:eastAsia="Times New Roman" w:cstheme="minorHAnsi"/>
            <w:color w:val="000000" w:themeColor="text1"/>
            <w:lang w:val="en-GB"/>
          </w:rPr>
          <w:t xml:space="preserve"> was a clinically-irrelevant covariate in our </w:t>
        </w:r>
      </w:ins>
      <w:ins w:id="1056" w:author="My Luong Vuong" w:date="2023-11-24T11:30:00Z">
        <w:r w:rsidR="00664077">
          <w:rPr>
            <w:rFonts w:eastAsia="Times New Roman" w:cstheme="minorHAnsi"/>
            <w:color w:val="000000" w:themeColor="text1"/>
            <w:lang w:val="en-GB"/>
          </w:rPr>
          <w:t>model, thus</w:t>
        </w:r>
        <w:r w:rsidR="008F1EEB">
          <w:rPr>
            <w:rFonts w:eastAsia="Times New Roman" w:cstheme="minorHAnsi"/>
            <w:color w:val="000000" w:themeColor="text1"/>
            <w:lang w:val="en-GB"/>
          </w:rPr>
          <w:t xml:space="preserve"> our</w:t>
        </w:r>
        <w:r w:rsidR="00664077">
          <w:rPr>
            <w:rFonts w:eastAsia="Times New Roman" w:cstheme="minorHAnsi"/>
            <w:color w:val="000000" w:themeColor="text1"/>
            <w:lang w:val="en-GB"/>
          </w:rPr>
          <w:t xml:space="preserve"> dosing recommendation</w:t>
        </w:r>
        <w:r w:rsidR="008F1EEB">
          <w:rPr>
            <w:rFonts w:eastAsia="Times New Roman" w:cstheme="minorHAnsi"/>
            <w:color w:val="000000" w:themeColor="text1"/>
            <w:lang w:val="en-GB"/>
          </w:rPr>
          <w:t xml:space="preserve"> did not take it into account.</w:t>
        </w:r>
        <w:r w:rsidR="00664077">
          <w:rPr>
            <w:rFonts w:eastAsia="Times New Roman" w:cstheme="minorHAnsi"/>
            <w:color w:val="000000" w:themeColor="text1"/>
            <w:lang w:val="en-GB"/>
          </w:rPr>
          <w:t xml:space="preserve"> </w:t>
        </w:r>
      </w:ins>
      <w:ins w:id="1057" w:author="My Luong Vuong" w:date="2023-11-24T11:26:00Z">
        <w:r w:rsidR="00995DD1">
          <w:rPr>
            <w:rFonts w:eastAsia="Times New Roman" w:cstheme="minorHAnsi"/>
            <w:color w:val="000000" w:themeColor="text1"/>
            <w:lang w:val="en-GB"/>
          </w:rPr>
          <w:t xml:space="preserve">Although </w:t>
        </w:r>
        <w:proofErr w:type="spellStart"/>
        <w:r w:rsidR="00995DD1">
          <w:rPr>
            <w:rFonts w:eastAsia="Times New Roman" w:cstheme="minorHAnsi"/>
            <w:color w:val="000000" w:themeColor="text1"/>
            <w:lang w:val="en-GB"/>
          </w:rPr>
          <w:t>eGFR</w:t>
        </w:r>
        <w:r w:rsidR="00995DD1" w:rsidRPr="00485DC7">
          <w:rPr>
            <w:rFonts w:eastAsia="Times New Roman" w:cstheme="minorHAnsi"/>
            <w:color w:val="000000" w:themeColor="text1"/>
            <w:vertAlign w:val="subscript"/>
            <w:lang w:val="en-GB"/>
            <w:rPrChange w:id="1058" w:author="My Luong Vuong" w:date="2023-11-24T11:26:00Z">
              <w:rPr>
                <w:rFonts w:eastAsia="Times New Roman" w:cstheme="minorHAnsi"/>
                <w:color w:val="000000" w:themeColor="text1"/>
                <w:lang w:val="en-GB"/>
              </w:rPr>
            </w:rPrChange>
          </w:rPr>
          <w:t>CKDEPI</w:t>
        </w:r>
        <w:proofErr w:type="spellEnd"/>
        <w:r w:rsidR="00995DD1">
          <w:rPr>
            <w:rFonts w:eastAsia="Times New Roman" w:cstheme="minorHAnsi"/>
            <w:color w:val="000000" w:themeColor="text1"/>
            <w:lang w:val="en-GB"/>
          </w:rPr>
          <w:t xml:space="preserve"> significantly </w:t>
        </w:r>
        <w:r w:rsidR="00313A65">
          <w:rPr>
            <w:rFonts w:eastAsia="Times New Roman" w:cstheme="minorHAnsi"/>
            <w:color w:val="000000" w:themeColor="text1"/>
            <w:lang w:val="en-GB"/>
          </w:rPr>
          <w:t xml:space="preserve">improved </w:t>
        </w:r>
      </w:ins>
      <w:ins w:id="1059" w:author="My Luong Vuong" w:date="2023-11-24T11:31:00Z">
        <w:r w:rsidR="00C41A21">
          <w:rPr>
            <w:rFonts w:eastAsia="Times New Roman" w:cstheme="minorHAnsi"/>
            <w:color w:val="000000" w:themeColor="text1"/>
            <w:lang w:val="en-GB"/>
          </w:rPr>
          <w:t xml:space="preserve">the model’s </w:t>
        </w:r>
      </w:ins>
      <w:ins w:id="1060" w:author="My Luong Vuong" w:date="2023-11-24T11:26:00Z">
        <w:r w:rsidR="00083BC1">
          <w:rPr>
            <w:rFonts w:eastAsia="Times New Roman" w:cstheme="minorHAnsi"/>
            <w:color w:val="000000" w:themeColor="text1"/>
            <w:lang w:val="en-GB"/>
          </w:rPr>
          <w:t xml:space="preserve">goodness-of-, </w:t>
        </w:r>
      </w:ins>
      <w:ins w:id="1061" w:author="My Luong Vuong" w:date="2023-11-24T11:27:00Z">
        <w:r w:rsidR="006F00AA">
          <w:rPr>
            <w:rFonts w:eastAsia="Times New Roman" w:cstheme="minorHAnsi"/>
            <w:color w:val="000000" w:themeColor="text1"/>
            <w:lang w:val="en-GB"/>
          </w:rPr>
          <w:t xml:space="preserve">it </w:t>
        </w:r>
        <w:r w:rsidR="008C0A4A">
          <w:rPr>
            <w:rFonts w:eastAsia="Times New Roman" w:cstheme="minorHAnsi"/>
            <w:color w:val="000000" w:themeColor="text1"/>
            <w:lang w:val="en-GB"/>
          </w:rPr>
          <w:t xml:space="preserve">did not affect </w:t>
        </w:r>
        <w:r w:rsidR="00D605AD">
          <w:rPr>
            <w:rFonts w:eastAsia="Times New Roman" w:cstheme="minorHAnsi"/>
            <w:color w:val="000000" w:themeColor="text1"/>
            <w:lang w:val="en-GB"/>
          </w:rPr>
          <w:t>pr</w:t>
        </w:r>
      </w:ins>
      <w:ins w:id="1062" w:author="My Luong Vuong" w:date="2023-11-24T11:28:00Z">
        <w:r w:rsidR="00D605AD">
          <w:rPr>
            <w:rFonts w:eastAsia="Times New Roman" w:cstheme="minorHAnsi"/>
            <w:color w:val="000000" w:themeColor="text1"/>
            <w:lang w:val="en-GB"/>
          </w:rPr>
          <w:t>obability of target attainment (PTA)</w:t>
        </w:r>
      </w:ins>
      <w:ins w:id="1063" w:author="My Luong Vuong" w:date="2023-11-24T11:27:00Z">
        <w:r w:rsidR="008C0A4A">
          <w:rPr>
            <w:rFonts w:eastAsia="Times New Roman" w:cstheme="minorHAnsi"/>
            <w:color w:val="000000" w:themeColor="text1"/>
            <w:lang w:val="en-GB"/>
          </w:rPr>
          <w:t xml:space="preserve"> under</w:t>
        </w:r>
      </w:ins>
      <w:ins w:id="1064" w:author="My Luong Vuong" w:date="2023-11-24T11:28:00Z">
        <w:r w:rsidR="00D605AD">
          <w:rPr>
            <w:rFonts w:eastAsia="Times New Roman" w:cstheme="minorHAnsi"/>
            <w:color w:val="000000" w:themeColor="text1"/>
            <w:lang w:val="en-GB"/>
          </w:rPr>
          <w:t xml:space="preserve"> </w:t>
        </w:r>
        <w:r w:rsidR="00854C04">
          <w:rPr>
            <w:rFonts w:eastAsia="Times New Roman" w:cstheme="minorHAnsi"/>
            <w:color w:val="000000" w:themeColor="text1"/>
            <w:lang w:val="en-GB"/>
          </w:rPr>
          <w:t>the simulated dosing regimens across its entire range.</w:t>
        </w:r>
      </w:ins>
      <w:ins w:id="1065" w:author="My Luong Vuong" w:date="2023-11-24T11:31:00Z">
        <w:r w:rsidR="003E400E">
          <w:rPr>
            <w:rFonts w:eastAsia="Times New Roman" w:cstheme="minorHAnsi"/>
            <w:color w:val="000000" w:themeColor="text1"/>
            <w:lang w:val="en-GB"/>
          </w:rPr>
          <w:t xml:space="preserve"> </w:t>
        </w:r>
      </w:ins>
      <w:ins w:id="1066" w:author="My Luong Vuong" w:date="2023-11-24T11:32:00Z">
        <w:r w:rsidR="00EA6690">
          <w:rPr>
            <w:rFonts w:eastAsia="Times New Roman" w:cstheme="minorHAnsi"/>
            <w:color w:val="000000" w:themeColor="text1"/>
            <w:lang w:val="en-GB"/>
          </w:rPr>
          <w:t xml:space="preserve">This is in contrary with </w:t>
        </w:r>
        <w:r w:rsidR="00367263">
          <w:rPr>
            <w:rFonts w:eastAsia="Times New Roman" w:cstheme="minorHAnsi"/>
            <w:color w:val="000000" w:themeColor="text1"/>
            <w:lang w:val="en-GB"/>
          </w:rPr>
          <w:t>some of the previous</w:t>
        </w:r>
      </w:ins>
      <w:ins w:id="1067" w:author="My Luong Vuong" w:date="2023-11-24T13:36:00Z">
        <w:r w:rsidR="00874B87">
          <w:rPr>
            <w:rFonts w:eastAsia="Times New Roman" w:cstheme="minorHAnsi"/>
            <w:color w:val="000000" w:themeColor="text1"/>
            <w:lang w:val="en-GB"/>
          </w:rPr>
          <w:t>ly</w:t>
        </w:r>
      </w:ins>
      <w:ins w:id="1068" w:author="My Luong Vuong" w:date="2023-11-24T11:32:00Z">
        <w:r w:rsidR="00367263">
          <w:rPr>
            <w:rFonts w:eastAsia="Times New Roman" w:cstheme="minorHAnsi"/>
            <w:color w:val="000000" w:themeColor="text1"/>
            <w:lang w:val="en-GB"/>
          </w:rPr>
          <w:t xml:space="preserve"> published studies, </w:t>
        </w:r>
        <w:r w:rsidR="00EA0FA7">
          <w:rPr>
            <w:rFonts w:eastAsia="Times New Roman" w:cstheme="minorHAnsi"/>
            <w:color w:val="000000" w:themeColor="text1"/>
            <w:lang w:val="en-GB"/>
          </w:rPr>
          <w:t xml:space="preserve">where </w:t>
        </w:r>
      </w:ins>
      <w:ins w:id="1069" w:author="My Luong Vuong" w:date="2023-11-24T11:33:00Z">
        <w:r w:rsidR="005B79C8">
          <w:rPr>
            <w:rFonts w:eastAsia="Times New Roman" w:cstheme="minorHAnsi"/>
            <w:color w:val="000000" w:themeColor="text1"/>
            <w:lang w:val="en-GB"/>
          </w:rPr>
          <w:t>high</w:t>
        </w:r>
      </w:ins>
      <w:ins w:id="1070" w:author="My Luong Vuong" w:date="2023-11-24T11:35:00Z">
        <w:r w:rsidR="008E6589">
          <w:rPr>
            <w:rFonts w:eastAsia="Times New Roman" w:cstheme="minorHAnsi"/>
            <w:color w:val="000000" w:themeColor="text1"/>
            <w:lang w:val="en-GB"/>
          </w:rPr>
          <w:t>er</w:t>
        </w:r>
      </w:ins>
      <w:ins w:id="1071" w:author="My Luong Vuong" w:date="2023-11-24T11:34:00Z">
        <w:r w:rsidR="005B79C8">
          <w:rPr>
            <w:rFonts w:eastAsia="Times New Roman" w:cstheme="minorHAnsi"/>
            <w:color w:val="000000" w:themeColor="text1"/>
            <w:lang w:val="en-GB"/>
          </w:rPr>
          <w:t xml:space="preserve"> doses are recommended in patients with higher </w:t>
        </w:r>
      </w:ins>
      <w:ins w:id="1072" w:author="My Luong Vuong" w:date="2023-11-24T11:35:00Z">
        <w:r w:rsidR="004D1EAA">
          <w:rPr>
            <w:rFonts w:eastAsia="Times New Roman" w:cstheme="minorHAnsi"/>
            <w:color w:val="000000" w:themeColor="text1"/>
            <w:lang w:val="en-GB"/>
          </w:rPr>
          <w:t>renal</w:t>
        </w:r>
      </w:ins>
      <w:ins w:id="1073" w:author="My Luong Vuong" w:date="2023-11-24T11:34:00Z">
        <w:r w:rsidR="005B79C8">
          <w:rPr>
            <w:rFonts w:eastAsia="Times New Roman" w:cstheme="minorHAnsi"/>
            <w:color w:val="000000" w:themeColor="text1"/>
            <w:lang w:val="en-GB"/>
          </w:rPr>
          <w:t xml:space="preserve"> clearance, including patients with augmented renal </w:t>
        </w:r>
        <w:r w:rsidR="005B79C8">
          <w:rPr>
            <w:rFonts w:eastAsia="Times New Roman" w:cstheme="minorHAnsi"/>
            <w:color w:val="000000" w:themeColor="text1"/>
            <w:lang w:val="en-GB"/>
          </w:rPr>
          <w:lastRenderedPageBreak/>
          <w:t>clearance</w:t>
        </w:r>
      </w:ins>
      <w:ins w:id="1074" w:author="My Luong Vuong" w:date="2023-11-24T11:39:00Z">
        <w:r w:rsidR="006F73FD">
          <w:rPr>
            <w:rFonts w:eastAsia="Times New Roman" w:cstheme="minorHAnsi"/>
            <w:color w:val="000000" w:themeColor="text1"/>
            <w:lang w:val="en-GB"/>
          </w:rPr>
          <w:fldChar w:fldCharType="begin">
            <w:fldData xml:space="preserve">PEVuZE5vdGU+PENpdGU+PEF1dGhvcj5NdWlsd2lqazwvQXV0aG9yPjxZZWFyPjIwMjA8L1llYXI+
PFJlY051bT4xMDwvUmVjTnVtPjxEaXNwbGF5VGV4dD7CoFsxMSwgMThdPC9EaXNwbGF5VGV4dD48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6F73FD">
          <w:rPr>
            <w:rFonts w:eastAsia="Times New Roman" w:cstheme="minorHAnsi"/>
            <w:color w:val="000000" w:themeColor="text1"/>
            <w:lang w:val="en-GB"/>
          </w:rPr>
          <w:instrText xml:space="preserve"> ADDIN EN.CITE </w:instrText>
        </w:r>
        <w:r w:rsidR="006F73FD">
          <w:rPr>
            <w:rFonts w:eastAsia="Times New Roman" w:cstheme="minorHAnsi"/>
            <w:color w:val="000000" w:themeColor="text1"/>
            <w:lang w:val="en-GB"/>
          </w:rPr>
          <w:fldChar w:fldCharType="begin">
            <w:fldData xml:space="preserve">PEVuZE5vdGU+PENpdGU+PEF1dGhvcj5NdWlsd2lqazwvQXV0aG9yPjxZZWFyPjIwMjA8L1llYXI+
PFJlY051bT4xMDwvUmVjTnVtPjxEaXNwbGF5VGV4dD7CoFsxMSwgMThdPC9EaXNwbGF5VGV4dD48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6F73FD">
          <w:rPr>
            <w:rFonts w:eastAsia="Times New Roman" w:cstheme="minorHAnsi"/>
            <w:color w:val="000000" w:themeColor="text1"/>
            <w:lang w:val="en-GB"/>
          </w:rPr>
          <w:instrText xml:space="preserve"> ADDIN EN.CITE.DATA </w:instrText>
        </w:r>
        <w:r w:rsidR="006F73FD">
          <w:rPr>
            <w:rFonts w:eastAsia="Times New Roman" w:cstheme="minorHAnsi"/>
            <w:color w:val="000000" w:themeColor="text1"/>
            <w:lang w:val="en-GB"/>
          </w:rPr>
        </w:r>
        <w:r w:rsidR="006F73FD">
          <w:rPr>
            <w:rFonts w:eastAsia="Times New Roman" w:cstheme="minorHAnsi"/>
            <w:color w:val="000000" w:themeColor="text1"/>
            <w:lang w:val="en-GB"/>
          </w:rPr>
          <w:fldChar w:fldCharType="end"/>
        </w:r>
      </w:ins>
      <w:r w:rsidR="006F73FD">
        <w:rPr>
          <w:rFonts w:eastAsia="Times New Roman" w:cstheme="minorHAnsi"/>
          <w:color w:val="000000" w:themeColor="text1"/>
          <w:lang w:val="en-GB"/>
        </w:rPr>
        <w:fldChar w:fldCharType="separate"/>
      </w:r>
      <w:ins w:id="1075" w:author="My Luong Vuong" w:date="2023-11-24T11:39:00Z">
        <w:r w:rsidR="006F73FD">
          <w:rPr>
            <w:rFonts w:eastAsia="Times New Roman" w:cstheme="minorHAnsi"/>
            <w:noProof/>
            <w:color w:val="000000" w:themeColor="text1"/>
            <w:lang w:val="en-GB"/>
          </w:rPr>
          <w:t> [11, 18]</w:t>
        </w:r>
        <w:r w:rsidR="006F73FD">
          <w:rPr>
            <w:rFonts w:eastAsia="Times New Roman" w:cstheme="minorHAnsi"/>
            <w:color w:val="000000" w:themeColor="text1"/>
            <w:lang w:val="en-GB"/>
          </w:rPr>
          <w:fldChar w:fldCharType="end"/>
        </w:r>
      </w:ins>
      <w:ins w:id="1076" w:author="My Luong Vuong" w:date="2023-11-24T11:34:00Z">
        <w:r w:rsidR="005B79C8">
          <w:rPr>
            <w:rFonts w:eastAsia="Times New Roman" w:cstheme="minorHAnsi"/>
            <w:color w:val="000000" w:themeColor="text1"/>
            <w:lang w:val="en-GB"/>
          </w:rPr>
          <w:t xml:space="preserve">. </w:t>
        </w:r>
      </w:ins>
      <w:ins w:id="1077" w:author="My Luong Vuong" w:date="2023-11-24T13:29:00Z">
        <w:r w:rsidR="006D63AD">
          <w:rPr>
            <w:rFonts w:eastAsia="Times New Roman" w:cstheme="minorHAnsi"/>
            <w:color w:val="000000" w:themeColor="text1"/>
            <w:lang w:val="en-GB"/>
          </w:rPr>
          <w:t xml:space="preserve">This </w:t>
        </w:r>
      </w:ins>
      <w:ins w:id="1078" w:author="My Luong Vuong" w:date="2023-11-24T13:33:00Z">
        <w:r w:rsidR="007E453D">
          <w:rPr>
            <w:rFonts w:eastAsia="Times New Roman" w:cstheme="minorHAnsi"/>
            <w:color w:val="000000" w:themeColor="text1"/>
            <w:lang w:val="en-GB"/>
          </w:rPr>
          <w:t xml:space="preserve">discrepancy </w:t>
        </w:r>
        <w:r w:rsidR="00E87BE8">
          <w:rPr>
            <w:rFonts w:eastAsia="Times New Roman" w:cstheme="minorHAnsi"/>
            <w:color w:val="000000" w:themeColor="text1"/>
            <w:lang w:val="en-GB"/>
          </w:rPr>
          <w:t xml:space="preserve">may stem from </w:t>
        </w:r>
        <w:r w:rsidR="000D0ABD">
          <w:rPr>
            <w:rFonts w:eastAsia="Times New Roman" w:cstheme="minorHAnsi"/>
            <w:color w:val="000000" w:themeColor="text1"/>
            <w:lang w:val="en-GB"/>
          </w:rPr>
          <w:t>the difference in missing</w:t>
        </w:r>
      </w:ins>
      <w:ins w:id="1079" w:author="My Luong Vuong" w:date="2023-11-24T13:35:00Z">
        <w:r w:rsidR="0010559F">
          <w:rPr>
            <w:rFonts w:eastAsia="Times New Roman" w:cstheme="minorHAnsi"/>
            <w:color w:val="000000" w:themeColor="text1"/>
            <w:lang w:val="en-GB"/>
          </w:rPr>
          <w:t xml:space="preserve"> data </w:t>
        </w:r>
        <w:r w:rsidR="00626D02">
          <w:rPr>
            <w:rFonts w:eastAsia="Times New Roman" w:cstheme="minorHAnsi"/>
            <w:color w:val="000000" w:themeColor="text1"/>
            <w:lang w:val="en-GB"/>
          </w:rPr>
          <w:t xml:space="preserve">handling technique employed </w:t>
        </w:r>
        <w:r w:rsidR="001144AE">
          <w:rPr>
            <w:rFonts w:eastAsia="Times New Roman" w:cstheme="minorHAnsi"/>
            <w:color w:val="000000" w:themeColor="text1"/>
            <w:lang w:val="en-GB"/>
          </w:rPr>
          <w:t xml:space="preserve">in our study </w:t>
        </w:r>
      </w:ins>
      <w:ins w:id="1080" w:author="My Luong Vuong" w:date="2023-11-24T13:36:00Z">
        <w:r w:rsidR="00571D1F">
          <w:rPr>
            <w:rFonts w:eastAsia="Times New Roman" w:cstheme="minorHAnsi"/>
            <w:color w:val="000000" w:themeColor="text1"/>
            <w:lang w:val="en-GB"/>
          </w:rPr>
          <w:t xml:space="preserve">compared with </w:t>
        </w:r>
      </w:ins>
      <w:ins w:id="1081" w:author="My Luong Vuong" w:date="2023-11-24T13:39:00Z">
        <w:r w:rsidR="00A446ED">
          <w:rPr>
            <w:rFonts w:eastAsia="Times New Roman" w:cstheme="minorHAnsi"/>
            <w:color w:val="000000" w:themeColor="text1"/>
            <w:lang w:val="en-GB"/>
          </w:rPr>
          <w:t>others</w:t>
        </w:r>
      </w:ins>
      <w:ins w:id="1082" w:author="My Luong Vuong" w:date="2023-11-24T13:36:00Z">
        <w:r w:rsidR="00571D1F">
          <w:rPr>
            <w:rFonts w:eastAsia="Times New Roman" w:cstheme="minorHAnsi"/>
            <w:color w:val="000000" w:themeColor="text1"/>
            <w:lang w:val="en-GB"/>
          </w:rPr>
          <w:t>.</w:t>
        </w:r>
      </w:ins>
      <w:ins w:id="1083" w:author="My Luong Vuong" w:date="2023-11-24T15:08:00Z">
        <w:r w:rsidR="008C6892">
          <w:rPr>
            <w:rFonts w:eastAsia="Times New Roman" w:cstheme="minorHAnsi"/>
            <w:color w:val="000000" w:themeColor="text1"/>
            <w:lang w:val="en-GB"/>
          </w:rPr>
          <w:t xml:space="preserve"> </w:t>
        </w:r>
      </w:ins>
      <w:ins w:id="1084" w:author="My Luong Vuong" w:date="2023-11-24T13:56:00Z">
        <w:r w:rsidR="002321EF">
          <w:rPr>
            <w:rFonts w:eastAsia="Times New Roman" w:cstheme="minorHAnsi"/>
            <w:color w:val="000000" w:themeColor="text1"/>
            <w:lang w:val="en-GB"/>
          </w:rPr>
          <w:t xml:space="preserve">We used </w:t>
        </w:r>
        <w:r w:rsidR="00E76E4C">
          <w:rPr>
            <w:rFonts w:eastAsia="Times New Roman" w:cstheme="minorHAnsi"/>
            <w:color w:val="000000" w:themeColor="text1"/>
            <w:lang w:val="en-GB"/>
          </w:rPr>
          <w:t>multiple imputation</w:t>
        </w:r>
        <w:r w:rsidR="00681574">
          <w:rPr>
            <w:rFonts w:eastAsia="Times New Roman" w:cstheme="minorHAnsi"/>
            <w:color w:val="000000" w:themeColor="text1"/>
            <w:lang w:val="en-GB"/>
          </w:rPr>
          <w:t xml:space="preserve"> which </w:t>
        </w:r>
      </w:ins>
      <w:ins w:id="1085" w:author="My Luong Vuong" w:date="2023-11-24T13:57:00Z">
        <w:r w:rsidR="00791D21">
          <w:rPr>
            <w:rFonts w:eastAsia="Times New Roman" w:cstheme="minorHAnsi"/>
            <w:color w:val="000000" w:themeColor="text1"/>
            <w:lang w:val="en-GB"/>
          </w:rPr>
          <w:t>is</w:t>
        </w:r>
      </w:ins>
      <w:ins w:id="1086" w:author="My Luong Vuong" w:date="2023-11-24T13:58:00Z">
        <w:r w:rsidR="00584981">
          <w:rPr>
            <w:rFonts w:eastAsia="Times New Roman" w:cstheme="minorHAnsi"/>
            <w:color w:val="000000" w:themeColor="text1"/>
            <w:lang w:val="en-GB"/>
          </w:rPr>
          <w:t xml:space="preserve"> </w:t>
        </w:r>
        <w:r w:rsidR="0059300F">
          <w:rPr>
            <w:rFonts w:eastAsia="Times New Roman" w:cstheme="minorHAnsi"/>
            <w:color w:val="000000" w:themeColor="text1"/>
            <w:lang w:val="en-GB"/>
          </w:rPr>
          <w:t xml:space="preserve">superior </w:t>
        </w:r>
        <w:r w:rsidR="00584981">
          <w:rPr>
            <w:rFonts w:eastAsia="Times New Roman" w:cstheme="minorHAnsi"/>
            <w:color w:val="000000" w:themeColor="text1"/>
            <w:lang w:val="en-GB"/>
          </w:rPr>
          <w:t xml:space="preserve">with </w:t>
        </w:r>
        <w:r w:rsidR="001350FC">
          <w:rPr>
            <w:rFonts w:eastAsia="Times New Roman" w:cstheme="minorHAnsi"/>
            <w:color w:val="000000" w:themeColor="text1"/>
            <w:lang w:val="en-GB"/>
          </w:rPr>
          <w:t>conventionally done single imputation</w:t>
        </w:r>
      </w:ins>
      <w:ins w:id="1087" w:author="My Luong Vuong" w:date="2023-11-24T13:59:00Z">
        <w:r w:rsidR="005178B4">
          <w:rPr>
            <w:rFonts w:eastAsia="Times New Roman" w:cstheme="minorHAnsi"/>
            <w:color w:val="000000" w:themeColor="text1"/>
            <w:lang w:val="en-GB"/>
          </w:rPr>
          <w:t>,</w:t>
        </w:r>
      </w:ins>
      <w:ins w:id="1088" w:author="My Luong Vuong" w:date="2023-11-24T13:58:00Z">
        <w:r w:rsidR="005C18E0">
          <w:rPr>
            <w:rFonts w:eastAsia="Times New Roman" w:cstheme="minorHAnsi"/>
            <w:color w:val="000000" w:themeColor="text1"/>
            <w:lang w:val="en-GB"/>
          </w:rPr>
          <w:t xml:space="preserve"> </w:t>
        </w:r>
      </w:ins>
      <w:ins w:id="1089" w:author="My Luong Vuong" w:date="2023-11-24T13:59:00Z">
        <w:r w:rsidR="005178B4">
          <w:rPr>
            <w:rFonts w:eastAsia="Times New Roman" w:cstheme="minorHAnsi"/>
            <w:color w:val="000000" w:themeColor="text1"/>
            <w:lang w:val="en-GB"/>
          </w:rPr>
          <w:t xml:space="preserve">especially </w:t>
        </w:r>
      </w:ins>
      <w:ins w:id="1090" w:author="My Luong Vuong" w:date="2023-11-24T13:58:00Z">
        <w:r w:rsidR="005178B4">
          <w:rPr>
            <w:rFonts w:eastAsia="Times New Roman" w:cstheme="minorHAnsi"/>
            <w:color w:val="000000" w:themeColor="text1"/>
            <w:lang w:val="en-GB"/>
          </w:rPr>
          <w:t xml:space="preserve">when data is </w:t>
        </w:r>
      </w:ins>
      <w:ins w:id="1091" w:author="My Luong Vuong" w:date="2023-11-24T14:00:00Z">
        <w:r w:rsidR="0017061F">
          <w:rPr>
            <w:rFonts w:eastAsia="Times New Roman" w:cstheme="minorHAnsi"/>
            <w:color w:val="000000" w:themeColor="text1"/>
            <w:lang w:val="en-GB"/>
          </w:rPr>
          <w:t>missing at random</w:t>
        </w:r>
      </w:ins>
      <w:ins w:id="1092" w:author="My Luong Vuong" w:date="2023-11-24T14:03:00Z">
        <w:r w:rsidR="00BF2EC5">
          <w:rPr>
            <w:rFonts w:eastAsia="Times New Roman" w:cstheme="minorHAnsi"/>
            <w:color w:val="000000" w:themeColor="text1"/>
            <w:lang w:val="en-GB"/>
          </w:rPr>
          <w:fldChar w:fldCharType="begin"/>
        </w:r>
        <w:r w:rsidR="00DD6269">
          <w:rPr>
            <w:rFonts w:eastAsia="Times New Roman" w:cstheme="minorHAnsi"/>
            <w:color w:val="000000" w:themeColor="text1"/>
            <w:lang w:val="en-GB"/>
          </w:rPr>
          <w:instrText xml:space="preserve"> ADDIN EN.CITE &lt;EndNote&gt;&lt;Cite&gt;&lt;Author&gt;Johansson Å&lt;/Author&gt;&lt;Year&gt;2013&lt;/Year&gt;&lt;RecNum&gt;63&lt;/RecNum&gt;&lt;DisplayText&gt; [46]&lt;/DisplayText&gt;&lt;record&gt;&lt;rec-number&gt;63&lt;/rec-number&gt;&lt;foreign-keys&gt;&lt;key app="EN" db-id="xred9e5sg009pcetsepxtfs0dwxsa5rzvawx" timestamp="1685826781"&gt;63&lt;/key&gt;&lt;/foreign-keys&gt;&lt;ref-type name="Journal Article"&gt;17&lt;/ref-type&gt;&lt;contributors&gt;&lt;authors&gt;&lt;author&gt;Johansson Å, M.&lt;/author&gt;&lt;author&gt;Karlsson, M. O.&lt;/author&gt;&lt;/authors&gt;&lt;/contributors&gt;&lt;titles&gt;&lt;title&gt;Comparison of methods for handling missing covariate data&lt;/title&gt;&lt;secondary-title&gt;Aaps j&lt;/secondary-title&gt;&lt;/titles&gt;&lt;periodical&gt;&lt;full-title&gt;Aaps j&lt;/full-title&gt;&lt;/periodical&gt;&lt;pages&gt;1232-41&lt;/pages&gt;&lt;volume&gt;15&lt;/volume&gt;&lt;number&gt;4&lt;/number&gt;&lt;keywords&gt;&lt;keyword&gt;Female&lt;/keyword&gt;&lt;keyword&gt;Humans&lt;/keyword&gt;&lt;keyword&gt;Male&lt;/keyword&gt;&lt;keyword&gt;Statistics as Topic/*methods/standards&lt;/keyword&gt;&lt;keyword&gt;*Stochastic Processes&lt;/keyword&gt;&lt;/keywords&gt;&lt;dates&gt;&lt;year&gt;2013&lt;/year&gt;&lt;pub-dates&gt;&lt;date&gt;Oct&lt;/date&gt;&lt;/pub-dates&gt;&lt;/dates&gt;&lt;isbn&gt;1550-7416&lt;/isbn&gt;&lt;accession-num&gt;24022319&lt;/accession-num&gt;&lt;urls&gt;&lt;/urls&gt;&lt;custom2&gt;PMC3787222&lt;/custom2&gt;&lt;electronic-resource-num&gt;10.1208/s12248-013-9526-y&lt;/electronic-resource-num&gt;&lt;remote-database-provider&gt;NLM&lt;/remote-database-provider&gt;&lt;language&gt;eng&lt;/language&gt;&lt;/record&gt;&lt;/Cite&gt;&lt;/EndNote&gt;</w:instrText>
        </w:r>
      </w:ins>
      <w:r w:rsidR="00BF2EC5">
        <w:rPr>
          <w:rFonts w:eastAsia="Times New Roman" w:cstheme="minorHAnsi"/>
          <w:color w:val="000000" w:themeColor="text1"/>
          <w:lang w:val="en-GB"/>
        </w:rPr>
        <w:fldChar w:fldCharType="separate"/>
      </w:r>
      <w:ins w:id="1093" w:author="My Luong Vuong" w:date="2023-11-24T14:03:00Z">
        <w:r w:rsidR="00DD6269">
          <w:rPr>
            <w:rFonts w:eastAsia="Times New Roman" w:cstheme="minorHAnsi"/>
            <w:noProof/>
            <w:color w:val="000000" w:themeColor="text1"/>
            <w:lang w:val="en-GB"/>
          </w:rPr>
          <w:t> [46]</w:t>
        </w:r>
        <w:r w:rsidR="00BF2EC5">
          <w:rPr>
            <w:rFonts w:eastAsia="Times New Roman" w:cstheme="minorHAnsi"/>
            <w:color w:val="000000" w:themeColor="text1"/>
            <w:lang w:val="en-GB"/>
          </w:rPr>
          <w:fldChar w:fldCharType="end"/>
        </w:r>
      </w:ins>
      <w:ins w:id="1094" w:author="My Luong Vuong" w:date="2023-11-24T14:00:00Z">
        <w:r w:rsidR="0017061F">
          <w:rPr>
            <w:rFonts w:eastAsia="Times New Roman" w:cstheme="minorHAnsi"/>
            <w:color w:val="000000" w:themeColor="text1"/>
            <w:lang w:val="en-GB"/>
          </w:rPr>
          <w:t>.</w:t>
        </w:r>
      </w:ins>
      <w:ins w:id="1095" w:author="My Luong Vuong" w:date="2023-11-24T15:11:00Z">
        <w:r w:rsidR="00B04D68">
          <w:rPr>
            <w:rFonts w:eastAsia="Times New Roman" w:cstheme="minorHAnsi"/>
            <w:color w:val="000000" w:themeColor="text1"/>
            <w:lang w:val="en-GB"/>
          </w:rPr>
          <w:t xml:space="preserve"> </w:t>
        </w:r>
      </w:ins>
      <w:ins w:id="1096" w:author="My Luong Vuong" w:date="2023-11-24T15:12:00Z">
        <w:r w:rsidR="006B3400">
          <w:rPr>
            <w:rFonts w:eastAsia="Times New Roman" w:cstheme="minorHAnsi"/>
            <w:color w:val="000000" w:themeColor="text1"/>
            <w:lang w:val="en-GB"/>
          </w:rPr>
          <w:t xml:space="preserve">Instead of </w:t>
        </w:r>
        <w:r w:rsidR="006E504D">
          <w:rPr>
            <w:rFonts w:eastAsia="Times New Roman" w:cstheme="minorHAnsi"/>
            <w:color w:val="000000" w:themeColor="text1"/>
            <w:lang w:val="en-GB"/>
          </w:rPr>
          <w:t xml:space="preserve">assuming </w:t>
        </w:r>
        <w:r w:rsidR="00A55D00">
          <w:rPr>
            <w:rFonts w:eastAsia="Times New Roman" w:cstheme="minorHAnsi"/>
            <w:color w:val="000000" w:themeColor="text1"/>
            <w:lang w:val="en-GB"/>
          </w:rPr>
          <w:t xml:space="preserve">kidney </w:t>
        </w:r>
        <w:r w:rsidR="00BC521B">
          <w:rPr>
            <w:rFonts w:eastAsia="Times New Roman" w:cstheme="minorHAnsi"/>
            <w:color w:val="000000" w:themeColor="text1"/>
            <w:lang w:val="en-GB"/>
          </w:rPr>
          <w:t xml:space="preserve">function </w:t>
        </w:r>
      </w:ins>
      <w:ins w:id="1097" w:author="My Luong Vuong" w:date="2023-11-24T15:13:00Z">
        <w:r w:rsidR="00BC521B">
          <w:rPr>
            <w:rFonts w:eastAsia="Times New Roman" w:cstheme="minorHAnsi"/>
            <w:color w:val="000000" w:themeColor="text1"/>
            <w:lang w:val="en-GB"/>
          </w:rPr>
          <w:t xml:space="preserve">is stable over time when using single imputation, </w:t>
        </w:r>
        <w:r w:rsidR="0096652D">
          <w:rPr>
            <w:rFonts w:eastAsia="Times New Roman" w:cstheme="minorHAnsi"/>
            <w:color w:val="000000" w:themeColor="text1"/>
            <w:lang w:val="en-GB"/>
          </w:rPr>
          <w:t xml:space="preserve">which </w:t>
        </w:r>
        <w:r w:rsidR="00213443">
          <w:rPr>
            <w:rFonts w:eastAsia="Times New Roman" w:cstheme="minorHAnsi"/>
            <w:color w:val="000000" w:themeColor="text1"/>
            <w:lang w:val="en-GB"/>
          </w:rPr>
          <w:t>is</w:t>
        </w:r>
      </w:ins>
      <w:ins w:id="1098" w:author="My Luong Vuong" w:date="2023-11-24T15:19:00Z">
        <w:r w:rsidR="000B2E99">
          <w:rPr>
            <w:rFonts w:eastAsia="Times New Roman" w:cstheme="minorHAnsi"/>
            <w:color w:val="000000" w:themeColor="text1"/>
            <w:lang w:val="en-GB"/>
          </w:rPr>
          <w:t xml:space="preserve"> well established</w:t>
        </w:r>
      </w:ins>
      <w:ins w:id="1099" w:author="My Luong Vuong" w:date="2023-11-24T15:13:00Z">
        <w:r w:rsidR="00213443">
          <w:rPr>
            <w:rFonts w:eastAsia="Times New Roman" w:cstheme="minorHAnsi"/>
            <w:color w:val="000000" w:themeColor="text1"/>
            <w:lang w:val="en-GB"/>
          </w:rPr>
          <w:t xml:space="preserve"> </w:t>
        </w:r>
      </w:ins>
      <w:ins w:id="1100" w:author="My Luong Vuong" w:date="2023-11-24T15:19:00Z">
        <w:r w:rsidR="007F4E40">
          <w:rPr>
            <w:rFonts w:eastAsia="Times New Roman" w:cstheme="minorHAnsi"/>
            <w:color w:val="000000" w:themeColor="text1"/>
            <w:lang w:val="en-GB"/>
          </w:rPr>
          <w:t xml:space="preserve">to be </w:t>
        </w:r>
      </w:ins>
      <w:ins w:id="1101" w:author="My Luong Vuong" w:date="2023-11-24T15:13:00Z">
        <w:r w:rsidR="00213443">
          <w:rPr>
            <w:rFonts w:eastAsia="Times New Roman" w:cstheme="minorHAnsi"/>
            <w:color w:val="000000" w:themeColor="text1"/>
            <w:lang w:val="en-GB"/>
          </w:rPr>
          <w:t xml:space="preserve">not </w:t>
        </w:r>
      </w:ins>
      <w:ins w:id="1102" w:author="My Luong Vuong" w:date="2023-11-24T15:19:00Z">
        <w:r w:rsidR="002F0EDE">
          <w:rPr>
            <w:rFonts w:eastAsia="Times New Roman" w:cstheme="minorHAnsi"/>
            <w:color w:val="000000" w:themeColor="text1"/>
            <w:lang w:val="en-GB"/>
          </w:rPr>
          <w:t xml:space="preserve">the case </w:t>
        </w:r>
      </w:ins>
      <w:ins w:id="1103" w:author="My Luong Vuong" w:date="2023-11-24T15:13:00Z">
        <w:r w:rsidR="002A07A1">
          <w:rPr>
            <w:rFonts w:eastAsia="Times New Roman" w:cstheme="minorHAnsi"/>
            <w:color w:val="000000" w:themeColor="text1"/>
            <w:lang w:val="en-GB"/>
          </w:rPr>
          <w:t xml:space="preserve">in </w:t>
        </w:r>
      </w:ins>
      <w:ins w:id="1104" w:author="My Luong Vuong" w:date="2023-11-24T15:19:00Z">
        <w:r w:rsidR="00B8681C">
          <w:rPr>
            <w:rFonts w:eastAsia="Times New Roman" w:cstheme="minorHAnsi"/>
            <w:color w:val="000000" w:themeColor="text1"/>
            <w:lang w:val="en-GB"/>
          </w:rPr>
          <w:t>critical illness</w:t>
        </w:r>
      </w:ins>
      <w:ins w:id="1105" w:author="My Luong Vuong" w:date="2023-11-24T15:21:00Z">
        <w:r w:rsidR="00372158">
          <w:rPr>
            <w:rFonts w:eastAsia="Times New Roman" w:cstheme="minorHAnsi"/>
            <w:color w:val="000000" w:themeColor="text1"/>
            <w:lang w:val="en-GB"/>
          </w:rPr>
          <w:fldChar w:fldCharType="begin"/>
        </w:r>
        <w:r w:rsidR="00372158">
          <w:rPr>
            <w:rFonts w:eastAsia="Times New Roman" w:cstheme="minorHAnsi"/>
            <w:color w:val="000000" w:themeColor="text1"/>
            <w:lang w:val="en-GB"/>
          </w:rPr>
          <w:instrText xml:space="preserve"> ADDIN EN.CITE &lt;EndNote&gt;&lt;Cite&gt;&lt;Author&gt;Huang&lt;/Author&gt;&lt;Year&gt;2022&lt;/Year&gt;&lt;RecNum&gt;72&lt;/RecNum&gt;&lt;DisplayText&gt; [47]&lt;/DisplayText&gt;&lt;record&gt;&lt;rec-number&gt;72&lt;/rec-number&gt;&lt;foreign-keys&gt;&lt;key app="EN" db-id="xred9e5sg009pcetsepxtfs0dwxsa5rzvawx" timestamp="1700835626"&gt;72&lt;/key&gt;&lt;/foreign-keys&gt;&lt;ref-type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ins>
      <w:r w:rsidR="00372158">
        <w:rPr>
          <w:rFonts w:eastAsia="Times New Roman" w:cstheme="minorHAnsi"/>
          <w:color w:val="000000" w:themeColor="text1"/>
          <w:lang w:val="en-GB"/>
        </w:rPr>
        <w:fldChar w:fldCharType="separate"/>
      </w:r>
      <w:ins w:id="1106" w:author="My Luong Vuong" w:date="2023-11-24T15:21:00Z">
        <w:r w:rsidR="00372158">
          <w:rPr>
            <w:rFonts w:eastAsia="Times New Roman" w:cstheme="minorHAnsi"/>
            <w:noProof/>
            <w:color w:val="000000" w:themeColor="text1"/>
            <w:lang w:val="en-GB"/>
          </w:rPr>
          <w:t> [47]</w:t>
        </w:r>
        <w:r w:rsidR="00372158">
          <w:rPr>
            <w:rFonts w:eastAsia="Times New Roman" w:cstheme="minorHAnsi"/>
            <w:color w:val="000000" w:themeColor="text1"/>
            <w:lang w:val="en-GB"/>
          </w:rPr>
          <w:fldChar w:fldCharType="end"/>
        </w:r>
      </w:ins>
      <w:ins w:id="1107" w:author="My Luong Vuong" w:date="2023-11-24T15:14:00Z">
        <w:r w:rsidR="007E4428">
          <w:rPr>
            <w:rFonts w:eastAsia="Times New Roman" w:cstheme="minorHAnsi"/>
            <w:color w:val="000000" w:themeColor="text1"/>
            <w:lang w:val="en-GB"/>
          </w:rPr>
          <w:t>,</w:t>
        </w:r>
      </w:ins>
      <w:ins w:id="1108" w:author="My Luong Vuong" w:date="2023-11-24T15:19:00Z">
        <w:r w:rsidR="00A113CE">
          <w:rPr>
            <w:rFonts w:eastAsia="Times New Roman" w:cstheme="minorHAnsi"/>
            <w:color w:val="000000" w:themeColor="text1"/>
            <w:lang w:val="en-GB"/>
          </w:rPr>
          <w:t xml:space="preserve"> </w:t>
        </w:r>
      </w:ins>
      <w:ins w:id="1109" w:author="My Luong Vuong" w:date="2023-11-24T15:14:00Z">
        <w:r w:rsidR="007E4428">
          <w:rPr>
            <w:rFonts w:eastAsia="Times New Roman" w:cstheme="minorHAnsi"/>
            <w:color w:val="000000" w:themeColor="text1"/>
            <w:lang w:val="en-GB"/>
          </w:rPr>
          <w:t>multiple</w:t>
        </w:r>
      </w:ins>
      <w:ins w:id="1110" w:author="My Luong Vuong" w:date="2023-11-24T15:19:00Z">
        <w:r w:rsidR="00A113CE">
          <w:rPr>
            <w:rFonts w:eastAsia="Times New Roman" w:cstheme="minorHAnsi"/>
            <w:color w:val="000000" w:themeColor="text1"/>
            <w:lang w:val="en-GB"/>
          </w:rPr>
          <w:t xml:space="preserve"> imputation</w:t>
        </w:r>
      </w:ins>
      <w:ins w:id="1111" w:author="My Luong Vuong" w:date="2023-11-24T15:22:00Z">
        <w:r w:rsidR="008576B3" w:rsidRPr="008576B3">
          <w:t xml:space="preserve"> </w:t>
        </w:r>
      </w:ins>
      <w:ins w:id="1112" w:author="My Luong Vuong" w:date="2023-11-24T15:23:00Z">
        <w:r w:rsidR="003F5D3E">
          <w:rPr>
            <w:rFonts w:eastAsia="Times New Roman" w:cstheme="minorHAnsi"/>
            <w:color w:val="000000" w:themeColor="text1"/>
          </w:rPr>
          <w:t xml:space="preserve">fills missing data in multiple times </w:t>
        </w:r>
        <w:r w:rsidR="00342E01" w:rsidRPr="00342E01">
          <w:rPr>
            <w:rFonts w:eastAsia="Times New Roman" w:cstheme="minorHAnsi"/>
            <w:color w:val="000000" w:themeColor="text1"/>
          </w:rPr>
          <w:t>with many different plausible values</w:t>
        </w:r>
      </w:ins>
      <w:ins w:id="1113" w:author="My Luong Vuong" w:date="2023-11-24T15:24:00Z">
        <w:r w:rsidR="00F91736">
          <w:rPr>
            <w:rFonts w:eastAsia="Times New Roman" w:cstheme="minorHAnsi"/>
            <w:color w:val="000000" w:themeColor="text1"/>
          </w:rPr>
          <w:fldChar w:fldCharType="begin"/>
        </w:r>
        <w:r w:rsidR="00F91736">
          <w:rPr>
            <w:rFonts w:eastAsia="Times New Roman" w:cstheme="minorHAnsi"/>
            <w:color w:val="000000" w:themeColor="text1"/>
          </w:rPr>
          <w:instrText xml:space="preserve"> ADDIN EN.CITE &lt;EndNote&gt;&lt;Cite&gt;&lt;Author&gt;Li&lt;/Author&gt;&lt;Year&gt;2015&lt;/Year&gt;&lt;RecNum&gt;71&lt;/RecNum&gt;&lt;DisplayText&gt; [48]&lt;/DisplayText&gt;&lt;record&gt;&lt;rec-number&gt;71&lt;/rec-number&gt;&lt;foreign-keys&gt;&lt;key app="EN" db-id="xred9e5sg009pcetsepxtfs0dwxsa5rzvawx" timestamp="1700835066"&gt;71&lt;/key&gt;&lt;/foreign-keys&gt;&lt;ref-type name="Journal Article"&gt;17&lt;/ref-type&gt;&lt;contributors&gt;&lt;authors&gt;&lt;author&gt;Li, P.&lt;/author&gt;&lt;author&gt;Stuart, E. A.&lt;/author&gt;&lt;author&gt;Allison, D. B.&lt;/author&gt;&lt;/authors&gt;&lt;/contributors&gt;&lt;auth-address&gt;Office of Energetics and Nutrition Obesity Research Center, University of Alabama at Birmingham2Department of Biostatistics, School of Public Health, University of Alabama at Birmingham.&amp;#xD;Departments of Mental Health, Biostatistics, and Health Policy and Management, Johns Hopkins Bloomberg School of Public Health, Baltimore, Maryland.&lt;/auth-address&gt;&lt;titles&gt;&lt;title&gt;Multiple Imputation: A Flexible Tool for Handling Missing Data&lt;/title&gt;&lt;secondary-title&gt;Jama&lt;/secondary-title&gt;&lt;/titles&gt;&lt;periodical&gt;&lt;full-title&gt;Jama&lt;/full-title&gt;&lt;/periodical&gt;&lt;pages&gt;1966-7&lt;/pages&gt;&lt;volume&gt;314&lt;/volume&gt;&lt;number&gt;18&lt;/number&gt;&lt;keywords&gt;&lt;keyword&gt;Cardiovascular Diseases/*prevention &amp;amp; control&lt;/keyword&gt;&lt;keyword&gt;Cholesterol, LDL/*blood&lt;/keyword&gt;&lt;keyword&gt;Female&lt;/keyword&gt;&lt;keyword&gt;Humans&lt;/keyword&gt;&lt;keyword&gt;Hydroxymethylglutaryl-CoA Reductase Inhibitors/*therapeutic use&lt;/keyword&gt;&lt;keyword&gt;Male&lt;/keyword&gt;&lt;keyword&gt;*Medication Adherence&lt;/keyword&gt;&lt;keyword&gt;*Motivation&lt;/keyword&gt;&lt;keyword&gt;Patient Participation/*economics&lt;/keyword&gt;&lt;keyword&gt;Primary Health Care/*economics&lt;/keyword&gt;&lt;/keywords&gt;&lt;dates&gt;&lt;year&gt;2015&lt;/year&gt;&lt;pub-dates&gt;&lt;date&gt;Nov 10&lt;/date&gt;&lt;/pub-dates&gt;&lt;/dates&gt;&lt;isbn&gt;0098-7484 (Print)&amp;#xD;0098-7484&lt;/isbn&gt;&lt;accession-num&gt;26547468&lt;/accession-num&gt;&lt;urls&gt;&lt;/urls&gt;&lt;custom2&gt;PMC4638176&lt;/custom2&gt;&lt;custom6&gt;NIHMS731701&lt;/custom6&gt;&lt;electronic-resource-num&gt;10.1001/jama.2015.15281&lt;/electronic-resource-num&gt;&lt;remote-database-provider&gt;NLM&lt;/remote-database-provider&gt;&lt;language&gt;eng&lt;/language&gt;&lt;/record&gt;&lt;/Cite&gt;&lt;/EndNote&gt;</w:instrText>
        </w:r>
      </w:ins>
      <w:r w:rsidR="00F91736">
        <w:rPr>
          <w:rFonts w:eastAsia="Times New Roman" w:cstheme="minorHAnsi"/>
          <w:color w:val="000000" w:themeColor="text1"/>
        </w:rPr>
        <w:fldChar w:fldCharType="separate"/>
      </w:r>
      <w:ins w:id="1114" w:author="My Luong Vuong" w:date="2023-11-24T15:24:00Z">
        <w:r w:rsidR="00F91736">
          <w:rPr>
            <w:rFonts w:eastAsia="Times New Roman" w:cstheme="minorHAnsi"/>
            <w:noProof/>
            <w:color w:val="000000" w:themeColor="text1"/>
          </w:rPr>
          <w:t> [48]</w:t>
        </w:r>
        <w:r w:rsidR="00F91736">
          <w:rPr>
            <w:rFonts w:eastAsia="Times New Roman" w:cstheme="minorHAnsi"/>
            <w:color w:val="000000" w:themeColor="text1"/>
          </w:rPr>
          <w:fldChar w:fldCharType="end"/>
        </w:r>
      </w:ins>
      <w:ins w:id="1115" w:author="My Luong Vuong" w:date="2023-11-24T15:14:00Z">
        <w:r w:rsidR="007E4428">
          <w:rPr>
            <w:rFonts w:eastAsia="Times New Roman" w:cstheme="minorHAnsi"/>
            <w:color w:val="000000" w:themeColor="text1"/>
            <w:lang w:val="en-GB"/>
          </w:rPr>
          <w:t>.</w:t>
        </w:r>
      </w:ins>
      <w:ins w:id="1116" w:author="My Luong Vuong" w:date="2023-11-24T15:18:00Z">
        <w:r w:rsidR="00B95CFC">
          <w:rPr>
            <w:rFonts w:eastAsia="Times New Roman" w:cstheme="minorHAnsi"/>
            <w:color w:val="000000" w:themeColor="text1"/>
            <w:lang w:val="en-GB"/>
          </w:rPr>
          <w:t xml:space="preserve"> </w:t>
        </w:r>
      </w:ins>
      <w:ins w:id="1117" w:author="My Luong Vuong" w:date="2023-11-24T15:04:00Z">
        <w:r w:rsidR="00E116A8">
          <w:rPr>
            <w:rFonts w:eastAsia="Times New Roman" w:cstheme="minorHAnsi"/>
            <w:color w:val="000000" w:themeColor="text1"/>
            <w:lang w:val="en-GB"/>
          </w:rPr>
          <w:t xml:space="preserve">The non-clinically relevant </w:t>
        </w:r>
        <w:proofErr w:type="spellStart"/>
        <w:r w:rsidR="00E116A8">
          <w:rPr>
            <w:rFonts w:eastAsia="Times New Roman" w:cstheme="minorHAnsi"/>
            <w:color w:val="000000" w:themeColor="text1"/>
            <w:lang w:val="en-GB"/>
          </w:rPr>
          <w:t>eGFR</w:t>
        </w:r>
        <w:r w:rsidR="00E116A8" w:rsidRPr="00865A0B">
          <w:rPr>
            <w:rFonts w:eastAsia="Times New Roman" w:cstheme="minorHAnsi"/>
            <w:color w:val="000000" w:themeColor="text1"/>
            <w:vertAlign w:val="subscript"/>
            <w:lang w:val="en-GB"/>
            <w:rPrChange w:id="1118" w:author="My Luong Vuong" w:date="2023-11-24T15:05:00Z">
              <w:rPr>
                <w:rFonts w:eastAsia="Times New Roman" w:cstheme="minorHAnsi"/>
                <w:color w:val="000000" w:themeColor="text1"/>
                <w:lang w:val="en-GB"/>
              </w:rPr>
            </w:rPrChange>
          </w:rPr>
          <w:t>CKDEPI</w:t>
        </w:r>
        <w:proofErr w:type="spellEnd"/>
        <w:r w:rsidR="00E116A8">
          <w:rPr>
            <w:rFonts w:eastAsia="Times New Roman" w:cstheme="minorHAnsi"/>
            <w:color w:val="000000" w:themeColor="text1"/>
            <w:lang w:val="en-GB"/>
          </w:rPr>
          <w:t xml:space="preserve"> effect </w:t>
        </w:r>
        <w:r w:rsidR="00F05C1E">
          <w:rPr>
            <w:rFonts w:eastAsia="Times New Roman" w:cstheme="minorHAnsi"/>
            <w:color w:val="000000" w:themeColor="text1"/>
            <w:lang w:val="en-GB"/>
          </w:rPr>
          <w:t>may also stem from the large degree of data missingness, which lead to a very imprecise par</w:t>
        </w:r>
      </w:ins>
      <w:ins w:id="1119" w:author="My Luong Vuong" w:date="2023-11-24T15:05:00Z">
        <w:r w:rsidR="00F05C1E">
          <w:rPr>
            <w:rFonts w:eastAsia="Times New Roman" w:cstheme="minorHAnsi"/>
            <w:color w:val="000000" w:themeColor="text1"/>
            <w:lang w:val="en-GB"/>
          </w:rPr>
          <w:t>ameter estimate</w:t>
        </w:r>
        <w:r w:rsidR="00C63BE1">
          <w:rPr>
            <w:rFonts w:eastAsia="Times New Roman" w:cstheme="minorHAnsi"/>
            <w:color w:val="000000" w:themeColor="text1"/>
            <w:lang w:val="en-GB"/>
          </w:rPr>
          <w:t xml:space="preserve"> (represented by a wide 95% confidence interval)</w:t>
        </w:r>
        <w:r w:rsidR="00F05C1E">
          <w:rPr>
            <w:rFonts w:eastAsia="Times New Roman" w:cstheme="minorHAnsi"/>
            <w:color w:val="000000" w:themeColor="text1"/>
            <w:lang w:val="en-GB"/>
          </w:rPr>
          <w:t>.</w:t>
        </w:r>
        <w:r w:rsidR="007F4E71">
          <w:rPr>
            <w:rFonts w:eastAsia="Times New Roman" w:cstheme="minorHAnsi"/>
            <w:color w:val="000000" w:themeColor="text1"/>
            <w:lang w:val="en-GB"/>
          </w:rPr>
          <w:t xml:space="preserve"> </w:t>
        </w:r>
      </w:ins>
    </w:p>
    <w:p w14:paraId="64B38FF2" w14:textId="1427D2CD" w:rsidR="00CB50CB" w:rsidDel="000D6BF2" w:rsidRDefault="00CB50CB" w:rsidP="00A24960">
      <w:pPr>
        <w:spacing w:after="0" w:line="480" w:lineRule="auto"/>
        <w:jc w:val="both"/>
        <w:rPr>
          <w:del w:id="1120" w:author="My Luong Vuong" w:date="2023-11-21T13:54:00Z"/>
          <w:rFonts w:eastAsia="Times New Roman" w:cstheme="minorHAnsi"/>
          <w:color w:val="000000" w:themeColor="text1"/>
          <w:lang w:val="en-GB"/>
        </w:rPr>
      </w:pPr>
      <w:commentRangeStart w:id="1121"/>
      <w:del w:id="1122" w:author="My Luong Vuong" w:date="2023-11-21T13:54:00Z">
        <w:r w:rsidRPr="00E03B11" w:rsidDel="000D6BF2">
          <w:rPr>
            <w:rFonts w:eastAsia="Times New Roman" w:cstheme="minorHAnsi"/>
            <w:color w:val="000000" w:themeColor="text1"/>
            <w:lang w:val="en-GB"/>
          </w:rPr>
          <w:delText>To handle missing covariate information in our study, we employed multiple imputation. We encountered a significant challenge of covariate missingness, with approximately 75% of eGFR</w:delText>
        </w:r>
        <w:r w:rsidRPr="00E03B11" w:rsidDel="000D6BF2">
          <w:rPr>
            <w:rFonts w:eastAsia="Times New Roman" w:cstheme="minorHAnsi"/>
            <w:color w:val="000000" w:themeColor="text1"/>
            <w:vertAlign w:val="subscript"/>
            <w:lang w:val="en-GB"/>
          </w:rPr>
          <w:delText xml:space="preserve">CKDEPI </w:delText>
        </w:r>
        <w:r w:rsidRPr="00E03B11" w:rsidDel="000D6BF2">
          <w:rPr>
            <w:rFonts w:eastAsia="Times New Roman" w:cstheme="minorHAnsi"/>
            <w:color w:val="000000" w:themeColor="text1"/>
            <w:lang w:val="en-GB"/>
          </w:rPr>
          <w:delText xml:space="preserve">values unavailable. This is a common issue in the analysis of </w:delText>
        </w:r>
        <w:r w:rsidR="00904589" w:rsidDel="000D6BF2">
          <w:rPr>
            <w:rFonts w:eastAsia="Times New Roman" w:cstheme="minorHAnsi"/>
            <w:color w:val="000000" w:themeColor="text1"/>
            <w:lang w:val="en-GB"/>
          </w:rPr>
          <w:delText>PK</w:delText>
        </w:r>
        <w:r w:rsidR="00904589" w:rsidRPr="00E03B11" w:rsidDel="000D6BF2">
          <w:rPr>
            <w:rFonts w:eastAsia="Times New Roman" w:cstheme="minorHAnsi"/>
            <w:color w:val="000000" w:themeColor="text1"/>
            <w:lang w:val="en-GB"/>
          </w:rPr>
          <w:delText xml:space="preserve"> </w:delText>
        </w:r>
        <w:r w:rsidRPr="00E03B11" w:rsidDel="000D6BF2">
          <w:rPr>
            <w:rFonts w:eastAsia="Times New Roman" w:cstheme="minorHAnsi"/>
            <w:color w:val="000000" w:themeColor="text1"/>
            <w:lang w:val="en-GB"/>
          </w:rPr>
          <w:delText>data, and addressing it is crucial to ensure the quality of the analysis.</w:delText>
        </w:r>
        <w:r w:rsidR="00630A27" w:rsidRPr="00E03B11" w:rsidDel="000D6BF2">
          <w:rPr>
            <w:rFonts w:eastAsia="Times New Roman" w:cstheme="minorHAnsi"/>
            <w:color w:val="000000" w:themeColor="text1"/>
            <w:lang w:val="en-GB"/>
          </w:rPr>
          <w:fldChar w:fldCharType="begin">
            <w:fldData xml:space="preserve">PEVuZE5vdGU+PENpdGU+PEF1dGhvcj5JcmJ5PC9BdXRob3I+PFllYXI+MjAyMTwvWWVhcj48UmVj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</w:fldData>
          </w:fldChar>
        </w:r>
      </w:del>
      <w:del w:id="1123" w:author="My Luong Vuong" w:date="2023-11-21T10:34:00Z">
        <w:r w:rsidR="006D3B84" w:rsidDel="00D458B7">
          <w:rPr>
            <w:rFonts w:eastAsia="Times New Roman" w:cstheme="minorHAnsi"/>
            <w:color w:val="000000" w:themeColor="text1"/>
            <w:lang w:val="en-GB"/>
          </w:rPr>
          <w:delInstrText xml:space="preserve"> ADDIN EN.CITE </w:delInstrText>
        </w:r>
        <w:r w:rsidR="006D3B84" w:rsidDel="00D458B7">
          <w:rPr>
            <w:rFonts w:eastAsia="Times New Roman" w:cstheme="minorHAnsi"/>
            <w:color w:val="000000" w:themeColor="text1"/>
            <w:lang w:val="en-GB"/>
          </w:rPr>
          <w:fldChar w:fldCharType="begin">
            <w:fldData xml:space="preserve">PEVuZE5vdGU+PENpdGU+PEF1dGhvcj5JcmJ5PC9BdXRob3I+PFllYXI+MjAyMTwvWWVhcj48UmVj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</w:fldData>
          </w:fldChar>
        </w:r>
        <w:r w:rsidR="006D3B84" w:rsidDel="00D458B7">
          <w:rPr>
            <w:rFonts w:eastAsia="Times New Roman" w:cstheme="minorHAnsi"/>
            <w:color w:val="000000" w:themeColor="text1"/>
            <w:lang w:val="en-GB"/>
          </w:rPr>
          <w:delInstrText xml:space="preserve"> ADDIN EN.CITE.DATA </w:delInstrText>
        </w:r>
        <w:r w:rsidR="006D3B84" w:rsidDel="00D458B7">
          <w:rPr>
            <w:rFonts w:eastAsia="Times New Roman" w:cstheme="minorHAnsi"/>
            <w:color w:val="000000" w:themeColor="text1"/>
            <w:lang w:val="en-GB"/>
          </w:rPr>
        </w:r>
        <w:r w:rsidR="006D3B84" w:rsidDel="00D458B7">
          <w:rPr>
            <w:rFonts w:eastAsia="Times New Roman" w:cstheme="minorHAnsi"/>
            <w:color w:val="000000" w:themeColor="text1"/>
            <w:lang w:val="en-GB"/>
          </w:rPr>
          <w:fldChar w:fldCharType="end"/>
        </w:r>
      </w:del>
      <w:del w:id="1124" w:author="My Luong Vuong" w:date="2023-11-21T13:54:00Z">
        <w:r w:rsidR="00630A27" w:rsidRPr="00E03B11" w:rsidDel="000D6BF2">
          <w:rPr>
            <w:rFonts w:eastAsia="Times New Roman" w:cstheme="minorHAnsi"/>
            <w:color w:val="000000" w:themeColor="text1"/>
            <w:lang w:val="en-GB"/>
          </w:rPr>
        </w:r>
        <w:r w:rsidR="00630A27" w:rsidRPr="00E03B11" w:rsidDel="000D6BF2">
          <w:rPr>
            <w:rFonts w:eastAsia="Times New Roman" w:cstheme="minorHAnsi"/>
            <w:color w:val="000000" w:themeColor="text1"/>
            <w:lang w:val="en-GB"/>
          </w:rPr>
          <w:fldChar w:fldCharType="separate"/>
        </w:r>
      </w:del>
      <w:del w:id="1125" w:author="My Luong Vuong" w:date="2023-11-21T10:34:00Z">
        <w:r w:rsidR="006D3B84" w:rsidDel="00D458B7">
          <w:rPr>
            <w:rFonts w:eastAsia="Times New Roman" w:cstheme="minorHAnsi"/>
            <w:noProof/>
            <w:color w:val="000000" w:themeColor="text1"/>
            <w:lang w:val="en-GB"/>
          </w:rPr>
          <w:delText> [50]</w:delText>
        </w:r>
      </w:del>
      <w:del w:id="1126" w:author="My Luong Vuong" w:date="2023-11-21T13:54:00Z">
        <w:r w:rsidR="00630A27" w:rsidRPr="00E03B11" w:rsidDel="000D6BF2">
          <w:rPr>
            <w:rFonts w:eastAsia="Times New Roman" w:cstheme="minorHAnsi"/>
            <w:color w:val="000000" w:themeColor="text1"/>
            <w:lang w:val="en-GB"/>
          </w:rPr>
          <w:fldChar w:fldCharType="end"/>
        </w:r>
        <w:r w:rsidRPr="00E03B11" w:rsidDel="000D6BF2">
          <w:rPr>
            <w:rFonts w:eastAsia="Times New Roman" w:cstheme="minorHAnsi"/>
            <w:color w:val="000000" w:themeColor="text1"/>
            <w:lang w:val="en-GB"/>
          </w:rPr>
          <w:delText xml:space="preserve"> Unfortunately, previous studies often failed to report the missing data handling technique or utili</w:delText>
        </w:r>
        <w:r w:rsidR="004923E6" w:rsidRPr="00E03B11" w:rsidDel="000D6BF2">
          <w:rPr>
            <w:rFonts w:eastAsia="Times New Roman" w:cstheme="minorHAnsi"/>
            <w:color w:val="000000" w:themeColor="text1"/>
            <w:lang w:val="en-GB"/>
          </w:rPr>
          <w:delText>s</w:delText>
        </w:r>
        <w:r w:rsidRPr="00E03B11" w:rsidDel="000D6BF2">
          <w:rPr>
            <w:rFonts w:eastAsia="Times New Roman" w:cstheme="minorHAnsi"/>
            <w:color w:val="000000" w:themeColor="text1"/>
            <w:lang w:val="en-GB"/>
          </w:rPr>
          <w:delText>ed single-value imputation, which can introduce bias when data is not missing completely at random</w:delText>
        </w:r>
        <w:r w:rsidR="002F47E9" w:rsidRPr="00E03B11" w:rsidDel="000D6BF2">
          <w:rPr>
            <w:rFonts w:eastAsia="Times New Roman" w:cstheme="minorHAnsi"/>
            <w:color w:val="000000" w:themeColor="text1"/>
            <w:lang w:val="en-GB"/>
          </w:rPr>
          <w:delText xml:space="preserve"> (MCAR)</w:delText>
        </w:r>
        <w:r w:rsidRPr="00E03B11" w:rsidDel="000D6BF2">
          <w:rPr>
            <w:rFonts w:eastAsia="Times New Roman" w:cstheme="minorHAnsi"/>
            <w:color w:val="000000" w:themeColor="text1"/>
            <w:lang w:val="en-GB"/>
          </w:rPr>
          <w:delText>.</w:delText>
        </w:r>
        <w:r w:rsidR="0059685A" w:rsidRPr="00E03B11" w:rsidDel="000D6BF2">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UmVjTnVtPjE5PC9SZWNOdW0+PERpc3BsYXlUZXh0PsKgWzExLCAxNSwgMjEsIDMzLCAzNCwgNTFd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</w:fldData>
          </w:fldChar>
        </w:r>
      </w:del>
      <w:del w:id="1127" w:author="My Luong Vuong" w:date="2023-11-21T10:34:00Z">
        <w:r w:rsidR="00B558D9" w:rsidDel="00D458B7">
          <w:rPr>
            <w:rFonts w:eastAsia="Times New Roman" w:cstheme="minorHAnsi"/>
            <w:color w:val="000000" w:themeColor="text1"/>
            <w:lang w:val="en-GB"/>
          </w:rPr>
          <w:delInstrText xml:space="preserve"> ADDIN EN.CITE </w:delInstrText>
        </w:r>
        <w:r w:rsidR="00B558D9" w:rsidDel="00D458B7">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UmVjTnVtPjE5PC9SZWNOdW0+PERpc3BsYXlUZXh0PsKgWzExLCAxNSwgMjEsIDMzLCAzNCwgNTFd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</w:fldData>
          </w:fldChar>
        </w:r>
        <w:r w:rsidR="00B558D9" w:rsidDel="00D458B7">
          <w:rPr>
            <w:rFonts w:eastAsia="Times New Roman" w:cstheme="minorHAnsi"/>
            <w:color w:val="000000" w:themeColor="text1"/>
            <w:lang w:val="en-GB"/>
          </w:rPr>
          <w:delInstrText xml:space="preserve"> ADDIN EN.CITE.DATA </w:delInstrText>
        </w:r>
        <w:r w:rsidR="00B558D9" w:rsidDel="00D458B7">
          <w:rPr>
            <w:rFonts w:eastAsia="Times New Roman" w:cstheme="minorHAnsi"/>
            <w:color w:val="000000" w:themeColor="text1"/>
            <w:lang w:val="en-GB"/>
          </w:rPr>
        </w:r>
        <w:r w:rsidR="00B558D9" w:rsidDel="00D458B7">
          <w:rPr>
            <w:rFonts w:eastAsia="Times New Roman" w:cstheme="minorHAnsi"/>
            <w:color w:val="000000" w:themeColor="text1"/>
            <w:lang w:val="en-GB"/>
          </w:rPr>
          <w:fldChar w:fldCharType="end"/>
        </w:r>
      </w:del>
      <w:del w:id="1128" w:author="My Luong Vuong" w:date="2023-11-21T13:54:00Z">
        <w:r w:rsidR="0059685A" w:rsidRPr="00E03B11" w:rsidDel="000D6BF2">
          <w:rPr>
            <w:rFonts w:eastAsia="Times New Roman" w:cstheme="minorHAnsi"/>
            <w:color w:val="000000" w:themeColor="text1"/>
            <w:lang w:val="en-GB"/>
          </w:rPr>
        </w:r>
        <w:r w:rsidR="0059685A" w:rsidRPr="00E03B11" w:rsidDel="000D6BF2">
          <w:rPr>
            <w:rFonts w:eastAsia="Times New Roman" w:cstheme="minorHAnsi"/>
            <w:color w:val="000000" w:themeColor="text1"/>
            <w:lang w:val="en-GB"/>
          </w:rPr>
          <w:fldChar w:fldCharType="separate"/>
        </w:r>
      </w:del>
      <w:del w:id="1129" w:author="My Luong Vuong" w:date="2023-11-21T10:34:00Z">
        <w:r w:rsidR="00B558D9" w:rsidDel="00D458B7">
          <w:rPr>
            <w:rFonts w:eastAsia="Times New Roman" w:cstheme="minorHAnsi"/>
            <w:noProof/>
            <w:color w:val="000000" w:themeColor="text1"/>
            <w:lang w:val="en-GB"/>
          </w:rPr>
          <w:delText> [11, 15, 21, 33, 34, 51]</w:delText>
        </w:r>
      </w:del>
      <w:del w:id="1130" w:author="My Luong Vuong" w:date="2023-11-21T13:54:00Z">
        <w:r w:rsidR="0059685A" w:rsidRPr="00E03B11" w:rsidDel="000D6BF2">
          <w:rPr>
            <w:rFonts w:eastAsia="Times New Roman" w:cstheme="minorHAnsi"/>
            <w:color w:val="000000" w:themeColor="text1"/>
            <w:lang w:val="en-GB"/>
          </w:rPr>
          <w:fldChar w:fldCharType="end"/>
        </w:r>
        <w:r w:rsidRPr="00E03B11" w:rsidDel="000D6BF2">
          <w:rPr>
            <w:rFonts w:eastAsia="Times New Roman" w:cstheme="minorHAnsi"/>
            <w:color w:val="000000" w:themeColor="text1"/>
            <w:lang w:val="en-GB"/>
          </w:rPr>
          <w:delText xml:space="preserve"> In contrast, multiple imputation provides unbiased estimates when missingness is either </w:delText>
        </w:r>
        <w:r w:rsidR="00904589" w:rsidDel="000D6BF2">
          <w:rPr>
            <w:rFonts w:eastAsia="Times New Roman" w:cstheme="minorHAnsi"/>
            <w:color w:val="000000" w:themeColor="text1"/>
            <w:lang w:val="en-GB"/>
          </w:rPr>
          <w:delText>MCAR</w:delText>
        </w:r>
        <w:r w:rsidRPr="00E03B11" w:rsidDel="000D6BF2">
          <w:rPr>
            <w:rFonts w:eastAsia="Times New Roman" w:cstheme="minorHAnsi"/>
            <w:color w:val="000000" w:themeColor="text1"/>
            <w:lang w:val="en-GB"/>
          </w:rPr>
          <w:delText xml:space="preserve"> or missing at random</w:delText>
        </w:r>
        <w:r w:rsidR="00904589" w:rsidDel="000D6BF2">
          <w:rPr>
            <w:rFonts w:eastAsia="Times New Roman" w:cstheme="minorHAnsi"/>
            <w:color w:val="000000" w:themeColor="text1"/>
            <w:lang w:val="en-GB"/>
          </w:rPr>
          <w:delText xml:space="preserve"> (MAR)</w:delText>
        </w:r>
        <w:r w:rsidRPr="00E03B11" w:rsidDel="000D6BF2">
          <w:rPr>
            <w:rFonts w:eastAsia="Times New Roman" w:cstheme="minorHAnsi"/>
            <w:color w:val="000000" w:themeColor="text1"/>
            <w:lang w:val="en-GB"/>
          </w:rPr>
          <w:delText>.</w:delText>
        </w:r>
        <w:r w:rsidR="00EC512B" w:rsidRPr="00E03B11" w:rsidDel="000D6BF2">
          <w:rPr>
            <w:rFonts w:eastAsia="Times New Roman" w:cstheme="minorHAnsi"/>
            <w:color w:val="000000" w:themeColor="text1"/>
            <w:lang w:val="en-GB"/>
          </w:rPr>
          <w:fldChar w:fldCharType="begin"/>
        </w:r>
      </w:del>
      <w:del w:id="1131" w:author="My Luong Vuong" w:date="2023-11-21T10:34:00Z">
        <w:r w:rsidR="006D3B84" w:rsidDel="00D458B7">
          <w:rPr>
            <w:rFonts w:eastAsia="Times New Roman" w:cstheme="minorHAnsi"/>
            <w:color w:val="000000" w:themeColor="text1"/>
            <w:lang w:val="en-GB"/>
          </w:rPr>
          <w:delInstrText xml:space="preserve"> ADDIN EN.CITE &lt;EndNote&gt;&lt;Cite&gt;&lt;Author&gt;Johansson Å&lt;/Author&gt;&lt;Year&gt;2013&lt;/Year&gt;&lt;RecNum&gt;63&lt;/RecNum&gt;&lt;DisplayText&gt; [51]&lt;/DisplayText&gt;&lt;record&gt;&lt;rec-number&gt;63&lt;/rec-number&gt;&lt;foreign-keys&gt;&lt;key app="EN" db-id="xred9e5sg009pcetsepxtfs0dwxsa5rzvawx" timestamp="1685826781"&gt;63&lt;/key&gt;&lt;/foreign-keys&gt;&lt;ref-type name="Journal Article"&gt;17&lt;/ref-type&gt;&lt;contributors&gt;&lt;authors&gt;&lt;author&gt;Johansson Å, M.&lt;/author&gt;&lt;author&gt;Karlsson, M. O.&lt;/author&gt;&lt;/authors&gt;&lt;/contributors&gt;&lt;titles&gt;&lt;title&gt;Comparison of methods for handling missing covariate data&lt;/title&gt;&lt;secondary-title&gt;Aaps j&lt;/secondary-title&gt;&lt;/titles&gt;&lt;periodical&gt;&lt;full-title&gt;Aaps j&lt;/full-title&gt;&lt;/periodical&gt;&lt;pages&gt;1232-41&lt;/pages&gt;&lt;volume&gt;15&lt;/volume&gt;&lt;number&gt;4&lt;/number&gt;&lt;keywords&gt;&lt;keyword&gt;Female&lt;/keyword&gt;&lt;keyword&gt;Humans&lt;/keyword&gt;&lt;keyword&gt;Male&lt;/keyword&gt;&lt;keyword&gt;Statistics as Topic/*methods/standards&lt;/keyword&gt;&lt;keyword&gt;*Stochastic Processes&lt;/keyword&gt;&lt;/keywords&gt;&lt;dates&gt;&lt;year&gt;2013&lt;/year&gt;&lt;pub-dates&gt;&lt;date&gt;Oct&lt;/date&gt;&lt;/pub-dates&gt;&lt;/dates&gt;&lt;isbn&gt;1550-7416&lt;/isbn&gt;&lt;accession-num&gt;24022319&lt;/accession-num&gt;&lt;urls&gt;&lt;/urls&gt;&lt;custom2&gt;PMC3787222&lt;/custom2&gt;&lt;electronic-resource-num&gt;10.1208/s12248-013-9526-y&lt;/electronic-resource-num&gt;&lt;remote-database-provider&gt;NLM&lt;/remote-database-provider&gt;&lt;language&gt;eng&lt;/language&gt;&lt;/record&gt;&lt;/Cite&gt;&lt;/EndNote&gt;</w:delInstrText>
        </w:r>
      </w:del>
      <w:del w:id="1132" w:author="My Luong Vuong" w:date="2023-11-21T13:54:00Z">
        <w:r w:rsidR="00EC512B" w:rsidRPr="00E03B11" w:rsidDel="000D6BF2">
          <w:rPr>
            <w:rFonts w:eastAsia="Times New Roman" w:cstheme="minorHAnsi"/>
            <w:color w:val="000000" w:themeColor="text1"/>
            <w:lang w:val="en-GB"/>
          </w:rPr>
          <w:fldChar w:fldCharType="separate"/>
        </w:r>
      </w:del>
      <w:del w:id="1133" w:author="My Luong Vuong" w:date="2023-11-21T10:34:00Z">
        <w:r w:rsidR="006D3B84" w:rsidDel="00D458B7">
          <w:rPr>
            <w:rFonts w:eastAsia="Times New Roman" w:cstheme="minorHAnsi"/>
            <w:noProof/>
            <w:color w:val="000000" w:themeColor="text1"/>
            <w:lang w:val="en-GB"/>
          </w:rPr>
          <w:delText> [51]</w:delText>
        </w:r>
      </w:del>
      <w:del w:id="1134" w:author="My Luong Vuong" w:date="2023-11-21T13:54:00Z">
        <w:r w:rsidR="00EC512B" w:rsidRPr="00E03B11" w:rsidDel="000D6BF2">
          <w:rPr>
            <w:rFonts w:eastAsia="Times New Roman" w:cstheme="minorHAnsi"/>
            <w:color w:val="000000" w:themeColor="text1"/>
            <w:lang w:val="en-GB"/>
          </w:rPr>
          <w:fldChar w:fldCharType="end"/>
        </w:r>
        <w:r w:rsidR="00EC512B" w:rsidRPr="00E03B11" w:rsidDel="000D6BF2">
          <w:rPr>
            <w:rFonts w:eastAsia="Times New Roman" w:cstheme="minorHAnsi"/>
            <w:color w:val="000000" w:themeColor="text1"/>
            <w:lang w:val="en-GB"/>
          </w:rPr>
          <w:delText xml:space="preserve"> This unbiased estimation can be achi</w:delText>
        </w:r>
        <w:r w:rsidR="00904589" w:rsidDel="000D6BF2">
          <w:rPr>
            <w:rFonts w:eastAsia="Times New Roman" w:cstheme="minorHAnsi"/>
            <w:color w:val="000000" w:themeColor="text1"/>
            <w:lang w:val="en-GB"/>
          </w:rPr>
          <w:delText>e</w:delText>
        </w:r>
        <w:r w:rsidR="00EC512B" w:rsidRPr="00E03B11" w:rsidDel="000D6BF2">
          <w:rPr>
            <w:rFonts w:eastAsia="Times New Roman" w:cstheme="minorHAnsi"/>
            <w:color w:val="000000" w:themeColor="text1"/>
            <w:lang w:val="en-GB"/>
          </w:rPr>
          <w:delText>ved with multiple imputation even when shrinkage is high.</w:delText>
        </w:r>
        <w:r w:rsidR="00EC512B" w:rsidRPr="00E03B11" w:rsidDel="000D6BF2">
          <w:rPr>
            <w:rFonts w:eastAsia="Times New Roman" w:cstheme="minorHAnsi"/>
            <w:color w:val="000000" w:themeColor="text1"/>
            <w:lang w:val="en-GB"/>
          </w:rPr>
          <w:fldChar w:fldCharType="begin"/>
        </w:r>
      </w:del>
      <w:del w:id="1135" w:author="My Luong Vuong" w:date="2023-11-21T10:34:00Z">
        <w:r w:rsidR="006D3B84" w:rsidDel="00D458B7">
          <w:rPr>
            <w:rFonts w:eastAsia="Times New Roman" w:cstheme="minorHAnsi"/>
            <w:color w:val="000000" w:themeColor="text1"/>
            <w:lang w:val="en-GB"/>
          </w:rPr>
          <w:delInstrText xml:space="preserve"> ADDIN EN.CITE &lt;EndNote&gt;&lt;Cite&gt;&lt;Author&gt;Johansson Å&lt;/Author&gt;&lt;Year&gt;2013&lt;/Year&gt;&lt;RecNum&gt;60&lt;/RecNum&gt;&lt;DisplayText&gt; [52]&lt;/DisplayText&gt;&lt;record&gt;&lt;rec-number&gt;60&lt;/rec-number&gt;&lt;foreign-keys&gt;&lt;key app="EN" db-id="xred9e5sg009pcetsepxtfs0dwxsa5rzvawx" timestamp="1685824219"&gt;60&lt;/key&gt;&lt;/foreign-keys&gt;&lt;ref-type name="Journal Article"&gt;17&lt;/ref-type&gt;&lt;contributors&gt;&lt;authors&gt;&lt;author&gt;Johansson Å, M.&lt;/author&gt;&lt;author&gt;Karlsson, M. O.&lt;/author&gt;&lt;/authors&gt;&lt;/contributors&gt;&lt;auth-address&gt;Department of Pharmaceutical Biosciences, Uppsala University, P.O. Box 591, 751 24, Uppsala, Sweden, asa.johansson@farmbio.uu.se.&lt;/auth-address&gt;&lt;titles&gt;&lt;title&gt;Multiple imputation of missing covariates in NONMEM and evaluation of the method&amp;apos;s sensitivity to η-shrinkage&lt;/title&gt;&lt;secondary-title&gt;Aaps j&lt;/secondary-title&gt;&lt;/titles&gt;&lt;periodical&gt;&lt;full-title&gt;Aaps j&lt;/full-title&gt;&lt;/periodical&gt;&lt;pages&gt;1035-42&lt;/pages&gt;&lt;volume&gt;15&lt;/volume&gt;&lt;number&gt;4&lt;/number&gt;&lt;edition&gt;20130719&lt;/edition&gt;&lt;keywords&gt;&lt;keyword&gt;Computer Simulation/*standards&lt;/keyword&gt;&lt;keyword&gt;Female&lt;/keyword&gt;&lt;keyword&gt;Humans&lt;/keyword&gt;&lt;keyword&gt;Male&lt;/keyword&gt;&lt;keyword&gt;Software/*standards&lt;/keyword&gt;&lt;keyword&gt;Statistics as Topic/methods/*standards&lt;/keyword&gt;&lt;/keywords&gt;&lt;dates&gt;&lt;year&gt;2013&lt;/year&gt;&lt;pub-dates&gt;&lt;date&gt;Oct&lt;/date&gt;&lt;/pub-dates&gt;&lt;/dates&gt;&lt;isbn&gt;1550-7416&lt;/isbn&gt;&lt;accession-num&gt;23868748&lt;/accession-num&gt;&lt;urls&gt;&lt;/urls&gt;&lt;custom2&gt;PMC3787209&lt;/custom2&gt;&lt;electronic-resource-num&gt;10.1208/s12248-013-9508-0&lt;/electronic-resource-num&gt;&lt;remote-database-provider&gt;NLM&lt;/remote-database-provider&gt;&lt;language&gt;eng&lt;/language&gt;&lt;/record&gt;&lt;/Cite&gt;&lt;/EndNote&gt;</w:delInstrText>
        </w:r>
      </w:del>
      <w:del w:id="1136" w:author="My Luong Vuong" w:date="2023-11-21T13:54:00Z">
        <w:r w:rsidR="00EC512B" w:rsidRPr="00E03B11" w:rsidDel="000D6BF2">
          <w:rPr>
            <w:rFonts w:eastAsia="Times New Roman" w:cstheme="minorHAnsi"/>
            <w:color w:val="000000" w:themeColor="text1"/>
            <w:lang w:val="en-GB"/>
          </w:rPr>
          <w:fldChar w:fldCharType="separate"/>
        </w:r>
      </w:del>
      <w:del w:id="1137" w:author="My Luong Vuong" w:date="2023-11-21T10:34:00Z">
        <w:r w:rsidR="006D3B84" w:rsidDel="00D458B7">
          <w:rPr>
            <w:rFonts w:eastAsia="Times New Roman" w:cstheme="minorHAnsi"/>
            <w:noProof/>
            <w:color w:val="000000" w:themeColor="text1"/>
            <w:lang w:val="en-GB"/>
          </w:rPr>
          <w:delText> [52]</w:delText>
        </w:r>
      </w:del>
      <w:del w:id="1138" w:author="My Luong Vuong" w:date="2023-11-21T13:54:00Z">
        <w:r w:rsidR="00EC512B" w:rsidRPr="00E03B11" w:rsidDel="000D6BF2">
          <w:rPr>
            <w:rFonts w:eastAsia="Times New Roman" w:cstheme="minorHAnsi"/>
            <w:color w:val="000000" w:themeColor="text1"/>
            <w:lang w:val="en-GB"/>
          </w:rPr>
          <w:fldChar w:fldCharType="end"/>
        </w:r>
        <w:r w:rsidRPr="00E03B11" w:rsidDel="000D6BF2">
          <w:rPr>
            <w:rFonts w:eastAsia="Times New Roman" w:cstheme="minorHAnsi"/>
            <w:color w:val="000000" w:themeColor="text1"/>
            <w:lang w:val="en-GB"/>
          </w:rPr>
          <w:delText xml:space="preserve"> Despite its advantages over single imputation, multiple imputation is still not widely used in the field of pharmacometrics.</w:delText>
        </w:r>
      </w:del>
    </w:p>
    <w:p w14:paraId="1DA8F691" w14:textId="7314E024" w:rsidR="00CB50CB" w:rsidDel="000D6BF2" w:rsidRDefault="00CB50CB" w:rsidP="00A24960">
      <w:pPr>
        <w:spacing w:after="0" w:line="480" w:lineRule="auto"/>
        <w:jc w:val="both"/>
        <w:rPr>
          <w:del w:id="1139" w:author="My Luong Vuong" w:date="2023-11-21T13:54:00Z"/>
          <w:rFonts w:eastAsia="Times New Roman" w:cstheme="minorHAnsi"/>
          <w:color w:val="000000" w:themeColor="text1"/>
          <w:lang w:val="en-GB"/>
        </w:rPr>
      </w:pPr>
      <w:del w:id="1140" w:author="My Luong Vuong" w:date="2023-11-21T13:54:00Z">
        <w:r w:rsidRPr="00E03B11" w:rsidDel="000D6BF2">
          <w:rPr>
            <w:rFonts w:eastAsia="Times New Roman" w:cstheme="minorHAnsi"/>
            <w:color w:val="000000" w:themeColor="text1"/>
            <w:lang w:val="en-GB"/>
          </w:rPr>
          <w:delText>Regarding the impact of kidney function on the model clearance, our study did not find a statistically significant effect, contrary to some of the included studies</w:delText>
        </w:r>
      </w:del>
      <w:del w:id="1141" w:author="My Luong Vuong" w:date="2023-11-21T13:07:00Z">
        <w:r w:rsidRPr="00E03B11" w:rsidDel="008B425A">
          <w:rPr>
            <w:rFonts w:eastAsia="Times New Roman" w:cstheme="minorHAnsi"/>
            <w:color w:val="000000" w:themeColor="text1"/>
            <w:lang w:val="en-GB"/>
          </w:rPr>
          <w:delText>.</w:delText>
        </w:r>
      </w:del>
      <w:del w:id="1142" w:author="My Luong Vuong" w:date="2023-11-21T13:54:00Z">
        <w:r w:rsidR="008A4883" w:rsidRPr="00E03B11" w:rsidDel="000D6BF2">
          <w:rPr>
            <w:rFonts w:eastAsia="Times New Roman" w:cstheme="minorHAnsi"/>
            <w:color w:val="000000" w:themeColor="text1"/>
            <w:lang w:val="en-GB"/>
          </w:rPr>
          <w:fldChar w:fldCharType="begin">
            <w:fldData xml:space="preserve">PEVuZE5vdGU+PENpdGU+PEF1dGhvcj5NdWlsd2lqazwvQXV0aG9yPjxZZWFyPjIwMjA8L1llYXI+
PFJlY051bT4xMDwvUmVjTnVtPjxEaXNwbGF5VGV4dD7CoFsxMSwgMTldPC9EaXNwbGF5VGV4dD48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B558D9" w:rsidDel="000D6BF2">
          <w:rPr>
            <w:rFonts w:eastAsia="Times New Roman" w:cstheme="minorHAnsi"/>
            <w:color w:val="000000" w:themeColor="text1"/>
            <w:lang w:val="en-GB"/>
          </w:rPr>
          <w:delInstrText xml:space="preserve"> ADDIN EN.CITE </w:delInstrText>
        </w:r>
        <w:r w:rsidR="00B558D9" w:rsidDel="000D6BF2">
          <w:rPr>
            <w:rFonts w:eastAsia="Times New Roman" w:cstheme="minorHAnsi"/>
            <w:color w:val="000000" w:themeColor="text1"/>
            <w:lang w:val="en-GB"/>
          </w:rPr>
          <w:fldChar w:fldCharType="begin">
            <w:fldData xml:space="preserve">PEVuZE5vdGU+PENpdGU+PEF1dGhvcj5NdWlsd2lqazwvQXV0aG9yPjxZZWFyPjIwMjA8L1llYXI+
PFJlY051bT4xMDwvUmVjTnVtPjxEaXNwbGF5VGV4dD7CoFsxMSwgMTldPC9EaXNwbGF5VGV4dD48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B558D9" w:rsidDel="000D6BF2">
          <w:rPr>
            <w:rFonts w:eastAsia="Times New Roman" w:cstheme="minorHAnsi"/>
            <w:color w:val="000000" w:themeColor="text1"/>
            <w:lang w:val="en-GB"/>
          </w:rPr>
          <w:delInstrText xml:space="preserve"> ADDIN EN.CITE.DATA </w:delInstrText>
        </w:r>
        <w:r w:rsidR="00B558D9" w:rsidDel="000D6BF2">
          <w:rPr>
            <w:rFonts w:eastAsia="Times New Roman" w:cstheme="minorHAnsi"/>
            <w:color w:val="000000" w:themeColor="text1"/>
            <w:lang w:val="en-GB"/>
          </w:rPr>
        </w:r>
        <w:r w:rsidR="00B558D9" w:rsidDel="000D6BF2">
          <w:rPr>
            <w:rFonts w:eastAsia="Times New Roman" w:cstheme="minorHAnsi"/>
            <w:color w:val="000000" w:themeColor="text1"/>
            <w:lang w:val="en-GB"/>
          </w:rPr>
          <w:fldChar w:fldCharType="end"/>
        </w:r>
        <w:r w:rsidR="008A4883" w:rsidRPr="00E03B11" w:rsidDel="000D6BF2">
          <w:rPr>
            <w:rFonts w:eastAsia="Times New Roman" w:cstheme="minorHAnsi"/>
            <w:color w:val="000000" w:themeColor="text1"/>
            <w:lang w:val="en-GB"/>
          </w:rPr>
        </w:r>
        <w:r w:rsidR="008A4883" w:rsidRPr="00E03B11" w:rsidDel="000D6BF2">
          <w:rPr>
            <w:rFonts w:eastAsia="Times New Roman" w:cstheme="minorHAnsi"/>
            <w:color w:val="000000" w:themeColor="text1"/>
            <w:lang w:val="en-GB"/>
          </w:rPr>
          <w:fldChar w:fldCharType="separate"/>
        </w:r>
        <w:r w:rsidR="00B558D9" w:rsidDel="000D6BF2">
          <w:rPr>
            <w:rFonts w:eastAsia="Times New Roman" w:cstheme="minorHAnsi"/>
            <w:noProof/>
            <w:color w:val="000000" w:themeColor="text1"/>
            <w:lang w:val="en-GB"/>
          </w:rPr>
          <w:delText> [11, 19]</w:delText>
        </w:r>
        <w:r w:rsidR="008A4883" w:rsidRPr="00E03B11" w:rsidDel="000D6BF2">
          <w:rPr>
            <w:rFonts w:eastAsia="Times New Roman" w:cstheme="minorHAnsi"/>
            <w:color w:val="000000" w:themeColor="text1"/>
            <w:lang w:val="en-GB"/>
          </w:rPr>
          <w:fldChar w:fldCharType="end"/>
        </w:r>
        <w:r w:rsidRPr="00E03B11" w:rsidDel="000D6BF2">
          <w:rPr>
            <w:rFonts w:eastAsia="Times New Roman" w:cstheme="minorHAnsi"/>
            <w:color w:val="000000" w:themeColor="text1"/>
            <w:lang w:val="en-GB"/>
          </w:rPr>
          <w:delText xml:space="preserve"> This discrepancy </w:delText>
        </w:r>
        <w:r w:rsidR="00904589" w:rsidDel="000D6BF2">
          <w:rPr>
            <w:rFonts w:eastAsia="Times New Roman" w:cstheme="minorHAnsi"/>
            <w:color w:val="000000" w:themeColor="text1"/>
            <w:lang w:val="en-GB"/>
          </w:rPr>
          <w:delText>is likely</w:delText>
        </w:r>
        <w:r w:rsidR="00904589" w:rsidRPr="00E03B11" w:rsidDel="000D6BF2">
          <w:rPr>
            <w:rFonts w:eastAsia="Times New Roman" w:cstheme="minorHAnsi"/>
            <w:color w:val="000000" w:themeColor="text1"/>
            <w:lang w:val="en-GB"/>
          </w:rPr>
          <w:delText xml:space="preserve"> </w:delText>
        </w:r>
        <w:r w:rsidRPr="00E03B11" w:rsidDel="000D6BF2">
          <w:rPr>
            <w:rFonts w:eastAsia="Times New Roman" w:cstheme="minorHAnsi"/>
            <w:color w:val="000000" w:themeColor="text1"/>
            <w:lang w:val="en-GB"/>
          </w:rPr>
          <w:delText>be attributed to the difference in handling</w:delText>
        </w:r>
        <w:r w:rsidR="00904589" w:rsidDel="000D6BF2">
          <w:rPr>
            <w:rFonts w:eastAsia="Times New Roman" w:cstheme="minorHAnsi"/>
            <w:color w:val="000000" w:themeColor="text1"/>
            <w:lang w:val="en-GB"/>
          </w:rPr>
          <w:delText xml:space="preserve"> data</w:delText>
        </w:r>
        <w:r w:rsidRPr="00E03B11" w:rsidDel="000D6BF2">
          <w:rPr>
            <w:rFonts w:eastAsia="Times New Roman" w:cstheme="minorHAnsi"/>
            <w:color w:val="000000" w:themeColor="text1"/>
            <w:lang w:val="en-GB"/>
          </w:rPr>
          <w:delText xml:space="preserve"> missingness. We advocate for the use of more robust missing data handling techniques like multiple imputation, as the assumption of </w:delText>
        </w:r>
        <w:r w:rsidR="00904589" w:rsidDel="000D6BF2">
          <w:rPr>
            <w:rFonts w:eastAsia="Times New Roman" w:cstheme="minorHAnsi"/>
            <w:color w:val="000000" w:themeColor="text1"/>
            <w:lang w:val="en-GB"/>
          </w:rPr>
          <w:delText>MCAR</w:delText>
        </w:r>
        <w:r w:rsidRPr="00E03B11" w:rsidDel="000D6BF2">
          <w:rPr>
            <w:rFonts w:eastAsia="Times New Roman" w:cstheme="minorHAnsi"/>
            <w:color w:val="000000" w:themeColor="text1"/>
            <w:lang w:val="en-GB"/>
          </w:rPr>
          <w:delText xml:space="preserve"> is unlikely to hold in clinical research.</w:delText>
        </w:r>
        <w:r w:rsidR="00586647" w:rsidRPr="00E03B11" w:rsidDel="000D6BF2">
          <w:rPr>
            <w:rFonts w:eastAsia="Times New Roman" w:cstheme="minorHAnsi"/>
            <w:color w:val="000000" w:themeColor="text1"/>
            <w:lang w:val="en-GB"/>
          </w:rPr>
          <w:fldChar w:fldCharType="begin">
            <w:fldData xml:space="preserve">PEVuZE5vdGU+PENpdGU+PEF1dGhvcj5BdXN0aW48L0F1dGhvcj48WWVhcj4yMDIxPC9ZZWFyPjxS
ZWNOdW0+MzM8L1JlY051bT48RGlzcGxheVRleHQ+wqBbMjddPC9EaXNwbGF5VGV4dD48cmVjb3Jk
PjxyZWMtbnVtYmVyPjMzPC9yZWMtbnVtYmVyPjxmb3JlaWduLWtleXM+PGtleSBhcHA9IkVOIiBk
Yi1pZD0ieHJlZDllNXNnMDA5cGNldHNlcHh0ZnMwZHd4c2E1cnp2YXd4IiB0aW1lc3RhbXA9IjE2
ODI4NDYyMDUiPjMzPC9rZXk+PC9mb3JlaWduLWtleXM+PHJlZi10eXBlIG5hbWU9IkpvdXJuYWwg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del>
      <w:del w:id="1143" w:author="My Luong Vuong" w:date="2023-11-21T10:35:00Z">
        <w:r w:rsidR="00B558D9" w:rsidDel="0070367F">
          <w:rPr>
            <w:rFonts w:eastAsia="Times New Roman" w:cstheme="minorHAnsi"/>
            <w:color w:val="000000" w:themeColor="text1"/>
            <w:lang w:val="en-GB"/>
          </w:rPr>
          <w:delInstrText xml:space="preserve"> ADDIN EN.CITE </w:delInstrText>
        </w:r>
        <w:r w:rsidR="00B558D9" w:rsidDel="0070367F">
          <w:rPr>
            <w:rFonts w:eastAsia="Times New Roman" w:cstheme="minorHAnsi"/>
            <w:color w:val="000000" w:themeColor="text1"/>
            <w:lang w:val="en-GB"/>
          </w:rPr>
          <w:fldChar w:fldCharType="begin">
            <w:fldData xml:space="preserve">PEVuZE5vdGU+PENpdGU+PEF1dGhvcj5BdXN0aW48L0F1dGhvcj48WWVhcj4yMDIxPC9ZZWFyPjxS
ZWNOdW0+MzM8L1JlY051bT48RGlzcGxheVRleHQ+wqBbMjddPC9EaXNwbGF5VGV4dD48cmVjb3Jk
PjxyZWMtbnVtYmVyPjMzPC9yZWMtbnVtYmVyPjxmb3JlaWduLWtleXM+PGtleSBhcHA9IkVOIiBk
Yi1pZD0ieHJlZDllNXNnMDA5cGNldHNlcHh0ZnMwZHd4c2E1cnp2YXd4IiB0aW1lc3RhbXA9IjE2
ODI4NDYyMDUiPjMzPC9rZXk+PC9mb3JlaWduLWtleXM+PHJlZi10eXBlIG5hbWU9IkpvdXJuYWwg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B558D9" w:rsidDel="0070367F">
          <w:rPr>
            <w:rFonts w:eastAsia="Times New Roman" w:cstheme="minorHAnsi"/>
            <w:color w:val="000000" w:themeColor="text1"/>
            <w:lang w:val="en-GB"/>
          </w:rPr>
          <w:delInstrText xml:space="preserve"> ADDIN EN.CITE.DATA </w:delInstrText>
        </w:r>
        <w:r w:rsidR="00B558D9" w:rsidDel="0070367F">
          <w:rPr>
            <w:rFonts w:eastAsia="Times New Roman" w:cstheme="minorHAnsi"/>
            <w:color w:val="000000" w:themeColor="text1"/>
            <w:lang w:val="en-GB"/>
          </w:rPr>
        </w:r>
        <w:r w:rsidR="00B558D9" w:rsidDel="0070367F">
          <w:rPr>
            <w:rFonts w:eastAsia="Times New Roman" w:cstheme="minorHAnsi"/>
            <w:color w:val="000000" w:themeColor="text1"/>
            <w:lang w:val="en-GB"/>
          </w:rPr>
          <w:fldChar w:fldCharType="end"/>
        </w:r>
      </w:del>
      <w:del w:id="1144" w:author="My Luong Vuong" w:date="2023-11-21T13:54:00Z">
        <w:r w:rsidR="00586647" w:rsidRPr="00E03B11" w:rsidDel="000D6BF2">
          <w:rPr>
            <w:rFonts w:eastAsia="Times New Roman" w:cstheme="minorHAnsi"/>
            <w:color w:val="000000" w:themeColor="text1"/>
            <w:lang w:val="en-GB"/>
          </w:rPr>
        </w:r>
        <w:r w:rsidR="00586647" w:rsidRPr="00E03B11" w:rsidDel="000D6BF2">
          <w:rPr>
            <w:rFonts w:eastAsia="Times New Roman" w:cstheme="minorHAnsi"/>
            <w:color w:val="000000" w:themeColor="text1"/>
            <w:lang w:val="en-GB"/>
          </w:rPr>
          <w:fldChar w:fldCharType="separate"/>
        </w:r>
      </w:del>
      <w:del w:id="1145" w:author="My Luong Vuong" w:date="2023-11-21T10:35:00Z">
        <w:r w:rsidR="00B558D9" w:rsidDel="0070367F">
          <w:rPr>
            <w:rFonts w:eastAsia="Times New Roman" w:cstheme="minorHAnsi"/>
            <w:noProof/>
            <w:color w:val="000000" w:themeColor="text1"/>
            <w:lang w:val="en-GB"/>
          </w:rPr>
          <w:delText> [27]</w:delText>
        </w:r>
      </w:del>
      <w:del w:id="1146" w:author="My Luong Vuong" w:date="2023-11-21T13:54:00Z">
        <w:r w:rsidR="00586647" w:rsidRPr="00E03B11" w:rsidDel="000D6BF2">
          <w:rPr>
            <w:rFonts w:eastAsia="Times New Roman" w:cstheme="minorHAnsi"/>
            <w:color w:val="000000" w:themeColor="text1"/>
            <w:lang w:val="en-GB"/>
          </w:rPr>
          <w:fldChar w:fldCharType="end"/>
        </w:r>
        <w:r w:rsidRPr="00E03B11" w:rsidDel="000D6BF2">
          <w:rPr>
            <w:rFonts w:eastAsia="Times New Roman" w:cstheme="minorHAnsi"/>
            <w:color w:val="000000" w:themeColor="text1"/>
            <w:lang w:val="en-GB"/>
          </w:rPr>
          <w:delText xml:space="preserve"> Moreover, a large amount of missing data can impede the detection of the true effect of renal function on fluconazole popPK. Future research with intensive serum creatinine sampling is warranted to re-evaluate the</w:delText>
        </w:r>
        <w:r w:rsidR="00DF4970" w:rsidDel="000D6BF2">
          <w:rPr>
            <w:rFonts w:eastAsia="Times New Roman" w:cstheme="minorHAnsi"/>
            <w:color w:val="000000" w:themeColor="text1"/>
            <w:lang w:val="en-GB"/>
          </w:rPr>
          <w:delText xml:space="preserve"> likely</w:delText>
        </w:r>
        <w:r w:rsidR="00904589" w:rsidDel="000D6BF2">
          <w:rPr>
            <w:rFonts w:eastAsia="Times New Roman" w:cstheme="minorHAnsi"/>
            <w:color w:val="000000" w:themeColor="text1"/>
            <w:lang w:val="en-GB"/>
          </w:rPr>
          <w:delText xml:space="preserve"> </w:delText>
        </w:r>
        <w:r w:rsidRPr="00E03B11" w:rsidDel="000D6BF2">
          <w:rPr>
            <w:rFonts w:eastAsia="Times New Roman" w:cstheme="minorHAnsi"/>
            <w:color w:val="000000" w:themeColor="text1"/>
            <w:lang w:val="en-GB"/>
          </w:rPr>
          <w:delText>potential impact of kidney function on fluconazole popPK.</w:delText>
        </w:r>
        <w:commentRangeEnd w:id="1121"/>
        <w:r w:rsidR="005A6DBF" w:rsidDel="000D6BF2">
          <w:rPr>
            <w:rStyle w:val="CommentReference"/>
          </w:rPr>
          <w:commentReference w:id="1121"/>
        </w:r>
      </w:del>
    </w:p>
    <w:p w14:paraId="24DF1DF4" w14:textId="44F9BF61" w:rsidR="00CB50CB" w:rsidRPr="00E03B11" w:rsidDel="00D5798A" w:rsidRDefault="00CB50CB" w:rsidP="00CB50CB">
      <w:pPr>
        <w:spacing w:after="0" w:line="480" w:lineRule="auto"/>
        <w:jc w:val="both"/>
        <w:rPr>
          <w:moveFrom w:id="1147" w:author="My Luong Vuong" w:date="2023-11-21T13:06:00Z"/>
          <w:rFonts w:eastAsia="Times New Roman" w:cstheme="minorHAnsi"/>
          <w:color w:val="000000" w:themeColor="text1"/>
          <w:lang w:val="en-GB"/>
        </w:rPr>
      </w:pPr>
      <w:moveFromRangeStart w:id="1148" w:author="My Luong Vuong" w:date="2023-11-21T13:06:00Z" w:name="move151464400"/>
      <w:commentRangeStart w:id="1149"/>
      <w:moveFrom w:id="1150" w:author="My Luong Vuong" w:date="2023-11-21T13:06:00Z">
        <w:r w:rsidRPr="00E03B11" w:rsidDel="00D5798A">
          <w:rPr>
            <w:rFonts w:eastAsia="Times New Roman" w:cstheme="minorHAnsi"/>
            <w:color w:val="000000" w:themeColor="text1"/>
            <w:lang w:val="en-GB"/>
          </w:rPr>
          <w:lastRenderedPageBreak/>
          <w:t>Body weight was the only covariate retained in our model, and it significantly influenced V</w:t>
        </w:r>
        <w:r w:rsidRPr="00CA5A80" w:rsidDel="00D5798A">
          <w:rPr>
            <w:rFonts w:eastAsia="Times New Roman" w:cstheme="minorHAnsi"/>
            <w:color w:val="000000" w:themeColor="text1"/>
            <w:vertAlign w:val="subscript"/>
            <w:lang w:val="en-GB"/>
          </w:rPr>
          <w:t>c</w:t>
        </w:r>
        <w:r w:rsidRPr="00E03B11" w:rsidDel="00D5798A">
          <w:rPr>
            <w:rFonts w:eastAsia="Times New Roman" w:cstheme="minorHAnsi"/>
            <w:color w:val="000000" w:themeColor="text1"/>
            <w:lang w:val="en-GB"/>
          </w:rPr>
          <w:t xml:space="preserve">. This finding aligns with a previous study and can be explained by the drug's high hydrophilicity, which causes its accumulation in the central volume, as well as its sensitivity to </w:t>
        </w:r>
        <w:r w:rsidR="007373A8" w:rsidDel="00D5798A">
          <w:rPr>
            <w:rFonts w:eastAsia="Times New Roman" w:cstheme="minorHAnsi"/>
            <w:color w:val="000000" w:themeColor="text1"/>
            <w:lang w:val="en-GB"/>
          </w:rPr>
          <w:t>body weight</w:t>
        </w:r>
        <w:r w:rsidR="0039037D" w:rsidRPr="00E03B11" w:rsidDel="00D5798A">
          <w:rPr>
            <w:rFonts w:eastAsia="Times New Roman" w:cstheme="minorHAnsi"/>
            <w:color w:val="000000" w:themeColor="text1"/>
            <w:lang w:val="en-GB"/>
          </w:rPr>
          <w:t xml:space="preserve"> </w:t>
        </w:r>
        <w:r w:rsidRPr="00E03B11" w:rsidDel="00D5798A">
          <w:rPr>
            <w:rFonts w:eastAsia="Times New Roman" w:cstheme="minorHAnsi"/>
            <w:color w:val="000000" w:themeColor="text1"/>
            <w:lang w:val="en-GB"/>
          </w:rPr>
          <w:t>changes.</w:t>
        </w:r>
        <w:r w:rsidR="00A94EB7" w:rsidRPr="00E03B11" w:rsidDel="00D5798A">
          <w:rPr>
            <w:rFonts w:eastAsia="Times New Roman" w:cstheme="minorHAnsi"/>
            <w:color w:val="000000" w:themeColor="text1"/>
            <w:lang w:val="en-GB"/>
          </w:rPr>
          <w:fldChar w:fldCharType="begin">
            <w:fldData xml:space="preserve">PEVuZE5vdGU+PENpdGU+PEF1dGhvcj5TYW5kYXJhZHVyYTwvQXV0aG9yPjxZZWFyPjIwMjE8L1ll
YXI+PFJlY051bT40PC9SZWNOdW0+PERpc3BsYXlUZXh0PsKgWzE5XTwvRGlzcGxheVRleHQ+PHJl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B558D9" w:rsidDel="00D5798A">
          <w:rPr>
            <w:rFonts w:eastAsia="Times New Roman" w:cstheme="minorHAnsi"/>
            <w:color w:val="000000" w:themeColor="text1"/>
            <w:lang w:val="en-GB"/>
          </w:rPr>
          <w:instrText xml:space="preserve"> ADDIN EN.CITE </w:instrText>
        </w:r>
        <w:r w:rsidR="00B558D9" w:rsidDel="00D5798A">
          <w:rPr>
            <w:rFonts w:eastAsia="Times New Roman" w:cstheme="minorHAnsi"/>
            <w:color w:val="000000" w:themeColor="text1"/>
            <w:lang w:val="en-GB"/>
          </w:rPr>
          <w:fldChar w:fldCharType="begin">
            <w:fldData xml:space="preserve">PEVuZE5vdGU+PENpdGU+PEF1dGhvcj5TYW5kYXJhZHVyYTwvQXV0aG9yPjxZZWFyPjIwMjE8L1ll
YXI+PFJlY051bT40PC9SZWNOdW0+PERpc3BsYXlUZXh0PsKgWzE5XTwvRGlzcGxheVRleHQ+PHJl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B558D9" w:rsidDel="00D5798A">
          <w:rPr>
            <w:rFonts w:eastAsia="Times New Roman" w:cstheme="minorHAnsi"/>
            <w:color w:val="000000" w:themeColor="text1"/>
            <w:lang w:val="en-GB"/>
          </w:rPr>
          <w:instrText xml:space="preserve"> ADDIN EN.CITE.DATA </w:instrText>
        </w:r>
      </w:moveFrom>
      <w:del w:id="1151" w:author="My Luong Vuong" w:date="2023-11-21T13:06:00Z">
        <w:r w:rsidR="00B558D9" w:rsidDel="00D5798A">
          <w:rPr>
            <w:rFonts w:eastAsia="Times New Roman" w:cstheme="minorHAnsi"/>
            <w:color w:val="000000" w:themeColor="text1"/>
            <w:lang w:val="en-GB"/>
          </w:rPr>
        </w:r>
      </w:del>
      <w:moveFrom w:id="1152" w:author="My Luong Vuong" w:date="2023-11-21T13:06:00Z">
        <w:r w:rsidR="00B558D9" w:rsidDel="00D5798A">
          <w:rPr>
            <w:rFonts w:eastAsia="Times New Roman" w:cstheme="minorHAnsi"/>
            <w:color w:val="000000" w:themeColor="text1"/>
            <w:lang w:val="en-GB"/>
          </w:rPr>
          <w:fldChar w:fldCharType="end"/>
        </w:r>
      </w:moveFrom>
      <w:del w:id="1153" w:author="My Luong Vuong" w:date="2023-11-21T13:06:00Z">
        <w:r w:rsidR="00A94EB7" w:rsidRPr="00E03B11" w:rsidDel="00D5798A">
          <w:rPr>
            <w:rFonts w:eastAsia="Times New Roman" w:cstheme="minorHAnsi"/>
            <w:color w:val="000000" w:themeColor="text1"/>
            <w:lang w:val="en-GB"/>
          </w:rPr>
        </w:r>
      </w:del>
      <w:moveFrom w:id="1154" w:author="My Luong Vuong" w:date="2023-11-21T13:06:00Z">
        <w:r w:rsidR="00A94EB7" w:rsidRPr="00E03B11" w:rsidDel="00D5798A">
          <w:rPr>
            <w:rFonts w:eastAsia="Times New Roman" w:cstheme="minorHAnsi"/>
            <w:color w:val="000000" w:themeColor="text1"/>
            <w:lang w:val="en-GB"/>
          </w:rPr>
          <w:fldChar w:fldCharType="separate"/>
        </w:r>
        <w:r w:rsidR="00B558D9" w:rsidDel="00D5798A">
          <w:rPr>
            <w:rFonts w:eastAsia="Times New Roman" w:cstheme="minorHAnsi"/>
            <w:noProof/>
            <w:color w:val="000000" w:themeColor="text1"/>
            <w:lang w:val="en-GB"/>
          </w:rPr>
          <w:t> [19]</w:t>
        </w:r>
        <w:r w:rsidR="00A94EB7" w:rsidRPr="00E03B11" w:rsidDel="00D5798A">
          <w:rPr>
            <w:rFonts w:eastAsia="Times New Roman" w:cstheme="minorHAnsi"/>
            <w:color w:val="000000" w:themeColor="text1"/>
            <w:lang w:val="en-GB"/>
          </w:rPr>
          <w:fldChar w:fldCharType="end"/>
        </w:r>
        <w:r w:rsidRPr="00E03B11" w:rsidDel="00D5798A">
          <w:rPr>
            <w:rFonts w:eastAsia="Times New Roman" w:cstheme="minorHAnsi"/>
            <w:color w:val="000000" w:themeColor="text1"/>
            <w:lang w:val="en-GB"/>
          </w:rPr>
          <w:t xml:space="preserve"> Although lean body weight (LBW) or</w:t>
        </w:r>
        <w:r w:rsidR="00A870B2" w:rsidRPr="00E03B11" w:rsidDel="00D5798A">
          <w:rPr>
            <w:rFonts w:eastAsia="Times New Roman" w:cstheme="minorHAnsi"/>
            <w:color w:val="000000" w:themeColor="text1"/>
            <w:lang w:val="en-GB"/>
          </w:rPr>
          <w:t xml:space="preserve"> </w:t>
        </w:r>
        <w:r w:rsidRPr="00E03B11" w:rsidDel="00D5798A">
          <w:rPr>
            <w:rFonts w:eastAsia="Times New Roman" w:cstheme="minorHAnsi"/>
            <w:color w:val="000000" w:themeColor="text1"/>
            <w:lang w:val="en-GB"/>
          </w:rPr>
          <w:t>FFM may be better surrogates for V</w:t>
        </w:r>
        <w:r w:rsidRPr="00CA5A80" w:rsidDel="00D5798A">
          <w:rPr>
            <w:rFonts w:eastAsia="Times New Roman" w:cstheme="minorHAnsi"/>
            <w:color w:val="000000" w:themeColor="text1"/>
            <w:vertAlign w:val="subscript"/>
            <w:lang w:val="en-GB"/>
          </w:rPr>
          <w:t>c</w:t>
        </w:r>
        <w:r w:rsidR="000B6705" w:rsidDel="00D5798A">
          <w:rPr>
            <w:rFonts w:eastAsia="Times New Roman" w:cstheme="minorHAnsi"/>
            <w:color w:val="000000" w:themeColor="text1"/>
            <w:lang w:val="en-GB"/>
          </w:rPr>
          <w:t xml:space="preserve"> </w:t>
        </w:r>
        <w:r w:rsidR="008E0B02" w:rsidDel="00D5798A">
          <w:rPr>
            <w:rFonts w:eastAsia="Times New Roman" w:cstheme="minorHAnsi"/>
            <w:color w:val="000000" w:themeColor="text1"/>
            <w:lang w:val="en-GB"/>
          </w:rPr>
          <w:t>for fluconazole</w:t>
        </w:r>
        <w:r w:rsidR="000B6705" w:rsidDel="00D5798A">
          <w:rPr>
            <w:rFonts w:eastAsia="Times New Roman" w:cstheme="minorHAnsi"/>
            <w:color w:val="000000" w:themeColor="text1"/>
            <w:lang w:val="en-GB"/>
          </w:rPr>
          <w:t xml:space="preserve">, </w:t>
        </w:r>
        <w:r w:rsidRPr="00E03B11" w:rsidDel="00D5798A">
          <w:rPr>
            <w:rFonts w:eastAsia="Times New Roman" w:cstheme="minorHAnsi"/>
            <w:color w:val="000000" w:themeColor="text1"/>
            <w:lang w:val="en-GB"/>
          </w:rPr>
          <w:t xml:space="preserve"> we found that </w:t>
        </w:r>
        <w:r w:rsidR="0039037D" w:rsidDel="00D5798A">
          <w:rPr>
            <w:rFonts w:eastAsia="Times New Roman" w:cstheme="minorHAnsi"/>
            <w:color w:val="000000" w:themeColor="text1"/>
            <w:lang w:val="en-GB"/>
          </w:rPr>
          <w:t>body weight</w:t>
        </w:r>
        <w:r w:rsidR="0039037D" w:rsidRPr="00E03B11" w:rsidDel="00D5798A">
          <w:rPr>
            <w:rFonts w:eastAsia="Times New Roman" w:cstheme="minorHAnsi"/>
            <w:color w:val="000000" w:themeColor="text1"/>
            <w:lang w:val="en-GB"/>
          </w:rPr>
          <w:t xml:space="preserve"> </w:t>
        </w:r>
        <w:r w:rsidRPr="00E03B11" w:rsidDel="00D5798A">
          <w:rPr>
            <w:rFonts w:eastAsia="Times New Roman" w:cstheme="minorHAnsi"/>
            <w:color w:val="000000" w:themeColor="text1"/>
            <w:lang w:val="en-GB"/>
          </w:rPr>
          <w:t xml:space="preserve">performed equally well in our model. </w:t>
        </w:r>
        <w:r w:rsidR="0039037D" w:rsidDel="00D5798A">
          <w:rPr>
            <w:rFonts w:eastAsia="Times New Roman" w:cstheme="minorHAnsi"/>
            <w:color w:val="000000" w:themeColor="text1"/>
            <w:lang w:val="en-GB"/>
          </w:rPr>
          <w:t>Also, b</w:t>
        </w:r>
        <w:r w:rsidRPr="00E03B11" w:rsidDel="00D5798A">
          <w:rPr>
            <w:rFonts w:eastAsia="Times New Roman" w:cstheme="minorHAnsi"/>
            <w:color w:val="000000" w:themeColor="text1"/>
            <w:lang w:val="en-GB"/>
          </w:rPr>
          <w:t>ody weight is preferred in clinical practice due to its convenience, as it is generally available, while</w:t>
        </w:r>
        <w:r w:rsidR="0039037D" w:rsidDel="00D5798A">
          <w:rPr>
            <w:rFonts w:eastAsia="Times New Roman" w:cstheme="minorHAnsi"/>
            <w:color w:val="000000" w:themeColor="text1"/>
            <w:lang w:val="en-GB"/>
          </w:rPr>
          <w:t xml:space="preserve"> BMI and</w:t>
        </w:r>
        <w:r w:rsidRPr="00E03B11" w:rsidDel="00D5798A">
          <w:rPr>
            <w:rFonts w:eastAsia="Times New Roman" w:cstheme="minorHAnsi"/>
            <w:color w:val="000000" w:themeColor="text1"/>
            <w:lang w:val="en-GB"/>
          </w:rPr>
          <w:t xml:space="preserve"> FFM requires additional estimation based on </w:t>
        </w:r>
        <w:r w:rsidR="0039037D" w:rsidDel="00D5798A">
          <w:rPr>
            <w:rFonts w:eastAsia="Times New Roman" w:cstheme="minorHAnsi"/>
            <w:color w:val="000000" w:themeColor="text1"/>
            <w:lang w:val="en-GB"/>
          </w:rPr>
          <w:t>body weight,</w:t>
        </w:r>
        <w:r w:rsidR="0039037D" w:rsidRPr="00E03B11" w:rsidDel="00D5798A">
          <w:rPr>
            <w:rFonts w:eastAsia="Times New Roman" w:cstheme="minorHAnsi"/>
            <w:color w:val="000000" w:themeColor="text1"/>
            <w:lang w:val="en-GB"/>
          </w:rPr>
          <w:t xml:space="preserve"> </w:t>
        </w:r>
        <w:r w:rsidRPr="00E03B11" w:rsidDel="00D5798A">
          <w:rPr>
            <w:rFonts w:eastAsia="Times New Roman" w:cstheme="minorHAnsi"/>
            <w:color w:val="000000" w:themeColor="text1"/>
            <w:lang w:val="en-GB"/>
          </w:rPr>
          <w:t>height</w:t>
        </w:r>
        <w:ins w:id="1155" w:author="Isabel Spriet" w:date="2023-07-05T12:21:00Z">
          <w:r w:rsidR="008137B3" w:rsidDel="00D5798A">
            <w:rPr>
              <w:rFonts w:eastAsia="Times New Roman" w:cstheme="minorHAnsi"/>
              <w:color w:val="000000" w:themeColor="text1"/>
              <w:lang w:val="en-GB"/>
            </w:rPr>
            <w:t xml:space="preserve"> </w:t>
          </w:r>
        </w:ins>
        <w:r w:rsidR="0039037D" w:rsidDel="00D5798A">
          <w:rPr>
            <w:rFonts w:eastAsia="Times New Roman" w:cstheme="minorHAnsi"/>
            <w:color w:val="000000" w:themeColor="text1"/>
            <w:lang w:val="en-GB"/>
          </w:rPr>
          <w:t>and sex</w:t>
        </w:r>
        <w:r w:rsidRPr="00E03B11" w:rsidDel="00D5798A">
          <w:rPr>
            <w:rFonts w:eastAsia="Times New Roman" w:cstheme="minorHAnsi"/>
            <w:color w:val="000000" w:themeColor="text1"/>
            <w:lang w:val="en-GB"/>
          </w:rPr>
          <w:t>.</w:t>
        </w:r>
        <w:commentRangeStart w:id="1156"/>
        <w:r w:rsidR="00EB4F65" w:rsidRPr="00E03B11" w:rsidDel="00D5798A">
          <w:rPr>
            <w:rFonts w:eastAsia="Times New Roman" w:cstheme="minorHAnsi"/>
            <w:color w:val="000000" w:themeColor="text1"/>
            <w:lang w:val="en-GB"/>
          </w:rPr>
          <w:fldChar w:fldCharType="begin"/>
        </w:r>
        <w:r w:rsidR="00B558D9" w:rsidDel="00D5798A">
          <w:rPr>
            <w:rFonts w:eastAsia="Times New Roman" w:cstheme="minorHAnsi"/>
            <w:color w:val="000000" w:themeColor="text1"/>
            <w:lang w:val="en-GB"/>
          </w:rPr>
          <w:instrText xml:space="preserve"> ADDIN EN.CITE &lt;EndNote&gt;&lt;Cite&gt;&lt;Author&gt;Boer&lt;/Author&gt;&lt;Year&gt;1984&lt;/Year&gt;&lt;RecNum&gt;24&lt;/RecNum&gt;&lt;DisplayText&gt; [23]&lt;/DisplayText&gt;&lt;record&gt;&lt;rec-number&gt;24&lt;/rec-number&gt;&lt;foreign-keys&gt;&lt;key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r w:rsidR="00EB4F65" w:rsidRPr="00E03B11" w:rsidDel="00D5798A">
          <w:rPr>
            <w:rFonts w:eastAsia="Times New Roman" w:cstheme="minorHAnsi"/>
            <w:color w:val="000000" w:themeColor="text1"/>
            <w:lang w:val="en-GB"/>
          </w:rPr>
          <w:fldChar w:fldCharType="separate"/>
        </w:r>
        <w:r w:rsidR="00B558D9" w:rsidDel="00D5798A">
          <w:rPr>
            <w:rFonts w:eastAsia="Times New Roman" w:cstheme="minorHAnsi"/>
            <w:noProof/>
            <w:color w:val="000000" w:themeColor="text1"/>
            <w:lang w:val="en-GB"/>
          </w:rPr>
          <w:t> [23]</w:t>
        </w:r>
        <w:r w:rsidR="00EB4F65" w:rsidRPr="00E03B11" w:rsidDel="00D5798A">
          <w:rPr>
            <w:rFonts w:eastAsia="Times New Roman" w:cstheme="minorHAnsi"/>
            <w:color w:val="000000" w:themeColor="text1"/>
            <w:lang w:val="en-GB"/>
          </w:rPr>
          <w:fldChar w:fldCharType="end"/>
        </w:r>
        <w:commentRangeEnd w:id="1149"/>
        <w:r w:rsidR="008137B3" w:rsidDel="00D5798A">
          <w:rPr>
            <w:rStyle w:val="CommentReference"/>
          </w:rPr>
          <w:commentReference w:id="1149"/>
        </w:r>
        <w:commentRangeEnd w:id="1156"/>
        <w:r w:rsidR="00EC7FA5" w:rsidDel="00D5798A">
          <w:rPr>
            <w:rStyle w:val="CommentReference"/>
          </w:rPr>
          <w:commentReference w:id="1156"/>
        </w:r>
      </w:moveFrom>
    </w:p>
    <w:moveFromRangeEnd w:id="1148"/>
    <w:p w14:paraId="73505988" w14:textId="0809D9E5" w:rsidR="00A24960" w:rsidRPr="00E03B11" w:rsidRDefault="00A24960" w:rsidP="00A24960">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The optimised dosing regimen, stratified based on BW, makes the use of TDM no longer necessary. TDM of fluconazole</w:t>
      </w:r>
      <w:r w:rsidR="0039037D">
        <w:rPr>
          <w:rFonts w:eastAsia="Times New Roman" w:cstheme="minorHAnsi"/>
          <w:color w:val="000000" w:themeColor="text1"/>
          <w:lang w:val="en-GB"/>
        </w:rPr>
        <w:t xml:space="preserve"> </w:t>
      </w:r>
      <w:ins w:id="1157" w:author="Isabel Spriet" w:date="2023-07-05T12:23:00Z">
        <w:r w:rsidR="00EC7FA5">
          <w:rPr>
            <w:rFonts w:eastAsia="Times New Roman" w:cstheme="minorHAnsi"/>
            <w:color w:val="000000" w:themeColor="text1"/>
            <w:lang w:val="en-GB"/>
          </w:rPr>
          <w:t xml:space="preserve">is not widely recommended nor implemented, but </w:t>
        </w:r>
      </w:ins>
      <w:ins w:id="1158" w:author="Isabel Spriet" w:date="2023-07-05T12:24:00Z">
        <w:r w:rsidR="00EC7FA5">
          <w:rPr>
            <w:rFonts w:eastAsia="Times New Roman" w:cstheme="minorHAnsi"/>
            <w:color w:val="000000" w:themeColor="text1"/>
            <w:lang w:val="en-GB"/>
          </w:rPr>
          <w:t>advocated in rare circumstances such as for obese patients, patients on CRRT or in patients with sepsis.</w:t>
        </w:r>
      </w:ins>
      <w:ins w:id="1159" w:author="Isabel Spriet" w:date="2023-07-05T12:25:00Z">
        <w:r w:rsidR="00EC7FA5">
          <w:rPr>
            <w:rFonts w:eastAsia="Times New Roman" w:cstheme="minorHAnsi"/>
            <w:color w:val="000000" w:themeColor="text1"/>
            <w:lang w:val="en-GB"/>
          </w:rPr>
          <w:t xml:space="preserve"> It is known that standard dosing is not resulting in optimal exposure in these </w:t>
        </w:r>
        <w:commentRangeStart w:id="1160"/>
        <w:r w:rsidR="00EC7FA5">
          <w:rPr>
            <w:rFonts w:eastAsia="Times New Roman" w:cstheme="minorHAnsi"/>
            <w:color w:val="000000" w:themeColor="text1"/>
            <w:lang w:val="en-GB"/>
          </w:rPr>
          <w:t>subpopulation</w:t>
        </w:r>
      </w:ins>
      <w:ins w:id="1161" w:author="Isabel Spriet" w:date="2023-07-05T12:26:00Z">
        <w:r w:rsidR="00EC7FA5">
          <w:rPr>
            <w:rFonts w:eastAsia="Times New Roman" w:cstheme="minorHAnsi"/>
            <w:color w:val="000000" w:themeColor="text1"/>
            <w:lang w:val="en-GB"/>
          </w:rPr>
          <w:t>s</w:t>
        </w:r>
        <w:commentRangeEnd w:id="1160"/>
        <w:r w:rsidR="00EC7FA5">
          <w:rPr>
            <w:rStyle w:val="CommentReference"/>
          </w:rPr>
          <w:commentReference w:id="1160"/>
        </w:r>
      </w:ins>
      <w:ins w:id="1162" w:author="My Luong Vuong" w:date="2023-11-21T13:08:00Z">
        <w:r w:rsidR="00EA6980">
          <w:rPr>
            <w:rFonts w:eastAsia="Times New Roman" w:cstheme="minorHAnsi"/>
            <w:color w:val="000000" w:themeColor="text1"/>
            <w:lang w:val="en-GB"/>
          </w:rPr>
          <w:t xml:space="preserve"> </w:t>
        </w:r>
      </w:ins>
      <w:ins w:id="1163" w:author="My Luong Vuong" w:date="2023-11-21T13:09:00Z">
        <w:r w:rsidR="00D875A9">
          <w:rPr>
            <w:rFonts w:eastAsia="Times New Roman" w:cstheme="minorHAnsi"/>
            <w:color w:val="000000" w:themeColor="text1"/>
            <w:lang w:val="en-GB"/>
          </w:rPr>
          <w:fldChar w:fldCharType="begin"/>
        </w:r>
      </w:ins>
      <w:ins w:id="1164" w:author="My Luong Vuong" w:date="2023-11-24T15:24:00Z">
        <w:r w:rsidR="00F91736">
          <w:rPr>
            <w:rFonts w:eastAsia="Times New Roman" w:cstheme="minorHAnsi"/>
            <w:color w:val="000000" w:themeColor="text1"/>
            <w:lang w:val="en-GB"/>
          </w:rPr>
          <w:instrText xml:space="preserve"> ADDIN EN.CITE &lt;EndNote&gt;&lt;Cite&gt;&lt;Author&gt;Lewis&lt;/Author&gt;&lt;Year&gt;2015&lt;/Year&gt;&lt;RecNum&gt;68&lt;/RecNum&gt;&lt;DisplayText&gt; [49]&lt;/DisplayText&gt;&lt;record&gt;&lt;rec-number&gt;68&lt;/rec-number&gt;&lt;foreign-keys&gt;&lt;key app="EN" db-id="xred9e5sg009pcetsepxtfs0dwxsa5rzvawx" timestamp="1700489755"&gt;68&lt;/key&gt;&lt;/foreign-keys&gt;&lt;ref-type name="Conference Proceedings"&gt;10&lt;/ref-type&gt;&lt;contributors&gt;&lt;authors&gt;&lt;author&gt;Lewis, Russell&lt;/author&gt;&lt;author&gt;Brüggemann, Roger&lt;/author&gt;&lt;author&gt;Padoin, Christophe&lt;/author&gt;&lt;author&gt;Maertens, Johan&lt;/author&gt;&lt;author&gt;Marchetti, Oscar&lt;/author&gt;&lt;author&gt;Groll, Andreas&lt;/author&gt;&lt;author&gt;Johnson, E&lt;/author&gt;&lt;author&gt;Arendrup, Maiken&lt;/author&gt;&lt;/authors&gt;&lt;/contributors&gt;&lt;titles&gt;&lt;title&gt;Triazole antifungal therapeutic drug monitoring&lt;/title&gt;&lt;secondary-title&gt;Sixth European Conference on Infections in Leukaemia Meeting, Sophia Antipolis, France&lt;/secondary-title&gt;&lt;/titles&gt;&lt;dates&gt;&lt;year&gt;2015&lt;/year&gt;&lt;/dates&gt;&lt;urls&gt;&lt;/urls&gt;&lt;/record&gt;&lt;/Cite&gt;&lt;/EndNote&gt;</w:instrText>
        </w:r>
      </w:ins>
      <w:del w:id="1165" w:author="My Luong Vuong" w:date="2023-11-24T09:57:00Z">
        <w:r w:rsidR="00623840" w:rsidDel="00B307D1">
          <w:rPr>
            <w:rFonts w:eastAsia="Times New Roman" w:cstheme="minorHAnsi"/>
            <w:color w:val="000000" w:themeColor="text1"/>
            <w:lang w:val="en-GB"/>
          </w:rPr>
          <w:delInstrText xml:space="preserve"> ADDIN EN.CITE &lt;EndNote&gt;&lt;Cite&gt;&lt;Author&gt;Lewis&lt;/Author&gt;&lt;Year&gt;2015&lt;/Year&gt;&lt;RecNum&gt;68&lt;/RecNum&gt;&lt;DisplayText&gt; [47]&lt;/DisplayText&gt;&lt;record&gt;&lt;rec-number&gt;68&lt;/rec-number&gt;&lt;foreign-keys&gt;&lt;key app="EN" db-id="xred9e5sg009pcetsepxtfs0dwxsa5rzvawx" timestamp="1700489755"&gt;68&lt;/key&gt;&lt;/foreign-keys&gt;&lt;ref-type name="Conference Proceedings"&gt;10&lt;/ref-type&gt;&lt;contributors&gt;&lt;authors&gt;&lt;author&gt;Lewis, Russell&lt;/author&gt;&lt;author&gt;Brüggemann, Roger&lt;/author&gt;&lt;author&gt;Padoin, Christophe&lt;/author&gt;&lt;author&gt;Maertens, Johan&lt;/author&gt;&lt;author&gt;Marchetti, Oscar&lt;/author&gt;&lt;author&gt;Groll, Andreas&lt;/author&gt;&lt;author&gt;Johnson, E&lt;/author&gt;&lt;author&gt;Arendrup, Maiken&lt;/author&gt;&lt;/authors&gt;&lt;/contributors&gt;&lt;titles&gt;&lt;title&gt;Triazole antifungal therapeutic drug monitoring&lt;/title&gt;&lt;secondary-title&gt;Sixth European Conference on Infections in Leukaemia Meeting, Sophia Antipolis, France&lt;/secondary-title&gt;&lt;/titles&gt;&lt;dates&gt;&lt;year&gt;2015&lt;/year&gt;&lt;/dates&gt;&lt;urls&gt;&lt;/urls&gt;&lt;/record&gt;&lt;/Cite&gt;&lt;/EndNote&gt;</w:delInstrText>
        </w:r>
      </w:del>
      <w:r w:rsidR="00D875A9">
        <w:rPr>
          <w:rFonts w:eastAsia="Times New Roman" w:cstheme="minorHAnsi"/>
          <w:color w:val="000000" w:themeColor="text1"/>
          <w:lang w:val="en-GB"/>
        </w:rPr>
        <w:fldChar w:fldCharType="separate"/>
      </w:r>
      <w:ins w:id="1166" w:author="My Luong Vuong" w:date="2023-11-24T15:24:00Z">
        <w:r w:rsidR="00F91736">
          <w:rPr>
            <w:rFonts w:eastAsia="Times New Roman" w:cstheme="minorHAnsi"/>
            <w:noProof/>
            <w:color w:val="000000" w:themeColor="text1"/>
            <w:lang w:val="en-GB"/>
          </w:rPr>
          <w:t> [49]</w:t>
        </w:r>
      </w:ins>
      <w:del w:id="1167" w:author="My Luong Vuong" w:date="2023-11-24T09:57:00Z">
        <w:r w:rsidR="00623840" w:rsidDel="00B307D1">
          <w:rPr>
            <w:rFonts w:eastAsia="Times New Roman" w:cstheme="minorHAnsi"/>
            <w:noProof/>
            <w:color w:val="000000" w:themeColor="text1"/>
            <w:lang w:val="en-GB"/>
          </w:rPr>
          <w:delText> [47]</w:delText>
        </w:r>
      </w:del>
      <w:ins w:id="1168" w:author="My Luong Vuong" w:date="2023-11-21T13:09:00Z">
        <w:r w:rsidR="00D875A9">
          <w:rPr>
            <w:rFonts w:eastAsia="Times New Roman" w:cstheme="minorHAnsi"/>
            <w:color w:val="000000" w:themeColor="text1"/>
            <w:lang w:val="en-GB"/>
          </w:rPr>
          <w:fldChar w:fldCharType="end"/>
        </w:r>
      </w:ins>
      <w:ins w:id="1169" w:author="Isabel Spriet" w:date="2023-07-05T12:26:00Z">
        <w:r w:rsidR="00EC7FA5">
          <w:rPr>
            <w:rFonts w:eastAsia="Times New Roman" w:cstheme="minorHAnsi"/>
            <w:color w:val="000000" w:themeColor="text1"/>
            <w:lang w:val="en-GB"/>
          </w:rPr>
          <w:t>.</w:t>
        </w:r>
      </w:ins>
      <w:ins w:id="1170" w:author="Isabel Spriet" w:date="2023-07-05T12:24:00Z">
        <w:r w:rsidR="00EC7FA5">
          <w:rPr>
            <w:rFonts w:eastAsia="Times New Roman" w:cstheme="minorHAnsi"/>
            <w:color w:val="000000" w:themeColor="text1"/>
            <w:lang w:val="en-GB"/>
          </w:rPr>
          <w:t xml:space="preserve"> </w:t>
        </w:r>
      </w:ins>
      <w:del w:id="1171" w:author="Isabel Spriet" w:date="2023-07-05T12:23:00Z">
        <w:r w:rsidR="0039037D" w:rsidDel="00EC7FA5">
          <w:rPr>
            <w:rFonts w:eastAsia="Times New Roman" w:cstheme="minorHAnsi"/>
            <w:color w:val="000000" w:themeColor="text1"/>
            <w:lang w:val="en-GB"/>
          </w:rPr>
          <w:delText>was</w:delText>
        </w:r>
        <w:r w:rsidRPr="00E03B11" w:rsidDel="00EC7FA5">
          <w:rPr>
            <w:rFonts w:eastAsia="Times New Roman" w:cstheme="minorHAnsi"/>
            <w:color w:val="000000" w:themeColor="text1"/>
            <w:lang w:val="en-GB"/>
          </w:rPr>
          <w:delText xml:space="preserve"> </w:delText>
        </w:r>
      </w:del>
      <w:del w:id="1172" w:author="Isabel Spriet" w:date="2023-07-05T12:26:00Z">
        <w:r w:rsidRPr="00E03B11" w:rsidDel="00EC7FA5">
          <w:rPr>
            <w:rFonts w:eastAsia="Times New Roman" w:cstheme="minorHAnsi"/>
            <w:color w:val="000000" w:themeColor="text1"/>
            <w:lang w:val="en-GB"/>
          </w:rPr>
          <w:delText xml:space="preserve">recommended for </w:delText>
        </w:r>
      </w:del>
      <w:del w:id="1173" w:author="Isabel Spriet" w:date="2023-07-05T12:23:00Z">
        <w:r w:rsidRPr="00E03B11" w:rsidDel="00EC7FA5">
          <w:rPr>
            <w:rFonts w:eastAsia="Times New Roman" w:cstheme="minorHAnsi"/>
            <w:color w:val="000000" w:themeColor="text1"/>
            <w:lang w:val="en-GB"/>
          </w:rPr>
          <w:delText>critically ill patients</w:delText>
        </w:r>
      </w:del>
      <w:del w:id="1174" w:author="Isabel Spriet" w:date="2023-07-05T12:26:00Z">
        <w:r w:rsidRPr="00E03B11" w:rsidDel="00EC7FA5">
          <w:rPr>
            <w:rFonts w:eastAsia="Times New Roman" w:cstheme="minorHAnsi"/>
            <w:color w:val="000000" w:themeColor="text1"/>
            <w:lang w:val="en-GB"/>
          </w:rPr>
          <w:delText xml:space="preserve"> as there </w:delText>
        </w:r>
        <w:r w:rsidR="0039037D" w:rsidDel="00EC7FA5">
          <w:rPr>
            <w:rFonts w:eastAsia="Times New Roman" w:cstheme="minorHAnsi"/>
            <w:color w:val="000000" w:themeColor="text1"/>
            <w:lang w:val="en-GB"/>
          </w:rPr>
          <w:delText>was</w:delText>
        </w:r>
        <w:r w:rsidR="0039037D" w:rsidRPr="00E03B11" w:rsidDel="00EC7FA5">
          <w:rPr>
            <w:rFonts w:eastAsia="Times New Roman" w:cstheme="minorHAnsi"/>
            <w:color w:val="000000" w:themeColor="text1"/>
            <w:lang w:val="en-GB"/>
          </w:rPr>
          <w:delText xml:space="preserve"> </w:delText>
        </w:r>
        <w:r w:rsidRPr="00E03B11" w:rsidDel="00EC7FA5">
          <w:rPr>
            <w:rFonts w:eastAsia="Times New Roman" w:cstheme="minorHAnsi"/>
            <w:color w:val="000000" w:themeColor="text1"/>
            <w:lang w:val="en-GB"/>
          </w:rPr>
          <w:delText>no proposed fluconazole dosing regimen result</w:delText>
        </w:r>
        <w:r w:rsidR="0039037D" w:rsidDel="00EC7FA5">
          <w:rPr>
            <w:rFonts w:eastAsia="Times New Roman" w:cstheme="minorHAnsi"/>
            <w:color w:val="000000" w:themeColor="text1"/>
            <w:lang w:val="en-GB"/>
          </w:rPr>
          <w:delText>ing</w:delText>
        </w:r>
        <w:r w:rsidRPr="00E03B11" w:rsidDel="00EC7FA5">
          <w:rPr>
            <w:rFonts w:eastAsia="Times New Roman" w:cstheme="minorHAnsi"/>
            <w:color w:val="000000" w:themeColor="text1"/>
            <w:lang w:val="en-GB"/>
          </w:rPr>
          <w:delText xml:space="preserve"> in optimal exposure across this patient population.</w:delText>
        </w:r>
        <w:r w:rsidRPr="00E03B11" w:rsidDel="00EC7FA5">
          <w:rPr>
            <w:rFonts w:eastAsia="Times New Roman" w:cstheme="minorHAnsi"/>
            <w:color w:val="000000" w:themeColor="text1"/>
            <w:lang w:val="en-GB"/>
          </w:rPr>
          <w:fldChar w:fldCharType="begin">
            <w:fldData xml:space="preserve">PEVuZE5vdGU+PENpdGU+PEF1dGhvcj5Cb29uc3RyYTwvQXV0aG9yPjxZZWFyPjIwMjE8L1llYXI+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=
</w:fldData>
          </w:fldChar>
        </w:r>
      </w:del>
      <w:r w:rsidR="00EB2086">
        <w:rPr>
          <w:rFonts w:eastAsia="Times New Roman" w:cstheme="minorHAnsi"/>
          <w:color w:val="000000" w:themeColor="text1"/>
          <w:lang w:val="en-GB"/>
        </w:rPr>
        <w:instrText xml:space="preserve"> ADDIN EN.CITE </w:instrText>
      </w:r>
      <w:r w:rsidR="00EB2086">
        <w:rPr>
          <w:rFonts w:eastAsia="Times New Roman" w:cstheme="minorHAnsi"/>
          <w:color w:val="000000" w:themeColor="text1"/>
          <w:lang w:val="en-GB"/>
        </w:rPr>
        <w:fldChar w:fldCharType="begin">
          <w:fldData xml:space="preserve">PEVuZE5vdGU+PENpdGU+PEF1dGhvcj5Cb29uc3RyYTwvQXV0aG9yPjxZZWFyPjIwMjE8L1llYXI+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=
</w:fldData>
        </w:fldChar>
      </w:r>
      <w:r w:rsidR="00EB2086">
        <w:rPr>
          <w:rFonts w:eastAsia="Times New Roman" w:cstheme="minorHAnsi"/>
          <w:color w:val="000000" w:themeColor="text1"/>
          <w:lang w:val="en-GB"/>
        </w:rPr>
        <w:instrText xml:space="preserve"> ADDIN EN.CITE.DATA </w:instrText>
      </w:r>
      <w:r w:rsidR="00EB2086">
        <w:rPr>
          <w:rFonts w:eastAsia="Times New Roman" w:cstheme="minorHAnsi"/>
          <w:color w:val="000000" w:themeColor="text1"/>
          <w:lang w:val="en-GB"/>
        </w:rPr>
      </w:r>
      <w:r w:rsidR="00EB2086">
        <w:rPr>
          <w:rFonts w:eastAsia="Times New Roman" w:cstheme="minorHAnsi"/>
          <w:color w:val="000000" w:themeColor="text1"/>
          <w:lang w:val="en-GB"/>
        </w:rPr>
        <w:fldChar w:fldCharType="end"/>
      </w:r>
      <w:del w:id="1175" w:author="Isabel Spriet" w:date="2023-07-05T12:26:00Z">
        <w:r w:rsidRPr="00E03B11" w:rsidDel="00EC7FA5">
          <w:rPr>
            <w:rFonts w:eastAsia="Times New Roman" w:cstheme="minorHAnsi"/>
            <w:color w:val="000000" w:themeColor="text1"/>
            <w:lang w:val="en-GB"/>
          </w:rPr>
        </w:r>
        <w:r w:rsidRPr="00E03B11" w:rsidDel="00EC7FA5">
          <w:rPr>
            <w:rFonts w:eastAsia="Times New Roman" w:cstheme="minorHAnsi"/>
            <w:color w:val="000000" w:themeColor="text1"/>
            <w:lang w:val="en-GB"/>
          </w:rPr>
          <w:fldChar w:fldCharType="separate"/>
        </w:r>
      </w:del>
      <w:r w:rsidR="00EB2086">
        <w:rPr>
          <w:rFonts w:eastAsia="Times New Roman" w:cstheme="minorHAnsi"/>
          <w:noProof/>
          <w:color w:val="000000" w:themeColor="text1"/>
          <w:lang w:val="en-GB"/>
        </w:rPr>
        <w:t> [15, 19]</w:t>
      </w:r>
      <w:del w:id="1176" w:author="Isabel Spriet" w:date="2023-07-05T12:26:00Z">
        <w:r w:rsidRPr="00E03B11" w:rsidDel="00EC7FA5">
          <w:rPr>
            <w:rFonts w:eastAsia="Times New Roman" w:cstheme="minorHAnsi"/>
            <w:color w:val="000000" w:themeColor="text1"/>
            <w:lang w:val="en-GB"/>
          </w:rPr>
          <w:fldChar w:fldCharType="end"/>
        </w:r>
        <w:r w:rsidRPr="00E03B11" w:rsidDel="00EC7FA5">
          <w:rPr>
            <w:rFonts w:eastAsia="Times New Roman" w:cstheme="minorHAnsi"/>
            <w:color w:val="000000" w:themeColor="text1"/>
            <w:lang w:val="en-GB"/>
          </w:rPr>
          <w:delText xml:space="preserve"> </w:delText>
        </w:r>
      </w:del>
      <w:ins w:id="1177" w:author="Isabel Spriet" w:date="2023-07-05T12:26:00Z">
        <w:r w:rsidR="00EC7FA5">
          <w:rPr>
            <w:rFonts w:eastAsia="Times New Roman" w:cstheme="minorHAnsi"/>
            <w:color w:val="000000" w:themeColor="text1"/>
            <w:lang w:val="en-GB"/>
          </w:rPr>
          <w:t xml:space="preserve">However, many centres do not have access to TDM for </w:t>
        </w:r>
        <w:commentRangeStart w:id="1178"/>
        <w:r w:rsidR="00EC7FA5">
          <w:rPr>
            <w:rFonts w:eastAsia="Times New Roman" w:cstheme="minorHAnsi"/>
            <w:color w:val="000000" w:themeColor="text1"/>
            <w:lang w:val="en-GB"/>
          </w:rPr>
          <w:t>fluconazole</w:t>
        </w:r>
      </w:ins>
      <w:commentRangeEnd w:id="1178"/>
      <w:ins w:id="1179" w:author="Isabel Spriet" w:date="2023-07-05T12:27:00Z">
        <w:r w:rsidR="00EC7FA5">
          <w:rPr>
            <w:rStyle w:val="CommentReference"/>
          </w:rPr>
          <w:commentReference w:id="1178"/>
        </w:r>
      </w:ins>
      <w:ins w:id="1180" w:author="My Luong Vuong" w:date="2023-11-21T13:10:00Z">
        <w:r w:rsidR="00ED337F">
          <w:rPr>
            <w:rFonts w:eastAsia="Times New Roman" w:cstheme="minorHAnsi"/>
            <w:color w:val="000000" w:themeColor="text1"/>
            <w:lang w:val="en-GB"/>
          </w:rPr>
          <w:t xml:space="preserve"> </w:t>
        </w:r>
      </w:ins>
      <w:ins w:id="1181" w:author="My Luong Vuong" w:date="2023-11-21T13:11:00Z">
        <w:r w:rsidR="00EB1A97">
          <w:rPr>
            <w:rFonts w:eastAsia="Times New Roman" w:cstheme="minorHAnsi"/>
            <w:color w:val="000000" w:themeColor="text1"/>
            <w:lang w:val="en-GB"/>
          </w:rPr>
          <w:fldChar w:fldCharType="begin">
            <w:fldData xml:space="preserve">PEVuZE5vdGU+PENpdGU+PEF1dGhvcj5TaW1lb2xpPC9BdXRob3I+PFllYXI+MjAyMjwvWWVhcj48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</w:fldData>
          </w:fldChar>
        </w:r>
      </w:ins>
      <w:ins w:id="1182" w:author="My Luong Vuong" w:date="2023-11-24T15:24:00Z">
        <w:r w:rsidR="00F91736">
          <w:rPr>
            <w:rFonts w:eastAsia="Times New Roman" w:cstheme="minorHAnsi"/>
            <w:color w:val="000000" w:themeColor="text1"/>
            <w:lang w:val="en-GB"/>
          </w:rPr>
          <w:instrText xml:space="preserve"> ADDIN EN.CITE </w:instrText>
        </w:r>
      </w:ins>
      <w:del w:id="1183" w:author="My Luong Vuong" w:date="2023-11-24T09:57:00Z">
        <w:r w:rsidR="00623840" w:rsidDel="00B307D1">
          <w:rPr>
            <w:rFonts w:eastAsia="Times New Roman" w:cstheme="minorHAnsi"/>
            <w:color w:val="000000" w:themeColor="text1"/>
            <w:lang w:val="en-GB"/>
          </w:rPr>
          <w:delInstrText xml:space="preserve"> ADDIN EN.CITE </w:delInstrText>
        </w:r>
        <w:r w:rsidR="00623840" w:rsidDel="00B307D1">
          <w:rPr>
            <w:rFonts w:eastAsia="Times New Roman" w:cstheme="minorHAnsi"/>
            <w:color w:val="000000" w:themeColor="text1"/>
            <w:lang w:val="en-GB"/>
          </w:rPr>
          <w:fldChar w:fldCharType="begin">
            <w:fldData xml:space="preserve">PEVuZE5vdGU+PENpdGU+PEF1dGhvcj5TaW1lb2xpPC9BdXRob3I+PFllYXI+MjAyMjwvWWVhcj48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</w:fldData>
          </w:fldChar>
        </w:r>
        <w:r w:rsidR="00623840" w:rsidDel="00B307D1">
          <w:rPr>
            <w:rFonts w:eastAsia="Times New Roman" w:cstheme="minorHAnsi"/>
            <w:color w:val="000000" w:themeColor="text1"/>
            <w:lang w:val="en-GB"/>
          </w:rPr>
          <w:delInstrText xml:space="preserve"> ADDIN EN.CITE.DATA </w:delInstrText>
        </w:r>
        <w:r w:rsidR="00623840" w:rsidDel="00B307D1">
          <w:rPr>
            <w:rFonts w:eastAsia="Times New Roman" w:cstheme="minorHAnsi"/>
            <w:color w:val="000000" w:themeColor="text1"/>
            <w:lang w:val="en-GB"/>
          </w:rPr>
        </w:r>
        <w:r w:rsidR="00623840" w:rsidDel="00B307D1">
          <w:rPr>
            <w:rFonts w:eastAsia="Times New Roman" w:cstheme="minorHAnsi"/>
            <w:color w:val="000000" w:themeColor="text1"/>
            <w:lang w:val="en-GB"/>
          </w:rPr>
          <w:fldChar w:fldCharType="end"/>
        </w:r>
        <w:r w:rsidR="00EB1A97" w:rsidDel="00B307D1">
          <w:rPr>
            <w:rFonts w:eastAsia="Times New Roman" w:cstheme="minorHAnsi"/>
            <w:color w:val="000000" w:themeColor="text1"/>
            <w:lang w:val="en-GB"/>
          </w:rPr>
        </w:r>
      </w:del>
      <w:ins w:id="1184" w:author="My Luong Vuong" w:date="2023-11-24T15:24:00Z">
        <w:r w:rsidR="00F91736">
          <w:rPr>
            <w:rFonts w:eastAsia="Times New Roman" w:cstheme="minorHAnsi"/>
            <w:color w:val="000000" w:themeColor="text1"/>
            <w:lang w:val="en-GB"/>
          </w:rPr>
          <w:fldChar w:fldCharType="begin">
            <w:fldData xml:space="preserve">PEVuZE5vdGU+PENpdGU+PEF1dGhvcj5TaW1lb2xpPC9BdXRob3I+PFllYXI+MjAyMjwvWWVhcj48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</w:fldData>
          </w:fldChar>
        </w:r>
        <w:r w:rsidR="00F91736">
          <w:rPr>
            <w:rFonts w:eastAsia="Times New Roman" w:cstheme="minorHAnsi"/>
            <w:color w:val="000000" w:themeColor="text1"/>
            <w:lang w:val="en-GB"/>
          </w:rPr>
          <w:instrText xml:space="preserve"> ADDIN EN.CITE.DATA </w:instrText>
        </w:r>
        <w:r w:rsidR="00F91736">
          <w:rPr>
            <w:rFonts w:eastAsia="Times New Roman" w:cstheme="minorHAnsi"/>
            <w:color w:val="000000" w:themeColor="text1"/>
            <w:lang w:val="en-GB"/>
          </w:rPr>
        </w:r>
        <w:r w:rsidR="00F91736">
          <w:rPr>
            <w:rFonts w:eastAsia="Times New Roman" w:cstheme="minorHAnsi"/>
            <w:color w:val="000000" w:themeColor="text1"/>
            <w:lang w:val="en-GB"/>
          </w:rPr>
          <w:fldChar w:fldCharType="end"/>
        </w:r>
      </w:ins>
      <w:r w:rsidR="00EB1A97">
        <w:rPr>
          <w:rFonts w:eastAsia="Times New Roman" w:cstheme="minorHAnsi"/>
          <w:color w:val="000000" w:themeColor="text1"/>
          <w:lang w:val="en-GB"/>
        </w:rPr>
        <w:fldChar w:fldCharType="separate"/>
      </w:r>
      <w:ins w:id="1185" w:author="My Luong Vuong" w:date="2023-11-24T15:24:00Z">
        <w:r w:rsidR="00F91736">
          <w:rPr>
            <w:rFonts w:eastAsia="Times New Roman" w:cstheme="minorHAnsi"/>
            <w:noProof/>
            <w:color w:val="000000" w:themeColor="text1"/>
            <w:lang w:val="en-GB"/>
          </w:rPr>
          <w:t> [50]</w:t>
        </w:r>
      </w:ins>
      <w:del w:id="1186" w:author="My Luong Vuong" w:date="2023-11-24T09:57:00Z">
        <w:r w:rsidR="00623840" w:rsidDel="00B307D1">
          <w:rPr>
            <w:rFonts w:eastAsia="Times New Roman" w:cstheme="minorHAnsi"/>
            <w:noProof/>
            <w:color w:val="000000" w:themeColor="text1"/>
            <w:lang w:val="en-GB"/>
          </w:rPr>
          <w:delText> [48]</w:delText>
        </w:r>
      </w:del>
      <w:ins w:id="1187" w:author="My Luong Vuong" w:date="2023-11-21T13:11:00Z">
        <w:r w:rsidR="00EB1A97">
          <w:rPr>
            <w:rFonts w:eastAsia="Times New Roman" w:cstheme="minorHAnsi"/>
            <w:color w:val="000000" w:themeColor="text1"/>
            <w:lang w:val="en-GB"/>
          </w:rPr>
          <w:fldChar w:fldCharType="end"/>
        </w:r>
      </w:ins>
      <w:ins w:id="1188" w:author="Isabel Spriet" w:date="2023-07-05T12:26:00Z">
        <w:r w:rsidR="00EC7FA5">
          <w:rPr>
            <w:rFonts w:eastAsia="Times New Roman" w:cstheme="minorHAnsi"/>
            <w:color w:val="000000" w:themeColor="text1"/>
            <w:lang w:val="en-GB"/>
          </w:rPr>
          <w:t xml:space="preserve">, and when available,  </w:t>
        </w:r>
      </w:ins>
      <w:del w:id="1189" w:author="Isabel Spriet" w:date="2023-07-05T12:26:00Z">
        <w:r w:rsidRPr="00E03B11" w:rsidDel="00EC7FA5">
          <w:rPr>
            <w:rFonts w:eastAsia="Times New Roman" w:cstheme="minorHAnsi"/>
            <w:color w:val="000000" w:themeColor="text1"/>
            <w:lang w:val="en-GB"/>
          </w:rPr>
          <w:delText>It</w:delText>
        </w:r>
      </w:del>
      <w:del w:id="1190" w:author="Isabel Spriet" w:date="2023-07-05T12:27:00Z">
        <w:r w:rsidRPr="00E03B11" w:rsidDel="00EC7FA5">
          <w:rPr>
            <w:rFonts w:eastAsia="Times New Roman" w:cstheme="minorHAnsi"/>
            <w:color w:val="000000" w:themeColor="text1"/>
            <w:lang w:val="en-GB"/>
          </w:rPr>
          <w:delText xml:space="preserve"> has been shown that TDM </w:delText>
        </w:r>
        <w:r w:rsidR="0039037D" w:rsidDel="00EC7FA5">
          <w:rPr>
            <w:rFonts w:eastAsia="Times New Roman" w:cstheme="minorHAnsi"/>
            <w:color w:val="000000" w:themeColor="text1"/>
            <w:lang w:val="en-GB"/>
          </w:rPr>
          <w:delText>is</w:delText>
        </w:r>
        <w:r w:rsidR="0039037D" w:rsidRPr="00E03B11" w:rsidDel="00EC7FA5">
          <w:rPr>
            <w:rFonts w:eastAsia="Times New Roman" w:cstheme="minorHAnsi"/>
            <w:color w:val="000000" w:themeColor="text1"/>
            <w:lang w:val="en-GB"/>
          </w:rPr>
          <w:delText xml:space="preserve"> </w:delText>
        </w:r>
        <w:r w:rsidRPr="00E03B11" w:rsidDel="00EC7FA5">
          <w:rPr>
            <w:rFonts w:eastAsia="Times New Roman" w:cstheme="minorHAnsi"/>
            <w:color w:val="000000" w:themeColor="text1"/>
            <w:lang w:val="en-GB"/>
          </w:rPr>
          <w:delText>associate</w:delText>
        </w:r>
        <w:r w:rsidR="0039037D" w:rsidDel="00EC7FA5">
          <w:rPr>
            <w:rFonts w:eastAsia="Times New Roman" w:cstheme="minorHAnsi"/>
            <w:color w:val="000000" w:themeColor="text1"/>
            <w:lang w:val="en-GB"/>
          </w:rPr>
          <w:delText>d</w:delText>
        </w:r>
        <w:r w:rsidRPr="00E03B11" w:rsidDel="00EC7FA5">
          <w:rPr>
            <w:rFonts w:eastAsia="Times New Roman" w:cstheme="minorHAnsi"/>
            <w:color w:val="000000" w:themeColor="text1"/>
            <w:lang w:val="en-GB"/>
          </w:rPr>
          <w:delText xml:space="preserve"> with </w:delText>
        </w:r>
        <w:r w:rsidR="002D67F2" w:rsidDel="00EC7FA5">
          <w:rPr>
            <w:rFonts w:eastAsia="Times New Roman" w:cstheme="minorHAnsi"/>
            <w:color w:val="000000" w:themeColor="text1"/>
            <w:lang w:val="en-GB"/>
          </w:rPr>
          <w:delText>turnaround</w:delText>
        </w:r>
        <w:r w:rsidR="002D67F2" w:rsidRPr="00E03B11" w:rsidDel="00EC7FA5">
          <w:rPr>
            <w:rFonts w:eastAsia="Times New Roman" w:cstheme="minorHAnsi"/>
            <w:color w:val="000000" w:themeColor="text1"/>
            <w:lang w:val="en-GB"/>
          </w:rPr>
          <w:delText xml:space="preserve"> </w:delText>
        </w:r>
        <w:r w:rsidRPr="00E03B11" w:rsidDel="00EC7FA5">
          <w:rPr>
            <w:rFonts w:eastAsia="Times New Roman" w:cstheme="minorHAnsi"/>
            <w:color w:val="000000" w:themeColor="text1"/>
            <w:lang w:val="en-GB"/>
          </w:rPr>
          <w:delText>time, additional sampling</w:delText>
        </w:r>
        <w:r w:rsidR="0039037D" w:rsidDel="00EC7FA5">
          <w:rPr>
            <w:rFonts w:eastAsia="Times New Roman" w:cstheme="minorHAnsi"/>
            <w:color w:val="000000" w:themeColor="text1"/>
            <w:lang w:val="en-GB"/>
          </w:rPr>
          <w:delText>,</w:delText>
        </w:r>
        <w:r w:rsidRPr="00E03B11" w:rsidDel="00EC7FA5">
          <w:rPr>
            <w:rFonts w:eastAsia="Times New Roman" w:cstheme="minorHAnsi"/>
            <w:color w:val="000000" w:themeColor="text1"/>
            <w:lang w:val="en-GB"/>
          </w:rPr>
          <w:delText xml:space="preserve"> and costs does not necessarily lead to better PTA</w:delText>
        </w:r>
      </w:del>
      <w:proofErr w:type="spellStart"/>
      <w:ins w:id="1191" w:author="Isabel Spriet" w:date="2023-07-05T12:27:00Z">
        <w:r w:rsidR="00EC7FA5">
          <w:rPr>
            <w:rFonts w:eastAsia="Times New Roman" w:cstheme="minorHAnsi"/>
            <w:color w:val="000000" w:themeColor="text1"/>
            <w:lang w:val="en-GB"/>
          </w:rPr>
          <w:t>turn around</w:t>
        </w:r>
        <w:proofErr w:type="spellEnd"/>
        <w:r w:rsidR="00EC7FA5">
          <w:rPr>
            <w:rFonts w:eastAsia="Times New Roman" w:cstheme="minorHAnsi"/>
            <w:color w:val="000000" w:themeColor="text1"/>
            <w:lang w:val="en-GB"/>
          </w:rPr>
          <w:t xml:space="preserve"> time and cost might hamper </w:t>
        </w:r>
        <w:proofErr w:type="spellStart"/>
        <w:r w:rsidR="00EC7FA5">
          <w:rPr>
            <w:rFonts w:eastAsia="Times New Roman" w:cstheme="minorHAnsi"/>
            <w:color w:val="000000" w:themeColor="text1"/>
            <w:lang w:val="en-GB"/>
          </w:rPr>
          <w:t>feasibilty</w:t>
        </w:r>
      </w:ins>
      <w:proofErr w:type="spellEnd"/>
      <w:del w:id="1192" w:author="My Luong Vuong" w:date="2023-11-21T13:12:00Z">
        <w:r w:rsidRPr="00E03B11" w:rsidDel="004D7B5E">
          <w:rPr>
            <w:rFonts w:eastAsia="Times New Roman" w:cstheme="minorHAnsi"/>
            <w:color w:val="000000" w:themeColor="text1"/>
            <w:lang w:val="en-GB"/>
          </w:rPr>
          <w:delText>.</w:delText>
        </w:r>
      </w:del>
      <w:r w:rsidRPr="00E03B11">
        <w:rPr>
          <w:rFonts w:eastAsia="Times New Roman" w:cstheme="minorHAnsi"/>
          <w:color w:val="000000" w:themeColor="text1"/>
          <w:lang w:val="en-GB"/>
        </w:rPr>
        <w:fldChar w:fldCharType="begin">
          <w:fldData xml:space="preserve">PEVuZE5vdGU+PENpdGU+PEF1dGhvcj5Hw7NtZXotTMOzcGV6PC9BdXRob3I+PFllYXI+MjAyMDwv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</w:fldData>
        </w:fldChar>
      </w:r>
      <w:ins w:id="1193" w:author="My Luong Vuong" w:date="2023-11-24T15:24:00Z">
        <w:r w:rsidR="00F91736">
          <w:rPr>
            <w:rFonts w:eastAsia="Times New Roman" w:cstheme="minorHAnsi"/>
            <w:color w:val="000000" w:themeColor="text1"/>
            <w:lang w:val="en-GB"/>
          </w:rPr>
          <w:instrText xml:space="preserve"> ADDIN EN.CITE </w:instrText>
        </w:r>
      </w:ins>
      <w:del w:id="1194" w:author="My Luong Vuong" w:date="2023-11-24T09:57:00Z">
        <w:r w:rsidR="00623840" w:rsidDel="00B307D1">
          <w:rPr>
            <w:rFonts w:eastAsia="Times New Roman" w:cstheme="minorHAnsi"/>
            <w:color w:val="000000" w:themeColor="text1"/>
            <w:lang w:val="en-GB"/>
          </w:rPr>
          <w:delInstrText xml:space="preserve"> ADDIN EN.CITE </w:delInstrText>
        </w:r>
        <w:r w:rsidR="00623840" w:rsidDel="00B307D1">
          <w:rPr>
            <w:rFonts w:eastAsia="Times New Roman" w:cstheme="minorHAnsi"/>
            <w:color w:val="000000" w:themeColor="text1"/>
            <w:lang w:val="en-GB"/>
          </w:rPr>
          <w:fldChar w:fldCharType="begin">
            <w:fldData xml:space="preserve">PEVuZE5vdGU+PENpdGU+PEF1dGhvcj5Hw7NtZXotTMOzcGV6PC9BdXRob3I+PFllYXI+MjAyMDwv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</w:fldData>
          </w:fldChar>
        </w:r>
        <w:r w:rsidR="00623840" w:rsidDel="00B307D1">
          <w:rPr>
            <w:rFonts w:eastAsia="Times New Roman" w:cstheme="minorHAnsi"/>
            <w:color w:val="000000" w:themeColor="text1"/>
            <w:lang w:val="en-GB"/>
          </w:rPr>
          <w:delInstrText xml:space="preserve"> ADDIN EN.CITE.DATA </w:delInstrText>
        </w:r>
        <w:r w:rsidR="00623840" w:rsidDel="00B307D1">
          <w:rPr>
            <w:rFonts w:eastAsia="Times New Roman" w:cstheme="minorHAnsi"/>
            <w:color w:val="000000" w:themeColor="text1"/>
            <w:lang w:val="en-GB"/>
          </w:rPr>
        </w:r>
        <w:r w:rsidR="00623840" w:rsidDel="00B307D1">
          <w:rPr>
            <w:rFonts w:eastAsia="Times New Roman" w:cstheme="minorHAnsi"/>
            <w:color w:val="000000" w:themeColor="text1"/>
            <w:lang w:val="en-GB"/>
          </w:rPr>
          <w:fldChar w:fldCharType="end"/>
        </w:r>
        <w:r w:rsidRPr="00E03B11" w:rsidDel="00B307D1">
          <w:rPr>
            <w:rFonts w:eastAsia="Times New Roman" w:cstheme="minorHAnsi"/>
            <w:color w:val="000000" w:themeColor="text1"/>
            <w:lang w:val="en-GB"/>
          </w:rPr>
        </w:r>
      </w:del>
      <w:ins w:id="1195" w:author="My Luong Vuong" w:date="2023-11-24T15:24:00Z">
        <w:r w:rsidR="00F91736">
          <w:rPr>
            <w:rFonts w:eastAsia="Times New Roman" w:cstheme="minorHAnsi"/>
            <w:color w:val="000000" w:themeColor="text1"/>
            <w:lang w:val="en-GB"/>
          </w:rPr>
          <w:fldChar w:fldCharType="begin">
            <w:fldData xml:space="preserve">PEVuZE5vdGU+PENpdGU+PEF1dGhvcj5Hw7NtZXotTMOzcGV6PC9BdXRob3I+PFllYXI+MjAyMDwv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</w:fldData>
          </w:fldChar>
        </w:r>
        <w:r w:rsidR="00F91736">
          <w:rPr>
            <w:rFonts w:eastAsia="Times New Roman" w:cstheme="minorHAnsi"/>
            <w:color w:val="000000" w:themeColor="text1"/>
            <w:lang w:val="en-GB"/>
          </w:rPr>
          <w:instrText xml:space="preserve"> ADDIN EN.CITE.DATA </w:instrText>
        </w:r>
        <w:r w:rsidR="00F91736">
          <w:rPr>
            <w:rFonts w:eastAsia="Times New Roman" w:cstheme="minorHAnsi"/>
            <w:color w:val="000000" w:themeColor="text1"/>
            <w:lang w:val="en-GB"/>
          </w:rPr>
        </w:r>
        <w:r w:rsidR="00F91736">
          <w:rPr>
            <w:rFonts w:eastAsia="Times New Roman" w:cstheme="minorHAnsi"/>
            <w:color w:val="000000" w:themeColor="text1"/>
            <w:lang w:val="en-GB"/>
          </w:rPr>
          <w:fldChar w:fldCharType="end"/>
        </w:r>
      </w:ins>
      <w:r w:rsidRPr="00E03B11">
        <w:rPr>
          <w:rFonts w:eastAsia="Times New Roman" w:cstheme="minorHAnsi"/>
          <w:color w:val="000000" w:themeColor="text1"/>
          <w:lang w:val="en-GB"/>
        </w:rPr>
        <w:fldChar w:fldCharType="separate"/>
      </w:r>
      <w:ins w:id="1196" w:author="My Luong Vuong" w:date="2023-11-24T15:24:00Z">
        <w:r w:rsidR="00F91736">
          <w:rPr>
            <w:rFonts w:eastAsia="Times New Roman" w:cstheme="minorHAnsi"/>
            <w:noProof/>
            <w:color w:val="000000" w:themeColor="text1"/>
            <w:lang w:val="en-GB"/>
          </w:rPr>
          <w:t> [33, 51]</w:t>
        </w:r>
      </w:ins>
      <w:del w:id="1197" w:author="My Luong Vuong" w:date="2023-11-24T09:57:00Z">
        <w:r w:rsidR="00623840" w:rsidDel="00B307D1">
          <w:rPr>
            <w:rFonts w:eastAsia="Times New Roman" w:cstheme="minorHAnsi"/>
            <w:noProof/>
            <w:color w:val="000000" w:themeColor="text1"/>
            <w:lang w:val="en-GB"/>
          </w:rPr>
          <w:delText> [34, 49]</w:delText>
        </w:r>
      </w:del>
      <w:r w:rsidRPr="00E03B11">
        <w:rPr>
          <w:rFonts w:eastAsia="Times New Roman" w:cstheme="minorHAnsi"/>
          <w:color w:val="000000" w:themeColor="text1"/>
          <w:lang w:val="en-GB"/>
        </w:rPr>
        <w:fldChar w:fldCharType="end"/>
      </w:r>
      <w:del w:id="1198" w:author="My Luong Vuong" w:date="2023-11-21T13:13:00Z">
        <w:r w:rsidRPr="00E03B11" w:rsidDel="00DB003D">
          <w:rPr>
            <w:rFonts w:eastAsia="Times New Roman" w:cstheme="minorHAnsi"/>
            <w:color w:val="000000" w:themeColor="text1"/>
            <w:lang w:val="en-GB"/>
          </w:rPr>
          <w:delText xml:space="preserve"> Moreover, the instruments for performing TDM are not available in every cent</w:delText>
        </w:r>
        <w:r w:rsidR="0039037D" w:rsidDel="00DB003D">
          <w:rPr>
            <w:rFonts w:eastAsia="Times New Roman" w:cstheme="minorHAnsi"/>
            <w:color w:val="000000" w:themeColor="text1"/>
            <w:lang w:val="en-GB"/>
          </w:rPr>
          <w:delText>e</w:delText>
        </w:r>
        <w:r w:rsidRPr="00E03B11" w:rsidDel="00DB003D">
          <w:rPr>
            <w:rFonts w:eastAsia="Times New Roman" w:cstheme="minorHAnsi"/>
            <w:color w:val="000000" w:themeColor="text1"/>
            <w:lang w:val="en-GB"/>
          </w:rPr>
          <w:delText>r, especially in resource</w:delText>
        </w:r>
        <w:r w:rsidR="0039037D" w:rsidDel="00DB003D">
          <w:rPr>
            <w:rFonts w:eastAsia="Times New Roman" w:cstheme="minorHAnsi"/>
            <w:color w:val="000000" w:themeColor="text1"/>
            <w:lang w:val="en-GB"/>
          </w:rPr>
          <w:delText>-poor</w:delText>
        </w:r>
        <w:r w:rsidRPr="00E03B11" w:rsidDel="00DB003D">
          <w:rPr>
            <w:rFonts w:eastAsia="Times New Roman" w:cstheme="minorHAnsi"/>
            <w:color w:val="000000" w:themeColor="text1"/>
            <w:lang w:val="en-GB"/>
          </w:rPr>
          <w:delText xml:space="preserve"> settings.</w:delText>
        </w:r>
        <w:r w:rsidRPr="00E03B11" w:rsidDel="00DB003D">
          <w:rPr>
            <w:rFonts w:eastAsia="Times New Roman" w:cstheme="minorHAnsi"/>
            <w:color w:val="000000" w:themeColor="text1"/>
            <w:lang w:val="en-GB"/>
          </w:rPr>
          <w:fldChar w:fldCharType="begin">
            <w:fldData xml:space="preserve">PEVuZE5vdGU+PENpdGU+PEF1dGhvcj5TaW1lb2xpPC9BdXRob3I+PFllYXI+MjAyMjwvWWVhcj48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</w:fldData>
          </w:fldChar>
        </w:r>
      </w:del>
      <w:del w:id="1199" w:author="My Luong Vuong" w:date="2023-11-21T10:34:00Z">
        <w:r w:rsidR="006D3B84" w:rsidDel="00D458B7">
          <w:rPr>
            <w:rFonts w:eastAsia="Times New Roman" w:cstheme="minorHAnsi"/>
            <w:color w:val="000000" w:themeColor="text1"/>
            <w:lang w:val="en-GB"/>
          </w:rPr>
          <w:delInstrText xml:space="preserve"> ADDIN EN.CITE </w:delInstrText>
        </w:r>
        <w:r w:rsidR="006D3B84" w:rsidDel="00D458B7">
          <w:rPr>
            <w:rFonts w:eastAsia="Times New Roman" w:cstheme="minorHAnsi"/>
            <w:color w:val="000000" w:themeColor="text1"/>
            <w:lang w:val="en-GB"/>
          </w:rPr>
          <w:fldChar w:fldCharType="begin">
            <w:fldData xml:space="preserve">PEVuZE5vdGU+PENpdGU+PEF1dGhvcj5TaW1lb2xpPC9BdXRob3I+PFllYXI+MjAyMjwvWWVhcj48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</w:fldData>
          </w:fldChar>
        </w:r>
        <w:r w:rsidR="006D3B84" w:rsidDel="00D458B7">
          <w:rPr>
            <w:rFonts w:eastAsia="Times New Roman" w:cstheme="minorHAnsi"/>
            <w:color w:val="000000" w:themeColor="text1"/>
            <w:lang w:val="en-GB"/>
          </w:rPr>
          <w:delInstrText xml:space="preserve"> ADDIN EN.CITE.DATA </w:delInstrText>
        </w:r>
        <w:r w:rsidR="006D3B84" w:rsidDel="00D458B7">
          <w:rPr>
            <w:rFonts w:eastAsia="Times New Roman" w:cstheme="minorHAnsi"/>
            <w:color w:val="000000" w:themeColor="text1"/>
            <w:lang w:val="en-GB"/>
          </w:rPr>
        </w:r>
        <w:r w:rsidR="006D3B84" w:rsidDel="00D458B7">
          <w:rPr>
            <w:rFonts w:eastAsia="Times New Roman" w:cstheme="minorHAnsi"/>
            <w:color w:val="000000" w:themeColor="text1"/>
            <w:lang w:val="en-GB"/>
          </w:rPr>
          <w:fldChar w:fldCharType="end"/>
        </w:r>
      </w:del>
      <w:del w:id="1200" w:author="My Luong Vuong" w:date="2023-11-21T13:13:00Z">
        <w:r w:rsidRPr="00E03B11" w:rsidDel="00DB003D">
          <w:rPr>
            <w:rFonts w:eastAsia="Times New Roman" w:cstheme="minorHAnsi"/>
            <w:color w:val="000000" w:themeColor="text1"/>
            <w:lang w:val="en-GB"/>
          </w:rPr>
        </w:r>
        <w:r w:rsidRPr="00E03B11" w:rsidDel="00DB003D">
          <w:rPr>
            <w:rFonts w:eastAsia="Times New Roman" w:cstheme="minorHAnsi"/>
            <w:color w:val="000000" w:themeColor="text1"/>
            <w:lang w:val="en-GB"/>
          </w:rPr>
          <w:fldChar w:fldCharType="separate"/>
        </w:r>
      </w:del>
      <w:del w:id="1201" w:author="My Luong Vuong" w:date="2023-11-21T10:34:00Z">
        <w:r w:rsidR="006D3B84" w:rsidDel="00D458B7">
          <w:rPr>
            <w:rFonts w:eastAsia="Times New Roman" w:cstheme="minorHAnsi"/>
            <w:noProof/>
            <w:color w:val="000000" w:themeColor="text1"/>
            <w:lang w:val="en-GB"/>
          </w:rPr>
          <w:delText> [54]</w:delText>
        </w:r>
      </w:del>
      <w:del w:id="1202" w:author="My Luong Vuong" w:date="2023-11-21T13:13:00Z">
        <w:r w:rsidRPr="00E03B11" w:rsidDel="00DB003D">
          <w:rPr>
            <w:rFonts w:eastAsia="Times New Roman" w:cstheme="minorHAnsi"/>
            <w:color w:val="000000" w:themeColor="text1"/>
            <w:lang w:val="en-GB"/>
          </w:rPr>
          <w:fldChar w:fldCharType="end"/>
        </w:r>
      </w:del>
      <w:ins w:id="1203" w:author="My Luong Vuong" w:date="2023-11-21T13:12:00Z">
        <w:r w:rsidR="004D7B5E">
          <w:rPr>
            <w:rFonts w:eastAsia="Times New Roman" w:cstheme="minorHAnsi"/>
            <w:color w:val="000000" w:themeColor="text1"/>
            <w:lang w:val="en-GB"/>
          </w:rPr>
          <w:t>.</w:t>
        </w:r>
      </w:ins>
      <w:r w:rsidRPr="00E03B11">
        <w:rPr>
          <w:rFonts w:eastAsia="Times New Roman" w:cstheme="minorHAnsi"/>
          <w:color w:val="000000" w:themeColor="text1"/>
          <w:lang w:val="en-GB"/>
        </w:rPr>
        <w:t xml:space="preserve"> Therefore, (easy</w:t>
      </w:r>
      <w:r w:rsidR="00846600" w:rsidRPr="00E03B11">
        <w:rPr>
          <w:rFonts w:eastAsia="Times New Roman" w:cstheme="minorHAnsi"/>
          <w:color w:val="000000" w:themeColor="text1"/>
          <w:lang w:val="en-GB"/>
        </w:rPr>
        <w:t>-</w:t>
      </w:r>
      <w:r w:rsidRPr="00E03B11">
        <w:rPr>
          <w:rFonts w:eastAsia="Times New Roman" w:cstheme="minorHAnsi"/>
          <w:color w:val="000000" w:themeColor="text1"/>
          <w:lang w:val="en-GB"/>
        </w:rPr>
        <w:t>to</w:t>
      </w:r>
      <w:r w:rsidR="00846600" w:rsidRPr="00E03B11">
        <w:rPr>
          <w:rFonts w:eastAsia="Times New Roman" w:cstheme="minorHAnsi"/>
          <w:color w:val="000000" w:themeColor="text1"/>
          <w:lang w:val="en-GB"/>
        </w:rPr>
        <w:t>-</w:t>
      </w:r>
      <w:r w:rsidRPr="00E03B11">
        <w:rPr>
          <w:rFonts w:eastAsia="Times New Roman" w:cstheme="minorHAnsi"/>
          <w:color w:val="000000" w:themeColor="text1"/>
          <w:lang w:val="en-GB"/>
        </w:rPr>
        <w:t>implement) stratified or group-based dosing, in which patients with similar characteristics are treated with the same optimised dose, is preferred over TDM</w:t>
      </w:r>
      <w:del w:id="1204" w:author="My Luong Vuong" w:date="2023-11-21T13:13:00Z">
        <w:r w:rsidRPr="00E03B11" w:rsidDel="0064166E">
          <w:rPr>
            <w:rFonts w:eastAsia="Times New Roman" w:cstheme="minorHAnsi"/>
            <w:color w:val="000000" w:themeColor="text1"/>
            <w:lang w:val="en-GB"/>
          </w:rPr>
          <w:delText>.</w:delText>
        </w:r>
      </w:del>
      <w:r w:rsidRPr="00E03B11">
        <w:rPr>
          <w:rFonts w:eastAsia="Times New Roman" w:cstheme="minorHAnsi"/>
          <w:color w:val="000000" w:themeColor="text1"/>
          <w:lang w:val="en-GB"/>
        </w:rPr>
        <w:fldChar w:fldCharType="begin">
          <w:fldData xml:space="preserve">PEVuZE5vdGU+PENpdGU+PEF1dGhvcj5WYW4gRGFlbGU8L0F1dGhvcj48WWVhcj4yMDIxPC9ZZWFy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</w:fldData>
        </w:fldChar>
      </w:r>
      <w:ins w:id="1205" w:author="My Luong Vuong" w:date="2023-11-24T09:57:00Z">
        <w:r w:rsidR="00B307D1">
          <w:rPr>
            <w:rFonts w:eastAsia="Times New Roman" w:cstheme="minorHAnsi"/>
            <w:color w:val="000000" w:themeColor="text1"/>
            <w:lang w:val="en-GB"/>
          </w:rPr>
          <w:instrText xml:space="preserve"> ADDIN EN.CITE </w:instrText>
        </w:r>
      </w:ins>
      <w:del w:id="1206" w:author="My Luong Vuong" w:date="2023-11-21T10:34:00Z">
        <w:r w:rsidR="00B558D9" w:rsidDel="00D458B7">
          <w:rPr>
            <w:rFonts w:eastAsia="Times New Roman" w:cstheme="minorHAnsi"/>
            <w:color w:val="000000" w:themeColor="text1"/>
            <w:lang w:val="en-GB"/>
          </w:rPr>
          <w:delInstrText xml:space="preserve"> ADDIN EN.CITE </w:delInstrText>
        </w:r>
        <w:r w:rsidR="00B558D9" w:rsidDel="00D458B7">
          <w:rPr>
            <w:rFonts w:eastAsia="Times New Roman" w:cstheme="minorHAnsi"/>
            <w:color w:val="000000" w:themeColor="text1"/>
            <w:lang w:val="en-GB"/>
          </w:rPr>
          <w:fldChar w:fldCharType="begin">
            <w:fldData xml:space="preserve">PEVuZE5vdGU+PENpdGU+PEF1dGhvcj5WYW4gRGFlbGU8L0F1dGhvcj48WWVhcj4yMDIxPC9ZZWFy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</w:fldData>
          </w:fldChar>
        </w:r>
        <w:r w:rsidR="00B558D9" w:rsidDel="00D458B7">
          <w:rPr>
            <w:rFonts w:eastAsia="Times New Roman" w:cstheme="minorHAnsi"/>
            <w:color w:val="000000" w:themeColor="text1"/>
            <w:lang w:val="en-GB"/>
          </w:rPr>
          <w:delInstrText xml:space="preserve"> ADDIN EN.CITE.DATA </w:delInstrText>
        </w:r>
        <w:r w:rsidR="00B558D9" w:rsidDel="00D458B7">
          <w:rPr>
            <w:rFonts w:eastAsia="Times New Roman" w:cstheme="minorHAnsi"/>
            <w:color w:val="000000" w:themeColor="text1"/>
            <w:lang w:val="en-GB"/>
          </w:rPr>
        </w:r>
        <w:r w:rsidR="00B558D9" w:rsidDel="00D458B7">
          <w:rPr>
            <w:rFonts w:eastAsia="Times New Roman" w:cstheme="minorHAnsi"/>
            <w:color w:val="000000" w:themeColor="text1"/>
            <w:lang w:val="en-GB"/>
          </w:rPr>
          <w:fldChar w:fldCharType="end"/>
        </w:r>
      </w:del>
      <w:del w:id="1207" w:author="My Luong Vuong" w:date="2023-11-24T09:57:00Z">
        <w:r w:rsidRPr="00E03B11" w:rsidDel="00B307D1">
          <w:rPr>
            <w:rFonts w:eastAsia="Times New Roman" w:cstheme="minorHAnsi"/>
            <w:color w:val="000000" w:themeColor="text1"/>
            <w:lang w:val="en-GB"/>
          </w:rPr>
        </w:r>
      </w:del>
      <w:ins w:id="1208" w:author="My Luong Vuong" w:date="2023-11-24T09:57:00Z">
        <w:r w:rsidR="00B307D1">
          <w:rPr>
            <w:rFonts w:eastAsia="Times New Roman" w:cstheme="minorHAnsi"/>
            <w:color w:val="000000" w:themeColor="text1"/>
            <w:lang w:val="en-GB"/>
          </w:rPr>
          <w:fldChar w:fldCharType="begin">
            <w:fldData xml:space="preserve">PEVuZE5vdGU+PENpdGU+PEF1dGhvcj5WYW4gRGFlbGU8L0F1dGhvcj48WWVhcj4yMDIxPC9ZZWFy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</w:fldData>
          </w:fldChar>
        </w:r>
        <w:r w:rsidR="00B307D1">
          <w:rPr>
            <w:rFonts w:eastAsia="Times New Roman" w:cstheme="minorHAnsi"/>
            <w:color w:val="000000" w:themeColor="text1"/>
            <w:lang w:val="en-GB"/>
          </w:rPr>
          <w:instrText xml:space="preserve"> ADDIN EN.CITE.DATA </w:instrText>
        </w:r>
        <w:r w:rsidR="00B307D1">
          <w:rPr>
            <w:rFonts w:eastAsia="Times New Roman" w:cstheme="minorHAnsi"/>
            <w:color w:val="000000" w:themeColor="text1"/>
            <w:lang w:val="en-GB"/>
          </w:rPr>
        </w:r>
        <w:r w:rsidR="00B307D1">
          <w:rPr>
            <w:rFonts w:eastAsia="Times New Roman" w:cstheme="minorHAnsi"/>
            <w:color w:val="000000" w:themeColor="text1"/>
            <w:lang w:val="en-GB"/>
          </w:rPr>
          <w:fldChar w:fldCharType="end"/>
        </w:r>
      </w:ins>
      <w:r w:rsidRPr="00E03B11">
        <w:rPr>
          <w:rFonts w:eastAsia="Times New Roman" w:cstheme="minorHAnsi"/>
          <w:color w:val="000000" w:themeColor="text1"/>
          <w:lang w:val="en-GB"/>
        </w:rPr>
        <w:fldChar w:fldCharType="separate"/>
      </w:r>
      <w:ins w:id="1209" w:author="My Luong Vuong" w:date="2023-11-24T09:57:00Z">
        <w:r w:rsidR="00B307D1">
          <w:rPr>
            <w:rFonts w:eastAsia="Times New Roman" w:cstheme="minorHAnsi"/>
            <w:noProof/>
            <w:color w:val="000000" w:themeColor="text1"/>
            <w:lang w:val="en-GB"/>
          </w:rPr>
          <w:t> [34]</w:t>
        </w:r>
      </w:ins>
      <w:del w:id="1210" w:author="My Luong Vuong" w:date="2023-11-21T10:34:00Z">
        <w:r w:rsidR="00B558D9" w:rsidDel="00D458B7">
          <w:rPr>
            <w:rFonts w:eastAsia="Times New Roman" w:cstheme="minorHAnsi"/>
            <w:noProof/>
            <w:color w:val="000000" w:themeColor="text1"/>
            <w:lang w:val="en-GB"/>
          </w:rPr>
          <w:delText> [34]</w:delText>
        </w:r>
      </w:del>
      <w:r w:rsidRPr="00E03B11">
        <w:rPr>
          <w:rFonts w:eastAsia="Times New Roman" w:cstheme="minorHAnsi"/>
          <w:color w:val="000000" w:themeColor="text1"/>
          <w:lang w:val="en-GB"/>
        </w:rPr>
        <w:fldChar w:fldCharType="end"/>
      </w:r>
      <w:ins w:id="1211" w:author="My Luong Vuong" w:date="2023-11-21T13:13:00Z">
        <w:r w:rsidR="0064166E">
          <w:rPr>
            <w:rFonts w:eastAsia="Times New Roman" w:cstheme="minorHAnsi"/>
            <w:color w:val="000000" w:themeColor="text1"/>
            <w:lang w:val="en-GB"/>
          </w:rPr>
          <w:t>.</w:t>
        </w:r>
      </w:ins>
    </w:p>
    <w:p w14:paraId="1D29AC9B" w14:textId="56CDF37B" w:rsidR="00CB50CB" w:rsidRDefault="007E5073" w:rsidP="007E5073">
      <w:pPr>
        <w:spacing w:after="0" w:line="480" w:lineRule="auto"/>
        <w:jc w:val="both"/>
        <w:rPr>
          <w:ins w:id="1212" w:author="My Luong Vuong" w:date="2023-11-24T15:33:00Z"/>
          <w:rFonts w:eastAsia="Times New Roman" w:cstheme="minorHAnsi"/>
          <w:color w:val="000000" w:themeColor="text1"/>
          <w:lang w:val="en-GB"/>
        </w:rPr>
      </w:pPr>
      <w:ins w:id="1213" w:author="My Luong Vuong" w:date="2023-11-21T13:32:00Z">
        <w:r w:rsidRPr="007E5073">
          <w:rPr>
            <w:rFonts w:eastAsia="Times New Roman" w:cstheme="minorHAnsi"/>
            <w:color w:val="000000" w:themeColor="text1"/>
            <w:lang w:val="en-GB"/>
          </w:rPr>
          <w:t xml:space="preserve">We have developed an optimized dosing regimen that involves a loading dose determined by different body weight thresholds and a consistent maintenance dose. The rationale behind this approach is to administer the minimum effective quantity of the drug while still achieving a target attainment rate of 90% or higher. In our specific situation, the hospital bears the cost of fluconazole, which necessitates the use of the smallest effective quantity. Moreover, our study </w:t>
        </w:r>
        <w:proofErr w:type="spellStart"/>
        <w:r w:rsidRPr="007E5073">
          <w:rPr>
            <w:rFonts w:eastAsia="Times New Roman" w:cstheme="minorHAnsi"/>
            <w:color w:val="000000" w:themeColor="text1"/>
            <w:lang w:val="en-GB"/>
          </w:rPr>
          <w:t>center's</w:t>
        </w:r>
        <w:proofErr w:type="spellEnd"/>
        <w:r w:rsidRPr="007E5073">
          <w:rPr>
            <w:rFonts w:eastAsia="Times New Roman" w:cstheme="minorHAnsi"/>
            <w:color w:val="000000" w:themeColor="text1"/>
            <w:lang w:val="en-GB"/>
          </w:rPr>
          <w:t xml:space="preserve"> prescribing software automatically incorporates this dosing recommendation, reducing the workload for clinicians. However, in settings where cost or automated software is not a concern, simpler dosing </w:t>
        </w:r>
        <w:r w:rsidRPr="007E5073">
          <w:rPr>
            <w:rFonts w:eastAsia="Times New Roman" w:cstheme="minorHAnsi"/>
            <w:color w:val="000000" w:themeColor="text1"/>
            <w:lang w:val="en-GB"/>
          </w:rPr>
          <w:lastRenderedPageBreak/>
          <w:t xml:space="preserve">strategies could be considered. For instance, a consistent loading dose for all patients or a loading dose based on a single body weight threshold. It is worth noting that our optimized loading dose is not technically the smallest effective dose, but it was chosen to ensure target attainment for patients with potentially underestimated body weight at the borderline. Given the challenges associated with accurately measuring body weight, especially in the ICU, this cautious dosing approach facilitates target attainment in such scenarios </w:t>
        </w:r>
      </w:ins>
      <w:commentRangeStart w:id="1214"/>
      <w:del w:id="1215" w:author="My Luong Vuong" w:date="2023-11-21T13:32:00Z">
        <w:r w:rsidR="00CB50CB" w:rsidRPr="00E03B11" w:rsidDel="007E5073">
          <w:rPr>
            <w:rFonts w:eastAsia="Times New Roman" w:cstheme="minorHAnsi"/>
            <w:color w:val="000000" w:themeColor="text1"/>
            <w:lang w:val="en-GB"/>
          </w:rPr>
          <w:delText>The optimi</w:delText>
        </w:r>
        <w:r w:rsidR="00D562B9" w:rsidRPr="00E03B11" w:rsidDel="007E5073">
          <w:rPr>
            <w:rFonts w:eastAsia="Times New Roman" w:cstheme="minorHAnsi"/>
            <w:color w:val="000000" w:themeColor="text1"/>
            <w:lang w:val="en-GB"/>
          </w:rPr>
          <w:delText>s</w:delText>
        </w:r>
        <w:r w:rsidR="00CB50CB" w:rsidRPr="00E03B11" w:rsidDel="007E5073">
          <w:rPr>
            <w:rFonts w:eastAsia="Times New Roman" w:cstheme="minorHAnsi"/>
            <w:color w:val="000000" w:themeColor="text1"/>
            <w:lang w:val="en-GB"/>
          </w:rPr>
          <w:delText xml:space="preserve">ed dosing regimen we proposed includes a loading dose based on various </w:delText>
        </w:r>
        <w:r w:rsidR="000C2CBF" w:rsidDel="007E5073">
          <w:rPr>
            <w:rFonts w:eastAsia="Times New Roman" w:cstheme="minorHAnsi"/>
            <w:color w:val="000000" w:themeColor="text1"/>
            <w:lang w:val="en-GB"/>
          </w:rPr>
          <w:delText>body weight</w:delText>
        </w:r>
        <w:r w:rsidR="000C2CBF" w:rsidRPr="00E03B11" w:rsidDel="007E5073">
          <w:rPr>
            <w:rFonts w:eastAsia="Times New Roman" w:cstheme="minorHAnsi"/>
            <w:color w:val="000000" w:themeColor="text1"/>
            <w:lang w:val="en-GB"/>
          </w:rPr>
          <w:delText xml:space="preserve"> </w:delText>
        </w:r>
        <w:r w:rsidR="00CB50CB" w:rsidRPr="00E03B11" w:rsidDel="007E5073">
          <w:rPr>
            <w:rFonts w:eastAsia="Times New Roman" w:cstheme="minorHAnsi"/>
            <w:color w:val="000000" w:themeColor="text1"/>
            <w:lang w:val="en-GB"/>
          </w:rPr>
          <w:delText xml:space="preserve">cut-offs and a </w:delText>
        </w:r>
        <w:r w:rsidR="00D07396" w:rsidDel="007E5073">
          <w:rPr>
            <w:rFonts w:eastAsia="Times New Roman" w:cstheme="minorHAnsi"/>
            <w:color w:val="000000" w:themeColor="text1"/>
            <w:lang w:val="en-GB"/>
          </w:rPr>
          <w:delText>flat</w:delText>
        </w:r>
        <w:r w:rsidR="00D07396" w:rsidRPr="00E03B11" w:rsidDel="007E5073">
          <w:rPr>
            <w:rFonts w:eastAsia="Times New Roman" w:cstheme="minorHAnsi"/>
            <w:color w:val="000000" w:themeColor="text1"/>
            <w:lang w:val="en-GB"/>
          </w:rPr>
          <w:delText xml:space="preserve"> </w:delText>
        </w:r>
        <w:r w:rsidR="00CB50CB" w:rsidRPr="00E03B11" w:rsidDel="007E5073">
          <w:rPr>
            <w:rFonts w:eastAsia="Times New Roman" w:cstheme="minorHAnsi"/>
            <w:color w:val="000000" w:themeColor="text1"/>
            <w:lang w:val="en-GB"/>
          </w:rPr>
          <w:delText>maintenance dose. We chose this strategy for the loading dose to use the minimum effective drug quantity while still achieving a target attainment of 90% or higher. In our study</w:delText>
        </w:r>
      </w:del>
      <w:ins w:id="1216" w:author="Isabel Spriet" w:date="2023-07-05T12:28:00Z">
        <w:del w:id="1217" w:author="My Luong Vuong" w:date="2023-11-21T13:32:00Z">
          <w:r w:rsidR="00EC7FA5" w:rsidDel="007E5073">
            <w:rPr>
              <w:rFonts w:eastAsia="Times New Roman" w:cstheme="minorHAnsi"/>
              <w:color w:val="000000" w:themeColor="text1"/>
              <w:lang w:val="en-GB"/>
            </w:rPr>
            <w:delText>setting</w:delText>
          </w:r>
        </w:del>
      </w:ins>
      <w:del w:id="1218" w:author="My Luong Vuong" w:date="2023-11-21T13:32:00Z">
        <w:r w:rsidR="00CB50CB" w:rsidRPr="00E03B11" w:rsidDel="007E5073">
          <w:rPr>
            <w:rFonts w:eastAsia="Times New Roman" w:cstheme="minorHAnsi"/>
            <w:color w:val="000000" w:themeColor="text1"/>
            <w:lang w:val="en-GB"/>
          </w:rPr>
          <w:delText xml:space="preserve">, the cost of fluconazole </w:delText>
        </w:r>
        <w:r w:rsidR="00485AD5" w:rsidRPr="00E03B11" w:rsidDel="007E5073">
          <w:rPr>
            <w:rFonts w:eastAsia="Times New Roman" w:cstheme="minorHAnsi"/>
            <w:color w:val="000000" w:themeColor="text1"/>
            <w:lang w:val="en-GB"/>
          </w:rPr>
          <w:delText>is</w:delText>
        </w:r>
        <w:r w:rsidR="00CB50CB" w:rsidRPr="00E03B11" w:rsidDel="007E5073">
          <w:rPr>
            <w:rFonts w:eastAsia="Times New Roman" w:cstheme="minorHAnsi"/>
            <w:color w:val="000000" w:themeColor="text1"/>
            <w:lang w:val="en-GB"/>
          </w:rPr>
          <w:delText xml:space="preserve"> borne by the hospital rather than the government, necessitating the use of the smallest effective quantity. </w:delText>
        </w:r>
        <w:commentRangeStart w:id="1219"/>
        <w:r w:rsidR="00CB50CB" w:rsidRPr="00E03B11" w:rsidDel="007E5073">
          <w:rPr>
            <w:rFonts w:eastAsia="Times New Roman" w:cstheme="minorHAnsi"/>
            <w:color w:val="000000" w:themeColor="text1"/>
            <w:lang w:val="en-GB"/>
          </w:rPr>
          <w:delText>Additionally, the prescribing software in our study center integrated this dosing recommendation automatically, minimizing the burden on clinicians. However, for settings where cost or automated software is not a concern, simpler dosing strategies can be considered</w:delText>
        </w:r>
        <w:commentRangeEnd w:id="1219"/>
        <w:r w:rsidR="00EC7FA5" w:rsidDel="007E5073">
          <w:rPr>
            <w:rStyle w:val="CommentReference"/>
          </w:rPr>
          <w:commentReference w:id="1219"/>
        </w:r>
        <w:r w:rsidR="00CB50CB" w:rsidRPr="00E03B11" w:rsidDel="007E5073">
          <w:rPr>
            <w:rFonts w:eastAsia="Times New Roman" w:cstheme="minorHAnsi"/>
            <w:color w:val="000000" w:themeColor="text1"/>
            <w:lang w:val="en-GB"/>
          </w:rPr>
          <w:delText xml:space="preserve">. For example, a flat loading dose for all patients or a loading dose based on a single </w:delText>
        </w:r>
        <w:r w:rsidR="002D0E22" w:rsidRPr="00E03B11" w:rsidDel="007E5073">
          <w:rPr>
            <w:rFonts w:eastAsia="Times New Roman" w:cstheme="minorHAnsi"/>
            <w:color w:val="000000" w:themeColor="text1"/>
            <w:lang w:val="en-GB"/>
          </w:rPr>
          <w:delText>BW</w:delText>
        </w:r>
        <w:r w:rsidR="00CB50CB" w:rsidRPr="00E03B11" w:rsidDel="007E5073">
          <w:rPr>
            <w:rFonts w:eastAsia="Times New Roman" w:cstheme="minorHAnsi"/>
            <w:color w:val="000000" w:themeColor="text1"/>
            <w:lang w:val="en-GB"/>
          </w:rPr>
          <w:delText xml:space="preserve"> cut-off. It is important to note that our optimi</w:delText>
        </w:r>
        <w:r w:rsidR="006A78CB" w:rsidRPr="00E03B11" w:rsidDel="007E5073">
          <w:rPr>
            <w:rFonts w:eastAsia="Times New Roman" w:cstheme="minorHAnsi"/>
            <w:color w:val="000000" w:themeColor="text1"/>
            <w:lang w:val="en-GB"/>
          </w:rPr>
          <w:delText>s</w:delText>
        </w:r>
        <w:r w:rsidR="00CB50CB" w:rsidRPr="00E03B11" w:rsidDel="007E5073">
          <w:rPr>
            <w:rFonts w:eastAsia="Times New Roman" w:cstheme="minorHAnsi"/>
            <w:color w:val="000000" w:themeColor="text1"/>
            <w:lang w:val="en-GB"/>
          </w:rPr>
          <w:delText xml:space="preserve">ed loading dose is not technically the smallest effective dose, but it was chosen to ensure target attainment for patients with underestimated body weight at the borderline. Since accurately measuring </w:delText>
        </w:r>
        <w:r w:rsidR="00767F50" w:rsidRPr="00E03B11" w:rsidDel="007E5073">
          <w:rPr>
            <w:rFonts w:eastAsia="Times New Roman" w:cstheme="minorHAnsi"/>
            <w:color w:val="000000" w:themeColor="text1"/>
            <w:lang w:val="en-GB"/>
          </w:rPr>
          <w:delText>BW</w:delText>
        </w:r>
        <w:r w:rsidR="00CB50CB" w:rsidRPr="00E03B11" w:rsidDel="007E5073">
          <w:rPr>
            <w:rFonts w:eastAsia="Times New Roman" w:cstheme="minorHAnsi"/>
            <w:color w:val="000000" w:themeColor="text1"/>
            <w:lang w:val="en-GB"/>
          </w:rPr>
          <w:delText xml:space="preserve"> can be challenging, especially in the ICU, this conservative dosing approach helps achieve target attainment in such cases</w:delText>
        </w:r>
      </w:del>
      <w:del w:id="1220" w:author="My Luong Vuong" w:date="2023-11-21T13:30:00Z">
        <w:r w:rsidR="00CB50CB" w:rsidRPr="00E03B11" w:rsidDel="00A14F24">
          <w:rPr>
            <w:rFonts w:eastAsia="Times New Roman" w:cstheme="minorHAnsi"/>
            <w:color w:val="000000" w:themeColor="text1"/>
            <w:lang w:val="en-GB"/>
          </w:rPr>
          <w:delText>.</w:delText>
        </w:r>
      </w:del>
      <w:r w:rsidR="00143934" w:rsidRPr="00E03B11">
        <w:rPr>
          <w:rFonts w:eastAsia="Times New Roman" w:cstheme="minorHAnsi"/>
          <w:color w:val="000000" w:themeColor="text1"/>
          <w:lang w:val="en-GB"/>
        </w:rPr>
        <w:fldChar w:fldCharType="begin"/>
      </w:r>
      <w:ins w:id="1221" w:author="My Luong Vuong" w:date="2023-11-24T15:26:00Z">
        <w:r w:rsidR="00765C79">
          <w:rPr>
            <w:rFonts w:eastAsia="Times New Roman" w:cstheme="minorHAnsi"/>
            <w:color w:val="000000" w:themeColor="text1"/>
            <w:lang w:val="en-GB"/>
          </w:rPr>
          <w:instrText xml:space="preserve"> ADDIN EN.CITE &lt;EndNote&gt;&lt;Cite&gt;&lt;Author&gt;Darnis&lt;/Author&gt;&lt;Year&gt;2012&lt;/Year&gt;&lt;RecNum&gt;64&lt;/RecNum&gt;&lt;DisplayText&gt; [52]&lt;/DisplayText&gt;&lt;record&gt;&lt;rec-number&gt;64&lt;/rec-number&gt;&lt;foreign-keys&gt;&lt;key app="EN" db-id="xred9e5sg009pcetsepxtfs0dwxsa5rzvawx" timestamp="1685836504"&gt;64&lt;/key&gt;&lt;/foreign-keys&gt;&lt;ref-type name="Journal Article"&gt;17&lt;/ref-type&gt;&lt;contributors&gt;&lt;authors&gt;&lt;author&gt;Darnis, S.&lt;/author&gt;&lt;author&gt;Fareau, N.&lt;/author&gt;&lt;author&gt;Corallo, C.E.&lt;/author&gt;&lt;author&gt;Poole, S.&lt;/author&gt;&lt;author&gt;Dooley, M.J.&lt;/author&gt;&lt;author&gt;Cheng, A.C.&lt;/author&gt;&lt;/authors&gt;&lt;/contributors&gt;&lt;titles&gt;&lt;title&gt;Estimation of body weight in hospitalized patients&lt;/title&gt;&lt;secondary-title&gt;QJM: An International Journal of Medicine&lt;/secondary-title&gt;&lt;/titles&gt;&lt;periodical&gt;&lt;full-title&gt;QJM: An International Journal of Medicine&lt;/full-title&gt;&lt;/periodical&gt;&lt;pages&gt;769-774&lt;/pages&gt;&lt;volume&gt;105&lt;/volume&gt;&lt;number&gt;8&lt;/number&gt;&lt;dates&gt;&lt;year&gt;2012&lt;/year&gt;&lt;/dates&gt;&lt;isbn&gt;1460-2725&lt;/isbn&gt;&lt;urls&gt;&lt;related-urls&gt;&lt;url&gt;https://doi.org/10.1093/qjmed/hcs060&lt;/url&gt;&lt;/related-urls&gt;&lt;/urls&gt;&lt;electronic-resource-num&gt;10.1093/qjmed/hcs060&lt;/electronic-resource-num&gt;&lt;access-date&gt;6/3/2023&lt;/access-date&gt;&lt;/record&gt;&lt;/Cite&gt;&lt;/EndNote&gt;</w:instrText>
        </w:r>
      </w:ins>
      <w:del w:id="1222" w:author="My Luong Vuong" w:date="2023-11-24T09:57:00Z">
        <w:r w:rsidR="00623840" w:rsidDel="00B307D1">
          <w:rPr>
            <w:rFonts w:eastAsia="Times New Roman" w:cstheme="minorHAnsi"/>
            <w:color w:val="000000" w:themeColor="text1"/>
            <w:lang w:val="en-GB"/>
          </w:rPr>
          <w:delInstrText xml:space="preserve"> ADDIN EN.CITE &lt;EndNote&gt;&lt;Cite&gt;&lt;Author&gt;Darnis&lt;/Author&gt;&lt;Year&gt;2012&lt;/Year&gt;&lt;RecNum&gt;64&lt;/RecNum&gt;&lt;DisplayText&gt; [50]&lt;/DisplayText&gt;&lt;record&gt;&lt;rec-number&gt;64&lt;/rec-number&gt;&lt;foreign-keys&gt;&lt;key app="EN" db-id="xred9e5sg009pcetsepxtfs0dwxsa5rzvawx" timestamp="1685836504"&gt;64&lt;/key&gt;&lt;/foreign-keys&gt;&lt;ref-type name="Journal Article"&gt;17&lt;/ref-type&gt;&lt;contributors&gt;&lt;authors&gt;&lt;author&gt;Darnis, S.&lt;/author&gt;&lt;author&gt;Fareau, N.&lt;/author&gt;&lt;author&gt;Corallo, C.E.&lt;/author&gt;&lt;author&gt;Poole, S.&lt;/author&gt;&lt;author&gt;Dooley, M.J.&lt;/author&gt;&lt;author&gt;Cheng, A.C.&lt;/author&gt;&lt;/authors&gt;&lt;/contributors&gt;&lt;titles&gt;&lt;title&gt;Estimation of body weight in hospitalized patients&lt;/title&gt;&lt;secondary-title&gt;QJM: An International Journal of Medicine&lt;/secondary-title&gt;&lt;/titles&gt;&lt;periodical&gt;&lt;full-title&gt;QJM: An International Journal of Medicine&lt;/full-title&gt;&lt;/periodical&gt;&lt;pages&gt;769-774&lt;/pages&gt;&lt;volume&gt;105&lt;/volume&gt;&lt;number&gt;8&lt;/number&gt;&lt;dates&gt;&lt;year&gt;2012&lt;/year&gt;&lt;/dates&gt;&lt;isbn&gt;1460-2725&lt;/isbn&gt;&lt;urls&gt;&lt;related-urls&gt;&lt;url&gt;https://doi.org/10.1093/qjmed/hcs060&lt;/url&gt;&lt;/related-urls&gt;&lt;/urls&gt;&lt;electronic-resource-num&gt;10.1093/qjmed/hcs060&lt;/electronic-resource-num&gt;&lt;access-date&gt;6/3/2023&lt;/access-date&gt;&lt;/record&gt;&lt;/Cite&gt;&lt;/EndNote&gt;</w:delInstrText>
        </w:r>
      </w:del>
      <w:r w:rsidR="00143934" w:rsidRPr="00E03B11">
        <w:rPr>
          <w:rFonts w:eastAsia="Times New Roman" w:cstheme="minorHAnsi"/>
          <w:color w:val="000000" w:themeColor="text1"/>
          <w:lang w:val="en-GB"/>
        </w:rPr>
        <w:fldChar w:fldCharType="separate"/>
      </w:r>
      <w:ins w:id="1223" w:author="My Luong Vuong" w:date="2023-11-24T15:26:00Z">
        <w:r w:rsidR="00765C79">
          <w:rPr>
            <w:rFonts w:eastAsia="Times New Roman" w:cstheme="minorHAnsi"/>
            <w:noProof/>
            <w:color w:val="000000" w:themeColor="text1"/>
            <w:lang w:val="en-GB"/>
          </w:rPr>
          <w:t> [52]</w:t>
        </w:r>
      </w:ins>
      <w:del w:id="1224" w:author="My Luong Vuong" w:date="2023-11-24T09:57:00Z">
        <w:r w:rsidR="00623840" w:rsidDel="00B307D1">
          <w:rPr>
            <w:rFonts w:eastAsia="Times New Roman" w:cstheme="minorHAnsi"/>
            <w:noProof/>
            <w:color w:val="000000" w:themeColor="text1"/>
            <w:lang w:val="en-GB"/>
          </w:rPr>
          <w:delText> [50]</w:delText>
        </w:r>
      </w:del>
      <w:r w:rsidR="00143934" w:rsidRPr="00E03B11">
        <w:rPr>
          <w:rFonts w:eastAsia="Times New Roman" w:cstheme="minorHAnsi"/>
          <w:color w:val="000000" w:themeColor="text1"/>
          <w:lang w:val="en-GB"/>
        </w:rPr>
        <w:fldChar w:fldCharType="end"/>
      </w:r>
      <w:commentRangeEnd w:id="1214"/>
      <w:ins w:id="1225" w:author="My Luong Vuong" w:date="2023-11-21T13:30:00Z">
        <w:r w:rsidR="00A14F24">
          <w:rPr>
            <w:rFonts w:eastAsia="Times New Roman" w:cstheme="minorHAnsi"/>
            <w:color w:val="000000" w:themeColor="text1"/>
            <w:lang w:val="en-GB"/>
          </w:rPr>
          <w:t>.</w:t>
        </w:r>
      </w:ins>
      <w:r w:rsidR="005A6DBF">
        <w:rPr>
          <w:rStyle w:val="CommentReference"/>
        </w:rPr>
        <w:commentReference w:id="1214"/>
      </w:r>
    </w:p>
    <w:p w14:paraId="047C0522" w14:textId="67C17F02" w:rsidR="00951D47" w:rsidRPr="00C53B7B" w:rsidDel="007C3415" w:rsidRDefault="00951D47" w:rsidP="007E5073">
      <w:pPr>
        <w:spacing w:after="0" w:line="480" w:lineRule="auto"/>
        <w:jc w:val="both"/>
        <w:rPr>
          <w:del w:id="1226" w:author="My Luong Vuong" w:date="2023-11-24T15:59:00Z"/>
          <w:rFonts w:eastAsia="Times New Roman" w:cstheme="minorHAnsi"/>
          <w:color w:val="000000" w:themeColor="text1"/>
          <w:rPrChange w:id="1227" w:author="My Luong Vuong" w:date="2023-11-24T15:26:00Z">
            <w:rPr>
              <w:del w:id="1228" w:author="My Luong Vuong" w:date="2023-11-24T15:59:00Z"/>
              <w:rFonts w:eastAsia="Times New Roman" w:cstheme="minorHAnsi"/>
              <w:color w:val="000000" w:themeColor="text1"/>
              <w:lang w:val="en-GB"/>
            </w:rPr>
          </w:rPrChange>
        </w:rPr>
      </w:pPr>
      <w:moveToRangeStart w:id="1229" w:author="My Luong Vuong" w:date="2023-11-24T15:33:00Z" w:name="move151732415"/>
      <w:del w:id="1230" w:author="My Luong Vuong" w:date="2023-11-24T15:59:00Z">
        <w:r w:rsidRPr="00951D47" w:rsidDel="007C3415">
          <w:rPr>
            <w:rFonts w:eastAsia="Times New Roman" w:cstheme="minorHAnsi"/>
            <w:color w:val="000000" w:themeColor="text1"/>
          </w:rPr>
          <w:delText xml:space="preserve">To evaluate the impact of the </w:delText>
        </w:r>
      </w:del>
      <w:del w:id="1231" w:author="My Luong Vuong" w:date="2023-11-24T15:35:00Z">
        <w:r w:rsidRPr="00951D47" w:rsidDel="005065CD">
          <w:rPr>
            <w:rFonts w:eastAsia="Times New Roman" w:cstheme="minorHAnsi"/>
            <w:color w:val="000000" w:themeColor="text1"/>
          </w:rPr>
          <w:delText>optimised</w:delText>
        </w:r>
      </w:del>
      <w:del w:id="1232" w:author="My Luong Vuong" w:date="2023-11-24T15:59:00Z">
        <w:r w:rsidRPr="00951D47" w:rsidDel="007C3415">
          <w:rPr>
            <w:rFonts w:eastAsia="Times New Roman" w:cstheme="minorHAnsi"/>
            <w:color w:val="000000" w:themeColor="text1"/>
          </w:rPr>
          <w:delText xml:space="preserve"> BW-based loading regimen and the fixed maintenance dose on target attainment and clinical outcomes, a prospective clinical trial is essential. Additionally, the cost-effectiveness of the increased maintenance dose should be assessed. Intensive measurements of kidney function should be collected in this future research to robustly evaluate the effect of renal function on fluconazole popPK in critically ill patients. Furthermore, it is crucial to investigate the effect of different types of CRRT, along with flow rate information to gain better insights in this matter to guide clinical practice.</w:delText>
        </w:r>
        <w:moveToRangeEnd w:id="1229"/>
      </w:del>
    </w:p>
    <w:p w14:paraId="49ACDA9B" w14:textId="3652B944" w:rsidR="00CB50CB" w:rsidRPr="00E03B11" w:rsidRDefault="00CB50CB" w:rsidP="00CB50CB">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lastRenderedPageBreak/>
        <w:t xml:space="preserve">We acknowledge several limitations in our study. </w:t>
      </w:r>
      <w:commentRangeStart w:id="1233"/>
      <w:r w:rsidRPr="00E03B11">
        <w:rPr>
          <w:rFonts w:eastAsia="Times New Roman" w:cstheme="minorHAnsi"/>
          <w:color w:val="000000" w:themeColor="text1"/>
          <w:lang w:val="en-GB"/>
        </w:rPr>
        <w:t xml:space="preserve">Firstly, </w:t>
      </w:r>
      <w:ins w:id="1234" w:author="My Luong Vuong" w:date="2023-11-24T15:38:00Z">
        <w:r w:rsidR="00AC4292">
          <w:rPr>
            <w:rFonts w:eastAsia="Times New Roman" w:cstheme="minorHAnsi"/>
            <w:color w:val="000000" w:themeColor="text1"/>
            <w:lang w:val="en-GB"/>
          </w:rPr>
          <w:t xml:space="preserve">we did not conduct a systematic search to </w:t>
        </w:r>
        <w:r w:rsidR="001E1408">
          <w:rPr>
            <w:rFonts w:eastAsia="Times New Roman" w:cstheme="minorHAnsi"/>
            <w:color w:val="000000" w:themeColor="text1"/>
            <w:lang w:val="en-GB"/>
          </w:rPr>
          <w:t xml:space="preserve">identify </w:t>
        </w:r>
      </w:ins>
      <w:ins w:id="1235" w:author="My Luong Vuong" w:date="2023-11-24T15:39:00Z">
        <w:r w:rsidR="004D6F26">
          <w:rPr>
            <w:rFonts w:eastAsia="Times New Roman" w:cstheme="minorHAnsi"/>
            <w:color w:val="000000" w:themeColor="text1"/>
            <w:lang w:val="en-GB"/>
          </w:rPr>
          <w:t xml:space="preserve">eligible studies in the literature, </w:t>
        </w:r>
        <w:r w:rsidR="004F3659">
          <w:rPr>
            <w:rFonts w:eastAsia="Times New Roman" w:cstheme="minorHAnsi"/>
            <w:color w:val="000000" w:themeColor="text1"/>
            <w:lang w:val="en-GB"/>
          </w:rPr>
          <w:t xml:space="preserve">thus it’s likely that we </w:t>
        </w:r>
        <w:r w:rsidR="00847122">
          <w:rPr>
            <w:rFonts w:eastAsia="Times New Roman" w:cstheme="minorHAnsi"/>
            <w:color w:val="000000" w:themeColor="text1"/>
            <w:lang w:val="en-GB"/>
          </w:rPr>
          <w:t xml:space="preserve">did not include </w:t>
        </w:r>
      </w:ins>
      <w:ins w:id="1236" w:author="My Luong Vuong" w:date="2023-11-24T15:40:00Z">
        <w:r w:rsidR="00D3705B">
          <w:rPr>
            <w:rFonts w:eastAsia="Times New Roman" w:cstheme="minorHAnsi"/>
            <w:color w:val="000000" w:themeColor="text1"/>
            <w:lang w:val="en-GB"/>
          </w:rPr>
          <w:t xml:space="preserve">all the available data in our </w:t>
        </w:r>
      </w:ins>
      <w:ins w:id="1237" w:author="My Luong Vuong" w:date="2023-11-24T15:41:00Z">
        <w:r w:rsidR="00B37B16">
          <w:rPr>
            <w:rFonts w:eastAsia="Times New Roman" w:cstheme="minorHAnsi"/>
            <w:color w:val="000000" w:themeColor="text1"/>
            <w:lang w:val="en-GB"/>
          </w:rPr>
          <w:t>i</w:t>
        </w:r>
        <w:r w:rsidR="00470F40" w:rsidRPr="00470F40">
          <w:rPr>
            <w:rFonts w:eastAsia="Times New Roman" w:cstheme="minorHAnsi"/>
            <w:color w:val="000000" w:themeColor="text1"/>
            <w:lang w:val="en-GB"/>
          </w:rPr>
          <w:t xml:space="preserve">ndividual </w:t>
        </w:r>
        <w:r w:rsidR="00B37B16">
          <w:rPr>
            <w:rFonts w:eastAsia="Times New Roman" w:cstheme="minorHAnsi"/>
            <w:color w:val="000000" w:themeColor="text1"/>
            <w:lang w:val="en-GB"/>
          </w:rPr>
          <w:t>p</w:t>
        </w:r>
        <w:r w:rsidR="00470F40" w:rsidRPr="00470F40">
          <w:rPr>
            <w:rFonts w:eastAsia="Times New Roman" w:cstheme="minorHAnsi"/>
            <w:color w:val="000000" w:themeColor="text1"/>
            <w:lang w:val="en-GB"/>
          </w:rPr>
          <w:t xml:space="preserve">atient </w:t>
        </w:r>
        <w:r w:rsidR="00B37B16">
          <w:rPr>
            <w:rFonts w:eastAsia="Times New Roman" w:cstheme="minorHAnsi"/>
            <w:color w:val="000000" w:themeColor="text1"/>
            <w:lang w:val="en-GB"/>
          </w:rPr>
          <w:t>d</w:t>
        </w:r>
        <w:r w:rsidR="00470F40" w:rsidRPr="00470F40">
          <w:rPr>
            <w:rFonts w:eastAsia="Times New Roman" w:cstheme="minorHAnsi"/>
            <w:color w:val="000000" w:themeColor="text1"/>
            <w:lang w:val="en-GB"/>
          </w:rPr>
          <w:t xml:space="preserve">ata </w:t>
        </w:r>
        <w:proofErr w:type="spellStart"/>
        <w:r w:rsidR="00B37B16">
          <w:rPr>
            <w:rFonts w:eastAsia="Times New Roman" w:cstheme="minorHAnsi"/>
            <w:color w:val="000000" w:themeColor="text1"/>
            <w:lang w:val="en-GB"/>
          </w:rPr>
          <w:t>m</w:t>
        </w:r>
        <w:r w:rsidR="00470F40" w:rsidRPr="00470F40">
          <w:rPr>
            <w:rFonts w:eastAsia="Times New Roman" w:cstheme="minorHAnsi"/>
            <w:color w:val="000000" w:themeColor="text1"/>
            <w:lang w:val="en-GB"/>
          </w:rPr>
          <w:t xml:space="preserve">eta </w:t>
        </w:r>
        <w:r w:rsidR="00B37B16">
          <w:rPr>
            <w:rFonts w:eastAsia="Times New Roman" w:cstheme="minorHAnsi"/>
            <w:color w:val="000000" w:themeColor="text1"/>
            <w:lang w:val="en-GB"/>
          </w:rPr>
          <w:t>a</w:t>
        </w:r>
        <w:r w:rsidR="00470F40" w:rsidRPr="00470F40">
          <w:rPr>
            <w:rFonts w:eastAsia="Times New Roman" w:cstheme="minorHAnsi"/>
            <w:color w:val="000000" w:themeColor="text1"/>
            <w:lang w:val="en-GB"/>
          </w:rPr>
          <w:t>nalysis</w:t>
        </w:r>
        <w:proofErr w:type="spellEnd"/>
        <w:r w:rsidR="00470F40" w:rsidRPr="00470F40">
          <w:rPr>
            <w:rFonts w:eastAsia="Times New Roman" w:cstheme="minorHAnsi"/>
            <w:color w:val="000000" w:themeColor="text1"/>
            <w:lang w:val="en-GB"/>
          </w:rPr>
          <w:t xml:space="preserve"> (IPDMA)</w:t>
        </w:r>
      </w:ins>
      <w:ins w:id="1238" w:author="My Luong Vuong" w:date="2023-11-24T15:51:00Z">
        <w:r w:rsidR="0018159C">
          <w:rPr>
            <w:rFonts w:eastAsia="Times New Roman" w:cstheme="minorHAnsi"/>
            <w:color w:val="000000" w:themeColor="text1"/>
            <w:lang w:val="en-GB"/>
          </w:rPr>
          <w:fldChar w:fldCharType="begin"/>
        </w:r>
        <w:r w:rsidR="0018159C">
          <w:rPr>
            <w:rFonts w:eastAsia="Times New Roman" w:cstheme="minorHAnsi"/>
            <w:color w:val="000000" w:themeColor="text1"/>
            <w:lang w:val="en-GB"/>
          </w:rPr>
          <w:instrText xml:space="preserve"> ADDIN EN.CITE &lt;EndNote&gt;&lt;Cite&gt;&lt;Author&gt;van Wijk&lt;/Author&gt;&lt;Year&gt;2023&lt;/Year&gt;&lt;RecNum&gt;73&lt;/RecNum&gt;&lt;DisplayText&gt; [53]&lt;/DisplayText&gt;&lt;record&gt;&lt;rec-number&gt;73&lt;/rec-number&gt;&lt;foreign-keys&gt;&lt;key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instrText>
        </w:r>
      </w:ins>
      <w:r w:rsidR="0018159C">
        <w:rPr>
          <w:rFonts w:eastAsia="Times New Roman" w:cstheme="minorHAnsi"/>
          <w:color w:val="000000" w:themeColor="text1"/>
          <w:lang w:val="en-GB"/>
        </w:rPr>
        <w:fldChar w:fldCharType="separate"/>
      </w:r>
      <w:ins w:id="1239" w:author="My Luong Vuong" w:date="2023-11-24T15:51:00Z">
        <w:r w:rsidR="0018159C">
          <w:rPr>
            <w:rFonts w:eastAsia="Times New Roman" w:cstheme="minorHAnsi"/>
            <w:noProof/>
            <w:color w:val="000000" w:themeColor="text1"/>
            <w:lang w:val="en-GB"/>
          </w:rPr>
          <w:t> [53]</w:t>
        </w:r>
        <w:r w:rsidR="0018159C">
          <w:rPr>
            <w:rFonts w:eastAsia="Times New Roman" w:cstheme="minorHAnsi"/>
            <w:color w:val="000000" w:themeColor="text1"/>
            <w:lang w:val="en-GB"/>
          </w:rPr>
          <w:fldChar w:fldCharType="end"/>
        </w:r>
      </w:ins>
      <w:ins w:id="1240" w:author="My Luong Vuong" w:date="2023-11-24T15:40:00Z">
        <w:r w:rsidR="00D3705B">
          <w:rPr>
            <w:rFonts w:eastAsia="Times New Roman" w:cstheme="minorHAnsi"/>
            <w:color w:val="000000" w:themeColor="text1"/>
            <w:lang w:val="en-GB"/>
          </w:rPr>
          <w:t>.</w:t>
        </w:r>
      </w:ins>
      <w:ins w:id="1241" w:author="My Luong Vuong" w:date="2023-11-24T15:42:00Z">
        <w:r w:rsidR="00640E5D">
          <w:rPr>
            <w:rFonts w:eastAsia="Times New Roman" w:cstheme="minorHAnsi"/>
            <w:color w:val="000000" w:themeColor="text1"/>
            <w:lang w:val="en-GB"/>
          </w:rPr>
          <w:t xml:space="preserve"> </w:t>
        </w:r>
      </w:ins>
      <w:ins w:id="1242" w:author="My Luong Vuong" w:date="2023-11-24T15:45:00Z">
        <w:r w:rsidR="00515A09">
          <w:rPr>
            <w:rFonts w:eastAsia="Times New Roman" w:cstheme="minorHAnsi"/>
            <w:color w:val="000000" w:themeColor="text1"/>
            <w:lang w:val="en-GB"/>
          </w:rPr>
          <w:t>Yet</w:t>
        </w:r>
      </w:ins>
      <w:ins w:id="1243" w:author="My Luong Vuong" w:date="2023-11-24T15:42:00Z">
        <w:r w:rsidR="00640E5D">
          <w:rPr>
            <w:rFonts w:eastAsia="Times New Roman" w:cstheme="minorHAnsi"/>
            <w:color w:val="000000" w:themeColor="text1"/>
            <w:lang w:val="en-GB"/>
          </w:rPr>
          <w:t xml:space="preserve">, </w:t>
        </w:r>
      </w:ins>
      <w:ins w:id="1244" w:author="My Luong Vuong" w:date="2023-11-24T15:44:00Z">
        <w:r w:rsidR="0067276C">
          <w:rPr>
            <w:rFonts w:eastAsia="Times New Roman" w:cstheme="minorHAnsi"/>
            <w:color w:val="000000" w:themeColor="text1"/>
            <w:lang w:val="en-GB"/>
          </w:rPr>
          <w:t xml:space="preserve">to the best of our knowledge, </w:t>
        </w:r>
      </w:ins>
      <w:ins w:id="1245" w:author="My Luong Vuong" w:date="2023-11-24T15:42:00Z">
        <w:r w:rsidR="00640E5D">
          <w:rPr>
            <w:rFonts w:eastAsia="Times New Roman" w:cstheme="minorHAnsi"/>
            <w:color w:val="000000" w:themeColor="text1"/>
            <w:lang w:val="en-GB"/>
          </w:rPr>
          <w:t xml:space="preserve">our study </w:t>
        </w:r>
        <w:r w:rsidR="00E241F6">
          <w:rPr>
            <w:rFonts w:eastAsia="Times New Roman" w:cstheme="minorHAnsi"/>
            <w:color w:val="000000" w:themeColor="text1"/>
            <w:lang w:val="en-GB"/>
          </w:rPr>
          <w:t>has the biggest fluconazole</w:t>
        </w:r>
      </w:ins>
      <w:ins w:id="1246" w:author="My Luong Vuong" w:date="2023-11-24T15:43:00Z">
        <w:r w:rsidR="003766B4">
          <w:rPr>
            <w:rFonts w:eastAsia="Times New Roman" w:cstheme="minorHAnsi"/>
            <w:color w:val="000000" w:themeColor="text1"/>
            <w:lang w:val="en-GB"/>
          </w:rPr>
          <w:t xml:space="preserve"> IV</w:t>
        </w:r>
      </w:ins>
      <w:ins w:id="1247" w:author="My Luong Vuong" w:date="2023-11-24T15:42:00Z">
        <w:r w:rsidR="00E241F6">
          <w:rPr>
            <w:rFonts w:eastAsia="Times New Roman" w:cstheme="minorHAnsi"/>
            <w:color w:val="000000" w:themeColor="text1"/>
            <w:lang w:val="en-GB"/>
          </w:rPr>
          <w:t xml:space="preserve"> PK data</w:t>
        </w:r>
      </w:ins>
      <w:ins w:id="1248" w:author="My Luong Vuong" w:date="2023-11-24T15:45:00Z">
        <w:r w:rsidR="008C1C6F">
          <w:rPr>
            <w:rFonts w:eastAsia="Times New Roman" w:cstheme="minorHAnsi"/>
            <w:color w:val="000000" w:themeColor="text1"/>
            <w:lang w:val="en-GB"/>
          </w:rPr>
          <w:t xml:space="preserve"> </w:t>
        </w:r>
        <w:r w:rsidR="008C1C6F">
          <w:rPr>
            <w:rFonts w:eastAsia="Times New Roman" w:cstheme="minorHAnsi"/>
            <w:color w:val="000000" w:themeColor="text1"/>
            <w:lang w:val="en-GB"/>
          </w:rPr>
          <w:t>in ICU patients</w:t>
        </w:r>
      </w:ins>
      <w:ins w:id="1249" w:author="My Luong Vuong" w:date="2023-11-24T15:42:00Z">
        <w:r w:rsidR="00E241F6">
          <w:rPr>
            <w:rFonts w:eastAsia="Times New Roman" w:cstheme="minorHAnsi"/>
            <w:color w:val="000000" w:themeColor="text1"/>
            <w:lang w:val="en-GB"/>
          </w:rPr>
          <w:t xml:space="preserve"> to date</w:t>
        </w:r>
      </w:ins>
      <w:ins w:id="1250" w:author="My Luong Vuong" w:date="2023-11-24T15:44:00Z">
        <w:r w:rsidR="009603AC">
          <w:rPr>
            <w:rFonts w:eastAsia="Times New Roman" w:cstheme="minorHAnsi"/>
            <w:color w:val="000000" w:themeColor="text1"/>
            <w:lang w:val="en-GB"/>
          </w:rPr>
          <w:t>.</w:t>
        </w:r>
      </w:ins>
      <w:ins w:id="1251" w:author="My Luong Vuong" w:date="2023-11-24T15:42:00Z">
        <w:r w:rsidR="00E241F6">
          <w:rPr>
            <w:rFonts w:eastAsia="Times New Roman" w:cstheme="minorHAnsi"/>
            <w:color w:val="000000" w:themeColor="text1"/>
            <w:lang w:val="en-GB"/>
          </w:rPr>
          <w:t xml:space="preserve"> </w:t>
        </w:r>
      </w:ins>
      <w:ins w:id="1252" w:author="My Luong Vuong" w:date="2023-11-24T15:44:00Z">
        <w:r w:rsidR="004208D5">
          <w:rPr>
            <w:rFonts w:eastAsia="Times New Roman" w:cstheme="minorHAnsi"/>
            <w:color w:val="000000" w:themeColor="text1"/>
            <w:lang w:val="en-GB"/>
          </w:rPr>
          <w:t xml:space="preserve">Furthermore, </w:t>
        </w:r>
      </w:ins>
      <w:ins w:id="1253" w:author="My Luong Vuong" w:date="2023-11-24T15:42:00Z">
        <w:r w:rsidR="00E7484B">
          <w:rPr>
            <w:rFonts w:eastAsia="Times New Roman" w:cstheme="minorHAnsi"/>
            <w:color w:val="000000" w:themeColor="text1"/>
            <w:lang w:val="en-GB"/>
          </w:rPr>
          <w:t xml:space="preserve">we have followed </w:t>
        </w:r>
        <w:r w:rsidR="004D6743">
          <w:rPr>
            <w:rFonts w:eastAsia="Times New Roman" w:cstheme="minorHAnsi"/>
            <w:color w:val="000000" w:themeColor="text1"/>
            <w:lang w:val="en-GB"/>
          </w:rPr>
          <w:t>all the other aspec</w:t>
        </w:r>
      </w:ins>
      <w:ins w:id="1254" w:author="My Luong Vuong" w:date="2023-11-24T15:43:00Z">
        <w:r w:rsidR="004D6743">
          <w:rPr>
            <w:rFonts w:eastAsia="Times New Roman" w:cstheme="minorHAnsi"/>
            <w:color w:val="000000" w:themeColor="text1"/>
            <w:lang w:val="en-GB"/>
          </w:rPr>
          <w:t xml:space="preserve">ts </w:t>
        </w:r>
        <w:r w:rsidR="0036283A">
          <w:rPr>
            <w:rFonts w:eastAsia="Times New Roman" w:cstheme="minorHAnsi"/>
            <w:color w:val="000000" w:themeColor="text1"/>
            <w:lang w:val="en-GB"/>
          </w:rPr>
          <w:t>of the recently published tutorial on IPDMA</w:t>
        </w:r>
      </w:ins>
      <w:ins w:id="1255" w:author="My Luong Vuong" w:date="2023-11-24T15:48:00Z">
        <w:r w:rsidR="00BB5B33">
          <w:rPr>
            <w:rFonts w:eastAsia="Times New Roman" w:cstheme="minorHAnsi"/>
            <w:color w:val="000000" w:themeColor="text1"/>
            <w:lang w:val="en-GB"/>
          </w:rPr>
          <w:fldChar w:fldCharType="begin"/>
        </w:r>
        <w:r w:rsidR="00BB5B33">
          <w:rPr>
            <w:rFonts w:eastAsia="Times New Roman" w:cstheme="minorHAnsi"/>
            <w:color w:val="000000" w:themeColor="text1"/>
            <w:lang w:val="en-GB"/>
          </w:rPr>
          <w:instrText xml:space="preserve"> ADDIN EN.CITE &lt;EndNote&gt;&lt;Cite&gt;&lt;Author&gt;van Wijk&lt;/Author&gt;&lt;Year&gt;2023&lt;/Year&gt;&lt;RecNum&gt;73&lt;/RecNum&gt;&lt;DisplayText&gt; [53]&lt;/DisplayText&gt;&lt;record&gt;&lt;rec-number&gt;73&lt;/rec-number&gt;&lt;foreign-keys&gt;&lt;key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instrText>
        </w:r>
      </w:ins>
      <w:r w:rsidR="00BB5B33">
        <w:rPr>
          <w:rFonts w:eastAsia="Times New Roman" w:cstheme="minorHAnsi"/>
          <w:color w:val="000000" w:themeColor="text1"/>
          <w:lang w:val="en-GB"/>
        </w:rPr>
        <w:fldChar w:fldCharType="separate"/>
      </w:r>
      <w:ins w:id="1256" w:author="My Luong Vuong" w:date="2023-11-24T15:48:00Z">
        <w:r w:rsidR="00BB5B33">
          <w:rPr>
            <w:rFonts w:eastAsia="Times New Roman" w:cstheme="minorHAnsi"/>
            <w:noProof/>
            <w:color w:val="000000" w:themeColor="text1"/>
            <w:lang w:val="en-GB"/>
          </w:rPr>
          <w:t> [53]</w:t>
        </w:r>
        <w:r w:rsidR="00BB5B33">
          <w:rPr>
            <w:rFonts w:eastAsia="Times New Roman" w:cstheme="minorHAnsi"/>
            <w:color w:val="000000" w:themeColor="text1"/>
            <w:lang w:val="en-GB"/>
          </w:rPr>
          <w:fldChar w:fldCharType="end"/>
        </w:r>
      </w:ins>
      <w:ins w:id="1257" w:author="My Luong Vuong" w:date="2023-11-24T15:43:00Z">
        <w:r w:rsidR="0036283A">
          <w:rPr>
            <w:rFonts w:eastAsia="Times New Roman" w:cstheme="minorHAnsi"/>
            <w:color w:val="000000" w:themeColor="text1"/>
            <w:lang w:val="en-GB"/>
          </w:rPr>
          <w:t>.</w:t>
        </w:r>
      </w:ins>
      <w:ins w:id="1258" w:author="My Luong Vuong" w:date="2023-11-24T15:49:00Z">
        <w:r w:rsidR="001077C9">
          <w:rPr>
            <w:rFonts w:eastAsia="Times New Roman" w:cstheme="minorHAnsi"/>
            <w:color w:val="000000" w:themeColor="text1"/>
            <w:lang w:val="en-GB"/>
          </w:rPr>
          <w:t xml:space="preserve"> Secondly, </w:t>
        </w:r>
      </w:ins>
      <w:r w:rsidRPr="00E03B11">
        <w:rPr>
          <w:rFonts w:eastAsia="Times New Roman" w:cstheme="minorHAnsi"/>
          <w:color w:val="000000" w:themeColor="text1"/>
          <w:lang w:val="en-GB"/>
        </w:rPr>
        <w:t>we were unable to differentiate between different types CRRT due to a lack of information. Each type of CRRT has different implications for fluconazole elimination and may require different dosing strategies</w:t>
      </w:r>
      <w:del w:id="1259" w:author="My Luong Vuong" w:date="2023-11-24T15:30:00Z">
        <w:r w:rsidRPr="00E03B11" w:rsidDel="00C53B7B">
          <w:rPr>
            <w:rFonts w:eastAsia="Times New Roman" w:cstheme="minorHAnsi"/>
            <w:color w:val="000000" w:themeColor="text1"/>
            <w:lang w:val="en-GB"/>
          </w:rPr>
          <w:delText>.</w:delText>
        </w:r>
      </w:del>
      <w:r w:rsidR="00972F81" w:rsidRPr="00E03B11">
        <w:rPr>
          <w:rFonts w:eastAsia="Times New Roman" w:cstheme="minorHAnsi"/>
          <w:color w:val="000000" w:themeColor="text1"/>
          <w:lang w:val="en-GB"/>
        </w:rPr>
        <w:fldChar w:fldCharType="begin">
          <w:fldData xml:space="preserve">PEVuZE5vdGU+PENpdGU+PEF1dGhvcj5MaTwvQXV0aG9yPjxZZWFyPjIwMjA8L1llYXI+PFJlY051
bT41MTwvUmVjTnVtPjxEaXNwbGF5VGV4dD7CoFs1NF08L0Rpc3BsYXlUZXh0PjxyZWNvcmQ+PHJl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ins w:id="1260" w:author="My Luong Vuong" w:date="2023-11-24T15:48:00Z">
        <w:r w:rsidR="00BB5B33">
          <w:rPr>
            <w:rFonts w:eastAsia="Times New Roman" w:cstheme="minorHAnsi"/>
            <w:color w:val="000000" w:themeColor="text1"/>
            <w:lang w:val="en-GB"/>
          </w:rPr>
          <w:instrText xml:space="preserve"> ADDIN EN.CITE </w:instrText>
        </w:r>
      </w:ins>
      <w:del w:id="1261" w:author="My Luong Vuong" w:date="2023-11-24T09:57:00Z">
        <w:r w:rsidR="00623840" w:rsidDel="00B307D1">
          <w:rPr>
            <w:rFonts w:eastAsia="Times New Roman" w:cstheme="minorHAnsi"/>
            <w:color w:val="000000" w:themeColor="text1"/>
            <w:lang w:val="en-GB"/>
          </w:rPr>
          <w:delInstrText xml:space="preserve"> ADDIN EN.CITE </w:delInstrText>
        </w:r>
        <w:r w:rsidR="00623840" w:rsidDel="00B307D1">
          <w:rPr>
            <w:rFonts w:eastAsia="Times New Roman" w:cstheme="minorHAnsi"/>
            <w:color w:val="000000" w:themeColor="text1"/>
            <w:lang w:val="en-GB"/>
          </w:rPr>
          <w:fldChar w:fldCharType="begin">
            <w:fldData xml:space="preserve">PEVuZE5vdGU+PENpdGU+PEF1dGhvcj5MaTwvQXV0aG9yPjxZZWFyPjIwMjA8L1llYXI+PFJlY051
bT41MTwvUmVjTnVtPjxEaXNwbGF5VGV4dD7CoFs1MV08L0Rpc3BsYXlUZXh0PjxyZWNvcmQ+PHJl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623840" w:rsidDel="00B307D1">
          <w:rPr>
            <w:rFonts w:eastAsia="Times New Roman" w:cstheme="minorHAnsi"/>
            <w:color w:val="000000" w:themeColor="text1"/>
            <w:lang w:val="en-GB"/>
          </w:rPr>
          <w:delInstrText xml:space="preserve"> ADDIN EN.CITE.DATA </w:delInstrText>
        </w:r>
        <w:r w:rsidR="00623840" w:rsidDel="00B307D1">
          <w:rPr>
            <w:rFonts w:eastAsia="Times New Roman" w:cstheme="minorHAnsi"/>
            <w:color w:val="000000" w:themeColor="text1"/>
            <w:lang w:val="en-GB"/>
          </w:rPr>
        </w:r>
        <w:r w:rsidR="00623840" w:rsidDel="00B307D1">
          <w:rPr>
            <w:rFonts w:eastAsia="Times New Roman" w:cstheme="minorHAnsi"/>
            <w:color w:val="000000" w:themeColor="text1"/>
            <w:lang w:val="en-GB"/>
          </w:rPr>
          <w:fldChar w:fldCharType="end"/>
        </w:r>
        <w:r w:rsidR="00972F81" w:rsidRPr="00E03B11" w:rsidDel="00B307D1">
          <w:rPr>
            <w:rFonts w:eastAsia="Times New Roman" w:cstheme="minorHAnsi"/>
            <w:color w:val="000000" w:themeColor="text1"/>
            <w:lang w:val="en-GB"/>
          </w:rPr>
        </w:r>
      </w:del>
      <w:ins w:id="1262" w:author="My Luong Vuong" w:date="2023-11-24T15:48:00Z">
        <w:r w:rsidR="00BB5B33">
          <w:rPr>
            <w:rFonts w:eastAsia="Times New Roman" w:cstheme="minorHAnsi"/>
            <w:color w:val="000000" w:themeColor="text1"/>
            <w:lang w:val="en-GB"/>
          </w:rPr>
          <w:fldChar w:fldCharType="begin">
            <w:fldData xml:space="preserve">PEVuZE5vdGU+PENpdGU+PEF1dGhvcj5MaTwvQXV0aG9yPjxZZWFyPjIwMjA8L1llYXI+PFJlY051
bT41MTwvUmVjTnVtPjxEaXNwbGF5VGV4dD7CoFs1NF08L0Rpc3BsYXlUZXh0PjxyZWNvcmQ+PHJl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BB5B33">
          <w:rPr>
            <w:rFonts w:eastAsia="Times New Roman" w:cstheme="minorHAnsi"/>
            <w:color w:val="000000" w:themeColor="text1"/>
            <w:lang w:val="en-GB"/>
          </w:rPr>
          <w:instrText xml:space="preserve"> ADDIN EN.CITE.DATA </w:instrText>
        </w:r>
        <w:r w:rsidR="00BB5B33">
          <w:rPr>
            <w:rFonts w:eastAsia="Times New Roman" w:cstheme="minorHAnsi"/>
            <w:color w:val="000000" w:themeColor="text1"/>
            <w:lang w:val="en-GB"/>
          </w:rPr>
        </w:r>
        <w:r w:rsidR="00BB5B33">
          <w:rPr>
            <w:rFonts w:eastAsia="Times New Roman" w:cstheme="minorHAnsi"/>
            <w:color w:val="000000" w:themeColor="text1"/>
            <w:lang w:val="en-GB"/>
          </w:rPr>
          <w:fldChar w:fldCharType="end"/>
        </w:r>
      </w:ins>
      <w:r w:rsidR="00972F81" w:rsidRPr="00E03B11">
        <w:rPr>
          <w:rFonts w:eastAsia="Times New Roman" w:cstheme="minorHAnsi"/>
          <w:color w:val="000000" w:themeColor="text1"/>
          <w:lang w:val="en-GB"/>
        </w:rPr>
        <w:fldChar w:fldCharType="separate"/>
      </w:r>
      <w:ins w:id="1263" w:author="My Luong Vuong" w:date="2023-11-24T15:48:00Z">
        <w:r w:rsidR="00BB5B33">
          <w:rPr>
            <w:rFonts w:eastAsia="Times New Roman" w:cstheme="minorHAnsi"/>
            <w:noProof/>
            <w:color w:val="000000" w:themeColor="text1"/>
            <w:lang w:val="en-GB"/>
          </w:rPr>
          <w:t> [54]</w:t>
        </w:r>
      </w:ins>
      <w:del w:id="1264" w:author="My Luong Vuong" w:date="2023-11-24T09:57:00Z">
        <w:r w:rsidR="00623840" w:rsidDel="00B307D1">
          <w:rPr>
            <w:rFonts w:eastAsia="Times New Roman" w:cstheme="minorHAnsi"/>
            <w:noProof/>
            <w:color w:val="000000" w:themeColor="text1"/>
            <w:lang w:val="en-GB"/>
          </w:rPr>
          <w:delText> [51]</w:delText>
        </w:r>
      </w:del>
      <w:r w:rsidR="00972F81" w:rsidRPr="00E03B11">
        <w:rPr>
          <w:rFonts w:eastAsia="Times New Roman" w:cstheme="minorHAnsi"/>
          <w:color w:val="000000" w:themeColor="text1"/>
          <w:lang w:val="en-GB"/>
        </w:rPr>
        <w:fldChar w:fldCharType="end"/>
      </w:r>
      <w:ins w:id="1265" w:author="My Luong Vuong" w:date="2023-11-24T15:30:00Z">
        <w:r w:rsidR="00C53B7B">
          <w:rPr>
            <w:rFonts w:eastAsia="Times New Roman" w:cstheme="minorHAnsi"/>
            <w:color w:val="000000" w:themeColor="text1"/>
            <w:lang w:val="en-GB"/>
          </w:rPr>
          <w:t>.</w:t>
        </w:r>
      </w:ins>
      <w:r w:rsidR="007B40FD" w:rsidRPr="00E03B11">
        <w:rPr>
          <w:rFonts w:eastAsia="Times New Roman" w:cstheme="minorHAnsi"/>
          <w:color w:val="000000" w:themeColor="text1"/>
          <w:lang w:val="en-GB"/>
        </w:rPr>
        <w:t xml:space="preserve"> The majority of CRRT patients in our study were on continuous </w:t>
      </w:r>
      <w:proofErr w:type="spellStart"/>
      <w:r w:rsidR="007B40FD" w:rsidRPr="00E03B11">
        <w:rPr>
          <w:rFonts w:eastAsia="Times New Roman" w:cstheme="minorHAnsi"/>
          <w:color w:val="000000" w:themeColor="text1"/>
          <w:lang w:val="en-GB"/>
        </w:rPr>
        <w:t>veno</w:t>
      </w:r>
      <w:proofErr w:type="spellEnd"/>
      <w:r w:rsidR="007B40FD" w:rsidRPr="00E03B11">
        <w:rPr>
          <w:rFonts w:eastAsia="Times New Roman" w:cstheme="minorHAnsi"/>
          <w:color w:val="000000" w:themeColor="text1"/>
          <w:lang w:val="en-GB"/>
        </w:rPr>
        <w:t xml:space="preserve">-venous hemodiafiltration (CVVHDF) and continuous </w:t>
      </w:r>
      <w:proofErr w:type="spellStart"/>
      <w:r w:rsidR="007B40FD" w:rsidRPr="00E03B11">
        <w:rPr>
          <w:rFonts w:eastAsia="Times New Roman" w:cstheme="minorHAnsi"/>
          <w:color w:val="000000" w:themeColor="text1"/>
          <w:lang w:val="en-GB"/>
        </w:rPr>
        <w:t>veno</w:t>
      </w:r>
      <w:proofErr w:type="spellEnd"/>
      <w:r w:rsidR="007B40FD" w:rsidRPr="00E03B11">
        <w:rPr>
          <w:rFonts w:eastAsia="Times New Roman" w:cstheme="minorHAnsi"/>
          <w:color w:val="000000" w:themeColor="text1"/>
          <w:lang w:val="en-GB"/>
        </w:rPr>
        <w:t>-venous hemofiltration (CVVH), in which CVVHDF is believed to have a higher fluconazole clearance as fluconazole is more effectively eliminated by diffusion</w:t>
      </w:r>
      <w:del w:id="1266" w:author="My Luong Vuong" w:date="2023-11-24T15:31:00Z">
        <w:r w:rsidR="007B40FD" w:rsidRPr="00E03B11" w:rsidDel="00B635F9">
          <w:rPr>
            <w:rFonts w:eastAsia="Times New Roman" w:cstheme="minorHAnsi"/>
            <w:color w:val="000000" w:themeColor="text1"/>
            <w:lang w:val="en-GB"/>
          </w:rPr>
          <w:delText>.</w:delText>
        </w:r>
      </w:del>
      <w:r w:rsidR="007B40FD" w:rsidRPr="00E03B11">
        <w:rPr>
          <w:rFonts w:eastAsia="Times New Roman" w:cstheme="minorHAnsi"/>
          <w:color w:val="000000" w:themeColor="text1"/>
          <w:lang w:val="en-GB"/>
        </w:rPr>
        <w:fldChar w:fldCharType="begin">
          <w:fldData xml:space="preserve">PEVuZE5vdGU+PENpdGU+PEF1dGhvcj5MaTwvQXV0aG9yPjxZZWFyPjIwMjA8L1llYXI+PFJlY051
bT41MTwvUmVjTnVtPjxEaXNwbGF5VGV4dD7CoFs1NF08L0Rpc3BsYXlUZXh0PjxyZWNvcmQ+PHJl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ins w:id="1267" w:author="My Luong Vuong" w:date="2023-11-24T15:48:00Z">
        <w:r w:rsidR="00BB5B33">
          <w:rPr>
            <w:rFonts w:eastAsia="Times New Roman" w:cstheme="minorHAnsi"/>
            <w:color w:val="000000" w:themeColor="text1"/>
            <w:lang w:val="en-GB"/>
          </w:rPr>
          <w:instrText xml:space="preserve"> ADDIN EN.CITE </w:instrText>
        </w:r>
      </w:ins>
      <w:del w:id="1268" w:author="My Luong Vuong" w:date="2023-11-24T09:57:00Z">
        <w:r w:rsidR="00623840" w:rsidDel="00B307D1">
          <w:rPr>
            <w:rFonts w:eastAsia="Times New Roman" w:cstheme="minorHAnsi"/>
            <w:color w:val="000000" w:themeColor="text1"/>
            <w:lang w:val="en-GB"/>
          </w:rPr>
          <w:delInstrText xml:space="preserve"> ADDIN EN.CITE </w:delInstrText>
        </w:r>
        <w:r w:rsidR="00623840" w:rsidDel="00B307D1">
          <w:rPr>
            <w:rFonts w:eastAsia="Times New Roman" w:cstheme="minorHAnsi"/>
            <w:color w:val="000000" w:themeColor="text1"/>
            <w:lang w:val="en-GB"/>
          </w:rPr>
          <w:fldChar w:fldCharType="begin">
            <w:fldData xml:space="preserve">PEVuZE5vdGU+PENpdGU+PEF1dGhvcj5MaTwvQXV0aG9yPjxZZWFyPjIwMjA8L1llYXI+PFJlY051
bT41MTwvUmVjTnVtPjxEaXNwbGF5VGV4dD7CoFs1MV08L0Rpc3BsYXlUZXh0PjxyZWNvcmQ+PHJl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623840" w:rsidDel="00B307D1">
          <w:rPr>
            <w:rFonts w:eastAsia="Times New Roman" w:cstheme="minorHAnsi"/>
            <w:color w:val="000000" w:themeColor="text1"/>
            <w:lang w:val="en-GB"/>
          </w:rPr>
          <w:delInstrText xml:space="preserve"> ADDIN EN.CITE.DATA </w:delInstrText>
        </w:r>
        <w:r w:rsidR="00623840" w:rsidDel="00B307D1">
          <w:rPr>
            <w:rFonts w:eastAsia="Times New Roman" w:cstheme="minorHAnsi"/>
            <w:color w:val="000000" w:themeColor="text1"/>
            <w:lang w:val="en-GB"/>
          </w:rPr>
        </w:r>
        <w:r w:rsidR="00623840" w:rsidDel="00B307D1">
          <w:rPr>
            <w:rFonts w:eastAsia="Times New Roman" w:cstheme="minorHAnsi"/>
            <w:color w:val="000000" w:themeColor="text1"/>
            <w:lang w:val="en-GB"/>
          </w:rPr>
          <w:fldChar w:fldCharType="end"/>
        </w:r>
        <w:r w:rsidR="007B40FD" w:rsidRPr="00E03B11" w:rsidDel="00B307D1">
          <w:rPr>
            <w:rFonts w:eastAsia="Times New Roman" w:cstheme="minorHAnsi"/>
            <w:color w:val="000000" w:themeColor="text1"/>
            <w:lang w:val="en-GB"/>
          </w:rPr>
        </w:r>
      </w:del>
      <w:ins w:id="1269" w:author="My Luong Vuong" w:date="2023-11-24T15:48:00Z">
        <w:r w:rsidR="00BB5B33">
          <w:rPr>
            <w:rFonts w:eastAsia="Times New Roman" w:cstheme="minorHAnsi"/>
            <w:color w:val="000000" w:themeColor="text1"/>
            <w:lang w:val="en-GB"/>
          </w:rPr>
          <w:fldChar w:fldCharType="begin">
            <w:fldData xml:space="preserve">PEVuZE5vdGU+PENpdGU+PEF1dGhvcj5MaTwvQXV0aG9yPjxZZWFyPjIwMjA8L1llYXI+PFJlY051
bT41MTwvUmVjTnVtPjxEaXNwbGF5VGV4dD7CoFs1NF08L0Rpc3BsYXlUZXh0PjxyZWNvcmQ+PHJl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BB5B33">
          <w:rPr>
            <w:rFonts w:eastAsia="Times New Roman" w:cstheme="minorHAnsi"/>
            <w:color w:val="000000" w:themeColor="text1"/>
            <w:lang w:val="en-GB"/>
          </w:rPr>
          <w:instrText xml:space="preserve"> ADDIN EN.CITE.DATA </w:instrText>
        </w:r>
        <w:r w:rsidR="00BB5B33">
          <w:rPr>
            <w:rFonts w:eastAsia="Times New Roman" w:cstheme="minorHAnsi"/>
            <w:color w:val="000000" w:themeColor="text1"/>
            <w:lang w:val="en-GB"/>
          </w:rPr>
        </w:r>
        <w:r w:rsidR="00BB5B33">
          <w:rPr>
            <w:rFonts w:eastAsia="Times New Roman" w:cstheme="minorHAnsi"/>
            <w:color w:val="000000" w:themeColor="text1"/>
            <w:lang w:val="en-GB"/>
          </w:rPr>
          <w:fldChar w:fldCharType="end"/>
        </w:r>
      </w:ins>
      <w:r w:rsidR="007B40FD" w:rsidRPr="00E03B11">
        <w:rPr>
          <w:rFonts w:eastAsia="Times New Roman" w:cstheme="minorHAnsi"/>
          <w:color w:val="000000" w:themeColor="text1"/>
          <w:lang w:val="en-GB"/>
        </w:rPr>
        <w:fldChar w:fldCharType="separate"/>
      </w:r>
      <w:ins w:id="1270" w:author="My Luong Vuong" w:date="2023-11-24T15:48:00Z">
        <w:r w:rsidR="00BB5B33">
          <w:rPr>
            <w:rFonts w:eastAsia="Times New Roman" w:cstheme="minorHAnsi"/>
            <w:noProof/>
            <w:color w:val="000000" w:themeColor="text1"/>
            <w:lang w:val="en-GB"/>
          </w:rPr>
          <w:t> [54]</w:t>
        </w:r>
      </w:ins>
      <w:del w:id="1271" w:author="My Luong Vuong" w:date="2023-11-24T09:57:00Z">
        <w:r w:rsidR="00623840" w:rsidDel="00B307D1">
          <w:rPr>
            <w:rFonts w:eastAsia="Times New Roman" w:cstheme="minorHAnsi"/>
            <w:noProof/>
            <w:color w:val="000000" w:themeColor="text1"/>
            <w:lang w:val="en-GB"/>
          </w:rPr>
          <w:delText> [51]</w:delText>
        </w:r>
      </w:del>
      <w:r w:rsidR="007B40FD" w:rsidRPr="00E03B11">
        <w:rPr>
          <w:rFonts w:eastAsia="Times New Roman" w:cstheme="minorHAnsi"/>
          <w:color w:val="000000" w:themeColor="text1"/>
          <w:lang w:val="en-GB"/>
        </w:rPr>
        <w:fldChar w:fldCharType="end"/>
      </w:r>
      <w:ins w:id="1272" w:author="My Luong Vuong" w:date="2023-11-24T15:31:00Z">
        <w:r w:rsidR="00B635F9">
          <w:rPr>
            <w:rFonts w:eastAsia="Times New Roman" w:cstheme="minorHAnsi"/>
            <w:color w:val="000000" w:themeColor="text1"/>
            <w:lang w:val="en-GB"/>
          </w:rPr>
          <w:t>.</w:t>
        </w:r>
      </w:ins>
      <w:r w:rsidR="00102674" w:rsidRPr="00E03B11">
        <w:rPr>
          <w:rFonts w:eastAsia="Times New Roman" w:cstheme="minorHAnsi"/>
          <w:color w:val="000000" w:themeColor="text1"/>
          <w:lang w:val="en-GB"/>
        </w:rPr>
        <w:t xml:space="preserve"> However, it is unlikely that we could detect significant effects of </w:t>
      </w:r>
      <w:del w:id="1273" w:author="My Luong Vuong" w:date="2023-11-24T15:50:00Z">
        <w:r w:rsidR="00102674" w:rsidRPr="00E03B11" w:rsidDel="00C0491B">
          <w:rPr>
            <w:rFonts w:eastAsia="Times New Roman" w:cstheme="minorHAnsi"/>
            <w:color w:val="000000" w:themeColor="text1"/>
            <w:lang w:val="en-GB"/>
          </w:rPr>
          <w:delText xml:space="preserve">individual </w:delText>
        </w:r>
      </w:del>
      <w:ins w:id="1274" w:author="My Luong Vuong" w:date="2023-11-24T15:50:00Z">
        <w:r w:rsidR="00C0491B">
          <w:rPr>
            <w:rFonts w:eastAsia="Times New Roman" w:cstheme="minorHAnsi"/>
            <w:color w:val="000000" w:themeColor="text1"/>
            <w:lang w:val="en-GB"/>
          </w:rPr>
          <w:t>different</w:t>
        </w:r>
        <w:r w:rsidR="00711EC2">
          <w:rPr>
            <w:rFonts w:eastAsia="Times New Roman" w:cstheme="minorHAnsi"/>
            <w:color w:val="000000" w:themeColor="text1"/>
            <w:lang w:val="en-GB"/>
          </w:rPr>
          <w:t xml:space="preserve"> </w:t>
        </w:r>
      </w:ins>
      <w:r w:rsidR="00102674" w:rsidRPr="00E03B11">
        <w:rPr>
          <w:rFonts w:eastAsia="Times New Roman" w:cstheme="minorHAnsi"/>
          <w:color w:val="000000" w:themeColor="text1"/>
          <w:lang w:val="en-GB"/>
        </w:rPr>
        <w:t>CRRT types due to their limited representation in our study</w:t>
      </w:r>
      <w:r w:rsidR="00A12057" w:rsidRPr="00E03B11">
        <w:rPr>
          <w:rFonts w:eastAsia="Times New Roman" w:cstheme="minorHAnsi"/>
          <w:color w:val="000000" w:themeColor="text1"/>
          <w:lang w:val="en-GB"/>
        </w:rPr>
        <w:t xml:space="preserve"> (18% CRRT)</w:t>
      </w:r>
      <w:r w:rsidR="00102674" w:rsidRPr="00E03B11">
        <w:rPr>
          <w:rFonts w:eastAsia="Times New Roman" w:cstheme="minorHAnsi"/>
          <w:color w:val="000000" w:themeColor="text1"/>
          <w:lang w:val="en-GB"/>
        </w:rPr>
        <w:t>.</w:t>
      </w:r>
      <w:r w:rsidR="007B40FD" w:rsidRPr="00E03B11">
        <w:rPr>
          <w:rFonts w:eastAsia="Times New Roman" w:cstheme="minorHAnsi"/>
          <w:color w:val="000000" w:themeColor="text1"/>
          <w:lang w:val="en-GB"/>
        </w:rPr>
        <w:t xml:space="preserve"> Furthermore, different CRRT flow rates (i.e., dialysate rate and ultrafiltration rate) can result in different fluconazole clearance</w:t>
      </w:r>
      <w:del w:id="1275" w:author="My Luong Vuong" w:date="2023-11-24T15:31:00Z">
        <w:r w:rsidR="007B40FD" w:rsidRPr="00E03B11" w:rsidDel="009D225B">
          <w:rPr>
            <w:rFonts w:eastAsia="Times New Roman" w:cstheme="minorHAnsi"/>
            <w:color w:val="000000" w:themeColor="text1"/>
            <w:lang w:val="en-GB"/>
          </w:rPr>
          <w:delText>.</w:delText>
        </w:r>
      </w:del>
      <w:r w:rsidR="007B40FD" w:rsidRPr="00E03B11">
        <w:rPr>
          <w:rFonts w:eastAsia="Times New Roman" w:cstheme="minorHAnsi"/>
          <w:color w:val="000000" w:themeColor="text1"/>
          <w:lang w:val="en-GB"/>
        </w:rPr>
        <w:fldChar w:fldCharType="begin">
          <w:fldData xml:space="preserve">PEVuZE5vdGU+PENpdGU+PEF1dGhvcj5MaTwvQXV0aG9yPjxZZWFyPjIwMjA8L1llYXI+PFJlY051
bT41MTwvUmVjTnVtPjxEaXNwbGF5VGV4dD7CoFs1NF08L0Rpc3BsYXlUZXh0PjxyZWNvcmQ+PHJl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ins w:id="1276" w:author="My Luong Vuong" w:date="2023-11-24T15:48:00Z">
        <w:r w:rsidR="00BB5B33">
          <w:rPr>
            <w:rFonts w:eastAsia="Times New Roman" w:cstheme="minorHAnsi"/>
            <w:color w:val="000000" w:themeColor="text1"/>
            <w:lang w:val="en-GB"/>
          </w:rPr>
          <w:instrText xml:space="preserve"> ADDIN EN.CITE </w:instrText>
        </w:r>
      </w:ins>
      <w:del w:id="1277" w:author="My Luong Vuong" w:date="2023-11-24T09:57:00Z">
        <w:r w:rsidR="00623840" w:rsidDel="00B307D1">
          <w:rPr>
            <w:rFonts w:eastAsia="Times New Roman" w:cstheme="minorHAnsi"/>
            <w:color w:val="000000" w:themeColor="text1"/>
            <w:lang w:val="en-GB"/>
          </w:rPr>
          <w:delInstrText xml:space="preserve"> ADDIN EN.CITE </w:delInstrText>
        </w:r>
        <w:r w:rsidR="00623840" w:rsidDel="00B307D1">
          <w:rPr>
            <w:rFonts w:eastAsia="Times New Roman" w:cstheme="minorHAnsi"/>
            <w:color w:val="000000" w:themeColor="text1"/>
            <w:lang w:val="en-GB"/>
          </w:rPr>
          <w:fldChar w:fldCharType="begin">
            <w:fldData xml:space="preserve">PEVuZE5vdGU+PENpdGU+PEF1dGhvcj5MaTwvQXV0aG9yPjxZZWFyPjIwMjA8L1llYXI+PFJlY051
bT41MTwvUmVjTnVtPjxEaXNwbGF5VGV4dD7CoFs1MV08L0Rpc3BsYXlUZXh0PjxyZWNvcmQ+PHJl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623840" w:rsidDel="00B307D1">
          <w:rPr>
            <w:rFonts w:eastAsia="Times New Roman" w:cstheme="minorHAnsi"/>
            <w:color w:val="000000" w:themeColor="text1"/>
            <w:lang w:val="en-GB"/>
          </w:rPr>
          <w:delInstrText xml:space="preserve"> ADDIN EN.CITE.DATA </w:delInstrText>
        </w:r>
        <w:r w:rsidR="00623840" w:rsidDel="00B307D1">
          <w:rPr>
            <w:rFonts w:eastAsia="Times New Roman" w:cstheme="minorHAnsi"/>
            <w:color w:val="000000" w:themeColor="text1"/>
            <w:lang w:val="en-GB"/>
          </w:rPr>
        </w:r>
        <w:r w:rsidR="00623840" w:rsidDel="00B307D1">
          <w:rPr>
            <w:rFonts w:eastAsia="Times New Roman" w:cstheme="minorHAnsi"/>
            <w:color w:val="000000" w:themeColor="text1"/>
            <w:lang w:val="en-GB"/>
          </w:rPr>
          <w:fldChar w:fldCharType="end"/>
        </w:r>
        <w:r w:rsidR="007B40FD" w:rsidRPr="00E03B11" w:rsidDel="00B307D1">
          <w:rPr>
            <w:rFonts w:eastAsia="Times New Roman" w:cstheme="minorHAnsi"/>
            <w:color w:val="000000" w:themeColor="text1"/>
            <w:lang w:val="en-GB"/>
          </w:rPr>
        </w:r>
      </w:del>
      <w:ins w:id="1278" w:author="My Luong Vuong" w:date="2023-11-24T15:48:00Z">
        <w:r w:rsidR="00BB5B33">
          <w:rPr>
            <w:rFonts w:eastAsia="Times New Roman" w:cstheme="minorHAnsi"/>
            <w:color w:val="000000" w:themeColor="text1"/>
            <w:lang w:val="en-GB"/>
          </w:rPr>
          <w:fldChar w:fldCharType="begin">
            <w:fldData xml:space="preserve">PEVuZE5vdGU+PENpdGU+PEF1dGhvcj5MaTwvQXV0aG9yPjxZZWFyPjIwMjA8L1llYXI+PFJlY051
bT41MTwvUmVjTnVtPjxEaXNwbGF5VGV4dD7CoFs1NF08L0Rpc3BsYXlUZXh0PjxyZWNvcmQ+PHJl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BB5B33">
          <w:rPr>
            <w:rFonts w:eastAsia="Times New Roman" w:cstheme="minorHAnsi"/>
            <w:color w:val="000000" w:themeColor="text1"/>
            <w:lang w:val="en-GB"/>
          </w:rPr>
          <w:instrText xml:space="preserve"> ADDIN EN.CITE.DATA </w:instrText>
        </w:r>
        <w:r w:rsidR="00BB5B33">
          <w:rPr>
            <w:rFonts w:eastAsia="Times New Roman" w:cstheme="minorHAnsi"/>
            <w:color w:val="000000" w:themeColor="text1"/>
            <w:lang w:val="en-GB"/>
          </w:rPr>
        </w:r>
        <w:r w:rsidR="00BB5B33">
          <w:rPr>
            <w:rFonts w:eastAsia="Times New Roman" w:cstheme="minorHAnsi"/>
            <w:color w:val="000000" w:themeColor="text1"/>
            <w:lang w:val="en-GB"/>
          </w:rPr>
          <w:fldChar w:fldCharType="end"/>
        </w:r>
      </w:ins>
      <w:r w:rsidR="007B40FD" w:rsidRPr="00E03B11">
        <w:rPr>
          <w:rFonts w:eastAsia="Times New Roman" w:cstheme="minorHAnsi"/>
          <w:color w:val="000000" w:themeColor="text1"/>
          <w:lang w:val="en-GB"/>
        </w:rPr>
        <w:fldChar w:fldCharType="separate"/>
      </w:r>
      <w:ins w:id="1279" w:author="My Luong Vuong" w:date="2023-11-24T15:48:00Z">
        <w:r w:rsidR="00BB5B33">
          <w:rPr>
            <w:rFonts w:eastAsia="Times New Roman" w:cstheme="minorHAnsi"/>
            <w:noProof/>
            <w:color w:val="000000" w:themeColor="text1"/>
            <w:lang w:val="en-GB"/>
          </w:rPr>
          <w:t> [54]</w:t>
        </w:r>
      </w:ins>
      <w:del w:id="1280" w:author="My Luong Vuong" w:date="2023-11-24T09:57:00Z">
        <w:r w:rsidR="00623840" w:rsidDel="00B307D1">
          <w:rPr>
            <w:rFonts w:eastAsia="Times New Roman" w:cstheme="minorHAnsi"/>
            <w:noProof/>
            <w:color w:val="000000" w:themeColor="text1"/>
            <w:lang w:val="en-GB"/>
          </w:rPr>
          <w:delText> [51]</w:delText>
        </w:r>
      </w:del>
      <w:r w:rsidR="007B40FD" w:rsidRPr="00E03B11">
        <w:rPr>
          <w:rFonts w:eastAsia="Times New Roman" w:cstheme="minorHAnsi"/>
          <w:color w:val="000000" w:themeColor="text1"/>
          <w:lang w:val="en-GB"/>
        </w:rPr>
        <w:fldChar w:fldCharType="end"/>
      </w:r>
      <w:ins w:id="1281" w:author="My Luong Vuong" w:date="2023-11-24T15:31:00Z">
        <w:r w:rsidR="009D225B">
          <w:rPr>
            <w:rFonts w:eastAsia="Times New Roman" w:cstheme="minorHAnsi"/>
            <w:color w:val="000000" w:themeColor="text1"/>
            <w:lang w:val="en-GB"/>
          </w:rPr>
          <w:t>.</w:t>
        </w:r>
      </w:ins>
      <w:r w:rsidR="007B40FD" w:rsidRPr="00E03B11">
        <w:rPr>
          <w:rFonts w:eastAsia="Times New Roman" w:cstheme="minorHAnsi"/>
          <w:color w:val="000000" w:themeColor="text1"/>
          <w:lang w:val="en-GB"/>
        </w:rPr>
        <w:t xml:space="preserve"> This piece of information is completely missing in our study</w:t>
      </w:r>
      <w:r w:rsidRPr="00E03B11">
        <w:rPr>
          <w:rFonts w:eastAsia="Times New Roman" w:cstheme="minorHAnsi"/>
          <w:color w:val="000000" w:themeColor="text1"/>
          <w:lang w:val="en-GB"/>
        </w:rPr>
        <w:t xml:space="preserve">. </w:t>
      </w:r>
      <w:commentRangeEnd w:id="1233"/>
      <w:r w:rsidR="00EC7FA5">
        <w:rPr>
          <w:rStyle w:val="CommentReference"/>
        </w:rPr>
        <w:commentReference w:id="1233"/>
      </w:r>
      <w:r w:rsidRPr="00E03B11">
        <w:rPr>
          <w:rFonts w:eastAsia="Times New Roman" w:cstheme="minorHAnsi"/>
          <w:color w:val="000000" w:themeColor="text1"/>
          <w:lang w:val="en-GB"/>
        </w:rPr>
        <w:t xml:space="preserve">Secondly, our assumption </w:t>
      </w:r>
      <w:commentRangeStart w:id="1282"/>
      <w:r w:rsidRPr="00E03B11">
        <w:rPr>
          <w:rFonts w:eastAsia="Times New Roman" w:cstheme="minorHAnsi"/>
          <w:color w:val="000000" w:themeColor="text1"/>
          <w:lang w:val="en-GB"/>
        </w:rPr>
        <w:t xml:space="preserve">that clearance in patients </w:t>
      </w:r>
      <w:del w:id="1283" w:author="My Luong Vuong" w:date="2023-11-24T15:52:00Z">
        <w:r w:rsidRPr="00E03B11" w:rsidDel="006A1AE8">
          <w:rPr>
            <w:rFonts w:eastAsia="Times New Roman" w:cstheme="minorHAnsi"/>
            <w:color w:val="000000" w:themeColor="text1"/>
            <w:lang w:val="en-GB"/>
          </w:rPr>
          <w:delText>not on CRRT corresponds to their normal kidney clearance,</w:delText>
        </w:r>
        <w:commentRangeEnd w:id="1282"/>
        <w:r w:rsidR="00EC7FA5" w:rsidDel="006A1AE8">
          <w:rPr>
            <w:rStyle w:val="CommentReference"/>
          </w:rPr>
          <w:commentReference w:id="1282"/>
        </w:r>
        <w:r w:rsidRPr="00E03B11" w:rsidDel="006A1AE8">
          <w:rPr>
            <w:rFonts w:eastAsia="Times New Roman" w:cstheme="minorHAnsi"/>
            <w:color w:val="000000" w:themeColor="text1"/>
            <w:lang w:val="en-GB"/>
          </w:rPr>
          <w:delText xml:space="preserve"> </w:delText>
        </w:r>
        <w:commentRangeStart w:id="1284"/>
        <w:r w:rsidRPr="00E03B11" w:rsidDel="006A1AE8">
          <w:rPr>
            <w:rFonts w:eastAsia="Times New Roman" w:cstheme="minorHAnsi"/>
            <w:color w:val="000000" w:themeColor="text1"/>
            <w:lang w:val="en-GB"/>
          </w:rPr>
          <w:delText xml:space="preserve">while clearance in patients </w:delText>
        </w:r>
      </w:del>
      <w:r w:rsidRPr="00E03B11">
        <w:rPr>
          <w:rFonts w:eastAsia="Times New Roman" w:cstheme="minorHAnsi"/>
          <w:color w:val="000000" w:themeColor="text1"/>
          <w:lang w:val="en-GB"/>
        </w:rPr>
        <w:t>on CRRT is solely due to CRRT</w:t>
      </w:r>
      <w:ins w:id="1285" w:author="My Luong Vuong" w:date="2023-11-24T15:52:00Z">
        <w:r w:rsidR="00051426">
          <w:rPr>
            <w:rFonts w:eastAsia="Times New Roman" w:cstheme="minorHAnsi"/>
            <w:color w:val="000000" w:themeColor="text1"/>
            <w:lang w:val="en-GB"/>
          </w:rPr>
          <w:t xml:space="preserve"> </w:t>
        </w:r>
      </w:ins>
      <w:del w:id="1286" w:author="My Luong Vuong" w:date="2023-11-24T15:52:00Z">
        <w:r w:rsidRPr="00E03B11" w:rsidDel="00051426">
          <w:rPr>
            <w:rFonts w:eastAsia="Times New Roman" w:cstheme="minorHAnsi"/>
            <w:color w:val="000000" w:themeColor="text1"/>
            <w:lang w:val="en-GB"/>
          </w:rPr>
          <w:delText xml:space="preserve">, </w:delText>
        </w:r>
      </w:del>
      <w:r w:rsidRPr="00E03B11">
        <w:rPr>
          <w:rFonts w:eastAsia="Times New Roman" w:cstheme="minorHAnsi"/>
          <w:color w:val="000000" w:themeColor="text1"/>
          <w:lang w:val="en-GB"/>
        </w:rPr>
        <w:t xml:space="preserve">may </w:t>
      </w:r>
      <w:commentRangeEnd w:id="1284"/>
      <w:r w:rsidR="00EC7FA5">
        <w:rPr>
          <w:rStyle w:val="CommentReference"/>
        </w:rPr>
        <w:commentReference w:id="1284"/>
      </w:r>
      <w:r w:rsidRPr="00E03B11">
        <w:rPr>
          <w:rFonts w:eastAsia="Times New Roman" w:cstheme="minorHAnsi"/>
          <w:color w:val="000000" w:themeColor="text1"/>
          <w:lang w:val="en-GB"/>
        </w:rPr>
        <w:t xml:space="preserve">not hold true </w:t>
      </w:r>
      <w:del w:id="1287" w:author="My Luong Vuong" w:date="2023-11-24T15:53:00Z">
        <w:r w:rsidRPr="00E03B11" w:rsidDel="00E1479B">
          <w:rPr>
            <w:rFonts w:eastAsia="Times New Roman" w:cstheme="minorHAnsi"/>
            <w:color w:val="000000" w:themeColor="text1"/>
            <w:lang w:val="en-GB"/>
          </w:rPr>
          <w:delText xml:space="preserve">in critically ill patients </w:delText>
        </w:r>
        <w:r w:rsidRPr="00E03B11" w:rsidDel="00356CE7">
          <w:rPr>
            <w:rFonts w:eastAsia="Times New Roman" w:cstheme="minorHAnsi"/>
            <w:color w:val="000000" w:themeColor="text1"/>
            <w:lang w:val="en-GB"/>
          </w:rPr>
          <w:delText>with rapidly changing kidney function</w:delText>
        </w:r>
      </w:del>
      <w:ins w:id="1288" w:author="My Luong Vuong" w:date="2023-11-24T15:53:00Z">
        <w:r w:rsidR="00356CE7">
          <w:rPr>
            <w:rFonts w:eastAsia="Times New Roman" w:cstheme="minorHAnsi"/>
            <w:color w:val="000000" w:themeColor="text1"/>
            <w:lang w:val="en-GB"/>
          </w:rPr>
          <w:t>due to the presence of residual renal clearance in these patients</w:t>
        </w:r>
      </w:ins>
      <w:del w:id="1289" w:author="My Luong Vuong" w:date="2023-11-21T13:51:00Z">
        <w:r w:rsidRPr="00E03B11" w:rsidDel="001B14F4">
          <w:rPr>
            <w:rFonts w:eastAsia="Times New Roman" w:cstheme="minorHAnsi"/>
            <w:color w:val="000000" w:themeColor="text1"/>
            <w:lang w:val="en-GB"/>
          </w:rPr>
          <w:delText>.</w:delText>
        </w:r>
      </w:del>
      <w:r w:rsidR="00A724FF" w:rsidRPr="00E03B11">
        <w:rPr>
          <w:rFonts w:eastAsia="Times New Roman" w:cstheme="minorHAnsi"/>
          <w:color w:val="000000" w:themeColor="text1"/>
          <w:lang w:val="en-GB"/>
        </w:rPr>
        <w:fldChar w:fldCharType="begin"/>
      </w:r>
      <w:ins w:id="1290" w:author="My Luong Vuong" w:date="2023-11-24T15:21:00Z">
        <w:r w:rsidR="00372158">
          <w:rPr>
            <w:rFonts w:eastAsia="Times New Roman" w:cstheme="minorHAnsi"/>
            <w:color w:val="000000" w:themeColor="text1"/>
            <w:lang w:val="en-GB"/>
          </w:rPr>
          <w:instrText xml:space="preserve"> ADDIN EN.CITE &lt;EndNote&gt;&lt;Cite&gt;&lt;Author&gt;Huang&lt;/Author&gt;&lt;Year&gt;2022&lt;/Year&gt;&lt;RecNum&gt;65&lt;/RecNum&gt;&lt;DisplayText&gt; [47]&lt;/DisplayText&gt;&lt;record&gt;&lt;rec-number&gt;65&lt;/rec-number&gt;&lt;foreign-keys&gt;&lt;key app="EN" db-id="xred9e5sg009pcetsepxtfs0dwxsa5rzvawx" timestamp="1685840293"&gt;65&lt;/key&gt;&lt;/foreign-keys&gt;&lt;ref-type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ins>
      <w:del w:id="1291" w:author="My Luong Vuong" w:date="2023-11-24T09:57:00Z">
        <w:r w:rsidR="00623840" w:rsidDel="00B307D1">
          <w:rPr>
            <w:rFonts w:eastAsia="Times New Roman" w:cstheme="minorHAnsi"/>
            <w:color w:val="000000" w:themeColor="text1"/>
            <w:lang w:val="en-GB"/>
          </w:rPr>
          <w:delInstrText xml:space="preserve"> ADDIN EN.CITE &lt;EndNote&gt;&lt;Cite&gt;&lt;Author&gt;Huang&lt;/Author&gt;&lt;Year&gt;2022&lt;/Year&gt;&lt;RecNum&gt;65&lt;/RecNum&gt;&lt;DisplayText&gt; [52]&lt;/DisplayText&gt;&lt;record&gt;&lt;rec-number&gt;65&lt;/rec-number&gt;&lt;foreign-keys&gt;&lt;key app="EN" db-id="xred9e5sg009pcetsepxtfs0dwxsa5rzvawx" timestamp="1685840293"&gt;65&lt;/key&gt;&lt;/foreign-keys&gt;&lt;ref-type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delInstrText>
        </w:r>
      </w:del>
      <w:r w:rsidR="00A724FF" w:rsidRPr="00E03B11">
        <w:rPr>
          <w:rFonts w:eastAsia="Times New Roman" w:cstheme="minorHAnsi"/>
          <w:color w:val="000000" w:themeColor="text1"/>
          <w:lang w:val="en-GB"/>
        </w:rPr>
        <w:fldChar w:fldCharType="separate"/>
      </w:r>
      <w:ins w:id="1292" w:author="My Luong Vuong" w:date="2023-11-24T15:21:00Z">
        <w:r w:rsidR="00372158">
          <w:rPr>
            <w:rFonts w:eastAsia="Times New Roman" w:cstheme="minorHAnsi"/>
            <w:noProof/>
            <w:color w:val="000000" w:themeColor="text1"/>
            <w:lang w:val="en-GB"/>
          </w:rPr>
          <w:t> [47]</w:t>
        </w:r>
      </w:ins>
      <w:del w:id="1293" w:author="My Luong Vuong" w:date="2023-11-24T09:57:00Z">
        <w:r w:rsidR="00623840" w:rsidDel="00B307D1">
          <w:rPr>
            <w:rFonts w:eastAsia="Times New Roman" w:cstheme="minorHAnsi"/>
            <w:noProof/>
            <w:color w:val="000000" w:themeColor="text1"/>
            <w:lang w:val="en-GB"/>
          </w:rPr>
          <w:delText> [52]</w:delText>
        </w:r>
      </w:del>
      <w:r w:rsidR="00A724FF" w:rsidRPr="00E03B11">
        <w:rPr>
          <w:rFonts w:eastAsia="Times New Roman" w:cstheme="minorHAnsi"/>
          <w:color w:val="000000" w:themeColor="text1"/>
          <w:lang w:val="en-GB"/>
        </w:rPr>
        <w:fldChar w:fldCharType="end"/>
      </w:r>
      <w:ins w:id="1294" w:author="My Luong Vuong" w:date="2023-11-21T13:51:00Z">
        <w:r w:rsidR="001B14F4">
          <w:rPr>
            <w:rFonts w:eastAsia="Times New Roman" w:cstheme="minorHAnsi"/>
            <w:color w:val="000000" w:themeColor="text1"/>
            <w:lang w:val="en-GB"/>
          </w:rPr>
          <w:t>.</w:t>
        </w:r>
      </w:ins>
      <w:r w:rsidRPr="00E03B11">
        <w:rPr>
          <w:rFonts w:eastAsia="Times New Roman" w:cstheme="minorHAnsi"/>
          <w:color w:val="000000" w:themeColor="text1"/>
          <w:lang w:val="en-GB"/>
        </w:rPr>
        <w:t xml:space="preserve"> </w:t>
      </w:r>
      <w:commentRangeStart w:id="1295"/>
      <w:del w:id="1296" w:author="My Luong Vuong" w:date="2023-11-21T13:15:00Z">
        <w:r w:rsidRPr="00E03B11" w:rsidDel="007C000D">
          <w:rPr>
            <w:rFonts w:eastAsia="Times New Roman" w:cstheme="minorHAnsi"/>
            <w:color w:val="000000" w:themeColor="text1"/>
            <w:lang w:val="en-GB"/>
          </w:rPr>
          <w:delText>Furthermore, we assumed that the initiation of CRRT for a patient was solely due to worsening kidney function, whereas in the ICU, there are various non-kidney-related indications for initiating CRRT.</w:delText>
        </w:r>
        <w:r w:rsidR="003621DE" w:rsidRPr="00E03B11" w:rsidDel="007C000D">
          <w:rPr>
            <w:rFonts w:eastAsia="Times New Roman" w:cstheme="minorHAnsi"/>
            <w:color w:val="000000" w:themeColor="text1"/>
            <w:lang w:val="en-GB"/>
          </w:rPr>
          <w:fldChar w:fldCharType="begin"/>
        </w:r>
      </w:del>
      <w:del w:id="1297" w:author="My Luong Vuong" w:date="2023-11-21T10:34:00Z">
        <w:r w:rsidR="006D3B84" w:rsidDel="00D458B7">
          <w:rPr>
            <w:rFonts w:eastAsia="Times New Roman" w:cstheme="minorHAnsi"/>
            <w:color w:val="000000" w:themeColor="text1"/>
            <w:lang w:val="en-GB"/>
          </w:rPr>
          <w:delInstrText xml:space="preserve"> ADDIN EN.CITE &lt;EndNote&gt;&lt;Cite&gt;&lt;Author&gt;Tandukar&lt;/Author&gt;&lt;Year&gt;2019&lt;/Year&gt;&lt;RecNum&gt;67&lt;/RecNum&gt;&lt;DisplayText&gt; [58]&lt;/DisplayText&gt;&lt;record&gt;&lt;rec-number&gt;67&lt;/rec-number&gt;&lt;foreign-keys&gt;&lt;key app="EN" db-id="xred9e5sg009pcetsepxtfs0dwxsa5rzvawx" timestamp="1685846446"&gt;67&lt;/key&gt;&lt;/foreign-keys&gt;&lt;ref-type name="Journal Article"&gt;17&lt;/ref-type&gt;&lt;contributors&gt;&lt;authors&gt;&lt;author&gt;Tandukar, S.&lt;/author&gt;&lt;author&gt;Palevsky, P. M.&lt;/author&gt;&lt;/authors&gt;&lt;/contributors&gt;&lt;auth-address&gt;Renal-Electrolyte Division, Department of Medicine, University of Pittsburgh School of Medicine, Pittsburgh, PA.&amp;#xD;Renal-Electrolyte Division, Department of Medicine, University of Pittsburgh School of Medicine, Pittsburgh, PA; Renal Section, Medical Service, VA Pittsburgh Healthcare System, Pittsburgh, PA. Electronic address: palevsky@pitt.edu.&lt;/auth-address&gt;&lt;titles&gt;&lt;title&gt;Continuous Renal Replacement Therapy: Who, When, Why, and How&lt;/title&gt;&lt;secondary-title&gt;Chest&lt;/secondary-title&gt;&lt;/titles&gt;&lt;periodical&gt;&lt;full-title&gt;Chest&lt;/full-title&gt;&lt;/periodical&gt;&lt;pages&gt;626-638&lt;/pages&gt;&lt;volume&gt;155&lt;/volume&gt;&lt;number&gt;3&lt;/number&gt;&lt;edition&gt;20180925&lt;/edition&gt;&lt;keywords&gt;&lt;keyword&gt;Acute Kidney Injury/*therapy&lt;/keyword&gt;&lt;keyword&gt;*Continuous Renal Replacement Therapy/methods/standards&lt;/keyword&gt;&lt;keyword&gt;Critical Illness/therapy&lt;/keyword&gt;&lt;keyword&gt;Humans&lt;/keyword&gt;&lt;keyword&gt;Patient Selection&lt;/keyword&gt;&lt;keyword&gt;acute kidney injury&lt;/keyword&gt;&lt;keyword&gt;continuous renal replacement therapy&lt;/keyword&gt;&lt;keyword&gt;dialysis&lt;/keyword&gt;&lt;keyword&gt;hemodialysis&lt;/keyword&gt;&lt;keyword&gt;hemofiltration&lt;/keyword&gt;&lt;/keywords&gt;&lt;dates&gt;&lt;year&gt;2019&lt;/year&gt;&lt;pub-dates&gt;&lt;date&gt;Mar&lt;/date&gt;&lt;/pub-dates&gt;&lt;/dates&gt;&lt;isbn&gt;0012-3692 (Print)&amp;#xD;0012-3692&lt;/isbn&gt;&lt;accession-num&gt;30266628&lt;/accession-num&gt;&lt;urls&gt;&lt;/urls&gt;&lt;custom2&gt;PMC6435902&lt;/custom2&gt;&lt;electronic-resource-num&gt;10.1016/j.chest.2018.09.004&lt;/electronic-resource-num&gt;&lt;remote-database-provider&gt;NLM&lt;/remote-database-provider&gt;&lt;language&gt;eng&lt;/language&gt;&lt;/record&gt;&lt;/Cite&gt;&lt;/EndNote&gt;</w:delInstrText>
        </w:r>
      </w:del>
      <w:del w:id="1298" w:author="My Luong Vuong" w:date="2023-11-21T13:15:00Z">
        <w:r w:rsidR="003621DE" w:rsidRPr="00E03B11" w:rsidDel="007C000D">
          <w:rPr>
            <w:rFonts w:eastAsia="Times New Roman" w:cstheme="minorHAnsi"/>
            <w:color w:val="000000" w:themeColor="text1"/>
            <w:lang w:val="en-GB"/>
          </w:rPr>
          <w:fldChar w:fldCharType="separate"/>
        </w:r>
      </w:del>
      <w:del w:id="1299" w:author="My Luong Vuong" w:date="2023-11-21T10:34:00Z">
        <w:r w:rsidR="006D3B84" w:rsidDel="00D458B7">
          <w:rPr>
            <w:rFonts w:eastAsia="Times New Roman" w:cstheme="minorHAnsi"/>
            <w:noProof/>
            <w:color w:val="000000" w:themeColor="text1"/>
            <w:lang w:val="en-GB"/>
          </w:rPr>
          <w:delText> [58]</w:delText>
        </w:r>
      </w:del>
      <w:del w:id="1300" w:author="My Luong Vuong" w:date="2023-11-21T13:15:00Z">
        <w:r w:rsidR="003621DE" w:rsidRPr="00E03B11" w:rsidDel="007C000D">
          <w:rPr>
            <w:rFonts w:eastAsia="Times New Roman" w:cstheme="minorHAnsi"/>
            <w:color w:val="000000" w:themeColor="text1"/>
            <w:lang w:val="en-GB"/>
          </w:rPr>
          <w:fldChar w:fldCharType="end"/>
        </w:r>
        <w:r w:rsidRPr="00E03B11" w:rsidDel="007C000D">
          <w:rPr>
            <w:rFonts w:eastAsia="Times New Roman" w:cstheme="minorHAnsi"/>
            <w:color w:val="000000" w:themeColor="text1"/>
            <w:lang w:val="en-GB"/>
          </w:rPr>
          <w:delText xml:space="preserve"> </w:delText>
        </w:r>
        <w:r w:rsidR="005D19B8" w:rsidRPr="00E03B11" w:rsidDel="007C000D">
          <w:rPr>
            <w:rFonts w:eastAsia="Times New Roman" w:cstheme="minorHAnsi"/>
            <w:color w:val="000000" w:themeColor="text1"/>
            <w:lang w:val="en-GB"/>
          </w:rPr>
          <w:delText xml:space="preserve">In such cases, underdosing and </w:delText>
        </w:r>
        <w:r w:rsidR="0005376E" w:rsidRPr="00E03B11" w:rsidDel="007C000D">
          <w:rPr>
            <w:rFonts w:eastAsia="Times New Roman" w:cstheme="minorHAnsi"/>
            <w:color w:val="000000" w:themeColor="text1"/>
            <w:lang w:val="en-GB"/>
          </w:rPr>
          <w:delText xml:space="preserve">overdosing can happen, </w:delText>
        </w:r>
        <w:r w:rsidR="004A2DD7" w:rsidRPr="00E03B11" w:rsidDel="007C000D">
          <w:rPr>
            <w:rFonts w:eastAsia="Times New Roman" w:cstheme="minorHAnsi"/>
            <w:color w:val="000000" w:themeColor="text1"/>
            <w:lang w:val="en-GB"/>
          </w:rPr>
          <w:delText>which clinicians can consider ordering TDM</w:delText>
        </w:r>
        <w:r w:rsidR="00660CEF" w:rsidRPr="00E03B11" w:rsidDel="007C000D">
          <w:rPr>
            <w:rFonts w:eastAsia="Times New Roman" w:cstheme="minorHAnsi"/>
            <w:color w:val="000000" w:themeColor="text1"/>
            <w:lang w:val="en-GB"/>
          </w:rPr>
          <w:delText xml:space="preserve"> for Cmin, with the target</w:delText>
        </w:r>
        <w:r w:rsidR="004A2DD7" w:rsidRPr="00E03B11" w:rsidDel="007C000D">
          <w:rPr>
            <w:rFonts w:eastAsia="Times New Roman" w:cstheme="minorHAnsi"/>
            <w:color w:val="000000" w:themeColor="text1"/>
            <w:lang w:val="en-GB"/>
          </w:rPr>
          <w:delText xml:space="preserve"> </w:delText>
        </w:r>
        <w:r w:rsidR="00997A68" w:rsidRPr="00E03B11" w:rsidDel="007C000D">
          <w:rPr>
            <w:rFonts w:eastAsia="Times New Roman" w:cstheme="minorHAnsi"/>
            <w:color w:val="000000" w:themeColor="text1"/>
            <w:lang w:val="en-GB"/>
          </w:rPr>
          <w:delText xml:space="preserve">based on our derived Cmin corresponding to </w:delText>
        </w:r>
        <w:r w:rsidR="00997A68" w:rsidRPr="00CA5A80" w:rsidDel="007C000D">
          <w:rPr>
            <w:rFonts w:eastAsia="Times New Roman" w:cstheme="minorHAnsi"/>
            <w:i/>
            <w:iCs/>
            <w:color w:val="000000" w:themeColor="text1"/>
            <w:lang w:val="en-GB"/>
          </w:rPr>
          <w:delText>f</w:delText>
        </w:r>
        <w:r w:rsidR="00997A68" w:rsidRPr="00E03B11" w:rsidDel="007C000D">
          <w:rPr>
            <w:rFonts w:eastAsia="Times New Roman" w:cstheme="minorHAnsi"/>
            <w:color w:val="000000" w:themeColor="text1"/>
            <w:lang w:val="en-GB"/>
          </w:rPr>
          <w:delText>AUC</w:delText>
        </w:r>
        <w:r w:rsidR="00CA30E7" w:rsidRPr="00E03B11" w:rsidDel="007C000D">
          <w:rPr>
            <w:rFonts w:eastAsia="Times New Roman" w:cstheme="minorHAnsi"/>
            <w:color w:val="000000" w:themeColor="text1"/>
            <w:vertAlign w:val="subscript"/>
            <w:lang w:val="en-GB"/>
          </w:rPr>
          <w:delText>0-24</w:delText>
        </w:r>
        <w:r w:rsidR="00997A68" w:rsidRPr="00E03B11" w:rsidDel="007C000D">
          <w:rPr>
            <w:rFonts w:eastAsia="Times New Roman" w:cstheme="minorHAnsi"/>
            <w:color w:val="000000" w:themeColor="text1"/>
            <w:lang w:val="en-GB"/>
          </w:rPr>
          <w:delText xml:space="preserve"> target</w:delText>
        </w:r>
        <w:r w:rsidR="00971DB3" w:rsidRPr="00E03B11" w:rsidDel="007C000D">
          <w:rPr>
            <w:rFonts w:eastAsia="Times New Roman" w:cstheme="minorHAnsi"/>
            <w:color w:val="000000" w:themeColor="text1"/>
            <w:lang w:val="en-GB"/>
          </w:rPr>
          <w:delText xml:space="preserve"> above</w:delText>
        </w:r>
        <w:r w:rsidRPr="00E03B11" w:rsidDel="007C000D">
          <w:rPr>
            <w:rFonts w:eastAsia="Times New Roman" w:cstheme="minorHAnsi"/>
            <w:color w:val="000000" w:themeColor="text1"/>
            <w:lang w:val="en-GB"/>
          </w:rPr>
          <w:delText xml:space="preserve">. </w:delText>
        </w:r>
      </w:del>
      <w:commentRangeEnd w:id="1295"/>
      <w:r w:rsidR="00EC7FA5">
        <w:rPr>
          <w:rStyle w:val="CommentReference"/>
        </w:rPr>
        <w:commentReference w:id="1295"/>
      </w:r>
      <w:commentRangeStart w:id="1301"/>
      <w:r w:rsidRPr="00E03B11">
        <w:rPr>
          <w:rFonts w:eastAsia="Times New Roman" w:cstheme="minorHAnsi"/>
          <w:color w:val="000000" w:themeColor="text1"/>
          <w:lang w:val="en-GB"/>
        </w:rPr>
        <w:t>Thirdly, the plausibility of the missing at random assumption for our multiple imputation approach may be questioned, as our data come from different studies, each with potentially different mechanisms of missingness</w:t>
      </w:r>
      <w:ins w:id="1302" w:author="My Luong Vuong" w:date="2023-11-24T15:35:00Z">
        <w:r w:rsidR="005065CD">
          <w:rPr>
            <w:rFonts w:eastAsia="Times New Roman" w:cstheme="minorHAnsi"/>
            <w:color w:val="000000" w:themeColor="text1"/>
            <w:lang w:val="en-GB"/>
          </w:rPr>
          <w:t>.</w:t>
        </w:r>
      </w:ins>
      <w:del w:id="1303" w:author="My Luong Vuong" w:date="2023-11-21T13:33:00Z">
        <w:r w:rsidRPr="00E03B11" w:rsidDel="00A0057E">
          <w:rPr>
            <w:rFonts w:eastAsia="Times New Roman" w:cstheme="minorHAnsi"/>
            <w:color w:val="000000" w:themeColor="text1"/>
            <w:lang w:val="en-GB"/>
          </w:rPr>
          <w:delText>.</w:delText>
        </w:r>
        <w:r w:rsidR="000E22C9" w:rsidRPr="00E03B11" w:rsidDel="00A0057E">
          <w:rPr>
            <w:rFonts w:eastAsia="Times New Roman" w:cstheme="minorHAnsi"/>
            <w:color w:val="000000" w:themeColor="text1"/>
            <w:lang w:val="en-GB"/>
          </w:rPr>
          <w:fldChar w:fldCharType="begin"/>
        </w:r>
      </w:del>
      <w:del w:id="1304" w:author="My Luong Vuong" w:date="2023-11-21T10:34:00Z">
        <w:r w:rsidR="006D3B84" w:rsidDel="00D458B7">
          <w:rPr>
            <w:rFonts w:eastAsia="Times New Roman" w:cstheme="minorHAnsi"/>
            <w:color w:val="000000" w:themeColor="text1"/>
            <w:lang w:val="en-GB"/>
          </w:rPr>
          <w:delInstrText xml:space="preserve"> ADDIN EN.CITE &lt;EndNote&gt;&lt;Cite&gt;&lt;Author&gt;Sterne&lt;/Author&gt;&lt;Year&gt;2009&lt;/Year&gt;&lt;RecNum&gt;66&lt;/RecNum&gt;&lt;DisplayText&gt; [59]&lt;/DisplayText&gt;&lt;record&gt;&lt;rec-number&gt;66&lt;/rec-number&gt;&lt;foreign-keys&gt;&lt;key app="EN" db-id="xred9e5sg009pcetsepxtfs0dwxsa5rzvawx" timestamp="1685841520"&gt;66&lt;/key&gt;&lt;/foreign-keys&gt;&lt;ref-type name="Journal Article"&gt;17&lt;/ref-type&gt;&lt;contributors&gt;&lt;authors&gt;&lt;author&gt;Sterne, J. A.&lt;/author&gt;&lt;author&gt;White, I. R.&lt;/author&gt;&lt;author&gt;Carlin, J. B.&lt;/author&gt;&lt;author&gt;Spratt, M.&lt;/author&gt;&lt;author&gt;Royston, P.&lt;/author&gt;&lt;author&gt;Kenward, M. G.&lt;/author&gt;&lt;author&gt;Wood, A. M.&lt;/author&gt;&lt;author&gt;Carpenter, J. R.&lt;/author&gt;&lt;/authors&gt;&lt;/contributors&gt;&lt;auth-address&gt;Department of Social Medicine, University of Bristol, Bristol BS8 2PR. jonathan.sterne@bristol.ac.uk&lt;/auth-address&gt;&lt;titles&gt;&lt;title&gt;Multiple imputation for missing data in epidemiological and clinical research: potential and pitfalls&lt;/title&gt;&lt;secondary-title&gt;Bmj&lt;/secondary-title&gt;&lt;/titles&gt;&lt;periodical&gt;&lt;full-title&gt;Bmj&lt;/full-title&gt;&lt;/periodical&gt;&lt;pages&gt;b2393&lt;/pages&gt;&lt;volume&gt;338&lt;/volume&gt;&lt;edition&gt;20090629&lt;/edition&gt;&lt;keywords&gt;&lt;keyword&gt;Bias&lt;/keyword&gt;&lt;keyword&gt;Biomedical Research/*standards/statistics &amp;amp; numerical data&lt;/keyword&gt;&lt;keyword&gt;Data Collection/*standards/statistics &amp;amp; numerical data&lt;/keyword&gt;&lt;keyword&gt;Random Allocation&lt;/keyword&gt;&lt;keyword&gt;Research Design&lt;/keyword&gt;&lt;/keywords&gt;&lt;dates&gt;&lt;year&gt;2009&lt;/year&gt;&lt;pub-dates&gt;&lt;date&gt;Jun 29&lt;/date&gt;&lt;/pub-dates&gt;&lt;/dates&gt;&lt;isbn&gt;0959-8138 (Print)&amp;#xD;0959-8138&lt;/isbn&gt;&lt;accession-num&gt;19564179&lt;/accession-num&gt;&lt;urls&gt;&lt;/urls&gt;&lt;custom1&gt;Competing interests: None declared.&lt;/custom1&gt;&lt;custom2&gt;PMC2714692&lt;/custom2&gt;&lt;electronic-resource-num&gt;10.1136/bmj.b2393&lt;/electronic-resource-num&gt;&lt;remote-database-provider&gt;NLM&lt;/remote-database-provider&gt;&lt;language&gt;eng&lt;/language&gt;&lt;/record&gt;&lt;/Cite&gt;&lt;/EndNote&gt;</w:delInstrText>
        </w:r>
      </w:del>
      <w:del w:id="1305" w:author="My Luong Vuong" w:date="2023-11-21T13:33:00Z">
        <w:r w:rsidR="000E22C9" w:rsidRPr="00E03B11" w:rsidDel="00A0057E">
          <w:rPr>
            <w:rFonts w:eastAsia="Times New Roman" w:cstheme="minorHAnsi"/>
            <w:color w:val="000000" w:themeColor="text1"/>
            <w:lang w:val="en-GB"/>
          </w:rPr>
          <w:fldChar w:fldCharType="separate"/>
        </w:r>
      </w:del>
      <w:del w:id="1306" w:author="My Luong Vuong" w:date="2023-11-21T10:34:00Z">
        <w:r w:rsidR="006D3B84" w:rsidDel="00D458B7">
          <w:rPr>
            <w:rFonts w:eastAsia="Times New Roman" w:cstheme="minorHAnsi"/>
            <w:noProof/>
            <w:color w:val="000000" w:themeColor="text1"/>
            <w:lang w:val="en-GB"/>
          </w:rPr>
          <w:delText> [59]</w:delText>
        </w:r>
      </w:del>
      <w:del w:id="1307" w:author="My Luong Vuong" w:date="2023-11-21T13:33:00Z">
        <w:r w:rsidR="000E22C9" w:rsidRPr="00E03B11" w:rsidDel="00A0057E">
          <w:rPr>
            <w:rFonts w:eastAsia="Times New Roman" w:cstheme="minorHAnsi"/>
            <w:color w:val="000000" w:themeColor="text1"/>
            <w:lang w:val="en-GB"/>
          </w:rPr>
          <w:fldChar w:fldCharType="end"/>
        </w:r>
      </w:del>
      <w:r w:rsidRPr="00E03B11">
        <w:rPr>
          <w:rFonts w:eastAsia="Times New Roman" w:cstheme="minorHAnsi"/>
          <w:color w:val="000000" w:themeColor="text1"/>
          <w:lang w:val="en-GB"/>
        </w:rPr>
        <w:t xml:space="preserve"> Moreover, the limited number of predictors available for inclusion in our imputation model makes the missing at random assumption less likely</w:t>
      </w:r>
      <w:del w:id="1308" w:author="My Luong Vuong" w:date="2023-11-21T13:51:00Z">
        <w:r w:rsidRPr="00E03B11" w:rsidDel="00FD1FD0">
          <w:rPr>
            <w:rFonts w:eastAsia="Times New Roman" w:cstheme="minorHAnsi"/>
            <w:color w:val="000000" w:themeColor="text1"/>
            <w:lang w:val="en-GB"/>
          </w:rPr>
          <w:delText>.</w:delText>
        </w:r>
      </w:del>
      <w:r w:rsidR="00C847A8" w:rsidRPr="00E03B11">
        <w:rPr>
          <w:rFonts w:eastAsia="Times New Roman" w:cstheme="minorHAnsi"/>
          <w:color w:val="000000" w:themeColor="text1"/>
          <w:lang w:val="en-GB"/>
        </w:rPr>
        <w:fldChar w:fldCharType="begin"/>
      </w:r>
      <w:ins w:id="1309" w:author="My Luong Vuong" w:date="2023-11-24T15:48:00Z">
        <w:r w:rsidR="00BB5B33">
          <w:rPr>
            <w:rFonts w:eastAsia="Times New Roman" w:cstheme="minorHAnsi"/>
            <w:color w:val="000000" w:themeColor="text1"/>
            <w:lang w:val="en-GB"/>
          </w:rPr>
          <w:instrText xml:space="preserve"> ADDIN EN.CITE &lt;EndNote&gt;&lt;Cite&gt;&lt;Author&gt;Sterne&lt;/Author&gt;&lt;Year&gt;2009&lt;/Year&gt;&lt;RecNum&gt;66&lt;/RecNum&gt;&lt;DisplayText&gt; [55]&lt;/DisplayText&gt;&lt;record&gt;&lt;rec-number&gt;66&lt;/rec-number&gt;&lt;foreign-keys&gt;&lt;key app="EN" db-id="xred9e5sg009pcetsepxtfs0dwxsa5rzvawx" timestamp="1685841520"&gt;66&lt;/key&gt;&lt;/foreign-keys&gt;&lt;ref-type name="Journal Article"&gt;17&lt;/ref-type&gt;&lt;contributors&gt;&lt;authors&gt;&lt;author&gt;Sterne, J. A.&lt;/author&gt;&lt;author&gt;White, I. R.&lt;/author&gt;&lt;author&gt;Carlin, J. B.&lt;/author&gt;&lt;author&gt;Spratt, M.&lt;/author&gt;&lt;author&gt;Royston, P.&lt;/author&gt;&lt;author&gt;Kenward, M. G.&lt;/author&gt;&lt;author&gt;Wood, A. M.&lt;/author&gt;&lt;author&gt;Carpenter, J. R.&lt;/author&gt;&lt;/authors&gt;&lt;/contributors&gt;&lt;auth-address&gt;Department of Social Medicine, University of Bristol, Bristol BS8 2PR. jonathan.sterne@bristol.ac.uk&lt;/auth-address&gt;&lt;titles&gt;&lt;title&gt;Multiple imputation for missing data in epidemiological and clinical research: potential and pitfalls&lt;/title&gt;&lt;secondary-title&gt;Bmj&lt;/secondary-title&gt;&lt;/titles&gt;&lt;periodical&gt;&lt;full-title&gt;Bmj&lt;/full-title&gt;&lt;/periodical&gt;&lt;pages&gt;b2393&lt;/pages&gt;&lt;volume&gt;338&lt;/volume&gt;&lt;edition&gt;20090629&lt;/edition&gt;&lt;keywords&gt;&lt;keyword&gt;Bias&lt;/keyword&gt;&lt;keyword&gt;Biomedical Research/*standards/statistics &amp;amp; numerical data&lt;/keyword&gt;&lt;keyword&gt;Data Collection/*standards/statistics &amp;amp; numerical data&lt;/keyword&gt;&lt;keyword&gt;Random Allocation&lt;/keyword&gt;&lt;keyword&gt;Research Design&lt;/keyword&gt;&lt;/keywords&gt;&lt;dates&gt;&lt;year&gt;2009&lt;/year&gt;&lt;pub-dates&gt;&lt;date&gt;Jun 29&lt;/date&gt;&lt;/pub-dates&gt;&lt;/dates&gt;&lt;isbn&gt;0959-8138 (Print)&amp;#xD;0959-8138&lt;/isbn&gt;&lt;accession-num&gt;19564179&lt;/accession-num&gt;&lt;urls&gt;&lt;/urls&gt;&lt;custom1&gt;Competing interests: None declared.&lt;/custom1&gt;&lt;custom2&gt;PMC2714692&lt;/custom2&gt;&lt;electronic-resource-num&gt;10.1136/bmj.b2393&lt;/electronic-resource-num&gt;&lt;remote-database-provider&gt;NLM&lt;/remote-database-provider&gt;&lt;language&gt;eng&lt;/language&gt;&lt;/record&gt;&lt;/Cite&gt;&lt;/EndNote&gt;</w:instrText>
        </w:r>
      </w:ins>
      <w:del w:id="1310" w:author="My Luong Vuong" w:date="2023-11-24T09:57:00Z">
        <w:r w:rsidR="00623840" w:rsidDel="00B307D1">
          <w:rPr>
            <w:rFonts w:eastAsia="Times New Roman" w:cstheme="minorHAnsi"/>
            <w:color w:val="000000" w:themeColor="text1"/>
            <w:lang w:val="en-GB"/>
          </w:rPr>
          <w:delInstrText xml:space="preserve"> ADDIN EN.CITE &lt;EndNote&gt;&lt;Cite&gt;&lt;Author&gt;Sterne&lt;/Author&gt;&lt;Year&gt;2009&lt;/Year&gt;&lt;RecNum&gt;66&lt;/RecNum&gt;&lt;DisplayText&gt; [53]&lt;/DisplayText&gt;&lt;record&gt;&lt;rec-number&gt;66&lt;/rec-number&gt;&lt;foreign-keys&gt;&lt;key app="EN" db-id="xred9e5sg009pcetsepxtfs0dwxsa5rzvawx" timestamp="1685841520"&gt;66&lt;/key&gt;&lt;/foreign-keys&gt;&lt;ref-type name="Journal Article"&gt;17&lt;/ref-type&gt;&lt;contributors&gt;&lt;authors&gt;&lt;author&gt;Sterne, J. A.&lt;/author&gt;&lt;author&gt;White, I. R.&lt;/author&gt;&lt;author&gt;Carlin, J. B.&lt;/author&gt;&lt;author&gt;Spratt, M.&lt;/author&gt;&lt;author&gt;Royston, P.&lt;/author&gt;&lt;author&gt;Kenward, M. G.&lt;/author&gt;&lt;author&gt;Wood, A. M.&lt;/author&gt;&lt;author&gt;Carpenter, J. R.&lt;/author&gt;&lt;/authors&gt;&lt;/contributors&gt;&lt;auth-address&gt;Department of Social Medicine, University of Bristol, Bristol BS8 2PR. jonathan.sterne@bristol.ac.uk&lt;/auth-address&gt;&lt;titles&gt;&lt;title&gt;Multiple imputation for missing data in epidemiological and clinical research: potential and pitfalls&lt;/title&gt;&lt;secondary-title&gt;Bmj&lt;/secondary-title&gt;&lt;/titles&gt;&lt;periodical&gt;&lt;full-title&gt;Bmj&lt;/full-title&gt;&lt;/periodical&gt;&lt;pages&gt;b2393&lt;/pages&gt;&lt;volume&gt;338&lt;/volume&gt;&lt;edition&gt;20090629&lt;/edition&gt;&lt;keywords&gt;&lt;keyword&gt;Bias&lt;/keyword&gt;&lt;keyword&gt;Biomedical Research/*standards/statistics &amp;amp; numerical data&lt;/keyword&gt;&lt;keyword&gt;Data Collection/*standards/statistics &amp;amp; numerical data&lt;/keyword&gt;&lt;keyword&gt;Random Allocation&lt;/keyword&gt;&lt;keyword&gt;Research Design&lt;/keyword&gt;&lt;/keywords&gt;&lt;dates&gt;&lt;year&gt;2009&lt;/year&gt;&lt;pub-dates&gt;&lt;date&gt;Jun 29&lt;/date&gt;&lt;/pub-dates&gt;&lt;/dates&gt;&lt;isbn&gt;0959-8138 (Print)&amp;#xD;0959-8138&lt;/isbn&gt;&lt;accession-num&gt;19564179&lt;/accession-num&gt;&lt;urls&gt;&lt;/urls&gt;&lt;custom1&gt;Competing interests: None declared.&lt;/custom1&gt;&lt;custom2&gt;PMC2714692&lt;/custom2&gt;&lt;electronic-resource-num&gt;10.1136/bmj.b2393&lt;/electronic-resource-num&gt;&lt;remote-database-provider&gt;NLM&lt;/remote-database-provider&gt;&lt;language&gt;eng&lt;/language&gt;&lt;/record&gt;&lt;/Cite&gt;&lt;/EndNote&gt;</w:delInstrText>
        </w:r>
      </w:del>
      <w:r w:rsidR="00C847A8" w:rsidRPr="00E03B11">
        <w:rPr>
          <w:rFonts w:eastAsia="Times New Roman" w:cstheme="minorHAnsi"/>
          <w:color w:val="000000" w:themeColor="text1"/>
          <w:lang w:val="en-GB"/>
        </w:rPr>
        <w:fldChar w:fldCharType="separate"/>
      </w:r>
      <w:ins w:id="1311" w:author="My Luong Vuong" w:date="2023-11-24T15:48:00Z">
        <w:r w:rsidR="00BB5B33">
          <w:rPr>
            <w:rFonts w:eastAsia="Times New Roman" w:cstheme="minorHAnsi"/>
            <w:noProof/>
            <w:color w:val="000000" w:themeColor="text1"/>
            <w:lang w:val="en-GB"/>
          </w:rPr>
          <w:t> [55]</w:t>
        </w:r>
      </w:ins>
      <w:del w:id="1312" w:author="My Luong Vuong" w:date="2023-11-24T09:57:00Z">
        <w:r w:rsidR="00623840" w:rsidDel="00B307D1">
          <w:rPr>
            <w:rFonts w:eastAsia="Times New Roman" w:cstheme="minorHAnsi"/>
            <w:noProof/>
            <w:color w:val="000000" w:themeColor="text1"/>
            <w:lang w:val="en-GB"/>
          </w:rPr>
          <w:delText> [53]</w:delText>
        </w:r>
      </w:del>
      <w:r w:rsidR="00C847A8" w:rsidRPr="00E03B11">
        <w:rPr>
          <w:rFonts w:eastAsia="Times New Roman" w:cstheme="minorHAnsi"/>
          <w:color w:val="000000" w:themeColor="text1"/>
          <w:lang w:val="en-GB"/>
        </w:rPr>
        <w:fldChar w:fldCharType="end"/>
      </w:r>
      <w:commentRangeEnd w:id="1301"/>
      <w:ins w:id="1313" w:author="My Luong Vuong" w:date="2023-11-21T13:51:00Z">
        <w:r w:rsidR="00FD1FD0">
          <w:rPr>
            <w:rFonts w:eastAsia="Times New Roman" w:cstheme="minorHAnsi"/>
            <w:color w:val="000000" w:themeColor="text1"/>
            <w:lang w:val="en-GB"/>
          </w:rPr>
          <w:t>.</w:t>
        </w:r>
      </w:ins>
      <w:r w:rsidR="00EC7FA5">
        <w:rPr>
          <w:rStyle w:val="CommentReference"/>
        </w:rPr>
        <w:commentReference w:id="1301"/>
      </w:r>
    </w:p>
    <w:p w14:paraId="070FC34E" w14:textId="45972925" w:rsidR="00F738AE" w:rsidRPr="00E03B11" w:rsidDel="00F367D8" w:rsidRDefault="00CB50CB" w:rsidP="00CB50CB">
      <w:pPr>
        <w:spacing w:after="0" w:line="480" w:lineRule="auto"/>
        <w:jc w:val="both"/>
        <w:rPr>
          <w:del w:id="1314" w:author="My Luong Vuong" w:date="2023-11-21T13:03:00Z"/>
          <w:rFonts w:eastAsia="Times New Roman" w:cstheme="minorHAnsi"/>
          <w:color w:val="000000" w:themeColor="text1"/>
          <w:lang w:val="en-GB"/>
        </w:rPr>
      </w:pPr>
      <w:moveFromRangeStart w:id="1315" w:author="My Luong Vuong" w:date="2023-11-24T15:33:00Z" w:name="move151732415"/>
      <w:moveFrom w:id="1316" w:author="My Luong Vuong" w:date="2023-11-24T15:33:00Z">
        <w:del w:id="1317" w:author="My Luong Vuong" w:date="2023-11-24T15:54:00Z">
          <w:r w:rsidRPr="00E03B11" w:rsidDel="00F8257C">
            <w:rPr>
              <w:rFonts w:eastAsia="Times New Roman" w:cstheme="minorHAnsi"/>
              <w:color w:val="000000" w:themeColor="text1"/>
              <w:lang w:val="en-GB"/>
            </w:rPr>
            <w:lastRenderedPageBreak/>
            <w:delText>To evaluate the impact of the optimi</w:delText>
          </w:r>
          <w:r w:rsidR="00E5634E" w:rsidRPr="00E03B11" w:rsidDel="00F8257C">
            <w:rPr>
              <w:rFonts w:eastAsia="Times New Roman" w:cstheme="minorHAnsi"/>
              <w:color w:val="000000" w:themeColor="text1"/>
              <w:lang w:val="en-GB"/>
            </w:rPr>
            <w:delText>s</w:delText>
          </w:r>
          <w:r w:rsidRPr="00E03B11" w:rsidDel="00F8257C">
            <w:rPr>
              <w:rFonts w:eastAsia="Times New Roman" w:cstheme="minorHAnsi"/>
              <w:color w:val="000000" w:themeColor="text1"/>
              <w:lang w:val="en-GB"/>
            </w:rPr>
            <w:delText xml:space="preserve">ed </w:delText>
          </w:r>
          <w:r w:rsidR="00AD26D3" w:rsidRPr="00E03B11" w:rsidDel="00F8257C">
            <w:rPr>
              <w:rFonts w:eastAsia="Times New Roman" w:cstheme="minorHAnsi"/>
              <w:color w:val="000000" w:themeColor="text1"/>
              <w:lang w:val="en-GB"/>
            </w:rPr>
            <w:delText>BW</w:delText>
          </w:r>
          <w:r w:rsidRPr="00E03B11" w:rsidDel="00F8257C">
            <w:rPr>
              <w:rFonts w:eastAsia="Times New Roman" w:cstheme="minorHAnsi"/>
              <w:color w:val="000000" w:themeColor="text1"/>
              <w:lang w:val="en-GB"/>
            </w:rPr>
            <w:delText>-based loading regimen and the fixed maintenance dose on target attainment and clinical outcomes, a prospective clinical trial is essential. Additionally, the cost-effectiveness of the increased maintenance dose should be assessed. Intensive measurements of kidney function should be collected in</w:delText>
          </w:r>
          <w:r w:rsidR="00861261" w:rsidRPr="00E03B11" w:rsidDel="00F8257C">
            <w:rPr>
              <w:rFonts w:eastAsia="Times New Roman" w:cstheme="minorHAnsi"/>
              <w:color w:val="000000" w:themeColor="text1"/>
              <w:lang w:val="en-GB"/>
            </w:rPr>
            <w:delText xml:space="preserve"> this</w:delText>
          </w:r>
          <w:r w:rsidRPr="00E03B11" w:rsidDel="00F8257C">
            <w:rPr>
              <w:rFonts w:eastAsia="Times New Roman" w:cstheme="minorHAnsi"/>
              <w:color w:val="000000" w:themeColor="text1"/>
              <w:lang w:val="en-GB"/>
            </w:rPr>
            <w:delText xml:space="preserve"> future research to robustly evaluate the effect of renal function on fluconazole popPK in critically ill patients. Furthermore, it is crucial to investigate the effect of different types of CRRT, along with flow rate information</w:delText>
          </w:r>
          <w:r w:rsidR="00D11260" w:rsidRPr="00E03B11" w:rsidDel="00F8257C">
            <w:rPr>
              <w:rFonts w:eastAsia="Times New Roman" w:cstheme="minorHAnsi"/>
              <w:color w:val="000000" w:themeColor="text1"/>
              <w:lang w:val="en-GB"/>
            </w:rPr>
            <w:delText xml:space="preserve"> to gain better insights </w:delText>
          </w:r>
          <w:r w:rsidR="00407DBC" w:rsidRPr="00E03B11" w:rsidDel="00F8257C">
            <w:rPr>
              <w:rFonts w:eastAsia="Times New Roman" w:cstheme="minorHAnsi"/>
              <w:color w:val="000000" w:themeColor="text1"/>
              <w:lang w:val="en-GB"/>
            </w:rPr>
            <w:delText>in this matter to guide clinical practice.</w:delText>
          </w:r>
          <w:r w:rsidR="00D11260" w:rsidRPr="00E03B11" w:rsidDel="00F8257C">
            <w:rPr>
              <w:rFonts w:eastAsia="Times New Roman" w:cstheme="minorHAnsi"/>
              <w:color w:val="000000" w:themeColor="text1"/>
              <w:lang w:val="en-GB"/>
            </w:rPr>
            <w:delText xml:space="preserve"> </w:delText>
          </w:r>
        </w:del>
      </w:moveFrom>
      <w:moveFromRangeEnd w:id="1315"/>
    </w:p>
    <w:p w14:paraId="5A4FC690" w14:textId="71816439" w:rsidR="00EE5777" w:rsidRPr="00E03B11" w:rsidRDefault="00CB50CB" w:rsidP="00CB50CB">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 xml:space="preserve">In conclusion, our </w:t>
      </w:r>
      <w:proofErr w:type="spellStart"/>
      <w:r w:rsidRPr="00E03B11">
        <w:rPr>
          <w:rFonts w:eastAsia="Times New Roman" w:cstheme="minorHAnsi"/>
          <w:color w:val="000000" w:themeColor="text1"/>
          <w:lang w:val="en-GB"/>
        </w:rPr>
        <w:t>popPK</w:t>
      </w:r>
      <w:proofErr w:type="spellEnd"/>
      <w:r w:rsidRPr="00E03B11">
        <w:rPr>
          <w:rFonts w:eastAsia="Times New Roman" w:cstheme="minorHAnsi"/>
          <w:color w:val="000000" w:themeColor="text1"/>
          <w:lang w:val="en-GB"/>
        </w:rPr>
        <w:t xml:space="preserve"> analysis supports stratified dosing of fluconazole in critically ill patients based on </w:t>
      </w:r>
      <w:r w:rsidR="00D839DE" w:rsidRPr="00E03B11">
        <w:rPr>
          <w:rFonts w:eastAsia="Times New Roman" w:cstheme="minorHAnsi"/>
          <w:color w:val="000000" w:themeColor="text1"/>
          <w:lang w:val="en-GB"/>
        </w:rPr>
        <w:t>BW</w:t>
      </w:r>
      <w:r w:rsidRPr="00E03B11">
        <w:rPr>
          <w:rFonts w:eastAsia="Times New Roman" w:cstheme="minorHAnsi"/>
          <w:color w:val="000000" w:themeColor="text1"/>
          <w:lang w:val="en-GB"/>
        </w:rPr>
        <w:t xml:space="preserve"> and CRRT status, eliminating the need for </w:t>
      </w:r>
      <w:r w:rsidR="004424F8" w:rsidRPr="00E03B11">
        <w:rPr>
          <w:rFonts w:eastAsia="Times New Roman" w:cstheme="minorHAnsi"/>
          <w:color w:val="000000" w:themeColor="text1"/>
          <w:lang w:val="en-GB"/>
        </w:rPr>
        <w:t>TDM</w:t>
      </w:r>
      <w:r w:rsidRPr="00E03B11">
        <w:rPr>
          <w:rFonts w:eastAsia="Times New Roman" w:cstheme="minorHAnsi"/>
          <w:color w:val="000000" w:themeColor="text1"/>
          <w:lang w:val="en-GB"/>
        </w:rPr>
        <w:t xml:space="preserve">. We </w:t>
      </w:r>
      <w:r w:rsidR="00DC3F2B" w:rsidRPr="00E03B11">
        <w:rPr>
          <w:rFonts w:eastAsia="Times New Roman" w:cstheme="minorHAnsi"/>
          <w:color w:val="000000" w:themeColor="text1"/>
          <w:lang w:val="en-GB"/>
        </w:rPr>
        <w:t>emphasi</w:t>
      </w:r>
      <w:r w:rsidR="00DC3F2B">
        <w:rPr>
          <w:rFonts w:eastAsia="Times New Roman" w:cstheme="minorHAnsi"/>
          <w:color w:val="000000" w:themeColor="text1"/>
          <w:lang w:val="en-GB"/>
        </w:rPr>
        <w:t>s</w:t>
      </w:r>
      <w:r w:rsidR="00DC3F2B" w:rsidRPr="00E03B11">
        <w:rPr>
          <w:rFonts w:eastAsia="Times New Roman" w:cstheme="minorHAnsi"/>
          <w:color w:val="000000" w:themeColor="text1"/>
          <w:lang w:val="en-GB"/>
        </w:rPr>
        <w:t xml:space="preserve">e </w:t>
      </w:r>
      <w:r w:rsidRPr="00E03B11">
        <w:rPr>
          <w:rFonts w:eastAsia="Times New Roman" w:cstheme="minorHAnsi"/>
          <w:color w:val="000000" w:themeColor="text1"/>
          <w:lang w:val="en-GB"/>
        </w:rPr>
        <w:t xml:space="preserve">the importance of handling missing data appropriately in </w:t>
      </w:r>
      <w:proofErr w:type="spellStart"/>
      <w:r w:rsidRPr="00E03B11">
        <w:rPr>
          <w:rFonts w:eastAsia="Times New Roman" w:cstheme="minorHAnsi"/>
          <w:color w:val="000000" w:themeColor="text1"/>
          <w:lang w:val="en-GB"/>
        </w:rPr>
        <w:t>pharmacometric</w:t>
      </w:r>
      <w:proofErr w:type="spellEnd"/>
      <w:r w:rsidRPr="00E03B11">
        <w:rPr>
          <w:rFonts w:eastAsia="Times New Roman" w:cstheme="minorHAnsi"/>
          <w:color w:val="000000" w:themeColor="text1"/>
          <w:lang w:val="en-GB"/>
        </w:rPr>
        <w:t xml:space="preserve"> studies, and encourage researchers to report the missing data handling technique used. </w:t>
      </w:r>
      <w:r w:rsidR="00997D3C" w:rsidRPr="00E03B11">
        <w:rPr>
          <w:rFonts w:eastAsia="Times New Roman" w:cstheme="minorHAnsi"/>
          <w:color w:val="000000" w:themeColor="text1"/>
          <w:lang w:val="en-GB"/>
        </w:rPr>
        <w:t>M</w:t>
      </w:r>
      <w:r w:rsidRPr="00E03B11">
        <w:rPr>
          <w:rFonts w:eastAsia="Times New Roman" w:cstheme="minorHAnsi"/>
          <w:color w:val="000000" w:themeColor="text1"/>
          <w:lang w:val="en-GB"/>
        </w:rPr>
        <w:t>ore methodologically sound method</w:t>
      </w:r>
      <w:r w:rsidR="00997D3C" w:rsidRPr="00E03B11">
        <w:rPr>
          <w:rFonts w:eastAsia="Times New Roman" w:cstheme="minorHAnsi"/>
          <w:color w:val="000000" w:themeColor="text1"/>
          <w:lang w:val="en-GB"/>
        </w:rPr>
        <w:t>s</w:t>
      </w:r>
      <w:r w:rsidRPr="00E03B11">
        <w:rPr>
          <w:rFonts w:eastAsia="Times New Roman" w:cstheme="minorHAnsi"/>
          <w:color w:val="000000" w:themeColor="text1"/>
          <w:lang w:val="en-GB"/>
        </w:rPr>
        <w:t xml:space="preserve"> </w:t>
      </w:r>
      <w:del w:id="1318" w:author="My Luong Vuong" w:date="2023-11-24T15:54:00Z">
        <w:r w:rsidRPr="00E03B11" w:rsidDel="0059609A">
          <w:rPr>
            <w:rFonts w:eastAsia="Times New Roman" w:cstheme="minorHAnsi"/>
            <w:color w:val="000000" w:themeColor="text1"/>
            <w:lang w:val="en-GB"/>
          </w:rPr>
          <w:delText>for handling</w:delText>
        </w:r>
      </w:del>
      <w:ins w:id="1319" w:author="My Luong Vuong" w:date="2023-11-24T15:54:00Z">
        <w:r w:rsidR="0059609A">
          <w:rPr>
            <w:rFonts w:eastAsia="Times New Roman" w:cstheme="minorHAnsi"/>
            <w:color w:val="000000" w:themeColor="text1"/>
            <w:lang w:val="en-GB"/>
          </w:rPr>
          <w:t>to handle</w:t>
        </w:r>
      </w:ins>
      <w:r w:rsidRPr="00E03B11">
        <w:rPr>
          <w:rFonts w:eastAsia="Times New Roman" w:cstheme="minorHAnsi"/>
          <w:color w:val="000000" w:themeColor="text1"/>
          <w:lang w:val="en-GB"/>
        </w:rPr>
        <w:t xml:space="preserve"> missing data,</w:t>
      </w:r>
      <w:r w:rsidR="00997D3C" w:rsidRPr="00E03B11">
        <w:rPr>
          <w:rFonts w:eastAsia="Times New Roman" w:cstheme="minorHAnsi"/>
          <w:color w:val="000000" w:themeColor="text1"/>
          <w:lang w:val="en-GB"/>
        </w:rPr>
        <w:t xml:space="preserve"> such as multiple imputation,</w:t>
      </w:r>
      <w:r w:rsidRPr="00E03B11">
        <w:rPr>
          <w:rFonts w:eastAsia="Times New Roman" w:cstheme="minorHAnsi"/>
          <w:color w:val="000000" w:themeColor="text1"/>
          <w:lang w:val="en-GB"/>
        </w:rPr>
        <w:t xml:space="preserve"> should be utili</w:t>
      </w:r>
      <w:r w:rsidR="009D50F6" w:rsidRPr="00E03B11">
        <w:rPr>
          <w:rFonts w:eastAsia="Times New Roman" w:cstheme="minorHAnsi"/>
          <w:color w:val="000000" w:themeColor="text1"/>
          <w:lang w:val="en-GB"/>
        </w:rPr>
        <w:t>s</w:t>
      </w:r>
      <w:r w:rsidRPr="00E03B11">
        <w:rPr>
          <w:rFonts w:eastAsia="Times New Roman" w:cstheme="minorHAnsi"/>
          <w:color w:val="000000" w:themeColor="text1"/>
          <w:lang w:val="en-GB"/>
        </w:rPr>
        <w:t xml:space="preserve">ed to ensure unbiased estimation. </w:t>
      </w:r>
      <w:del w:id="1320" w:author="My Luong Vuong" w:date="2023-11-24T15:55:00Z">
        <w:r w:rsidRPr="00E03B11" w:rsidDel="00C7308D">
          <w:rPr>
            <w:rFonts w:eastAsia="Times New Roman" w:cstheme="minorHAnsi"/>
            <w:color w:val="000000" w:themeColor="text1"/>
            <w:lang w:val="en-GB"/>
          </w:rPr>
          <w:delText>Future research on fluconazole popPK should aim to</w:delText>
        </w:r>
      </w:del>
      <w:ins w:id="1321" w:author="My Luong Vuong" w:date="2023-11-24T15:55:00Z">
        <w:r w:rsidR="00C7308D">
          <w:rPr>
            <w:rFonts w:eastAsia="Times New Roman" w:cstheme="minorHAnsi"/>
            <w:color w:val="000000" w:themeColor="text1"/>
            <w:lang w:val="en-GB"/>
          </w:rPr>
          <w:t xml:space="preserve">A prospective </w:t>
        </w:r>
        <w:r w:rsidR="002E5A49">
          <w:rPr>
            <w:rFonts w:eastAsia="Times New Roman" w:cstheme="minorHAnsi"/>
            <w:color w:val="000000" w:themeColor="text1"/>
            <w:lang w:val="en-GB"/>
          </w:rPr>
          <w:t xml:space="preserve">clinical trial </w:t>
        </w:r>
        <w:r w:rsidR="00023EAD">
          <w:rPr>
            <w:rFonts w:eastAsia="Times New Roman" w:cstheme="minorHAnsi"/>
            <w:color w:val="000000" w:themeColor="text1"/>
            <w:lang w:val="en-GB"/>
          </w:rPr>
          <w:t>with</w:t>
        </w:r>
      </w:ins>
      <w:r w:rsidRPr="00E03B11">
        <w:rPr>
          <w:rFonts w:eastAsia="Times New Roman" w:cstheme="minorHAnsi"/>
          <w:color w:val="000000" w:themeColor="text1"/>
          <w:lang w:val="en-GB"/>
        </w:rPr>
        <w:t xml:space="preserve"> </w:t>
      </w:r>
      <w:del w:id="1322" w:author="My Luong Vuong" w:date="2023-11-24T15:55:00Z">
        <w:r w:rsidRPr="00E03B11" w:rsidDel="002E5A49">
          <w:rPr>
            <w:rFonts w:eastAsia="Times New Roman" w:cstheme="minorHAnsi"/>
            <w:color w:val="000000" w:themeColor="text1"/>
            <w:lang w:val="en-GB"/>
          </w:rPr>
          <w:delText xml:space="preserve">collect </w:delText>
        </w:r>
      </w:del>
      <w:r w:rsidRPr="00E03B11">
        <w:rPr>
          <w:rFonts w:eastAsia="Times New Roman" w:cstheme="minorHAnsi"/>
          <w:color w:val="000000" w:themeColor="text1"/>
          <w:lang w:val="en-GB"/>
        </w:rPr>
        <w:t>more intensive data</w:t>
      </w:r>
      <w:ins w:id="1323" w:author="My Luong Vuong" w:date="2023-11-24T15:56:00Z">
        <w:r w:rsidR="0021637D">
          <w:rPr>
            <w:rFonts w:eastAsia="Times New Roman" w:cstheme="minorHAnsi"/>
            <w:color w:val="000000" w:themeColor="text1"/>
            <w:lang w:val="en-GB"/>
          </w:rPr>
          <w:t xml:space="preserve"> collection</w:t>
        </w:r>
      </w:ins>
      <w:r w:rsidRPr="00E03B11">
        <w:rPr>
          <w:rFonts w:eastAsia="Times New Roman" w:cstheme="minorHAnsi"/>
          <w:color w:val="000000" w:themeColor="text1"/>
          <w:lang w:val="en-GB"/>
        </w:rPr>
        <w:t xml:space="preserve"> </w:t>
      </w:r>
      <w:del w:id="1324" w:author="My Luong Vuong" w:date="2023-11-24T15:56:00Z">
        <w:r w:rsidRPr="00E03B11" w:rsidDel="0021637D">
          <w:rPr>
            <w:rFonts w:eastAsia="Times New Roman" w:cstheme="minorHAnsi"/>
            <w:color w:val="000000" w:themeColor="text1"/>
            <w:lang w:val="en-GB"/>
          </w:rPr>
          <w:delText>to minimize missingness and</w:delText>
        </w:r>
      </w:del>
      <w:ins w:id="1325" w:author="My Luong Vuong" w:date="2023-11-24T15:56:00Z">
        <w:r w:rsidR="0021637D">
          <w:rPr>
            <w:rFonts w:eastAsia="Times New Roman" w:cstheme="minorHAnsi"/>
            <w:color w:val="000000" w:themeColor="text1"/>
            <w:lang w:val="en-GB"/>
          </w:rPr>
          <w:t>should be conducted to</w:t>
        </w:r>
      </w:ins>
      <w:r w:rsidRPr="00E03B11">
        <w:rPr>
          <w:rFonts w:eastAsia="Times New Roman" w:cstheme="minorHAnsi"/>
          <w:color w:val="000000" w:themeColor="text1"/>
          <w:lang w:val="en-GB"/>
        </w:rPr>
        <w:t xml:space="preserve"> provide robust evidence </w:t>
      </w:r>
      <w:del w:id="1326" w:author="My Luong Vuong" w:date="2023-11-24T15:57:00Z">
        <w:r w:rsidRPr="00E03B11" w:rsidDel="002A4ACC">
          <w:rPr>
            <w:rFonts w:eastAsia="Times New Roman" w:cstheme="minorHAnsi"/>
            <w:color w:val="000000" w:themeColor="text1"/>
            <w:lang w:val="en-GB"/>
          </w:rPr>
          <w:delText>to support</w:delText>
        </w:r>
      </w:del>
      <w:ins w:id="1327" w:author="My Luong Vuong" w:date="2023-11-24T15:57:00Z">
        <w:r w:rsidR="002A4ACC">
          <w:rPr>
            <w:rFonts w:eastAsia="Times New Roman" w:cstheme="minorHAnsi"/>
            <w:color w:val="000000" w:themeColor="text1"/>
            <w:lang w:val="en-GB"/>
          </w:rPr>
          <w:t>supporting</w:t>
        </w:r>
      </w:ins>
      <w:r w:rsidRPr="00E03B11">
        <w:rPr>
          <w:rFonts w:eastAsia="Times New Roman" w:cstheme="minorHAnsi"/>
          <w:color w:val="000000" w:themeColor="text1"/>
          <w:lang w:val="en-GB"/>
        </w:rPr>
        <w:t xml:space="preserve"> dosing recommendations for this drug</w:t>
      </w:r>
      <w:ins w:id="1328" w:author="My Luong Vuong" w:date="2023-11-24T15:56:00Z">
        <w:r w:rsidR="004648A1">
          <w:rPr>
            <w:rFonts w:eastAsia="Times New Roman" w:cstheme="minorHAnsi"/>
            <w:color w:val="000000" w:themeColor="text1"/>
            <w:lang w:val="en-GB"/>
          </w:rPr>
          <w:t xml:space="preserve"> and to </w:t>
        </w:r>
        <w:r w:rsidR="00055089">
          <w:rPr>
            <w:rFonts w:eastAsia="Times New Roman" w:cstheme="minorHAnsi"/>
            <w:color w:val="000000" w:themeColor="text1"/>
            <w:lang w:val="en-GB"/>
          </w:rPr>
          <w:t>validate</w:t>
        </w:r>
        <w:r w:rsidR="004648A1">
          <w:rPr>
            <w:rFonts w:eastAsia="Times New Roman" w:cstheme="minorHAnsi"/>
            <w:color w:val="000000" w:themeColor="text1"/>
            <w:lang w:val="en-GB"/>
          </w:rPr>
          <w:t xml:space="preserve"> our dosing recommendation</w:t>
        </w:r>
      </w:ins>
      <w:r w:rsidRPr="00E03B11">
        <w:rPr>
          <w:rFonts w:eastAsia="Times New Roman" w:cstheme="minorHAnsi"/>
          <w:color w:val="000000" w:themeColor="text1"/>
          <w:lang w:val="en-GB"/>
        </w:rPr>
        <w:t>.</w:t>
      </w:r>
    </w:p>
    <w:bookmarkEnd w:id="926"/>
    <w:p w14:paraId="1CAA5F78" w14:textId="4F1D4194" w:rsidR="00EE5777" w:rsidRPr="00E03B11" w:rsidRDefault="00EE5777" w:rsidP="00782507">
      <w:pPr>
        <w:spacing w:after="0" w:line="480" w:lineRule="auto"/>
        <w:jc w:val="both"/>
        <w:rPr>
          <w:rFonts w:eastAsia="Times New Roman" w:cstheme="minorHAnsi"/>
          <w:color w:val="000000" w:themeColor="text1"/>
          <w:lang w:val="en-GB"/>
        </w:rPr>
      </w:pPr>
    </w:p>
    <w:p w14:paraId="2AFC7A25" w14:textId="77777777" w:rsidR="00FF47EE" w:rsidRPr="00E03B11" w:rsidRDefault="00FF47EE" w:rsidP="00782507">
      <w:pPr>
        <w:spacing w:after="0" w:line="480" w:lineRule="auto"/>
        <w:jc w:val="both"/>
        <w:rPr>
          <w:rFonts w:eastAsia="Times New Roman" w:cstheme="minorHAnsi"/>
          <w:color w:val="000000" w:themeColor="text1"/>
          <w:lang w:val="en-GB"/>
        </w:rPr>
        <w:sectPr w:rsidR="00FF47EE" w:rsidRPr="00E03B11" w:rsidSect="00CA5A80">
          <w:footerReference w:type="default" r:id="rId12"/>
          <w:type w:val="continuous"/>
          <w:pgSz w:w="11906" w:h="16838" w:code="9"/>
          <w:pgMar w:top="1440" w:right="1440" w:bottom="1440" w:left="1440" w:header="720" w:footer="720" w:gutter="0"/>
          <w:cols w:space="720"/>
          <w:titlePg/>
          <w:docGrid w:linePitch="360"/>
        </w:sectPr>
      </w:pPr>
    </w:p>
    <w:p w14:paraId="140239CA" w14:textId="404ADFE0" w:rsidR="00E6620C" w:rsidRPr="00E03B11" w:rsidRDefault="00346601" w:rsidP="00681F48">
      <w:pPr>
        <w:spacing w:after="0" w:line="240" w:lineRule="auto"/>
        <w:jc w:val="both"/>
        <w:rPr>
          <w:rFonts w:eastAsia="Times New Roman" w:cstheme="minorHAnsi"/>
          <w:color w:val="000000" w:themeColor="text1"/>
          <w:lang w:val="en-GB"/>
        </w:rPr>
      </w:pPr>
      <w:r w:rsidRPr="00E03B11">
        <w:rPr>
          <w:rFonts w:eastAsia="Times New Roman" w:cstheme="minorHAnsi"/>
          <w:color w:val="000000" w:themeColor="text1"/>
          <w:lang w:val="en-GB"/>
        </w:rPr>
        <w:lastRenderedPageBreak/>
        <w:t xml:space="preserve"> </w:t>
      </w:r>
      <w:r w:rsidR="00F73945" w:rsidRPr="00E03B11">
        <w:rPr>
          <w:rFonts w:eastAsia="Times New Roman" w:cstheme="minorHAnsi"/>
          <w:b/>
          <w:bCs/>
          <w:color w:val="000000" w:themeColor="text1"/>
          <w:lang w:val="en-GB"/>
        </w:rPr>
        <w:t>Table 1.</w:t>
      </w:r>
      <w:r w:rsidR="00F73945" w:rsidRPr="00E03B11">
        <w:rPr>
          <w:rFonts w:eastAsia="Times New Roman" w:cstheme="minorHAnsi"/>
          <w:color w:val="000000" w:themeColor="text1"/>
          <w:lang w:val="en-GB"/>
        </w:rPr>
        <w:t xml:space="preserve"> Patient characteristics</w:t>
      </w:r>
    </w:p>
    <w:tbl>
      <w:tblPr>
        <w:tblW w:w="0" w:type="auto"/>
        <w:jc w:val="center"/>
        <w:shd w:val="clear" w:color="auto" w:fill="FFFFFF"/>
        <w:tblLayout w:type="fixed"/>
        <w:tblCellMar>
          <w:left w:w="0" w:type="dxa"/>
          <w:right w:w="0" w:type="dxa"/>
        </w:tblCellMar>
        <w:tblLook w:val="04A0" w:firstRow="1" w:lastRow="0" w:firstColumn="1" w:lastColumn="0" w:noHBand="0" w:noVBand="1"/>
      </w:tblPr>
      <w:tblGrid>
        <w:gridCol w:w="2552"/>
        <w:gridCol w:w="1243"/>
        <w:gridCol w:w="1244"/>
        <w:gridCol w:w="1244"/>
        <w:gridCol w:w="1244"/>
        <w:gridCol w:w="1243"/>
        <w:gridCol w:w="1244"/>
        <w:gridCol w:w="1244"/>
        <w:gridCol w:w="1244"/>
        <w:gridCol w:w="1244"/>
        <w:tblGridChange w:id="1329">
          <w:tblGrid>
            <w:gridCol w:w="2552"/>
            <w:gridCol w:w="1243"/>
            <w:gridCol w:w="1244"/>
            <w:gridCol w:w="1244"/>
            <w:gridCol w:w="1244"/>
            <w:gridCol w:w="1243"/>
            <w:gridCol w:w="1244"/>
            <w:gridCol w:w="1244"/>
            <w:gridCol w:w="1244"/>
            <w:gridCol w:w="1244"/>
          </w:tblGrid>
        </w:tblGridChange>
      </w:tblGrid>
      <w:tr w:rsidR="007C6F0D" w:rsidRPr="00E03B11" w14:paraId="64DDEA28" w14:textId="77777777" w:rsidTr="00D46083">
        <w:trPr>
          <w:tblHeader/>
          <w:jc w:val="center"/>
        </w:trPr>
        <w:tc>
          <w:tcPr>
            <w:tcW w:w="2552" w:type="dxa"/>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27221121" w14:textId="07B6C723" w:rsidR="00B10629" w:rsidRPr="00E03B11" w:rsidRDefault="006C6091" w:rsidP="00246952">
            <w:pPr>
              <w:spacing w:after="0" w:line="240" w:lineRule="auto"/>
              <w:jc w:val="both"/>
              <w:rPr>
                <w:rFonts w:eastAsia="Times New Roman" w:cstheme="minorHAnsi"/>
                <w:sz w:val="18"/>
                <w:szCs w:val="18"/>
                <w:lang w:val="en-GB"/>
              </w:rPr>
            </w:pPr>
            <w:r w:rsidRPr="00E03B11">
              <w:rPr>
                <w:rFonts w:eastAsia="Times New Roman" w:cstheme="minorHAnsi"/>
                <w:sz w:val="18"/>
                <w:szCs w:val="18"/>
                <w:lang w:val="en-GB"/>
              </w:rPr>
              <w:t>Parameter</w:t>
            </w:r>
          </w:p>
        </w:tc>
        <w:tc>
          <w:tcPr>
            <w:tcW w:w="1243"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0F7E08D" w14:textId="23039134" w:rsidR="00B10629" w:rsidRPr="0055129F" w:rsidRDefault="00B10629" w:rsidP="00246952">
            <w:pPr>
              <w:spacing w:after="0" w:line="240" w:lineRule="auto"/>
              <w:jc w:val="both"/>
              <w:rPr>
                <w:rFonts w:eastAsia="Times New Roman" w:cstheme="minorHAnsi"/>
                <w:b/>
                <w:bCs/>
                <w:color w:val="000000"/>
                <w:sz w:val="18"/>
                <w:szCs w:val="18"/>
                <w:lang w:val="nl-BE"/>
                <w:rPrChange w:id="1330" w:author="My Luong Vuong" w:date="2023-11-21T13:03:00Z">
                  <w:rPr>
                    <w:rFonts w:eastAsia="Times New Roman" w:cstheme="minorHAnsi"/>
                    <w:b/>
                    <w:bCs/>
                    <w:color w:val="000000"/>
                    <w:sz w:val="18"/>
                    <w:szCs w:val="18"/>
                    <w:lang w:val="fr-BE"/>
                  </w:rPr>
                </w:rPrChange>
              </w:rPr>
            </w:pPr>
            <w:r w:rsidRPr="0055129F">
              <w:rPr>
                <w:rFonts w:eastAsia="Times New Roman" w:cstheme="minorHAnsi"/>
                <w:b/>
                <w:bCs/>
                <w:color w:val="000000"/>
                <w:sz w:val="18"/>
                <w:szCs w:val="18"/>
                <w:lang w:val="nl-BE"/>
                <w:rPrChange w:id="1331" w:author="My Luong Vuong" w:date="2023-11-21T13:03:00Z">
                  <w:rPr>
                    <w:rFonts w:eastAsia="Times New Roman" w:cstheme="minorHAnsi"/>
                    <w:b/>
                    <w:bCs/>
                    <w:color w:val="000000"/>
                    <w:sz w:val="18"/>
                    <w:szCs w:val="18"/>
                    <w:lang w:val="fr-BE"/>
                  </w:rPr>
                </w:rPrChange>
              </w:rPr>
              <w:t>Van Daele et al.</w:t>
            </w:r>
            <w:r w:rsidRPr="0055129F">
              <w:rPr>
                <w:rFonts w:eastAsia="Times New Roman" w:cstheme="minorHAnsi"/>
                <w:b/>
                <w:bCs/>
                <w:color w:val="000000"/>
                <w:sz w:val="18"/>
                <w:szCs w:val="18"/>
                <w:lang w:val="nl-BE"/>
                <w:rPrChange w:id="1332" w:author="My Luong Vuong" w:date="2023-11-21T13:03:00Z">
                  <w:rPr>
                    <w:rFonts w:eastAsia="Times New Roman" w:cstheme="minorHAnsi"/>
                    <w:b/>
                    <w:bCs/>
                    <w:color w:val="000000"/>
                    <w:sz w:val="18"/>
                    <w:szCs w:val="18"/>
                    <w:lang w:val="fr-BE"/>
                  </w:rPr>
                </w:rPrChange>
              </w:rPr>
              <w:br/>
              <w:t>(</w:t>
            </w:r>
            <w:r w:rsidR="00AF2B61" w:rsidRPr="0055129F">
              <w:rPr>
                <w:rFonts w:eastAsia="Times New Roman" w:cstheme="minorHAnsi"/>
                <w:b/>
                <w:bCs/>
                <w:color w:val="000000"/>
                <w:sz w:val="18"/>
                <w:szCs w:val="18"/>
                <w:lang w:val="nl-BE"/>
                <w:rPrChange w:id="1333" w:author="My Luong Vuong" w:date="2023-11-21T13:03:00Z">
                  <w:rPr>
                    <w:rFonts w:eastAsia="Times New Roman" w:cstheme="minorHAnsi"/>
                    <w:b/>
                    <w:bCs/>
                    <w:color w:val="000000"/>
                    <w:sz w:val="18"/>
                    <w:szCs w:val="18"/>
                    <w:lang w:val="fr-BE"/>
                  </w:rPr>
                </w:rPrChange>
              </w:rPr>
              <w:t>n</w:t>
            </w:r>
            <w:r w:rsidRPr="0055129F">
              <w:rPr>
                <w:rFonts w:eastAsia="Times New Roman" w:cstheme="minorHAnsi"/>
                <w:b/>
                <w:bCs/>
                <w:color w:val="000000"/>
                <w:sz w:val="18"/>
                <w:szCs w:val="18"/>
                <w:lang w:val="nl-BE"/>
                <w:rPrChange w:id="1334" w:author="My Luong Vuong" w:date="2023-11-21T13:03:00Z">
                  <w:rPr>
                    <w:rFonts w:eastAsia="Times New Roman" w:cstheme="minorHAnsi"/>
                    <w:b/>
                    <w:bCs/>
                    <w:color w:val="000000"/>
                    <w:sz w:val="18"/>
                    <w:szCs w:val="18"/>
                    <w:lang w:val="fr-BE"/>
                  </w:rPr>
                </w:rPrChange>
              </w:rPr>
              <w:t>=39)</w:t>
            </w:r>
            <w:r w:rsidR="0012034A" w:rsidRPr="00E03B11">
              <w:rPr>
                <w:rFonts w:eastAsia="Times New Roman" w:cstheme="minorHAnsi"/>
                <w:b/>
                <w:bCs/>
                <w:color w:val="000000"/>
                <w:sz w:val="18"/>
                <w:szCs w:val="18"/>
                <w:lang w:val="en-GB"/>
              </w:rPr>
              <w:fldChar w:fldCharType="begin">
                <w:fldData xml:space="preserve">PEVuZE5vdGU+PENpdGU+PEF1dGhvcj5WYW4gRGFlbGU8L0F1dGhvcj48WWVhcj4yMDIxPC9ZZWFy
PjxSZWNOdW0+NjwvUmVjTnVtPjxEaXNwbGF5VGV4dD7CoFsxOV08L0Rpc3BsYXlUZXh0PjxyZWNv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ins w:id="1335" w:author="My Luong Vuong" w:date="2023-11-24T09:57:00Z">
              <w:r w:rsidR="00B307D1">
                <w:rPr>
                  <w:rFonts w:eastAsia="Times New Roman" w:cstheme="minorHAnsi"/>
                  <w:b/>
                  <w:bCs/>
                  <w:color w:val="000000"/>
                  <w:sz w:val="18"/>
                  <w:szCs w:val="18"/>
                  <w:lang w:val="nl-BE"/>
                </w:rPr>
                <w:instrText xml:space="preserve"> ADDIN EN.CITE </w:instrText>
              </w:r>
            </w:ins>
            <w:del w:id="1336" w:author="My Luong Vuong" w:date="2023-11-24T09:57:00Z">
              <w:r w:rsidR="00B558D9" w:rsidRPr="0055129F" w:rsidDel="00B307D1">
                <w:rPr>
                  <w:rFonts w:eastAsia="Times New Roman" w:cstheme="minorHAnsi"/>
                  <w:b/>
                  <w:bCs/>
                  <w:color w:val="000000"/>
                  <w:sz w:val="18"/>
                  <w:szCs w:val="18"/>
                  <w:lang w:val="nl-BE"/>
                </w:rPr>
                <w:delInstrText xml:space="preserve"> ADDIN EN.CITE </w:delInstrText>
              </w:r>
              <w:r w:rsidR="00B558D9" w:rsidDel="00B307D1">
                <w:rPr>
                  <w:rFonts w:eastAsia="Times New Roman" w:cstheme="minorHAnsi"/>
                  <w:b/>
                  <w:bCs/>
                  <w:color w:val="000000"/>
                  <w:sz w:val="18"/>
                  <w:szCs w:val="18"/>
                  <w:lang w:val="en-GB"/>
                </w:rPr>
                <w:fldChar w:fldCharType="begin">
                  <w:fldData xml:space="preserve">PEVuZE5vdGU+PENpdGU+PEF1dGhvcj5WYW4gRGFlbGU8L0F1dGhvcj48WWVhcj4yMDIxPC9ZZWFy
PjxSZWNOdW0+NjwvUmVjTnVtPjxEaXNwbGF5VGV4dD7CoFsyMF08L0Rpc3BsYXlUZXh0PjxyZWNv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B558D9" w:rsidRPr="0055129F" w:rsidDel="00B307D1">
                <w:rPr>
                  <w:rFonts w:eastAsia="Times New Roman" w:cstheme="minorHAnsi"/>
                  <w:b/>
                  <w:bCs/>
                  <w:color w:val="000000"/>
                  <w:sz w:val="18"/>
                  <w:szCs w:val="18"/>
                  <w:lang w:val="nl-BE"/>
                </w:rPr>
                <w:delInstrText xml:space="preserve"> ADDIN EN.CITE.DATA </w:delInstrText>
              </w:r>
              <w:r w:rsidR="00B558D9" w:rsidDel="00B307D1">
                <w:rPr>
                  <w:rFonts w:eastAsia="Times New Roman" w:cstheme="minorHAnsi"/>
                  <w:b/>
                  <w:bCs/>
                  <w:color w:val="000000"/>
                  <w:sz w:val="18"/>
                  <w:szCs w:val="18"/>
                  <w:lang w:val="en-GB"/>
                </w:rPr>
              </w:r>
              <w:r w:rsidR="00B558D9" w:rsidDel="00B307D1">
                <w:rPr>
                  <w:rFonts w:eastAsia="Times New Roman" w:cstheme="minorHAnsi"/>
                  <w:b/>
                  <w:bCs/>
                  <w:color w:val="000000"/>
                  <w:sz w:val="18"/>
                  <w:szCs w:val="18"/>
                  <w:lang w:val="en-GB"/>
                </w:rPr>
                <w:fldChar w:fldCharType="end"/>
              </w:r>
              <w:r w:rsidR="0012034A" w:rsidRPr="00E03B11" w:rsidDel="00B307D1">
                <w:rPr>
                  <w:rFonts w:eastAsia="Times New Roman" w:cstheme="minorHAnsi"/>
                  <w:b/>
                  <w:bCs/>
                  <w:color w:val="000000"/>
                  <w:sz w:val="18"/>
                  <w:szCs w:val="18"/>
                  <w:lang w:val="en-GB"/>
                </w:rPr>
              </w:r>
            </w:del>
            <w:ins w:id="1337" w:author="My Luong Vuong" w:date="2023-11-24T09:57:00Z">
              <w:r w:rsidR="00B307D1">
                <w:rPr>
                  <w:rFonts w:eastAsia="Times New Roman" w:cstheme="minorHAnsi"/>
                  <w:b/>
                  <w:bCs/>
                  <w:color w:val="000000"/>
                  <w:sz w:val="18"/>
                  <w:szCs w:val="18"/>
                  <w:lang w:val="en-GB"/>
                </w:rPr>
                <w:fldChar w:fldCharType="begin">
                  <w:fldData xml:space="preserve">PEVuZE5vdGU+PENpdGU+PEF1dGhvcj5WYW4gRGFlbGU8L0F1dGhvcj48WWVhcj4yMDIxPC9ZZWFy
PjxSZWNOdW0+NjwvUmVjTnVtPjxEaXNwbGF5VGV4dD7CoFsxOV08L0Rpc3BsYXlUZXh0PjxyZWNv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B307D1" w:rsidRPr="00B307D1">
                <w:rPr>
                  <w:rFonts w:eastAsia="Times New Roman" w:cstheme="minorHAnsi"/>
                  <w:b/>
                  <w:bCs/>
                  <w:color w:val="000000"/>
                  <w:sz w:val="18"/>
                  <w:szCs w:val="18"/>
                  <w:lang w:val="nl-BE"/>
                  <w:rPrChange w:id="1338" w:author="My Luong Vuong" w:date="2023-11-24T09:58:00Z">
                    <w:rPr>
                      <w:rFonts w:eastAsia="Times New Roman" w:cstheme="minorHAnsi"/>
                      <w:b/>
                      <w:bCs/>
                      <w:color w:val="000000"/>
                      <w:sz w:val="18"/>
                      <w:szCs w:val="18"/>
                      <w:lang w:val="en-GB"/>
                    </w:rPr>
                  </w:rPrChange>
                </w:rPr>
                <w:instrText xml:space="preserve"> ADDIN EN.CITE.DATA </w:instrText>
              </w:r>
              <w:r w:rsidR="00B307D1">
                <w:rPr>
                  <w:rFonts w:eastAsia="Times New Roman" w:cstheme="minorHAnsi"/>
                  <w:b/>
                  <w:bCs/>
                  <w:color w:val="000000"/>
                  <w:sz w:val="18"/>
                  <w:szCs w:val="18"/>
                  <w:lang w:val="en-GB"/>
                </w:rPr>
              </w:r>
              <w:r w:rsidR="00B307D1">
                <w:rPr>
                  <w:rFonts w:eastAsia="Times New Roman" w:cstheme="minorHAnsi"/>
                  <w:b/>
                  <w:bCs/>
                  <w:color w:val="000000"/>
                  <w:sz w:val="18"/>
                  <w:szCs w:val="18"/>
                  <w:lang w:val="en-GB"/>
                </w:rPr>
                <w:fldChar w:fldCharType="end"/>
              </w:r>
            </w:ins>
            <w:r w:rsidR="0012034A" w:rsidRPr="00E03B11">
              <w:rPr>
                <w:rFonts w:eastAsia="Times New Roman" w:cstheme="minorHAnsi"/>
                <w:b/>
                <w:bCs/>
                <w:color w:val="000000"/>
                <w:sz w:val="18"/>
                <w:szCs w:val="18"/>
                <w:lang w:val="en-GB"/>
              </w:rPr>
              <w:fldChar w:fldCharType="separate"/>
            </w:r>
            <w:ins w:id="1339" w:author="My Luong Vuong" w:date="2023-11-24T09:57:00Z">
              <w:r w:rsidR="00B307D1">
                <w:rPr>
                  <w:rFonts w:eastAsia="Times New Roman" w:cstheme="minorHAnsi"/>
                  <w:b/>
                  <w:bCs/>
                  <w:noProof/>
                  <w:color w:val="000000"/>
                  <w:sz w:val="18"/>
                  <w:szCs w:val="18"/>
                  <w:lang w:val="nl-BE"/>
                </w:rPr>
                <w:t> [19]</w:t>
              </w:r>
            </w:ins>
            <w:del w:id="1340" w:author="My Luong Vuong" w:date="2023-11-24T09:57:00Z">
              <w:r w:rsidR="00B558D9" w:rsidRPr="0055129F" w:rsidDel="00B307D1">
                <w:rPr>
                  <w:rFonts w:eastAsia="Times New Roman" w:cstheme="minorHAnsi"/>
                  <w:b/>
                  <w:bCs/>
                  <w:noProof/>
                  <w:color w:val="000000"/>
                  <w:sz w:val="18"/>
                  <w:szCs w:val="18"/>
                  <w:lang w:val="nl-BE"/>
                </w:rPr>
                <w:delText> [20]</w:delText>
              </w:r>
            </w:del>
            <w:r w:rsidR="0012034A" w:rsidRPr="00E03B11">
              <w:rPr>
                <w:rFonts w:eastAsia="Times New Roman" w:cstheme="minorHAnsi"/>
                <w:b/>
                <w:bCs/>
                <w:color w:val="000000"/>
                <w:sz w:val="18"/>
                <w:szCs w:val="18"/>
                <w:lang w:val="en-GB"/>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206E5897" w14:textId="4F82F0A5" w:rsidR="00B10629" w:rsidRPr="00E03B11" w:rsidRDefault="00B10629" w:rsidP="00246952">
            <w:pPr>
              <w:spacing w:after="0" w:line="240" w:lineRule="auto"/>
              <w:jc w:val="both"/>
              <w:rPr>
                <w:rFonts w:eastAsia="Times New Roman" w:cstheme="minorHAnsi"/>
                <w:b/>
                <w:bCs/>
                <w:color w:val="000000"/>
                <w:sz w:val="18"/>
                <w:szCs w:val="18"/>
                <w:lang w:val="en-GB"/>
              </w:rPr>
            </w:pPr>
            <w:proofErr w:type="spellStart"/>
            <w:r w:rsidRPr="00E03B11">
              <w:rPr>
                <w:rFonts w:eastAsia="Times New Roman" w:cstheme="minorHAnsi"/>
                <w:b/>
                <w:bCs/>
                <w:color w:val="000000"/>
                <w:sz w:val="18"/>
                <w:szCs w:val="18"/>
                <w:lang w:val="en-GB"/>
              </w:rPr>
              <w:t>Muilwijk</w:t>
            </w:r>
            <w:proofErr w:type="spellEnd"/>
            <w:r w:rsidRPr="00E03B11">
              <w:rPr>
                <w:rFonts w:eastAsia="Times New Roman" w:cstheme="minorHAnsi"/>
                <w:b/>
                <w:bCs/>
                <w:color w:val="000000"/>
                <w:sz w:val="18"/>
                <w:szCs w:val="18"/>
                <w:lang w:val="en-GB"/>
              </w:rPr>
              <w:t xml:space="preserve"> et al.</w:t>
            </w:r>
            <w:r w:rsidRPr="00E03B11">
              <w:rPr>
                <w:rFonts w:eastAsia="Times New Roman" w:cstheme="minorHAnsi"/>
                <w:b/>
                <w:bCs/>
                <w:color w:val="000000"/>
                <w:sz w:val="18"/>
                <w:szCs w:val="18"/>
                <w:lang w:val="en-GB"/>
              </w:rPr>
              <w:br/>
              <w:t>(</w:t>
            </w:r>
            <w:r w:rsidR="00AF2B61" w:rsidRPr="00E03B11">
              <w:rPr>
                <w:rFonts w:eastAsia="Times New Roman" w:cstheme="minorHAnsi"/>
                <w:b/>
                <w:bCs/>
                <w:color w:val="000000"/>
                <w:sz w:val="18"/>
                <w:szCs w:val="18"/>
                <w:lang w:val="en-GB"/>
              </w:rPr>
              <w:t>n</w:t>
            </w:r>
            <w:r w:rsidRPr="00E03B11">
              <w:rPr>
                <w:rFonts w:eastAsia="Times New Roman" w:cstheme="minorHAnsi"/>
                <w:b/>
                <w:bCs/>
                <w:color w:val="000000"/>
                <w:sz w:val="18"/>
                <w:szCs w:val="18"/>
                <w:lang w:val="en-GB"/>
              </w:rPr>
              <w:t>=19)</w:t>
            </w:r>
            <w:r w:rsidR="00045E2C" w:rsidRPr="00E03B11">
              <w:rPr>
                <w:rFonts w:eastAsia="Times New Roman" w:cstheme="minorHAnsi"/>
                <w:b/>
                <w:bCs/>
                <w:color w:val="000000"/>
                <w:sz w:val="18"/>
                <w:szCs w:val="18"/>
                <w:lang w:val="en-GB"/>
              </w:rPr>
              <w:fldChar w:fldCharType="begin">
                <w:fldData xml:space="preserve">PEVuZE5vdGU+PENpdGU+PEF1dGhvcj5NdWlsd2lqazwvQXV0aG9yPjxZZWFyPjIwMjA8L1llYXI+
PFJlY051bT4xMDwvUmVjTnVtPjxEaXNwbGF5VGV4dD7CoFsxMV08L0Rpc3BsYXlUZXh0PjxyZWNv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217BF7">
              <w:rPr>
                <w:rFonts w:eastAsia="Times New Roman" w:cstheme="minorHAnsi"/>
                <w:b/>
                <w:bCs/>
                <w:color w:val="000000"/>
                <w:sz w:val="18"/>
                <w:szCs w:val="18"/>
                <w:lang w:val="en-GB"/>
              </w:rPr>
              <w:instrText xml:space="preserve"> ADDIN EN.CITE </w:instrText>
            </w:r>
            <w:r w:rsidR="00217BF7">
              <w:rPr>
                <w:rFonts w:eastAsia="Times New Roman" w:cstheme="minorHAnsi"/>
                <w:b/>
                <w:bCs/>
                <w:color w:val="000000"/>
                <w:sz w:val="18"/>
                <w:szCs w:val="18"/>
                <w:lang w:val="en-GB"/>
              </w:rPr>
              <w:fldChar w:fldCharType="begin">
                <w:fldData xml:space="preserve">PEVuZE5vdGU+PENpdGU+PEF1dGhvcj5NdWlsd2lqazwvQXV0aG9yPjxZZWFyPjIwMjA8L1llYXI+
PFJlY051bT4xMDwvUmVjTnVtPjxEaXNwbGF5VGV4dD7CoFsxMV08L0Rpc3BsYXlUZXh0PjxyZWNv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217BF7">
              <w:rPr>
                <w:rFonts w:eastAsia="Times New Roman" w:cstheme="minorHAnsi"/>
                <w:b/>
                <w:bCs/>
                <w:color w:val="000000"/>
                <w:sz w:val="18"/>
                <w:szCs w:val="18"/>
                <w:lang w:val="en-GB"/>
              </w:rPr>
              <w:instrText xml:space="preserve"> ADDIN EN.CITE.DATA </w:instrText>
            </w:r>
            <w:r w:rsidR="00217BF7">
              <w:rPr>
                <w:rFonts w:eastAsia="Times New Roman" w:cstheme="minorHAnsi"/>
                <w:b/>
                <w:bCs/>
                <w:color w:val="000000"/>
                <w:sz w:val="18"/>
                <w:szCs w:val="18"/>
                <w:lang w:val="en-GB"/>
              </w:rPr>
            </w:r>
            <w:r w:rsidR="00217BF7">
              <w:rPr>
                <w:rFonts w:eastAsia="Times New Roman" w:cstheme="minorHAnsi"/>
                <w:b/>
                <w:bCs/>
                <w:color w:val="000000"/>
                <w:sz w:val="18"/>
                <w:szCs w:val="18"/>
                <w:lang w:val="en-GB"/>
              </w:rPr>
              <w:fldChar w:fldCharType="end"/>
            </w:r>
            <w:r w:rsidR="00045E2C" w:rsidRPr="00E03B11">
              <w:rPr>
                <w:rFonts w:eastAsia="Times New Roman" w:cstheme="minorHAnsi"/>
                <w:b/>
                <w:bCs/>
                <w:color w:val="000000"/>
                <w:sz w:val="18"/>
                <w:szCs w:val="18"/>
                <w:lang w:val="en-GB"/>
              </w:rPr>
            </w:r>
            <w:r w:rsidR="00045E2C" w:rsidRPr="00E03B11">
              <w:rPr>
                <w:rFonts w:eastAsia="Times New Roman" w:cstheme="minorHAnsi"/>
                <w:b/>
                <w:bCs/>
                <w:color w:val="000000"/>
                <w:sz w:val="18"/>
                <w:szCs w:val="18"/>
                <w:lang w:val="en-GB"/>
              </w:rPr>
              <w:fldChar w:fldCharType="separate"/>
            </w:r>
            <w:r w:rsidR="00217BF7">
              <w:rPr>
                <w:rFonts w:eastAsia="Times New Roman" w:cstheme="minorHAnsi"/>
                <w:b/>
                <w:bCs/>
                <w:noProof/>
                <w:color w:val="000000"/>
                <w:sz w:val="18"/>
                <w:szCs w:val="18"/>
                <w:lang w:val="en-GB"/>
              </w:rPr>
              <w:t> [11]</w:t>
            </w:r>
            <w:r w:rsidR="00045E2C" w:rsidRPr="00E03B11">
              <w:rPr>
                <w:rFonts w:eastAsia="Times New Roman" w:cstheme="minorHAnsi"/>
                <w:b/>
                <w:bCs/>
                <w:color w:val="000000"/>
                <w:sz w:val="18"/>
                <w:szCs w:val="18"/>
                <w:lang w:val="en-GB"/>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44496AC1" w14:textId="25B67A08" w:rsidR="00B10629" w:rsidRPr="00E03B11" w:rsidRDefault="00B10629" w:rsidP="00246952">
            <w:pPr>
              <w:spacing w:after="0" w:line="240" w:lineRule="auto"/>
              <w:jc w:val="both"/>
              <w:rPr>
                <w:rFonts w:eastAsia="Times New Roman" w:cstheme="minorHAnsi"/>
                <w:b/>
                <w:bCs/>
                <w:color w:val="000000"/>
                <w:sz w:val="18"/>
                <w:szCs w:val="18"/>
                <w:lang w:val="en-GB"/>
              </w:rPr>
            </w:pPr>
            <w:r w:rsidRPr="00E03B11">
              <w:rPr>
                <w:rFonts w:eastAsia="Times New Roman" w:cstheme="minorHAnsi"/>
                <w:b/>
                <w:bCs/>
                <w:color w:val="000000"/>
                <w:sz w:val="18"/>
                <w:szCs w:val="18"/>
                <w:lang w:val="en-GB"/>
              </w:rPr>
              <w:t>Bergner et al.</w:t>
            </w:r>
            <w:r w:rsidRPr="00E03B11">
              <w:rPr>
                <w:rFonts w:eastAsia="Times New Roman" w:cstheme="minorHAnsi"/>
                <w:b/>
                <w:bCs/>
                <w:color w:val="000000"/>
                <w:sz w:val="18"/>
                <w:szCs w:val="18"/>
                <w:lang w:val="en-GB"/>
              </w:rPr>
              <w:br/>
              <w:t>(</w:t>
            </w:r>
            <w:r w:rsidR="00AF2B61" w:rsidRPr="00E03B11">
              <w:rPr>
                <w:rFonts w:eastAsia="Times New Roman" w:cstheme="minorHAnsi"/>
                <w:b/>
                <w:bCs/>
                <w:color w:val="000000"/>
                <w:sz w:val="18"/>
                <w:szCs w:val="18"/>
                <w:lang w:val="en-GB"/>
              </w:rPr>
              <w:t>n</w:t>
            </w:r>
            <w:r w:rsidRPr="00E03B11">
              <w:rPr>
                <w:rFonts w:eastAsia="Times New Roman" w:cstheme="minorHAnsi"/>
                <w:b/>
                <w:bCs/>
                <w:color w:val="000000"/>
                <w:sz w:val="18"/>
                <w:szCs w:val="18"/>
                <w:lang w:val="en-GB"/>
              </w:rPr>
              <w:t>=5)</w:t>
            </w:r>
            <w:r w:rsidR="00045E2C" w:rsidRPr="00E03B11">
              <w:rPr>
                <w:rFonts w:eastAsia="Times New Roman" w:cstheme="minorHAnsi"/>
                <w:b/>
                <w:bCs/>
                <w:color w:val="000000"/>
                <w:sz w:val="18"/>
                <w:szCs w:val="18"/>
                <w:lang w:val="en-GB"/>
              </w:rPr>
              <w:fldChar w:fldCharType="begin"/>
            </w:r>
            <w:ins w:id="1341" w:author="My Luong Vuong" w:date="2023-11-24T09:57:00Z">
              <w:r w:rsidR="00B307D1">
                <w:rPr>
                  <w:rFonts w:eastAsia="Times New Roman" w:cstheme="minorHAnsi"/>
                  <w:b/>
                  <w:bCs/>
                  <w:color w:val="000000"/>
                  <w:sz w:val="18"/>
                  <w:szCs w:val="18"/>
                  <w:lang w:val="en-GB"/>
                </w:rPr>
                <w:instrText xml:space="preserve"> ADDIN EN.CITE &lt;EndNote&gt;&lt;Cite&gt;&lt;Author&gt;Bergner&lt;/Author&gt;&lt;Year&gt;2006&lt;/Year&gt;&lt;RecNum&gt;21&lt;/RecNum&gt;&lt;DisplayText&gt; [39]&lt;/DisplayText&gt;&lt;record&gt;&lt;rec-number&gt;21&lt;/rec-number&gt;&lt;foreign-keys&gt;&lt;key app="EN" db-id="xred9e5sg009pcetsepxtfs0dwxsa5rzvawx" timestamp="1682667044"&gt;21&lt;/key&gt;&lt;/foreign-keys&gt;&lt;ref-type name="Journal Article"&gt;17&lt;/ref-type&gt;&lt;contributors&gt;&lt;authors&gt;&lt;author&gt;Bergner, R.&lt;/author&gt;&lt;author&gt;Hoffmann, M.&lt;/author&gt;&lt;author&gt;Riedel, K. D.&lt;/author&gt;&lt;author&gt;Mikus, G.&lt;/author&gt;&lt;author&gt;Henrich, D. M.&lt;/author&gt;&lt;author&gt;Haefeli, W. E.&lt;/author&gt;&lt;author&gt;Uppenkamp, M.&lt;/author&gt;&lt;author&gt;Walter-Sack, I.&lt;/author&gt;&lt;/authors&gt;&lt;/contributors&gt;&lt;auth-address&gt;Medical Department A, Klinikum der Stadt Ludwigshafen, 67063 Ludwigshafen, Germany. bergnerr@klilu.de&lt;/auth-address&gt;&lt;titles&gt;&lt;title&gt;Fluconazole dosing in continuous veno-venous haemofiltration (CVVHF): need for a high daily dose of 800 mg&lt;/title&gt;&lt;secondary-title&gt;Nephrol Dial Transplant&lt;/secondary-title&gt;&lt;/titles&gt;&lt;periodical&gt;&lt;full-title&gt;Nephrol Dial Transplant&lt;/full-title&gt;&lt;/periodical&gt;&lt;pages&gt;1019-23&lt;/pages&gt;&lt;volume&gt;21&lt;/volume&gt;&lt;number&gt;4&lt;/number&gt;&lt;edition&gt;20051125&lt;/edition&gt;&lt;keywords&gt;&lt;keyword&gt;Acute Kidney Injury/microbiology/therapy&lt;/keyword&gt;&lt;keyword&gt;Antifungal Agents/*administration &amp;amp; dosage&lt;/keyword&gt;&lt;keyword&gt;Candida glabrata/pathogenicity&lt;/keyword&gt;&lt;keyword&gt;Candidiasis/therapy&lt;/keyword&gt;&lt;keyword&gt;Cross-Sectional Studies&lt;/keyword&gt;&lt;keyword&gt;Fluconazole/*administration &amp;amp; dosage&lt;/keyword&gt;&lt;keyword&gt;*Hemofiltration&lt;/keyword&gt;&lt;keyword&gt;Humans&lt;/keyword&gt;&lt;keyword&gt;Prospective Studies&lt;/keyword&gt;&lt;keyword&gt;*Renal Dialysis&lt;/keyword&gt;&lt;/keywords&gt;&lt;dates&gt;&lt;year&gt;2006&lt;/year&gt;&lt;pub-dates&gt;&lt;date&gt;Apr&lt;/date&gt;&lt;/pub-dates&gt;&lt;/dates&gt;&lt;isbn&gt;0931-0509 (Print)&amp;#xD;0931-0509&lt;/isbn&gt;&lt;accession-num&gt;16311263&lt;/accession-num&gt;&lt;urls&gt;&lt;/urls&gt;&lt;electronic-resource-num&gt;10.1093/ndt/gfi284&lt;/electronic-resource-num&gt;&lt;remote-database-provider&gt;NLM&lt;/remote-database-provider&gt;&lt;language&gt;eng&lt;/language&gt;&lt;/record&gt;&lt;/Cite&gt;&lt;/EndNote&gt;</w:instrText>
              </w:r>
            </w:ins>
            <w:del w:id="1342" w:author="My Luong Vuong" w:date="2023-11-21T10:34:00Z">
              <w:r w:rsidR="006D3B84" w:rsidDel="00D458B7">
                <w:rPr>
                  <w:rFonts w:eastAsia="Times New Roman" w:cstheme="minorHAnsi"/>
                  <w:b/>
                  <w:bCs/>
                  <w:color w:val="000000"/>
                  <w:sz w:val="18"/>
                  <w:szCs w:val="18"/>
                  <w:lang w:val="en-GB"/>
                </w:rPr>
                <w:delInstrText xml:space="preserve"> ADDIN EN.CITE &lt;EndNote&gt;&lt;Cite&gt;&lt;Author&gt;Bergner&lt;/Author&gt;&lt;Year&gt;2006&lt;/Year&gt;&lt;RecNum&gt;21&lt;/RecNum&gt;&lt;DisplayText&gt; [39]&lt;/DisplayText&gt;&lt;record&gt;&lt;rec-number&gt;21&lt;/rec-number&gt;&lt;foreign-keys&gt;&lt;key app="EN" db-id="xred9e5sg009pcetsepxtfs0dwxsa5rzvawx" timestamp="1682667044"&gt;21&lt;/key&gt;&lt;/foreign-keys&gt;&lt;ref-type name="Journal Article"&gt;17&lt;/ref-type&gt;&lt;contributors&gt;&lt;authors&gt;&lt;author&gt;Bergner, R.&lt;/author&gt;&lt;author&gt;Hoffmann, M.&lt;/author&gt;&lt;author&gt;Riedel, K. D.&lt;/author&gt;&lt;author&gt;Mikus, G.&lt;/author&gt;&lt;author&gt;Henrich, D. M.&lt;/author&gt;&lt;author&gt;Haefeli, W. E.&lt;/author&gt;&lt;author&gt;Uppenkamp, M.&lt;/author&gt;&lt;author&gt;Walter-Sack, I.&lt;/author&gt;&lt;/authors&gt;&lt;/contributors&gt;&lt;auth-address&gt;Medical Department A, Klinikum der Stadt Ludwigshafen, 67063 Ludwigshafen, Germany. bergnerr@klilu.de&lt;/auth-address&gt;&lt;titles&gt;&lt;title&gt;Fluconazole dosing in continuous veno-venous haemofiltration (CVVHF): need for a high daily dose of 800 mg&lt;/title&gt;&lt;secondary-title&gt;Nephrol Dial Transplant&lt;/secondary-title&gt;&lt;/titles&gt;&lt;periodical&gt;&lt;full-title&gt;Nephrol Dial Transplant&lt;/full-title&gt;&lt;/periodical&gt;&lt;pages&gt;1019-23&lt;/pages&gt;&lt;volume&gt;21&lt;/volume&gt;&lt;number&gt;4&lt;/number&gt;&lt;edition&gt;20051125&lt;/edition&gt;&lt;keywords&gt;&lt;keyword&gt;Acute Kidney Injury/microbiology/therapy&lt;/keyword&gt;&lt;keyword&gt;Antifungal Agents/*administration &amp;amp; dosage&lt;/keyword&gt;&lt;keyword&gt;Candida glabrata/pathogenicity&lt;/keyword&gt;&lt;keyword&gt;Candidiasis/therapy&lt;/keyword&gt;&lt;keyword&gt;Cross-Sectional Studies&lt;/keyword&gt;&lt;keyword&gt;Fluconazole/*administration &amp;amp; dosage&lt;/keyword&gt;&lt;keyword&gt;*Hemofiltration&lt;/keyword&gt;&lt;keyword&gt;Humans&lt;/keyword&gt;&lt;keyword&gt;Prospective Studies&lt;/keyword&gt;&lt;keyword&gt;*Renal Dialysis&lt;/keyword&gt;&lt;/keywords&gt;&lt;dates&gt;&lt;year&gt;2006&lt;/year&gt;&lt;pub-dates&gt;&lt;date&gt;Apr&lt;/date&gt;&lt;/pub-dates&gt;&lt;/dates&gt;&lt;isbn&gt;0931-0509 (Print)&amp;#xD;0931-0509&lt;/isbn&gt;&lt;accession-num&gt;16311263&lt;/accession-num&gt;&lt;urls&gt;&lt;/urls&gt;&lt;electronic-resource-num&gt;10.1093/ndt/gfi284&lt;/electronic-resource-num&gt;&lt;remote-database-provider&gt;NLM&lt;/remote-database-provider&gt;&lt;language&gt;eng&lt;/language&gt;&lt;/record&gt;&lt;/Cite&gt;&lt;/EndNote&gt;</w:delInstrText>
              </w:r>
            </w:del>
            <w:r w:rsidR="00045E2C" w:rsidRPr="00E03B11">
              <w:rPr>
                <w:rFonts w:eastAsia="Times New Roman" w:cstheme="minorHAnsi"/>
                <w:b/>
                <w:bCs/>
                <w:color w:val="000000"/>
                <w:sz w:val="18"/>
                <w:szCs w:val="18"/>
                <w:lang w:val="en-GB"/>
              </w:rPr>
              <w:fldChar w:fldCharType="separate"/>
            </w:r>
            <w:ins w:id="1343" w:author="My Luong Vuong" w:date="2023-11-24T09:57:00Z">
              <w:r w:rsidR="00B307D1">
                <w:rPr>
                  <w:rFonts w:eastAsia="Times New Roman" w:cstheme="minorHAnsi"/>
                  <w:b/>
                  <w:bCs/>
                  <w:noProof/>
                  <w:color w:val="000000"/>
                  <w:sz w:val="18"/>
                  <w:szCs w:val="18"/>
                  <w:lang w:val="en-GB"/>
                </w:rPr>
                <w:t> [39]</w:t>
              </w:r>
            </w:ins>
            <w:del w:id="1344" w:author="My Luong Vuong" w:date="2023-11-21T10:34:00Z">
              <w:r w:rsidR="006D3B84" w:rsidDel="00D458B7">
                <w:rPr>
                  <w:rFonts w:eastAsia="Times New Roman" w:cstheme="minorHAnsi"/>
                  <w:b/>
                  <w:bCs/>
                  <w:noProof/>
                  <w:color w:val="000000"/>
                  <w:sz w:val="18"/>
                  <w:szCs w:val="18"/>
                  <w:lang w:val="en-GB"/>
                </w:rPr>
                <w:delText> [39]</w:delText>
              </w:r>
            </w:del>
            <w:r w:rsidR="00045E2C" w:rsidRPr="00E03B11">
              <w:rPr>
                <w:rFonts w:eastAsia="Times New Roman" w:cstheme="minorHAnsi"/>
                <w:b/>
                <w:bCs/>
                <w:color w:val="000000"/>
                <w:sz w:val="18"/>
                <w:szCs w:val="18"/>
                <w:lang w:val="en-GB"/>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4F91360B" w14:textId="7D1575A8" w:rsidR="00B10629" w:rsidRPr="00E03B11" w:rsidRDefault="00B10629" w:rsidP="00246952">
            <w:pPr>
              <w:spacing w:after="0" w:line="240" w:lineRule="auto"/>
              <w:jc w:val="both"/>
              <w:rPr>
                <w:rFonts w:eastAsia="Times New Roman" w:cstheme="minorHAnsi"/>
                <w:b/>
                <w:bCs/>
                <w:color w:val="000000"/>
                <w:sz w:val="18"/>
                <w:szCs w:val="18"/>
                <w:lang w:val="en-GB"/>
              </w:rPr>
            </w:pPr>
            <w:proofErr w:type="spellStart"/>
            <w:r w:rsidRPr="00E03B11">
              <w:rPr>
                <w:rFonts w:eastAsia="Times New Roman" w:cstheme="minorHAnsi"/>
                <w:b/>
                <w:bCs/>
                <w:color w:val="000000"/>
                <w:sz w:val="18"/>
                <w:szCs w:val="18"/>
                <w:lang w:val="en-GB"/>
              </w:rPr>
              <w:t>Buijk</w:t>
            </w:r>
            <w:proofErr w:type="spellEnd"/>
            <w:r w:rsidRPr="00E03B11">
              <w:rPr>
                <w:rFonts w:eastAsia="Times New Roman" w:cstheme="minorHAnsi"/>
                <w:b/>
                <w:bCs/>
                <w:color w:val="000000"/>
                <w:sz w:val="18"/>
                <w:szCs w:val="18"/>
                <w:lang w:val="en-GB"/>
              </w:rPr>
              <w:t xml:space="preserve"> et al.</w:t>
            </w:r>
            <w:r w:rsidRPr="00E03B11">
              <w:rPr>
                <w:rFonts w:eastAsia="Times New Roman" w:cstheme="minorHAnsi"/>
                <w:b/>
                <w:bCs/>
                <w:color w:val="000000"/>
                <w:sz w:val="18"/>
                <w:szCs w:val="18"/>
                <w:lang w:val="en-GB"/>
              </w:rPr>
              <w:br/>
              <w:t>(</w:t>
            </w:r>
            <w:r w:rsidR="00AF2B61" w:rsidRPr="00E03B11">
              <w:rPr>
                <w:rFonts w:eastAsia="Times New Roman" w:cstheme="minorHAnsi"/>
                <w:b/>
                <w:bCs/>
                <w:color w:val="000000"/>
                <w:sz w:val="18"/>
                <w:szCs w:val="18"/>
                <w:lang w:val="en-GB"/>
              </w:rPr>
              <w:t>n</w:t>
            </w:r>
            <w:r w:rsidRPr="00E03B11">
              <w:rPr>
                <w:rFonts w:eastAsia="Times New Roman" w:cstheme="minorHAnsi"/>
                <w:b/>
                <w:bCs/>
                <w:color w:val="000000"/>
                <w:sz w:val="18"/>
                <w:szCs w:val="18"/>
                <w:lang w:val="en-GB"/>
              </w:rPr>
              <w:t>=5)</w:t>
            </w:r>
            <w:r w:rsidR="00427372" w:rsidRPr="00E03B11">
              <w:rPr>
                <w:rFonts w:eastAsia="Times New Roman" w:cstheme="minorHAnsi"/>
                <w:b/>
                <w:bCs/>
                <w:color w:val="000000"/>
                <w:sz w:val="18"/>
                <w:szCs w:val="18"/>
                <w:lang w:val="en-GB"/>
              </w:rPr>
              <w:fldChar w:fldCharType="begin">
                <w:fldData xml:space="preserve">PEVuZE5vdGU+PENpdGU+PEF1dGhvcj5CdWlqazwvQXV0aG9yPjxZZWFyPjIwMDE8L1llYXI+PFJl
Y051bT4yMjwvUmVjTnVtPjxEaXNwbGF5VGV4dD7CoFs0MF08L0Rpc3BsYXlUZXh0PjxyZWNvcmQ+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ins w:id="1345" w:author="My Luong Vuong" w:date="2023-11-24T09:57:00Z">
              <w:r w:rsidR="00B307D1">
                <w:rPr>
                  <w:rFonts w:eastAsia="Times New Roman" w:cstheme="minorHAnsi"/>
                  <w:b/>
                  <w:bCs/>
                  <w:color w:val="000000"/>
                  <w:sz w:val="18"/>
                  <w:szCs w:val="18"/>
                  <w:lang w:val="en-GB"/>
                </w:rPr>
                <w:instrText xml:space="preserve"> ADDIN EN.CITE </w:instrText>
              </w:r>
            </w:ins>
            <w:del w:id="1346" w:author="My Luong Vuong" w:date="2023-11-21T10:34:00Z">
              <w:r w:rsidR="006D3B84" w:rsidDel="00D458B7">
                <w:rPr>
                  <w:rFonts w:eastAsia="Times New Roman" w:cstheme="minorHAnsi"/>
                  <w:b/>
                  <w:bCs/>
                  <w:color w:val="000000"/>
                  <w:sz w:val="18"/>
                  <w:szCs w:val="18"/>
                  <w:lang w:val="en-GB"/>
                </w:rPr>
                <w:delInstrText xml:space="preserve"> ADDIN EN.CITE </w:delInstrText>
              </w:r>
              <w:r w:rsidR="006D3B84" w:rsidDel="00D458B7">
                <w:rPr>
                  <w:rFonts w:eastAsia="Times New Roman" w:cstheme="minorHAnsi"/>
                  <w:b/>
                  <w:bCs/>
                  <w:color w:val="000000"/>
                  <w:sz w:val="18"/>
                  <w:szCs w:val="18"/>
                  <w:lang w:val="en-GB"/>
                </w:rPr>
                <w:fldChar w:fldCharType="begin">
                  <w:fldData xml:space="preserve">PEVuZE5vdGU+PENpdGU+PEF1dGhvcj5CdWlqazwvQXV0aG9yPjxZZWFyPjIwMDE8L1llYXI+PFJl
Y051bT4yMjwvUmVjTnVtPjxEaXNwbGF5VGV4dD7CoFs0MF08L0Rpc3BsYXlUZXh0PjxyZWNvcmQ+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6D3B84" w:rsidDel="00D458B7">
                <w:rPr>
                  <w:rFonts w:eastAsia="Times New Roman" w:cstheme="minorHAnsi"/>
                  <w:b/>
                  <w:bCs/>
                  <w:color w:val="000000"/>
                  <w:sz w:val="18"/>
                  <w:szCs w:val="18"/>
                  <w:lang w:val="en-GB"/>
                </w:rPr>
                <w:delInstrText xml:space="preserve"> ADDIN EN.CITE.DATA </w:delInstrText>
              </w:r>
              <w:r w:rsidR="006D3B84" w:rsidDel="00D458B7">
                <w:rPr>
                  <w:rFonts w:eastAsia="Times New Roman" w:cstheme="minorHAnsi"/>
                  <w:b/>
                  <w:bCs/>
                  <w:color w:val="000000"/>
                  <w:sz w:val="18"/>
                  <w:szCs w:val="18"/>
                  <w:lang w:val="en-GB"/>
                </w:rPr>
              </w:r>
              <w:r w:rsidR="006D3B84" w:rsidDel="00D458B7">
                <w:rPr>
                  <w:rFonts w:eastAsia="Times New Roman" w:cstheme="minorHAnsi"/>
                  <w:b/>
                  <w:bCs/>
                  <w:color w:val="000000"/>
                  <w:sz w:val="18"/>
                  <w:szCs w:val="18"/>
                  <w:lang w:val="en-GB"/>
                </w:rPr>
                <w:fldChar w:fldCharType="end"/>
              </w:r>
            </w:del>
            <w:del w:id="1347" w:author="My Luong Vuong" w:date="2023-11-24T09:57:00Z">
              <w:r w:rsidR="00427372" w:rsidRPr="00E03B11" w:rsidDel="00B307D1">
                <w:rPr>
                  <w:rFonts w:eastAsia="Times New Roman" w:cstheme="minorHAnsi"/>
                  <w:b/>
                  <w:bCs/>
                  <w:color w:val="000000"/>
                  <w:sz w:val="18"/>
                  <w:szCs w:val="18"/>
                  <w:lang w:val="en-GB"/>
                </w:rPr>
              </w:r>
            </w:del>
            <w:ins w:id="1348" w:author="My Luong Vuong" w:date="2023-11-24T09:57:00Z">
              <w:r w:rsidR="00B307D1">
                <w:rPr>
                  <w:rFonts w:eastAsia="Times New Roman" w:cstheme="minorHAnsi"/>
                  <w:b/>
                  <w:bCs/>
                  <w:color w:val="000000"/>
                  <w:sz w:val="18"/>
                  <w:szCs w:val="18"/>
                  <w:lang w:val="en-GB"/>
                </w:rPr>
                <w:fldChar w:fldCharType="begin">
                  <w:fldData xml:space="preserve">PEVuZE5vdGU+PENpdGU+PEF1dGhvcj5CdWlqazwvQXV0aG9yPjxZZWFyPjIwMDE8L1llYXI+PFJl
Y051bT4yMjwvUmVjTnVtPjxEaXNwbGF5VGV4dD7CoFs0MF08L0Rpc3BsYXlUZXh0PjxyZWNvcmQ+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B307D1">
                <w:rPr>
                  <w:rFonts w:eastAsia="Times New Roman" w:cstheme="minorHAnsi"/>
                  <w:b/>
                  <w:bCs/>
                  <w:color w:val="000000"/>
                  <w:sz w:val="18"/>
                  <w:szCs w:val="18"/>
                  <w:lang w:val="en-GB"/>
                </w:rPr>
                <w:instrText xml:space="preserve"> ADDIN EN.CITE.DATA </w:instrText>
              </w:r>
              <w:r w:rsidR="00B307D1">
                <w:rPr>
                  <w:rFonts w:eastAsia="Times New Roman" w:cstheme="minorHAnsi"/>
                  <w:b/>
                  <w:bCs/>
                  <w:color w:val="000000"/>
                  <w:sz w:val="18"/>
                  <w:szCs w:val="18"/>
                  <w:lang w:val="en-GB"/>
                </w:rPr>
              </w:r>
              <w:r w:rsidR="00B307D1">
                <w:rPr>
                  <w:rFonts w:eastAsia="Times New Roman" w:cstheme="minorHAnsi"/>
                  <w:b/>
                  <w:bCs/>
                  <w:color w:val="000000"/>
                  <w:sz w:val="18"/>
                  <w:szCs w:val="18"/>
                  <w:lang w:val="en-GB"/>
                </w:rPr>
                <w:fldChar w:fldCharType="end"/>
              </w:r>
            </w:ins>
            <w:r w:rsidR="00427372" w:rsidRPr="00E03B11">
              <w:rPr>
                <w:rFonts w:eastAsia="Times New Roman" w:cstheme="minorHAnsi"/>
                <w:b/>
                <w:bCs/>
                <w:color w:val="000000"/>
                <w:sz w:val="18"/>
                <w:szCs w:val="18"/>
                <w:lang w:val="en-GB"/>
              </w:rPr>
              <w:fldChar w:fldCharType="separate"/>
            </w:r>
            <w:ins w:id="1349" w:author="My Luong Vuong" w:date="2023-11-24T09:57:00Z">
              <w:r w:rsidR="00B307D1">
                <w:rPr>
                  <w:rFonts w:eastAsia="Times New Roman" w:cstheme="minorHAnsi"/>
                  <w:b/>
                  <w:bCs/>
                  <w:noProof/>
                  <w:color w:val="000000"/>
                  <w:sz w:val="18"/>
                  <w:szCs w:val="18"/>
                  <w:lang w:val="en-GB"/>
                </w:rPr>
                <w:t> [40]</w:t>
              </w:r>
            </w:ins>
            <w:del w:id="1350" w:author="My Luong Vuong" w:date="2023-11-21T10:34:00Z">
              <w:r w:rsidR="006D3B84" w:rsidDel="00D458B7">
                <w:rPr>
                  <w:rFonts w:eastAsia="Times New Roman" w:cstheme="minorHAnsi"/>
                  <w:b/>
                  <w:bCs/>
                  <w:noProof/>
                  <w:color w:val="000000"/>
                  <w:sz w:val="18"/>
                  <w:szCs w:val="18"/>
                  <w:lang w:val="en-GB"/>
                </w:rPr>
                <w:delText> [40]</w:delText>
              </w:r>
            </w:del>
            <w:r w:rsidR="00427372" w:rsidRPr="00E03B11">
              <w:rPr>
                <w:rFonts w:eastAsia="Times New Roman" w:cstheme="minorHAnsi"/>
                <w:b/>
                <w:bCs/>
                <w:color w:val="000000"/>
                <w:sz w:val="18"/>
                <w:szCs w:val="18"/>
                <w:lang w:val="en-GB"/>
              </w:rPr>
              <w:fldChar w:fldCharType="end"/>
            </w:r>
          </w:p>
        </w:tc>
        <w:tc>
          <w:tcPr>
            <w:tcW w:w="1243"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0D32C39" w14:textId="3E08142D" w:rsidR="00B10629" w:rsidRPr="00E03B11" w:rsidRDefault="00B10629" w:rsidP="00246952">
            <w:pPr>
              <w:spacing w:after="0" w:line="240" w:lineRule="auto"/>
              <w:jc w:val="both"/>
              <w:rPr>
                <w:rFonts w:eastAsia="Times New Roman" w:cstheme="minorHAnsi"/>
                <w:b/>
                <w:bCs/>
                <w:color w:val="000000"/>
                <w:sz w:val="18"/>
                <w:szCs w:val="18"/>
                <w:lang w:val="en-GB"/>
              </w:rPr>
            </w:pPr>
            <w:proofErr w:type="spellStart"/>
            <w:r w:rsidRPr="00E03B11">
              <w:rPr>
                <w:rFonts w:eastAsia="Times New Roman" w:cstheme="minorHAnsi"/>
                <w:b/>
                <w:bCs/>
                <w:color w:val="000000"/>
                <w:sz w:val="18"/>
                <w:szCs w:val="18"/>
                <w:lang w:val="en-GB"/>
              </w:rPr>
              <w:t>Sandaradura</w:t>
            </w:r>
            <w:proofErr w:type="spellEnd"/>
            <w:r w:rsidRPr="00E03B11">
              <w:rPr>
                <w:rFonts w:eastAsia="Times New Roman" w:cstheme="minorHAnsi"/>
                <w:b/>
                <w:bCs/>
                <w:color w:val="000000"/>
                <w:sz w:val="18"/>
                <w:szCs w:val="18"/>
                <w:lang w:val="en-GB"/>
              </w:rPr>
              <w:t xml:space="preserve"> et al.</w:t>
            </w:r>
            <w:r w:rsidRPr="00E03B11">
              <w:rPr>
                <w:rFonts w:eastAsia="Times New Roman" w:cstheme="minorHAnsi"/>
                <w:b/>
                <w:bCs/>
                <w:color w:val="000000"/>
                <w:sz w:val="18"/>
                <w:szCs w:val="18"/>
                <w:lang w:val="en-GB"/>
              </w:rPr>
              <w:br/>
              <w:t>(</w:t>
            </w:r>
            <w:r w:rsidR="00AF2B61" w:rsidRPr="00E03B11">
              <w:rPr>
                <w:rFonts w:eastAsia="Times New Roman" w:cstheme="minorHAnsi"/>
                <w:b/>
                <w:bCs/>
                <w:color w:val="000000"/>
                <w:sz w:val="18"/>
                <w:szCs w:val="18"/>
                <w:lang w:val="en-GB"/>
              </w:rPr>
              <w:t>n</w:t>
            </w:r>
            <w:r w:rsidRPr="00E03B11">
              <w:rPr>
                <w:rFonts w:eastAsia="Times New Roman" w:cstheme="minorHAnsi"/>
                <w:b/>
                <w:bCs/>
                <w:color w:val="000000"/>
                <w:sz w:val="18"/>
                <w:szCs w:val="18"/>
                <w:lang w:val="en-GB"/>
              </w:rPr>
              <w:t>=30)</w:t>
            </w:r>
            <w:r w:rsidR="00344F02" w:rsidRPr="00E03B11">
              <w:rPr>
                <w:rFonts w:eastAsia="Times New Roman" w:cstheme="minorHAnsi"/>
                <w:b/>
                <w:bCs/>
                <w:color w:val="000000"/>
                <w:sz w:val="18"/>
                <w:szCs w:val="18"/>
                <w:lang w:val="en-GB"/>
              </w:rPr>
              <w:fldChar w:fldCharType="begin">
                <w:fldData xml:space="preserve">PEVuZE5vdGU+PENpdGU+PEF1dGhvcj5TYW5kYXJhZHVyYTwvQXV0aG9yPjxZZWFyPjIwMjE8L1ll
YXI+PFJlY051bT40PC9SZWNOdW0+PERpc3BsYXlUZXh0PsKgWzE4XTwvRGlzcGxheVRleHQ+PHJl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ins w:id="1351" w:author="My Luong Vuong" w:date="2023-11-24T09:57:00Z">
              <w:r w:rsidR="00B307D1">
                <w:rPr>
                  <w:rFonts w:eastAsia="Times New Roman" w:cstheme="minorHAnsi"/>
                  <w:b/>
                  <w:bCs/>
                  <w:color w:val="000000"/>
                  <w:sz w:val="18"/>
                  <w:szCs w:val="18"/>
                  <w:lang w:val="en-GB"/>
                </w:rPr>
                <w:instrText xml:space="preserve"> ADDIN EN.CITE </w:instrText>
              </w:r>
            </w:ins>
            <w:del w:id="1352" w:author="My Luong Vuong" w:date="2023-11-24T09:57:00Z">
              <w:r w:rsidR="00B558D9" w:rsidDel="00B307D1">
                <w:rPr>
                  <w:rFonts w:eastAsia="Times New Roman" w:cstheme="minorHAnsi"/>
                  <w:b/>
                  <w:bCs/>
                  <w:color w:val="000000"/>
                  <w:sz w:val="18"/>
                  <w:szCs w:val="18"/>
                  <w:lang w:val="en-GB"/>
                </w:rPr>
                <w:delInstrText xml:space="preserve"> ADDIN EN.CITE </w:delInstrText>
              </w:r>
              <w:r w:rsidR="00B558D9" w:rsidDel="00B307D1">
                <w:rPr>
                  <w:rFonts w:eastAsia="Times New Roman" w:cstheme="minorHAnsi"/>
                  <w:b/>
                  <w:bCs/>
                  <w:color w:val="000000"/>
                  <w:sz w:val="18"/>
                  <w:szCs w:val="18"/>
                  <w:lang w:val="en-GB"/>
                </w:rPr>
                <w:fldChar w:fldCharType="begin">
                  <w:fldData xml:space="preserve">PEVuZE5vdGU+PENpdGU+PEF1dGhvcj5TYW5kYXJhZHVyYTwvQXV0aG9yPjxZZWFyPjIwMjE8L1ll
YXI+PFJlY051bT40PC9SZWNOdW0+PERpc3BsYXlUZXh0PsKgWzE5XTwvRGlzcGxheVRleHQ+PHJl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B558D9" w:rsidDel="00B307D1">
                <w:rPr>
                  <w:rFonts w:eastAsia="Times New Roman" w:cstheme="minorHAnsi"/>
                  <w:b/>
                  <w:bCs/>
                  <w:color w:val="000000"/>
                  <w:sz w:val="18"/>
                  <w:szCs w:val="18"/>
                  <w:lang w:val="en-GB"/>
                </w:rPr>
                <w:delInstrText xml:space="preserve"> ADDIN EN.CITE.DATA </w:delInstrText>
              </w:r>
              <w:r w:rsidR="00B558D9" w:rsidDel="00B307D1">
                <w:rPr>
                  <w:rFonts w:eastAsia="Times New Roman" w:cstheme="minorHAnsi"/>
                  <w:b/>
                  <w:bCs/>
                  <w:color w:val="000000"/>
                  <w:sz w:val="18"/>
                  <w:szCs w:val="18"/>
                  <w:lang w:val="en-GB"/>
                </w:rPr>
              </w:r>
              <w:r w:rsidR="00B558D9" w:rsidDel="00B307D1">
                <w:rPr>
                  <w:rFonts w:eastAsia="Times New Roman" w:cstheme="minorHAnsi"/>
                  <w:b/>
                  <w:bCs/>
                  <w:color w:val="000000"/>
                  <w:sz w:val="18"/>
                  <w:szCs w:val="18"/>
                  <w:lang w:val="en-GB"/>
                </w:rPr>
                <w:fldChar w:fldCharType="end"/>
              </w:r>
              <w:r w:rsidR="00344F02" w:rsidRPr="00E03B11" w:rsidDel="00B307D1">
                <w:rPr>
                  <w:rFonts w:eastAsia="Times New Roman" w:cstheme="minorHAnsi"/>
                  <w:b/>
                  <w:bCs/>
                  <w:color w:val="000000"/>
                  <w:sz w:val="18"/>
                  <w:szCs w:val="18"/>
                  <w:lang w:val="en-GB"/>
                </w:rPr>
              </w:r>
            </w:del>
            <w:ins w:id="1353" w:author="My Luong Vuong" w:date="2023-11-24T09:57:00Z">
              <w:r w:rsidR="00B307D1">
                <w:rPr>
                  <w:rFonts w:eastAsia="Times New Roman" w:cstheme="minorHAnsi"/>
                  <w:b/>
                  <w:bCs/>
                  <w:color w:val="000000"/>
                  <w:sz w:val="18"/>
                  <w:szCs w:val="18"/>
                  <w:lang w:val="en-GB"/>
                </w:rPr>
                <w:fldChar w:fldCharType="begin">
                  <w:fldData xml:space="preserve">PEVuZE5vdGU+PENpdGU+PEF1dGhvcj5TYW5kYXJhZHVyYTwvQXV0aG9yPjxZZWFyPjIwMjE8L1ll
YXI+PFJlY051bT40PC9SZWNOdW0+PERpc3BsYXlUZXh0PsKgWzE4XTwvRGlzcGxheVRleHQ+PHJl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B307D1">
                <w:rPr>
                  <w:rFonts w:eastAsia="Times New Roman" w:cstheme="minorHAnsi"/>
                  <w:b/>
                  <w:bCs/>
                  <w:color w:val="000000"/>
                  <w:sz w:val="18"/>
                  <w:szCs w:val="18"/>
                  <w:lang w:val="en-GB"/>
                </w:rPr>
                <w:instrText xml:space="preserve"> ADDIN EN.CITE.DATA </w:instrText>
              </w:r>
              <w:r w:rsidR="00B307D1">
                <w:rPr>
                  <w:rFonts w:eastAsia="Times New Roman" w:cstheme="minorHAnsi"/>
                  <w:b/>
                  <w:bCs/>
                  <w:color w:val="000000"/>
                  <w:sz w:val="18"/>
                  <w:szCs w:val="18"/>
                  <w:lang w:val="en-GB"/>
                </w:rPr>
              </w:r>
              <w:r w:rsidR="00B307D1">
                <w:rPr>
                  <w:rFonts w:eastAsia="Times New Roman" w:cstheme="minorHAnsi"/>
                  <w:b/>
                  <w:bCs/>
                  <w:color w:val="000000"/>
                  <w:sz w:val="18"/>
                  <w:szCs w:val="18"/>
                  <w:lang w:val="en-GB"/>
                </w:rPr>
                <w:fldChar w:fldCharType="end"/>
              </w:r>
            </w:ins>
            <w:r w:rsidR="00344F02" w:rsidRPr="00E03B11">
              <w:rPr>
                <w:rFonts w:eastAsia="Times New Roman" w:cstheme="minorHAnsi"/>
                <w:b/>
                <w:bCs/>
                <w:color w:val="000000"/>
                <w:sz w:val="18"/>
                <w:szCs w:val="18"/>
                <w:lang w:val="en-GB"/>
              </w:rPr>
              <w:fldChar w:fldCharType="separate"/>
            </w:r>
            <w:ins w:id="1354" w:author="My Luong Vuong" w:date="2023-11-24T09:57:00Z">
              <w:r w:rsidR="00B307D1">
                <w:rPr>
                  <w:rFonts w:eastAsia="Times New Roman" w:cstheme="minorHAnsi"/>
                  <w:b/>
                  <w:bCs/>
                  <w:noProof/>
                  <w:color w:val="000000"/>
                  <w:sz w:val="18"/>
                  <w:szCs w:val="18"/>
                  <w:lang w:val="en-GB"/>
                </w:rPr>
                <w:t> [18]</w:t>
              </w:r>
            </w:ins>
            <w:del w:id="1355" w:author="My Luong Vuong" w:date="2023-11-24T09:57:00Z">
              <w:r w:rsidR="00B558D9" w:rsidDel="00B307D1">
                <w:rPr>
                  <w:rFonts w:eastAsia="Times New Roman" w:cstheme="minorHAnsi"/>
                  <w:b/>
                  <w:bCs/>
                  <w:noProof/>
                  <w:color w:val="000000"/>
                  <w:sz w:val="18"/>
                  <w:szCs w:val="18"/>
                  <w:lang w:val="en-GB"/>
                </w:rPr>
                <w:delText> [19]</w:delText>
              </w:r>
            </w:del>
            <w:r w:rsidR="00344F02" w:rsidRPr="00E03B11">
              <w:rPr>
                <w:rFonts w:eastAsia="Times New Roman" w:cstheme="minorHAnsi"/>
                <w:b/>
                <w:bCs/>
                <w:color w:val="000000"/>
                <w:sz w:val="18"/>
                <w:szCs w:val="18"/>
                <w:lang w:val="en-GB"/>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0545396" w14:textId="7F0E73BF" w:rsidR="00B10629" w:rsidRPr="00E03B11" w:rsidRDefault="00B10629" w:rsidP="00246952">
            <w:pPr>
              <w:spacing w:after="0" w:line="240" w:lineRule="auto"/>
              <w:jc w:val="both"/>
              <w:rPr>
                <w:rFonts w:eastAsia="Times New Roman" w:cstheme="minorHAnsi"/>
                <w:b/>
                <w:bCs/>
                <w:color w:val="000000"/>
                <w:sz w:val="18"/>
                <w:szCs w:val="18"/>
                <w:lang w:val="en-GB"/>
              </w:rPr>
            </w:pPr>
            <w:proofErr w:type="spellStart"/>
            <w:r w:rsidRPr="00E03B11">
              <w:rPr>
                <w:rFonts w:eastAsia="Times New Roman" w:cstheme="minorHAnsi"/>
                <w:b/>
                <w:bCs/>
                <w:color w:val="000000"/>
                <w:sz w:val="18"/>
                <w:szCs w:val="18"/>
                <w:lang w:val="en-GB"/>
              </w:rPr>
              <w:t>Sinnollareddy</w:t>
            </w:r>
            <w:proofErr w:type="spellEnd"/>
            <w:r w:rsidRPr="00E03B11">
              <w:rPr>
                <w:rFonts w:eastAsia="Times New Roman" w:cstheme="minorHAnsi"/>
                <w:b/>
                <w:bCs/>
                <w:color w:val="000000"/>
                <w:sz w:val="18"/>
                <w:szCs w:val="18"/>
                <w:lang w:val="en-GB"/>
              </w:rPr>
              <w:t xml:space="preserve"> et al.</w:t>
            </w:r>
            <w:r w:rsidRPr="00E03B11">
              <w:rPr>
                <w:rFonts w:eastAsia="Times New Roman" w:cstheme="minorHAnsi"/>
                <w:b/>
                <w:bCs/>
                <w:color w:val="000000"/>
                <w:sz w:val="18"/>
                <w:szCs w:val="18"/>
                <w:lang w:val="en-GB"/>
              </w:rPr>
              <w:br/>
              <w:t>(</w:t>
            </w:r>
            <w:r w:rsidR="00AF2B61" w:rsidRPr="00E03B11">
              <w:rPr>
                <w:rFonts w:eastAsia="Times New Roman" w:cstheme="minorHAnsi"/>
                <w:b/>
                <w:bCs/>
                <w:color w:val="000000"/>
                <w:sz w:val="18"/>
                <w:szCs w:val="18"/>
                <w:lang w:val="en-GB"/>
              </w:rPr>
              <w:t>n</w:t>
            </w:r>
            <w:r w:rsidRPr="00E03B11">
              <w:rPr>
                <w:rFonts w:eastAsia="Times New Roman" w:cstheme="minorHAnsi"/>
                <w:b/>
                <w:bCs/>
                <w:color w:val="000000"/>
                <w:sz w:val="18"/>
                <w:szCs w:val="18"/>
                <w:lang w:val="en-GB"/>
              </w:rPr>
              <w:t>=25)</w:t>
            </w:r>
            <w:r w:rsidR="00EC311D" w:rsidRPr="00E03B11">
              <w:rPr>
                <w:rFonts w:eastAsia="Times New Roman" w:cstheme="minorHAnsi"/>
                <w:b/>
                <w:bCs/>
                <w:color w:val="000000"/>
                <w:sz w:val="18"/>
                <w:szCs w:val="18"/>
                <w:lang w:val="en-GB"/>
              </w:rPr>
              <w:fldChar w:fldCharType="begin"/>
            </w:r>
            <w:ins w:id="1356" w:author="My Luong Vuong" w:date="2023-11-24T09:57:00Z">
              <w:r w:rsidR="00B307D1">
                <w:rPr>
                  <w:rFonts w:eastAsia="Times New Roman" w:cstheme="minorHAnsi"/>
                  <w:b/>
                  <w:bCs/>
                  <w:color w:val="000000"/>
                  <w:sz w:val="18"/>
                  <w:szCs w:val="18"/>
                  <w:lang w:val="en-GB"/>
                </w:rPr>
                <w:instrText xml:space="preserve"> ADDIN EN.CITE &lt;EndNote&gt;&lt;Cite&gt;&lt;Author&gt;Sinnollareddy&lt;/Author&gt;&lt;Year&gt;2015&lt;/Year&gt;&lt;RecNum&gt;5&lt;/RecNum&gt;&lt;DisplayText&gt; [41]&lt;/DisplayText&gt;&lt;record&gt;&lt;rec-number&gt;5&lt;/rec-number&gt;&lt;foreign-keys&gt;&lt;key app="EN" db-id="xred9e5sg009pcetsepxtfs0dwxsa5rzvawx" timestamp="1682595361"&gt;5&lt;/key&gt;&lt;/foreign-keys&gt;&lt;ref-type name="Journal Article"&gt;17&lt;/ref-type&gt;&lt;contributors&gt;&lt;authors&gt;&lt;author&gt;Sinnollareddy, Mahipal G.&lt;/author&gt;&lt;author&gt;Roberts, Jason Alexander&lt;/author&gt;&lt;author&gt;Lipman, Jeffrey&lt;/author&gt;&lt;author&gt;Akova, Murat&lt;/author&gt;&lt;author&gt;Bassetti, Matteo&lt;/author&gt;&lt;author&gt;De Waele, Jan J.&lt;/author&gt;&lt;author&gt;Kaukonen, K. M.&lt;/author&gt;&lt;author&gt;Koulenti, Despoina&lt;/author&gt;&lt;author&gt;Martin, Claude D&lt;/author&gt;&lt;author&gt;Montravers, Philippe&lt;/author&gt;&lt;author&gt;Rello, Jordi&lt;/author&gt;&lt;author&gt;Rhodes, Andrew&lt;/author&gt;&lt;author&gt;Starr, Therese&lt;/author&gt;&lt;author&gt;Wallis, Steven C.&lt;/author&gt;&lt;author&gt;Dimopoulos, George&lt;/author&gt;&lt;/authors&gt;&lt;/contributors&gt;&lt;titles&gt;&lt;title&gt;Pharmacokinetic variability and exposures of fluconazole, anidulafungin, and caspofungin in intensive care unit patients: Data from multinational Defining Antibiotic Levels in Intensive care unit (DALI) patients Study&lt;/title&gt;&lt;secondary-title&gt;Critical Care&lt;/secondary-title&gt;&lt;/titles&gt;&lt;periodical&gt;&lt;full-title&gt;Critical Care&lt;/full-title&gt;&lt;/periodical&gt;&lt;volume&gt;19&lt;/volume&gt;&lt;dates&gt;&lt;year&gt;2015&lt;/year&gt;&lt;/dates&gt;&lt;urls&gt;&lt;/urls&gt;&lt;/record&gt;&lt;/Cite&gt;&lt;/EndNote&gt;</w:instrText>
              </w:r>
            </w:ins>
            <w:del w:id="1357" w:author="My Luong Vuong" w:date="2023-11-21T10:34:00Z">
              <w:r w:rsidR="006D3B84" w:rsidDel="00D458B7">
                <w:rPr>
                  <w:rFonts w:eastAsia="Times New Roman" w:cstheme="minorHAnsi"/>
                  <w:b/>
                  <w:bCs/>
                  <w:color w:val="000000"/>
                  <w:sz w:val="18"/>
                  <w:szCs w:val="18"/>
                  <w:lang w:val="en-GB"/>
                </w:rPr>
                <w:delInstrText xml:space="preserve"> ADDIN EN.CITE &lt;EndNote&gt;&lt;Cite&gt;&lt;Author&gt;Sinnollareddy&lt;/Author&gt;&lt;Year&gt;2015&lt;/Year&gt;&lt;RecNum&gt;5&lt;/RecNum&gt;&lt;DisplayText&gt; [41]&lt;/DisplayText&gt;&lt;record&gt;&lt;rec-number&gt;5&lt;/rec-number&gt;&lt;foreign-keys&gt;&lt;key app="EN" db-id="xred9e5sg009pcetsepxtfs0dwxsa5rzvawx" timestamp="1682595361"&gt;5&lt;/key&gt;&lt;/foreign-keys&gt;&lt;ref-type name="Journal Article"&gt;17&lt;/ref-type&gt;&lt;contributors&gt;&lt;authors&gt;&lt;author&gt;Sinnollareddy, Mahipal G.&lt;/author&gt;&lt;author&gt;Roberts, Jason Alexander&lt;/author&gt;&lt;author&gt;Lipman, Jeffrey&lt;/author&gt;&lt;author&gt;Akova, Murat&lt;/author&gt;&lt;author&gt;Bassetti, Matteo&lt;/author&gt;&lt;author&gt;De Waele, Jan J.&lt;/author&gt;&lt;author&gt;Kaukonen, K. M.&lt;/author&gt;&lt;author&gt;Koulenti, Despoina&lt;/author&gt;&lt;author&gt;Martin, Claude D&lt;/author&gt;&lt;author&gt;Montravers, Philippe&lt;/author&gt;&lt;author&gt;Rello, Jordi&lt;/author&gt;&lt;author&gt;Rhodes, Andrew&lt;/author&gt;&lt;author&gt;Starr, Therese&lt;/author&gt;&lt;author&gt;Wallis, Steven C.&lt;/author&gt;&lt;author&gt;Dimopoulos, George&lt;/author&gt;&lt;/authors&gt;&lt;/contributors&gt;&lt;titles&gt;&lt;title&gt;Pharmacokinetic variability and exposures of fluconazole, anidulafungin, and caspofungin in intensive care unit patients: Data from multinational Defining Antibiotic Levels in Intensive care unit (DALI) patients Study&lt;/title&gt;&lt;secondary-title&gt;Critical Care&lt;/secondary-title&gt;&lt;/titles&gt;&lt;periodical&gt;&lt;full-title&gt;Critical Care&lt;/full-title&gt;&lt;/periodical&gt;&lt;volume&gt;19&lt;/volume&gt;&lt;dates&gt;&lt;year&gt;2015&lt;/year&gt;&lt;/dates&gt;&lt;urls&gt;&lt;/urls&gt;&lt;/record&gt;&lt;/Cite&gt;&lt;/EndNote&gt;</w:delInstrText>
              </w:r>
            </w:del>
            <w:r w:rsidR="00EC311D" w:rsidRPr="00E03B11">
              <w:rPr>
                <w:rFonts w:eastAsia="Times New Roman" w:cstheme="minorHAnsi"/>
                <w:b/>
                <w:bCs/>
                <w:color w:val="000000"/>
                <w:sz w:val="18"/>
                <w:szCs w:val="18"/>
                <w:lang w:val="en-GB"/>
              </w:rPr>
              <w:fldChar w:fldCharType="separate"/>
            </w:r>
            <w:ins w:id="1358" w:author="My Luong Vuong" w:date="2023-11-24T09:57:00Z">
              <w:r w:rsidR="00B307D1">
                <w:rPr>
                  <w:rFonts w:eastAsia="Times New Roman" w:cstheme="minorHAnsi"/>
                  <w:b/>
                  <w:bCs/>
                  <w:noProof/>
                  <w:color w:val="000000"/>
                  <w:sz w:val="18"/>
                  <w:szCs w:val="18"/>
                  <w:lang w:val="en-GB"/>
                </w:rPr>
                <w:t> [41]</w:t>
              </w:r>
            </w:ins>
            <w:del w:id="1359" w:author="My Luong Vuong" w:date="2023-11-21T10:34:00Z">
              <w:r w:rsidR="006D3B84" w:rsidDel="00D458B7">
                <w:rPr>
                  <w:rFonts w:eastAsia="Times New Roman" w:cstheme="minorHAnsi"/>
                  <w:b/>
                  <w:bCs/>
                  <w:noProof/>
                  <w:color w:val="000000"/>
                  <w:sz w:val="18"/>
                  <w:szCs w:val="18"/>
                  <w:lang w:val="en-GB"/>
                </w:rPr>
                <w:delText> [41]</w:delText>
              </w:r>
            </w:del>
            <w:r w:rsidR="00EC311D" w:rsidRPr="00E03B11">
              <w:rPr>
                <w:rFonts w:eastAsia="Times New Roman" w:cstheme="minorHAnsi"/>
                <w:b/>
                <w:bCs/>
                <w:color w:val="000000"/>
                <w:sz w:val="18"/>
                <w:szCs w:val="18"/>
                <w:lang w:val="en-GB"/>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0E1762E8" w14:textId="7C395F76" w:rsidR="00B10629" w:rsidRPr="00E03B11" w:rsidRDefault="00B10629" w:rsidP="00246952">
            <w:pPr>
              <w:spacing w:after="0" w:line="240" w:lineRule="auto"/>
              <w:jc w:val="both"/>
              <w:rPr>
                <w:rFonts w:eastAsia="Times New Roman" w:cstheme="minorHAnsi"/>
                <w:b/>
                <w:bCs/>
                <w:color w:val="000000"/>
                <w:sz w:val="18"/>
                <w:szCs w:val="18"/>
                <w:lang w:val="en-GB"/>
              </w:rPr>
            </w:pPr>
            <w:proofErr w:type="spellStart"/>
            <w:r w:rsidRPr="00E03B11">
              <w:rPr>
                <w:rFonts w:eastAsia="Times New Roman" w:cstheme="minorHAnsi"/>
                <w:b/>
                <w:bCs/>
                <w:color w:val="000000"/>
                <w:sz w:val="18"/>
                <w:szCs w:val="18"/>
                <w:lang w:val="en-GB"/>
              </w:rPr>
              <w:t>Alobaid</w:t>
            </w:r>
            <w:proofErr w:type="spellEnd"/>
            <w:r w:rsidRPr="00E03B11">
              <w:rPr>
                <w:rFonts w:eastAsia="Times New Roman" w:cstheme="minorHAnsi"/>
                <w:b/>
                <w:bCs/>
                <w:color w:val="000000"/>
                <w:sz w:val="18"/>
                <w:szCs w:val="18"/>
                <w:lang w:val="en-GB"/>
              </w:rPr>
              <w:t xml:space="preserve"> et al.</w:t>
            </w:r>
            <w:r w:rsidRPr="00E03B11">
              <w:rPr>
                <w:rFonts w:eastAsia="Times New Roman" w:cstheme="minorHAnsi"/>
                <w:b/>
                <w:bCs/>
                <w:color w:val="000000"/>
                <w:sz w:val="18"/>
                <w:szCs w:val="18"/>
                <w:lang w:val="en-GB"/>
              </w:rPr>
              <w:br/>
              <w:t>(</w:t>
            </w:r>
            <w:r w:rsidR="00AF2B61" w:rsidRPr="00E03B11">
              <w:rPr>
                <w:rFonts w:eastAsia="Times New Roman" w:cstheme="minorHAnsi"/>
                <w:b/>
                <w:bCs/>
                <w:color w:val="000000"/>
                <w:sz w:val="18"/>
                <w:szCs w:val="18"/>
                <w:lang w:val="en-GB"/>
              </w:rPr>
              <w:t>n</w:t>
            </w:r>
            <w:r w:rsidRPr="00E03B11">
              <w:rPr>
                <w:rFonts w:eastAsia="Times New Roman" w:cstheme="minorHAnsi"/>
                <w:b/>
                <w:bCs/>
                <w:color w:val="000000"/>
                <w:sz w:val="18"/>
                <w:szCs w:val="18"/>
                <w:lang w:val="en-GB"/>
              </w:rPr>
              <w:t>=21)</w:t>
            </w:r>
            <w:r w:rsidR="00EC311D" w:rsidRPr="00E03B11">
              <w:rPr>
                <w:rFonts w:eastAsia="Times New Roman" w:cstheme="minorHAnsi"/>
                <w:b/>
                <w:bCs/>
                <w:color w:val="000000"/>
                <w:sz w:val="18"/>
                <w:szCs w:val="18"/>
                <w:lang w:val="en-GB"/>
              </w:rPr>
              <w:fldChar w:fldCharType="begin">
                <w:fldData xml:space="preserve">PEVuZE5vdGU+PENpdGU+PEF1dGhvcj5BbG9iYWlkPC9BdXRob3I+PFllYXI+MjAxNjwvWWVhcj48
UmVjTnVtPjE5PC9SZWNOdW0+PERpc3BsYXlUZXh0PsKgWzIwXTwvRGlzcGxheVRleHQ+PHJlY29y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ins w:id="1360" w:author="My Luong Vuong" w:date="2023-11-24T09:57:00Z">
              <w:r w:rsidR="00B307D1">
                <w:rPr>
                  <w:rFonts w:eastAsia="Times New Roman" w:cstheme="minorHAnsi"/>
                  <w:b/>
                  <w:bCs/>
                  <w:color w:val="000000"/>
                  <w:sz w:val="18"/>
                  <w:szCs w:val="18"/>
                  <w:lang w:val="en-GB"/>
                </w:rPr>
                <w:instrText xml:space="preserve"> ADDIN EN.CITE </w:instrText>
              </w:r>
            </w:ins>
            <w:del w:id="1361" w:author="My Luong Vuong" w:date="2023-11-24T09:57:00Z">
              <w:r w:rsidR="00B558D9" w:rsidDel="00B307D1">
                <w:rPr>
                  <w:rFonts w:eastAsia="Times New Roman" w:cstheme="minorHAnsi"/>
                  <w:b/>
                  <w:bCs/>
                  <w:color w:val="000000"/>
                  <w:sz w:val="18"/>
                  <w:szCs w:val="18"/>
                  <w:lang w:val="en-GB"/>
                </w:rPr>
                <w:delInstrText xml:space="preserve"> ADDIN EN.CITE </w:delInstrText>
              </w:r>
              <w:r w:rsidR="00B558D9" w:rsidDel="00B307D1">
                <w:rPr>
                  <w:rFonts w:eastAsia="Times New Roman" w:cstheme="minorHAnsi"/>
                  <w:b/>
                  <w:bCs/>
                  <w:color w:val="000000"/>
                  <w:sz w:val="18"/>
                  <w:szCs w:val="18"/>
                  <w:lang w:val="en-GB"/>
                </w:rPr>
                <w:fldChar w:fldCharType="begin">
                  <w:fldData xml:space="preserve">PEVuZE5vdGU+PENpdGU+PEF1dGhvcj5BbG9iYWlkPC9BdXRob3I+PFllYXI+MjAxNjwvWWVhcj48
UmVjTnVtPjE5PC9SZWNOdW0+PERpc3BsYXlUZXh0PsKgWzIxXTwvRGlzcGxheVRleHQ+PHJlY29y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B558D9" w:rsidDel="00B307D1">
                <w:rPr>
                  <w:rFonts w:eastAsia="Times New Roman" w:cstheme="minorHAnsi"/>
                  <w:b/>
                  <w:bCs/>
                  <w:color w:val="000000"/>
                  <w:sz w:val="18"/>
                  <w:szCs w:val="18"/>
                  <w:lang w:val="en-GB"/>
                </w:rPr>
                <w:delInstrText xml:space="preserve"> ADDIN EN.CITE.DATA </w:delInstrText>
              </w:r>
              <w:r w:rsidR="00B558D9" w:rsidDel="00B307D1">
                <w:rPr>
                  <w:rFonts w:eastAsia="Times New Roman" w:cstheme="minorHAnsi"/>
                  <w:b/>
                  <w:bCs/>
                  <w:color w:val="000000"/>
                  <w:sz w:val="18"/>
                  <w:szCs w:val="18"/>
                  <w:lang w:val="en-GB"/>
                </w:rPr>
              </w:r>
              <w:r w:rsidR="00B558D9" w:rsidDel="00B307D1">
                <w:rPr>
                  <w:rFonts w:eastAsia="Times New Roman" w:cstheme="minorHAnsi"/>
                  <w:b/>
                  <w:bCs/>
                  <w:color w:val="000000"/>
                  <w:sz w:val="18"/>
                  <w:szCs w:val="18"/>
                  <w:lang w:val="en-GB"/>
                </w:rPr>
                <w:fldChar w:fldCharType="end"/>
              </w:r>
              <w:r w:rsidR="00EC311D" w:rsidRPr="00E03B11" w:rsidDel="00B307D1">
                <w:rPr>
                  <w:rFonts w:eastAsia="Times New Roman" w:cstheme="minorHAnsi"/>
                  <w:b/>
                  <w:bCs/>
                  <w:color w:val="000000"/>
                  <w:sz w:val="18"/>
                  <w:szCs w:val="18"/>
                  <w:lang w:val="en-GB"/>
                </w:rPr>
              </w:r>
            </w:del>
            <w:ins w:id="1362" w:author="My Luong Vuong" w:date="2023-11-24T09:57:00Z">
              <w:r w:rsidR="00B307D1">
                <w:rPr>
                  <w:rFonts w:eastAsia="Times New Roman" w:cstheme="minorHAnsi"/>
                  <w:b/>
                  <w:bCs/>
                  <w:color w:val="000000"/>
                  <w:sz w:val="18"/>
                  <w:szCs w:val="18"/>
                  <w:lang w:val="en-GB"/>
                </w:rPr>
                <w:fldChar w:fldCharType="begin">
                  <w:fldData xml:space="preserve">PEVuZE5vdGU+PENpdGU+PEF1dGhvcj5BbG9iYWlkPC9BdXRob3I+PFllYXI+MjAxNjwvWWVhcj48
UmVjTnVtPjE5PC9SZWNOdW0+PERpc3BsYXlUZXh0PsKgWzIwXTwvRGlzcGxheVRleHQ+PHJlY29y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B307D1">
                <w:rPr>
                  <w:rFonts w:eastAsia="Times New Roman" w:cstheme="minorHAnsi"/>
                  <w:b/>
                  <w:bCs/>
                  <w:color w:val="000000"/>
                  <w:sz w:val="18"/>
                  <w:szCs w:val="18"/>
                  <w:lang w:val="en-GB"/>
                </w:rPr>
                <w:instrText xml:space="preserve"> ADDIN EN.CITE.DATA </w:instrText>
              </w:r>
              <w:r w:rsidR="00B307D1">
                <w:rPr>
                  <w:rFonts w:eastAsia="Times New Roman" w:cstheme="minorHAnsi"/>
                  <w:b/>
                  <w:bCs/>
                  <w:color w:val="000000"/>
                  <w:sz w:val="18"/>
                  <w:szCs w:val="18"/>
                  <w:lang w:val="en-GB"/>
                </w:rPr>
              </w:r>
              <w:r w:rsidR="00B307D1">
                <w:rPr>
                  <w:rFonts w:eastAsia="Times New Roman" w:cstheme="minorHAnsi"/>
                  <w:b/>
                  <w:bCs/>
                  <w:color w:val="000000"/>
                  <w:sz w:val="18"/>
                  <w:szCs w:val="18"/>
                  <w:lang w:val="en-GB"/>
                </w:rPr>
                <w:fldChar w:fldCharType="end"/>
              </w:r>
            </w:ins>
            <w:r w:rsidR="00EC311D" w:rsidRPr="00E03B11">
              <w:rPr>
                <w:rFonts w:eastAsia="Times New Roman" w:cstheme="minorHAnsi"/>
                <w:b/>
                <w:bCs/>
                <w:color w:val="000000"/>
                <w:sz w:val="18"/>
                <w:szCs w:val="18"/>
                <w:lang w:val="en-GB"/>
              </w:rPr>
              <w:fldChar w:fldCharType="separate"/>
            </w:r>
            <w:ins w:id="1363" w:author="My Luong Vuong" w:date="2023-11-24T09:57:00Z">
              <w:r w:rsidR="00B307D1">
                <w:rPr>
                  <w:rFonts w:eastAsia="Times New Roman" w:cstheme="minorHAnsi"/>
                  <w:b/>
                  <w:bCs/>
                  <w:noProof/>
                  <w:color w:val="000000"/>
                  <w:sz w:val="18"/>
                  <w:szCs w:val="18"/>
                  <w:lang w:val="en-GB"/>
                </w:rPr>
                <w:t> [20]</w:t>
              </w:r>
            </w:ins>
            <w:del w:id="1364" w:author="My Luong Vuong" w:date="2023-11-24T09:57:00Z">
              <w:r w:rsidR="00B558D9" w:rsidDel="00B307D1">
                <w:rPr>
                  <w:rFonts w:eastAsia="Times New Roman" w:cstheme="minorHAnsi"/>
                  <w:b/>
                  <w:bCs/>
                  <w:noProof/>
                  <w:color w:val="000000"/>
                  <w:sz w:val="18"/>
                  <w:szCs w:val="18"/>
                  <w:lang w:val="en-GB"/>
                </w:rPr>
                <w:delText> [21]</w:delText>
              </w:r>
            </w:del>
            <w:r w:rsidR="00EC311D" w:rsidRPr="00E03B11">
              <w:rPr>
                <w:rFonts w:eastAsia="Times New Roman" w:cstheme="minorHAnsi"/>
                <w:b/>
                <w:bCs/>
                <w:color w:val="000000"/>
                <w:sz w:val="18"/>
                <w:szCs w:val="18"/>
                <w:lang w:val="en-GB"/>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323A27B6" w14:textId="3D49B1BF" w:rsidR="00B10629" w:rsidRPr="00E03B11" w:rsidRDefault="00B10629" w:rsidP="00246952">
            <w:pPr>
              <w:spacing w:after="0" w:line="240" w:lineRule="auto"/>
              <w:jc w:val="both"/>
              <w:rPr>
                <w:rFonts w:eastAsia="Times New Roman" w:cstheme="minorHAnsi"/>
                <w:b/>
                <w:bCs/>
                <w:color w:val="000000"/>
                <w:sz w:val="18"/>
                <w:szCs w:val="18"/>
                <w:lang w:val="en-GB"/>
              </w:rPr>
            </w:pPr>
            <w:proofErr w:type="spellStart"/>
            <w:r w:rsidRPr="00E03B11">
              <w:rPr>
                <w:rFonts w:eastAsia="Times New Roman" w:cstheme="minorHAnsi"/>
                <w:b/>
                <w:bCs/>
                <w:color w:val="000000"/>
                <w:sz w:val="18"/>
                <w:szCs w:val="18"/>
                <w:lang w:val="en-GB"/>
              </w:rPr>
              <w:t>Boonstra</w:t>
            </w:r>
            <w:proofErr w:type="spellEnd"/>
            <w:r w:rsidRPr="00E03B11">
              <w:rPr>
                <w:rFonts w:eastAsia="Times New Roman" w:cstheme="minorHAnsi"/>
                <w:b/>
                <w:bCs/>
                <w:color w:val="000000"/>
                <w:sz w:val="18"/>
                <w:szCs w:val="18"/>
                <w:lang w:val="en-GB"/>
              </w:rPr>
              <w:t xml:space="preserve"> et al.</w:t>
            </w:r>
            <w:r w:rsidRPr="00E03B11">
              <w:rPr>
                <w:rFonts w:eastAsia="Times New Roman" w:cstheme="minorHAnsi"/>
                <w:b/>
                <w:bCs/>
                <w:color w:val="000000"/>
                <w:sz w:val="18"/>
                <w:szCs w:val="18"/>
                <w:lang w:val="en-GB"/>
              </w:rPr>
              <w:br/>
              <w:t>(</w:t>
            </w:r>
            <w:r w:rsidR="00AF2B61" w:rsidRPr="00E03B11">
              <w:rPr>
                <w:rFonts w:eastAsia="Times New Roman" w:cstheme="minorHAnsi"/>
                <w:b/>
                <w:bCs/>
                <w:color w:val="000000"/>
                <w:sz w:val="18"/>
                <w:szCs w:val="18"/>
                <w:lang w:val="en-GB"/>
              </w:rPr>
              <w:t>n</w:t>
            </w:r>
            <w:r w:rsidRPr="00E03B11">
              <w:rPr>
                <w:rFonts w:eastAsia="Times New Roman" w:cstheme="minorHAnsi"/>
                <w:b/>
                <w:bCs/>
                <w:color w:val="000000"/>
                <w:sz w:val="18"/>
                <w:szCs w:val="18"/>
                <w:lang w:val="en-GB"/>
              </w:rPr>
              <w:t>=33)</w:t>
            </w:r>
            <w:r w:rsidR="00EC311D" w:rsidRPr="00E03B11">
              <w:rPr>
                <w:rFonts w:eastAsia="Times New Roman" w:cstheme="minorHAnsi"/>
                <w:b/>
                <w:bCs/>
                <w:color w:val="000000"/>
                <w:sz w:val="18"/>
                <w:szCs w:val="18"/>
                <w:lang w:val="en-GB"/>
              </w:rPr>
              <w:fldChar w:fldCharType="begin">
                <w:fldData xml:space="preserve">PEVuZE5vdGU+PENpdGU+PEF1dGhvcj5Cb29uc3RyYTwvQXV0aG9yPjxZZWFyPjIwMjE8L1llYXI+
PFJlY051bT43PC9SZWNOdW0+PERpc3BsYXlUZXh0PsKgWzE3XTwvRGlzcGxheVRleHQ+PHJlY29y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ins w:id="1365" w:author="My Luong Vuong" w:date="2023-11-24T09:57:00Z">
              <w:r w:rsidR="00B307D1">
                <w:rPr>
                  <w:rFonts w:eastAsia="Times New Roman" w:cstheme="minorHAnsi"/>
                  <w:b/>
                  <w:bCs/>
                  <w:color w:val="000000"/>
                  <w:sz w:val="18"/>
                  <w:szCs w:val="18"/>
                  <w:lang w:val="en-GB"/>
                </w:rPr>
                <w:instrText xml:space="preserve"> ADDIN EN.CITE </w:instrText>
              </w:r>
            </w:ins>
            <w:del w:id="1366" w:author="My Luong Vuong" w:date="2023-11-24T09:57:00Z">
              <w:r w:rsidR="00217BF7" w:rsidDel="00B307D1">
                <w:rPr>
                  <w:rFonts w:eastAsia="Times New Roman" w:cstheme="minorHAnsi"/>
                  <w:b/>
                  <w:bCs/>
                  <w:color w:val="000000"/>
                  <w:sz w:val="18"/>
                  <w:szCs w:val="18"/>
                  <w:lang w:val="en-GB"/>
                </w:rPr>
                <w:delInstrText xml:space="preserve"> ADDIN EN.CITE </w:delInstrText>
              </w:r>
              <w:r w:rsidR="00217BF7" w:rsidDel="00B307D1">
                <w:rPr>
                  <w:rFonts w:eastAsia="Times New Roman" w:cstheme="minorHAnsi"/>
                  <w:b/>
                  <w:bCs/>
                  <w:color w:val="000000"/>
                  <w:sz w:val="18"/>
                  <w:szCs w:val="18"/>
                  <w:lang w:val="en-GB"/>
                </w:rPr>
                <w:fldChar w:fldCharType="begin">
                  <w:fldData xml:space="preserve">PEVuZE5vdGU+PENpdGU+PEF1dGhvcj5Cb29uc3RyYTwvQXV0aG9yPjxZZWFyPjIwMjE8L1llYXI+
PFJlY051bT43PC9SZWNOdW0+PERpc3BsYXlUZXh0PsKgWzE1XTwvRGlzcGxheVRleHQ+PHJlY29y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217BF7" w:rsidDel="00B307D1">
                <w:rPr>
                  <w:rFonts w:eastAsia="Times New Roman" w:cstheme="minorHAnsi"/>
                  <w:b/>
                  <w:bCs/>
                  <w:color w:val="000000"/>
                  <w:sz w:val="18"/>
                  <w:szCs w:val="18"/>
                  <w:lang w:val="en-GB"/>
                </w:rPr>
                <w:delInstrText xml:space="preserve"> ADDIN EN.CITE.DATA </w:delInstrText>
              </w:r>
              <w:r w:rsidR="00217BF7" w:rsidDel="00B307D1">
                <w:rPr>
                  <w:rFonts w:eastAsia="Times New Roman" w:cstheme="minorHAnsi"/>
                  <w:b/>
                  <w:bCs/>
                  <w:color w:val="000000"/>
                  <w:sz w:val="18"/>
                  <w:szCs w:val="18"/>
                  <w:lang w:val="en-GB"/>
                </w:rPr>
              </w:r>
              <w:r w:rsidR="00217BF7" w:rsidDel="00B307D1">
                <w:rPr>
                  <w:rFonts w:eastAsia="Times New Roman" w:cstheme="minorHAnsi"/>
                  <w:b/>
                  <w:bCs/>
                  <w:color w:val="000000"/>
                  <w:sz w:val="18"/>
                  <w:szCs w:val="18"/>
                  <w:lang w:val="en-GB"/>
                </w:rPr>
                <w:fldChar w:fldCharType="end"/>
              </w:r>
              <w:r w:rsidR="00EC311D" w:rsidRPr="00E03B11" w:rsidDel="00B307D1">
                <w:rPr>
                  <w:rFonts w:eastAsia="Times New Roman" w:cstheme="minorHAnsi"/>
                  <w:b/>
                  <w:bCs/>
                  <w:color w:val="000000"/>
                  <w:sz w:val="18"/>
                  <w:szCs w:val="18"/>
                  <w:lang w:val="en-GB"/>
                </w:rPr>
              </w:r>
            </w:del>
            <w:ins w:id="1367" w:author="My Luong Vuong" w:date="2023-11-24T09:57:00Z">
              <w:r w:rsidR="00B307D1">
                <w:rPr>
                  <w:rFonts w:eastAsia="Times New Roman" w:cstheme="minorHAnsi"/>
                  <w:b/>
                  <w:bCs/>
                  <w:color w:val="000000"/>
                  <w:sz w:val="18"/>
                  <w:szCs w:val="18"/>
                  <w:lang w:val="en-GB"/>
                </w:rPr>
                <w:fldChar w:fldCharType="begin">
                  <w:fldData xml:space="preserve">PEVuZE5vdGU+PENpdGU+PEF1dGhvcj5Cb29uc3RyYTwvQXV0aG9yPjxZZWFyPjIwMjE8L1llYXI+
PFJlY051bT43PC9SZWNOdW0+PERpc3BsYXlUZXh0PsKgWzE3XTwvRGlzcGxheVRleHQ+PHJlY29y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B307D1">
                <w:rPr>
                  <w:rFonts w:eastAsia="Times New Roman" w:cstheme="minorHAnsi"/>
                  <w:b/>
                  <w:bCs/>
                  <w:color w:val="000000"/>
                  <w:sz w:val="18"/>
                  <w:szCs w:val="18"/>
                  <w:lang w:val="en-GB"/>
                </w:rPr>
                <w:instrText xml:space="preserve"> ADDIN EN.CITE.DATA </w:instrText>
              </w:r>
              <w:r w:rsidR="00B307D1">
                <w:rPr>
                  <w:rFonts w:eastAsia="Times New Roman" w:cstheme="minorHAnsi"/>
                  <w:b/>
                  <w:bCs/>
                  <w:color w:val="000000"/>
                  <w:sz w:val="18"/>
                  <w:szCs w:val="18"/>
                  <w:lang w:val="en-GB"/>
                </w:rPr>
              </w:r>
              <w:r w:rsidR="00B307D1">
                <w:rPr>
                  <w:rFonts w:eastAsia="Times New Roman" w:cstheme="minorHAnsi"/>
                  <w:b/>
                  <w:bCs/>
                  <w:color w:val="000000"/>
                  <w:sz w:val="18"/>
                  <w:szCs w:val="18"/>
                  <w:lang w:val="en-GB"/>
                </w:rPr>
                <w:fldChar w:fldCharType="end"/>
              </w:r>
            </w:ins>
            <w:r w:rsidR="00EC311D" w:rsidRPr="00E03B11">
              <w:rPr>
                <w:rFonts w:eastAsia="Times New Roman" w:cstheme="minorHAnsi"/>
                <w:b/>
                <w:bCs/>
                <w:color w:val="000000"/>
                <w:sz w:val="18"/>
                <w:szCs w:val="18"/>
                <w:lang w:val="en-GB"/>
              </w:rPr>
              <w:fldChar w:fldCharType="separate"/>
            </w:r>
            <w:ins w:id="1368" w:author="My Luong Vuong" w:date="2023-11-24T09:57:00Z">
              <w:r w:rsidR="00B307D1">
                <w:rPr>
                  <w:rFonts w:eastAsia="Times New Roman" w:cstheme="minorHAnsi"/>
                  <w:b/>
                  <w:bCs/>
                  <w:noProof/>
                  <w:color w:val="000000"/>
                  <w:sz w:val="18"/>
                  <w:szCs w:val="18"/>
                  <w:lang w:val="en-GB"/>
                </w:rPr>
                <w:t> [17]</w:t>
              </w:r>
            </w:ins>
            <w:del w:id="1369" w:author="My Luong Vuong" w:date="2023-11-24T09:57:00Z">
              <w:r w:rsidR="00217BF7" w:rsidDel="00B307D1">
                <w:rPr>
                  <w:rFonts w:eastAsia="Times New Roman" w:cstheme="minorHAnsi"/>
                  <w:b/>
                  <w:bCs/>
                  <w:noProof/>
                  <w:color w:val="000000"/>
                  <w:sz w:val="18"/>
                  <w:szCs w:val="18"/>
                  <w:lang w:val="en-GB"/>
                </w:rPr>
                <w:delText> [15]</w:delText>
              </w:r>
            </w:del>
            <w:r w:rsidR="00EC311D" w:rsidRPr="00E03B11">
              <w:rPr>
                <w:rFonts w:eastAsia="Times New Roman" w:cstheme="minorHAnsi"/>
                <w:b/>
                <w:bCs/>
                <w:color w:val="000000"/>
                <w:sz w:val="18"/>
                <w:szCs w:val="18"/>
                <w:lang w:val="en-GB"/>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7C124B41" w14:textId="3DDE25D8" w:rsidR="00B10629" w:rsidRPr="00E03B11" w:rsidRDefault="00B10629" w:rsidP="00246952">
            <w:pPr>
              <w:spacing w:after="0" w:line="240" w:lineRule="auto"/>
              <w:jc w:val="both"/>
              <w:rPr>
                <w:rFonts w:eastAsia="Times New Roman" w:cstheme="minorHAnsi"/>
                <w:b/>
                <w:bCs/>
                <w:color w:val="000000"/>
                <w:sz w:val="18"/>
                <w:szCs w:val="18"/>
                <w:lang w:val="en-GB"/>
              </w:rPr>
            </w:pPr>
            <w:r w:rsidRPr="00E03B11">
              <w:rPr>
                <w:rFonts w:eastAsia="Times New Roman" w:cstheme="minorHAnsi"/>
                <w:b/>
                <w:bCs/>
                <w:color w:val="000000"/>
                <w:sz w:val="18"/>
                <w:szCs w:val="18"/>
                <w:lang w:val="en-GB"/>
              </w:rPr>
              <w:t>Overall</w:t>
            </w:r>
            <w:r w:rsidRPr="00E03B11">
              <w:rPr>
                <w:rFonts w:eastAsia="Times New Roman" w:cstheme="minorHAnsi"/>
                <w:b/>
                <w:bCs/>
                <w:color w:val="000000"/>
                <w:sz w:val="18"/>
                <w:szCs w:val="18"/>
                <w:lang w:val="en-GB"/>
              </w:rPr>
              <w:br/>
              <w:t>(</w:t>
            </w:r>
            <w:r w:rsidR="00AF2B61" w:rsidRPr="00E03B11">
              <w:rPr>
                <w:rFonts w:eastAsia="Times New Roman" w:cstheme="minorHAnsi"/>
                <w:b/>
                <w:bCs/>
                <w:color w:val="000000"/>
                <w:sz w:val="18"/>
                <w:szCs w:val="18"/>
                <w:lang w:val="en-GB"/>
              </w:rPr>
              <w:t>n</w:t>
            </w:r>
            <w:r w:rsidRPr="00E03B11">
              <w:rPr>
                <w:rFonts w:eastAsia="Times New Roman" w:cstheme="minorHAnsi"/>
                <w:b/>
                <w:bCs/>
                <w:color w:val="000000"/>
                <w:sz w:val="18"/>
                <w:szCs w:val="18"/>
                <w:lang w:val="en-GB"/>
              </w:rPr>
              <w:t>=177)</w:t>
            </w:r>
          </w:p>
        </w:tc>
      </w:tr>
      <w:tr w:rsidR="00CD1B2B" w:rsidRPr="00E03B11" w14:paraId="6E69D75D" w14:textId="77777777" w:rsidTr="00D46083">
        <w:trPr>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hideMark/>
          </w:tcPr>
          <w:p w14:paraId="306CEFF3" w14:textId="21054974" w:rsidR="00CD1B2B" w:rsidRPr="00CE64B3" w:rsidRDefault="00CD1B2B" w:rsidP="00CD1B2B">
            <w:pPr>
              <w:spacing w:after="0" w:line="240" w:lineRule="auto"/>
              <w:jc w:val="both"/>
              <w:rPr>
                <w:rFonts w:eastAsia="Times New Roman" w:cstheme="minorHAnsi"/>
                <w:b/>
                <w:bCs/>
                <w:color w:val="000000"/>
                <w:sz w:val="18"/>
                <w:szCs w:val="18"/>
                <w:lang w:val="es-ES"/>
                <w:rPrChange w:id="1370" w:author="My Luong Vuong" w:date="2023-11-03T11:51:00Z">
                  <w:rPr>
                    <w:rFonts w:eastAsia="Times New Roman" w:cstheme="minorHAnsi"/>
                    <w:b/>
                    <w:bCs/>
                    <w:color w:val="000000"/>
                    <w:sz w:val="18"/>
                    <w:szCs w:val="18"/>
                    <w:lang w:val="en-GB"/>
                  </w:rPr>
                </w:rPrChange>
              </w:rPr>
            </w:pPr>
            <w:r w:rsidRPr="00CE64B3">
              <w:rPr>
                <w:rFonts w:eastAsia="Times New Roman" w:cstheme="minorHAnsi"/>
                <w:b/>
                <w:bCs/>
                <w:color w:val="000000"/>
                <w:sz w:val="18"/>
                <w:szCs w:val="18"/>
                <w:lang w:val="es-ES"/>
                <w:rPrChange w:id="1371" w:author="My Luong Vuong" w:date="2023-11-03T11:51:00Z">
                  <w:rPr>
                    <w:rFonts w:eastAsia="Times New Roman" w:cstheme="minorHAnsi"/>
                    <w:b/>
                    <w:bCs/>
                    <w:color w:val="000000"/>
                    <w:sz w:val="18"/>
                    <w:szCs w:val="18"/>
                    <w:lang w:val="en-GB"/>
                  </w:rPr>
                </w:rPrChange>
              </w:rPr>
              <w:t xml:space="preserve">APACHE II, </w:t>
            </w:r>
            <w:r w:rsidR="00AA2B3D" w:rsidRPr="00CE64B3">
              <w:rPr>
                <w:rFonts w:eastAsia="Times New Roman" w:cstheme="minorHAnsi"/>
                <w:color w:val="000000"/>
                <w:sz w:val="18"/>
                <w:szCs w:val="18"/>
                <w:lang w:val="es-ES"/>
                <w:rPrChange w:id="1372" w:author="My Luong Vuong" w:date="2023-11-03T11:51:00Z">
                  <w:rPr>
                    <w:rFonts w:eastAsia="Times New Roman" w:cstheme="minorHAnsi"/>
                    <w:color w:val="000000"/>
                    <w:sz w:val="18"/>
                    <w:szCs w:val="18"/>
                    <w:lang w:val="en-GB"/>
                  </w:rPr>
                </w:rPrChange>
              </w:rPr>
              <w:t>m</w:t>
            </w:r>
            <w:r w:rsidRPr="00CE64B3">
              <w:rPr>
                <w:rFonts w:eastAsia="Times New Roman" w:cstheme="minorHAnsi"/>
                <w:color w:val="000000"/>
                <w:sz w:val="18"/>
                <w:szCs w:val="18"/>
                <w:lang w:val="es-ES"/>
                <w:rPrChange w:id="1373" w:author="My Luong Vuong" w:date="2023-11-03T11:51:00Z">
                  <w:rPr>
                    <w:rFonts w:eastAsia="Times New Roman" w:cstheme="minorHAnsi"/>
                    <w:color w:val="000000"/>
                    <w:sz w:val="18"/>
                    <w:szCs w:val="18"/>
                    <w:lang w:val="en-GB"/>
                  </w:rPr>
                </w:rPrChange>
              </w:rPr>
              <w:t>edian [Q1</w:t>
            </w:r>
            <w:r w:rsidR="007C0373" w:rsidRPr="00CE64B3">
              <w:rPr>
                <w:rFonts w:eastAsia="Times New Roman" w:cstheme="minorHAnsi"/>
                <w:color w:val="000000"/>
                <w:sz w:val="18"/>
                <w:szCs w:val="18"/>
                <w:lang w:val="es-ES"/>
                <w:rPrChange w:id="1374" w:author="My Luong Vuong" w:date="2023-11-03T11:51:00Z">
                  <w:rPr>
                    <w:rFonts w:eastAsia="Times New Roman" w:cstheme="minorHAnsi"/>
                    <w:color w:val="000000"/>
                    <w:sz w:val="18"/>
                    <w:szCs w:val="18"/>
                    <w:lang w:val="en-GB"/>
                  </w:rPr>
                </w:rPrChange>
              </w:rPr>
              <w:t>-</w:t>
            </w:r>
            <w:r w:rsidRPr="00CE64B3">
              <w:rPr>
                <w:rFonts w:eastAsia="Times New Roman" w:cstheme="minorHAnsi"/>
                <w:color w:val="000000"/>
                <w:sz w:val="18"/>
                <w:szCs w:val="18"/>
                <w:lang w:val="es-ES"/>
                <w:rPrChange w:id="1375" w:author="My Luong Vuong" w:date="2023-11-03T11:51:00Z">
                  <w:rPr>
                    <w:rFonts w:eastAsia="Times New Roman" w:cstheme="minorHAnsi"/>
                    <w:color w:val="000000"/>
                    <w:sz w:val="18"/>
                    <w:szCs w:val="18"/>
                    <w:lang w:val="en-GB"/>
                  </w:rPr>
                </w:rPrChange>
              </w:rPr>
              <w:t>Q3]</w:t>
            </w:r>
            <w:r w:rsidRPr="00CE64B3">
              <w:rPr>
                <w:rFonts w:eastAsia="Times New Roman" w:cstheme="minorHAnsi"/>
                <w:b/>
                <w:bCs/>
                <w:color w:val="000000"/>
                <w:sz w:val="18"/>
                <w:szCs w:val="18"/>
                <w:lang w:val="es-ES"/>
                <w:rPrChange w:id="1376" w:author="My Luong Vuong" w:date="2023-11-03T11:51:00Z">
                  <w:rPr>
                    <w:rFonts w:eastAsia="Times New Roman" w:cstheme="minorHAnsi"/>
                    <w:b/>
                    <w:bCs/>
                    <w:color w:val="000000"/>
                    <w:sz w:val="18"/>
                    <w:szCs w:val="18"/>
                    <w:lang w:val="en-GB"/>
                  </w:rPr>
                </w:rPrChange>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hideMark/>
          </w:tcPr>
          <w:p w14:paraId="5E3E1AF0" w14:textId="7417F44C" w:rsidR="00CD1B2B" w:rsidRPr="00E03B11" w:rsidRDefault="00CD1B2B" w:rsidP="00CD1B2B">
            <w:pPr>
              <w:spacing w:after="0" w:line="240" w:lineRule="auto"/>
              <w:jc w:val="both"/>
              <w:rPr>
                <w:rFonts w:eastAsia="Times New Roman" w:cstheme="minorHAnsi"/>
                <w:b/>
                <w:bCs/>
                <w:color w:val="000000"/>
                <w:sz w:val="18"/>
                <w:szCs w:val="18"/>
                <w:lang w:val="en-GB"/>
              </w:rPr>
            </w:pPr>
            <w:r w:rsidRPr="00E03B11">
              <w:rPr>
                <w:sz w:val="18"/>
                <w:szCs w:val="18"/>
                <w:lang w:val="en-GB"/>
              </w:rPr>
              <w:t>16.0 [14.0-22.0]</w:t>
            </w:r>
          </w:p>
        </w:tc>
        <w:tc>
          <w:tcPr>
            <w:tcW w:w="1244" w:type="dxa"/>
            <w:tcBorders>
              <w:top w:val="nil"/>
              <w:left w:val="nil"/>
              <w:bottom w:val="nil"/>
              <w:right w:val="nil"/>
            </w:tcBorders>
            <w:shd w:val="clear" w:color="auto" w:fill="FFFFFF"/>
            <w:noWrap/>
            <w:tcMar>
              <w:top w:w="60" w:type="dxa"/>
              <w:left w:w="180" w:type="dxa"/>
              <w:bottom w:w="60" w:type="dxa"/>
              <w:right w:w="180" w:type="dxa"/>
            </w:tcMar>
            <w:hideMark/>
          </w:tcPr>
          <w:p w14:paraId="0F9C44FA" w14:textId="7138749A" w:rsidR="00CD1B2B" w:rsidRPr="00E03B11" w:rsidRDefault="00CD1B2B" w:rsidP="00CD1B2B">
            <w:pPr>
              <w:spacing w:after="0" w:line="240" w:lineRule="auto"/>
              <w:jc w:val="both"/>
              <w:rPr>
                <w:rFonts w:eastAsia="Times New Roman" w:cstheme="minorHAnsi"/>
                <w:sz w:val="18"/>
                <w:szCs w:val="18"/>
                <w:lang w:val="en-GB"/>
              </w:rPr>
            </w:pPr>
            <w:r w:rsidRPr="00E03B11">
              <w:rPr>
                <w:sz w:val="18"/>
                <w:szCs w:val="18"/>
                <w:lang w:val="en-GB"/>
              </w:rPr>
              <w:t>18.0 [15.0-23.0]</w:t>
            </w:r>
          </w:p>
        </w:tc>
        <w:tc>
          <w:tcPr>
            <w:tcW w:w="1244" w:type="dxa"/>
            <w:tcBorders>
              <w:top w:val="nil"/>
              <w:left w:val="nil"/>
              <w:bottom w:val="nil"/>
              <w:right w:val="nil"/>
            </w:tcBorders>
            <w:shd w:val="clear" w:color="auto" w:fill="FFFFFF"/>
            <w:noWrap/>
            <w:tcMar>
              <w:top w:w="60" w:type="dxa"/>
              <w:left w:w="180" w:type="dxa"/>
              <w:bottom w:w="60" w:type="dxa"/>
              <w:right w:w="180" w:type="dxa"/>
            </w:tcMar>
            <w:hideMark/>
          </w:tcPr>
          <w:p w14:paraId="790EF1D9" w14:textId="6F930D57" w:rsidR="00CD1B2B" w:rsidRPr="00E03B11" w:rsidRDefault="00CD1B2B" w:rsidP="00CD1B2B">
            <w:pPr>
              <w:spacing w:after="0" w:line="240" w:lineRule="auto"/>
              <w:jc w:val="both"/>
              <w:rPr>
                <w:rFonts w:eastAsia="Times New Roman" w:cstheme="minorHAnsi"/>
                <w:sz w:val="18"/>
                <w:szCs w:val="18"/>
                <w:lang w:val="en-GB"/>
              </w:rPr>
            </w:pPr>
            <w:r w:rsidRPr="00E03B11">
              <w:rPr>
                <w:sz w:val="18"/>
                <w:szCs w:val="18"/>
                <w:lang w:val="en-GB"/>
              </w:rPr>
              <w:t>NA</w:t>
            </w:r>
          </w:p>
        </w:tc>
        <w:tc>
          <w:tcPr>
            <w:tcW w:w="1244" w:type="dxa"/>
            <w:tcBorders>
              <w:top w:val="nil"/>
              <w:left w:val="nil"/>
              <w:bottom w:val="nil"/>
              <w:right w:val="nil"/>
            </w:tcBorders>
            <w:shd w:val="clear" w:color="auto" w:fill="FFFFFF"/>
            <w:noWrap/>
            <w:tcMar>
              <w:top w:w="60" w:type="dxa"/>
              <w:left w:w="180" w:type="dxa"/>
              <w:bottom w:w="60" w:type="dxa"/>
              <w:right w:w="180" w:type="dxa"/>
            </w:tcMar>
            <w:hideMark/>
          </w:tcPr>
          <w:p w14:paraId="4D611987" w14:textId="2F69EC7F" w:rsidR="00CD1B2B" w:rsidRPr="00E03B11" w:rsidRDefault="00CD1B2B" w:rsidP="00CD1B2B">
            <w:pPr>
              <w:spacing w:after="0" w:line="240" w:lineRule="auto"/>
              <w:jc w:val="both"/>
              <w:rPr>
                <w:rFonts w:eastAsia="Times New Roman" w:cstheme="minorHAnsi"/>
                <w:sz w:val="18"/>
                <w:szCs w:val="18"/>
                <w:lang w:val="en-GB"/>
              </w:rPr>
            </w:pPr>
            <w:r w:rsidRPr="00E03B11">
              <w:rPr>
                <w:sz w:val="18"/>
                <w:szCs w:val="18"/>
                <w:lang w:val="en-GB"/>
              </w:rPr>
              <w:t>NA</w:t>
            </w:r>
          </w:p>
        </w:tc>
        <w:tc>
          <w:tcPr>
            <w:tcW w:w="1243" w:type="dxa"/>
            <w:tcBorders>
              <w:top w:val="nil"/>
              <w:left w:val="nil"/>
              <w:bottom w:val="nil"/>
              <w:right w:val="nil"/>
            </w:tcBorders>
            <w:shd w:val="clear" w:color="auto" w:fill="FFFFFF"/>
            <w:noWrap/>
            <w:tcMar>
              <w:top w:w="60" w:type="dxa"/>
              <w:left w:w="180" w:type="dxa"/>
              <w:bottom w:w="60" w:type="dxa"/>
              <w:right w:w="180" w:type="dxa"/>
            </w:tcMar>
            <w:hideMark/>
          </w:tcPr>
          <w:p w14:paraId="211D2816" w14:textId="303D6C65" w:rsidR="00CD1B2B" w:rsidRPr="00E03B11" w:rsidRDefault="00CD1B2B" w:rsidP="00CD1B2B">
            <w:pPr>
              <w:spacing w:after="0" w:line="240" w:lineRule="auto"/>
              <w:jc w:val="both"/>
              <w:rPr>
                <w:rFonts w:eastAsia="Times New Roman" w:cstheme="minorHAnsi"/>
                <w:sz w:val="18"/>
                <w:szCs w:val="18"/>
                <w:lang w:val="en-GB"/>
              </w:rPr>
            </w:pPr>
            <w:r w:rsidRPr="00E03B11">
              <w:rPr>
                <w:sz w:val="18"/>
                <w:szCs w:val="18"/>
                <w:lang w:val="en-GB"/>
              </w:rPr>
              <w:t>NA</w:t>
            </w:r>
          </w:p>
        </w:tc>
        <w:tc>
          <w:tcPr>
            <w:tcW w:w="1244" w:type="dxa"/>
            <w:tcBorders>
              <w:top w:val="nil"/>
              <w:left w:val="nil"/>
              <w:bottom w:val="nil"/>
              <w:right w:val="nil"/>
            </w:tcBorders>
            <w:shd w:val="clear" w:color="auto" w:fill="FFFFFF"/>
            <w:noWrap/>
            <w:tcMar>
              <w:top w:w="60" w:type="dxa"/>
              <w:left w:w="180" w:type="dxa"/>
              <w:bottom w:w="60" w:type="dxa"/>
              <w:right w:w="180" w:type="dxa"/>
            </w:tcMar>
            <w:hideMark/>
          </w:tcPr>
          <w:p w14:paraId="769797E0" w14:textId="64D2774E" w:rsidR="00CD1B2B" w:rsidRPr="00E03B11" w:rsidRDefault="00CD1B2B" w:rsidP="00CD1B2B">
            <w:pPr>
              <w:spacing w:after="0" w:line="240" w:lineRule="auto"/>
              <w:jc w:val="both"/>
              <w:rPr>
                <w:rFonts w:eastAsia="Times New Roman" w:cstheme="minorHAnsi"/>
                <w:sz w:val="18"/>
                <w:szCs w:val="18"/>
                <w:lang w:val="en-GB"/>
              </w:rPr>
            </w:pPr>
            <w:r w:rsidRPr="00E03B11">
              <w:rPr>
                <w:sz w:val="18"/>
                <w:szCs w:val="18"/>
                <w:lang w:val="en-GB"/>
              </w:rPr>
              <w:t>22.0 [12.0-33.0]</w:t>
            </w:r>
          </w:p>
        </w:tc>
        <w:tc>
          <w:tcPr>
            <w:tcW w:w="1244" w:type="dxa"/>
            <w:tcBorders>
              <w:top w:val="nil"/>
              <w:left w:val="nil"/>
              <w:bottom w:val="nil"/>
              <w:right w:val="nil"/>
            </w:tcBorders>
            <w:shd w:val="clear" w:color="auto" w:fill="FFFFFF"/>
            <w:noWrap/>
            <w:tcMar>
              <w:top w:w="60" w:type="dxa"/>
              <w:left w:w="180" w:type="dxa"/>
              <w:bottom w:w="60" w:type="dxa"/>
              <w:right w:w="180" w:type="dxa"/>
            </w:tcMar>
            <w:hideMark/>
          </w:tcPr>
          <w:p w14:paraId="30AA5BF2" w14:textId="6FC170E8" w:rsidR="00CD1B2B" w:rsidRPr="00E03B11" w:rsidRDefault="00CD1B2B" w:rsidP="00CD1B2B">
            <w:pPr>
              <w:spacing w:after="0" w:line="240" w:lineRule="auto"/>
              <w:jc w:val="both"/>
              <w:rPr>
                <w:rFonts w:eastAsia="Times New Roman" w:cstheme="minorHAnsi"/>
                <w:sz w:val="18"/>
                <w:szCs w:val="18"/>
                <w:lang w:val="en-GB"/>
              </w:rPr>
            </w:pPr>
            <w:r w:rsidRPr="00E03B11">
              <w:rPr>
                <w:sz w:val="18"/>
                <w:szCs w:val="18"/>
                <w:lang w:val="en-GB"/>
              </w:rPr>
              <w:t>18.0 [17.0-21.0]</w:t>
            </w:r>
          </w:p>
        </w:tc>
        <w:tc>
          <w:tcPr>
            <w:tcW w:w="1244" w:type="dxa"/>
            <w:tcBorders>
              <w:top w:val="nil"/>
              <w:left w:val="nil"/>
              <w:bottom w:val="nil"/>
              <w:right w:val="nil"/>
            </w:tcBorders>
            <w:shd w:val="clear" w:color="auto" w:fill="FFFFFF"/>
            <w:noWrap/>
            <w:tcMar>
              <w:top w:w="60" w:type="dxa"/>
              <w:left w:w="180" w:type="dxa"/>
              <w:bottom w:w="60" w:type="dxa"/>
              <w:right w:w="180" w:type="dxa"/>
            </w:tcMar>
            <w:hideMark/>
          </w:tcPr>
          <w:p w14:paraId="1296183A" w14:textId="315088BA" w:rsidR="00CD1B2B" w:rsidRPr="00E03B11" w:rsidRDefault="00CD1B2B" w:rsidP="00CD1B2B">
            <w:pPr>
              <w:spacing w:after="0" w:line="240" w:lineRule="auto"/>
              <w:jc w:val="both"/>
              <w:rPr>
                <w:rFonts w:eastAsia="Times New Roman" w:cstheme="minorHAnsi"/>
                <w:sz w:val="18"/>
                <w:szCs w:val="18"/>
                <w:lang w:val="en-GB"/>
              </w:rPr>
            </w:pPr>
            <w:r w:rsidRPr="00E03B11">
              <w:rPr>
                <w:sz w:val="18"/>
                <w:szCs w:val="18"/>
                <w:lang w:val="en-GB"/>
              </w:rPr>
              <w:t>19.0 [14.0-20.0]</w:t>
            </w:r>
          </w:p>
        </w:tc>
        <w:tc>
          <w:tcPr>
            <w:tcW w:w="1244" w:type="dxa"/>
            <w:tcBorders>
              <w:top w:val="nil"/>
              <w:left w:val="nil"/>
              <w:bottom w:val="nil"/>
              <w:right w:val="nil"/>
            </w:tcBorders>
            <w:shd w:val="clear" w:color="auto" w:fill="FFFFFF"/>
            <w:noWrap/>
            <w:tcMar>
              <w:top w:w="60" w:type="dxa"/>
              <w:left w:w="180" w:type="dxa"/>
              <w:bottom w:w="60" w:type="dxa"/>
              <w:right w:w="180" w:type="dxa"/>
            </w:tcMar>
            <w:hideMark/>
          </w:tcPr>
          <w:p w14:paraId="232C1D39" w14:textId="25DBAF08" w:rsidR="00CD1B2B" w:rsidRPr="00E03B11" w:rsidRDefault="00CD1B2B" w:rsidP="00CD1B2B">
            <w:pPr>
              <w:spacing w:after="0" w:line="240" w:lineRule="auto"/>
              <w:jc w:val="both"/>
              <w:rPr>
                <w:rFonts w:eastAsia="Times New Roman" w:cstheme="minorHAnsi"/>
                <w:sz w:val="18"/>
                <w:szCs w:val="18"/>
                <w:lang w:val="en-GB"/>
              </w:rPr>
            </w:pPr>
            <w:r w:rsidRPr="00E03B11">
              <w:rPr>
                <w:sz w:val="18"/>
                <w:szCs w:val="18"/>
                <w:lang w:val="en-GB"/>
              </w:rPr>
              <w:t>18.0 [15.0-23.0]</w:t>
            </w:r>
          </w:p>
        </w:tc>
      </w:tr>
      <w:tr w:rsidR="00245C82" w:rsidRPr="00E03B11" w14:paraId="25CF456D" w14:textId="77777777" w:rsidTr="00D46083">
        <w:trPr>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6D780BCF" w14:textId="1CEF8332" w:rsidR="00245C82" w:rsidRPr="00E03B11" w:rsidRDefault="00245C82" w:rsidP="00245C82">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 xml:space="preserve">Missing, </w:t>
            </w:r>
            <w:r w:rsidRPr="00E03B11">
              <w:rPr>
                <w:rFonts w:eastAsia="Times New Roman" w:cstheme="minorHAnsi"/>
                <w:i/>
                <w:iCs/>
                <w:color w:val="000000"/>
                <w:sz w:val="18"/>
                <w:szCs w:val="18"/>
                <w:lang w:val="en-GB"/>
              </w:rPr>
              <w:t>n</w:t>
            </w:r>
            <w:r w:rsidRPr="00E03B11">
              <w:rPr>
                <w:rFonts w:eastAsia="Times New Roman" w:cstheme="minorHAnsi"/>
                <w:color w:val="000000"/>
                <w:sz w:val="18"/>
                <w:szCs w:val="18"/>
                <w:lang w:val="en-GB"/>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3169FC4F" w14:textId="06AFF372" w:rsidR="00245C82" w:rsidRPr="00E03B11" w:rsidRDefault="00245C82" w:rsidP="00245C82">
            <w:pPr>
              <w:spacing w:after="0" w:line="240" w:lineRule="auto"/>
              <w:jc w:val="both"/>
              <w:rPr>
                <w:rFonts w:eastAsia="Times New Roman" w:cstheme="minorHAnsi"/>
                <w:color w:val="000000"/>
                <w:sz w:val="18"/>
                <w:szCs w:val="18"/>
                <w:lang w:val="en-GB"/>
              </w:rPr>
            </w:pPr>
            <w:r w:rsidRPr="00E03B11">
              <w:rPr>
                <w:sz w:val="18"/>
                <w:szCs w:val="18"/>
                <w:lang w:val="en-GB"/>
              </w:rPr>
              <w:t>2 (5.1)</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A014322" w14:textId="69697C6D" w:rsidR="00245C82" w:rsidRPr="00E03B11" w:rsidRDefault="00245C82" w:rsidP="00245C82">
            <w:pPr>
              <w:spacing w:after="0" w:line="240" w:lineRule="auto"/>
              <w:jc w:val="both"/>
              <w:rPr>
                <w:rFonts w:eastAsia="Times New Roman" w:cstheme="minorHAnsi"/>
                <w:color w:val="000000"/>
                <w:sz w:val="18"/>
                <w:szCs w:val="18"/>
                <w:lang w:val="en-GB"/>
              </w:rPr>
            </w:pPr>
            <w:r w:rsidRPr="00E03B11">
              <w:rPr>
                <w:sz w:val="18"/>
                <w:szCs w:val="18"/>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2D79406D" w14:textId="4F54B929" w:rsidR="00245C82" w:rsidRPr="00E03B11" w:rsidRDefault="00245C82" w:rsidP="00245C82">
            <w:pPr>
              <w:spacing w:after="0" w:line="240" w:lineRule="auto"/>
              <w:jc w:val="both"/>
              <w:rPr>
                <w:rFonts w:eastAsia="Times New Roman" w:cstheme="minorHAnsi"/>
                <w:color w:val="000000"/>
                <w:sz w:val="18"/>
                <w:szCs w:val="18"/>
                <w:lang w:val="en-GB"/>
              </w:rPr>
            </w:pPr>
            <w:r w:rsidRPr="00E03B11">
              <w:rPr>
                <w:sz w:val="18"/>
                <w:szCs w:val="18"/>
                <w:lang w:val="en-GB"/>
              </w:rPr>
              <w:t>5 (100)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1FA95D9B" w14:textId="202B372F" w:rsidR="00245C82" w:rsidRPr="00E03B11" w:rsidRDefault="00245C82" w:rsidP="00245C82">
            <w:pPr>
              <w:spacing w:after="0" w:line="240" w:lineRule="auto"/>
              <w:jc w:val="both"/>
              <w:rPr>
                <w:rFonts w:eastAsia="Times New Roman" w:cstheme="minorHAnsi"/>
                <w:color w:val="000000"/>
                <w:sz w:val="18"/>
                <w:szCs w:val="18"/>
                <w:lang w:val="en-GB"/>
              </w:rPr>
            </w:pPr>
            <w:r w:rsidRPr="00E03B11">
              <w:rPr>
                <w:sz w:val="18"/>
                <w:szCs w:val="18"/>
                <w:lang w:val="en-GB"/>
              </w:rPr>
              <w:t>5 (100)</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3F78CC24" w14:textId="221FA62C" w:rsidR="00245C82" w:rsidRPr="00E03B11" w:rsidRDefault="00245C82" w:rsidP="00245C82">
            <w:pPr>
              <w:spacing w:after="0" w:line="240" w:lineRule="auto"/>
              <w:jc w:val="both"/>
              <w:rPr>
                <w:rFonts w:eastAsia="Times New Roman" w:cstheme="minorHAnsi"/>
                <w:color w:val="000000"/>
                <w:sz w:val="18"/>
                <w:szCs w:val="18"/>
                <w:lang w:val="en-GB"/>
              </w:rPr>
            </w:pPr>
            <w:r w:rsidRPr="00E03B11">
              <w:rPr>
                <w:sz w:val="18"/>
                <w:szCs w:val="18"/>
                <w:lang w:val="en-GB"/>
              </w:rPr>
              <w:t>30 (100)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183C49D6" w14:textId="237C7E27" w:rsidR="00245C82" w:rsidRPr="00E03B11" w:rsidRDefault="00245C82" w:rsidP="00245C82">
            <w:pPr>
              <w:spacing w:after="0" w:line="240" w:lineRule="auto"/>
              <w:jc w:val="both"/>
              <w:rPr>
                <w:rFonts w:eastAsia="Times New Roman" w:cstheme="minorHAnsi"/>
                <w:color w:val="000000"/>
                <w:sz w:val="18"/>
                <w:szCs w:val="18"/>
                <w:lang w:val="en-GB"/>
              </w:rPr>
            </w:pPr>
            <w:r w:rsidRPr="00E03B11">
              <w:rPr>
                <w:sz w:val="18"/>
                <w:szCs w:val="18"/>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5BE95887" w14:textId="3D7B733E" w:rsidR="00245C82" w:rsidRPr="00E03B11" w:rsidRDefault="00245C82" w:rsidP="00245C82">
            <w:pPr>
              <w:spacing w:after="0" w:line="240" w:lineRule="auto"/>
              <w:jc w:val="both"/>
              <w:rPr>
                <w:rFonts w:eastAsia="Times New Roman" w:cstheme="minorHAnsi"/>
                <w:color w:val="000000"/>
                <w:sz w:val="18"/>
                <w:szCs w:val="18"/>
                <w:lang w:val="en-GB"/>
              </w:rPr>
            </w:pPr>
            <w:r w:rsidRPr="00E03B11">
              <w:rPr>
                <w:sz w:val="18"/>
                <w:szCs w:val="18"/>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21F61F51" w14:textId="1AD0A0E1" w:rsidR="00245C82" w:rsidRPr="00E03B11" w:rsidRDefault="00245C82" w:rsidP="00245C82">
            <w:pPr>
              <w:spacing w:after="0" w:line="240" w:lineRule="auto"/>
              <w:jc w:val="both"/>
              <w:rPr>
                <w:rFonts w:eastAsia="Times New Roman" w:cstheme="minorHAnsi"/>
                <w:color w:val="000000"/>
                <w:sz w:val="18"/>
                <w:szCs w:val="18"/>
                <w:lang w:val="en-GB"/>
              </w:rPr>
            </w:pPr>
            <w:r w:rsidRPr="00E03B11">
              <w:rPr>
                <w:sz w:val="18"/>
                <w:szCs w:val="18"/>
                <w:lang w:val="en-GB"/>
              </w:rPr>
              <w:t>6 (18.2)</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7A1C2BF5" w14:textId="7200706C" w:rsidR="00245C82" w:rsidRPr="00E03B11" w:rsidRDefault="00245C82" w:rsidP="00245C82">
            <w:pPr>
              <w:spacing w:after="0" w:line="240" w:lineRule="auto"/>
              <w:jc w:val="both"/>
              <w:rPr>
                <w:rFonts w:eastAsia="Times New Roman" w:cstheme="minorHAnsi"/>
                <w:color w:val="000000"/>
                <w:sz w:val="18"/>
                <w:szCs w:val="18"/>
                <w:lang w:val="en-GB"/>
              </w:rPr>
            </w:pPr>
            <w:r w:rsidRPr="00E03B11">
              <w:rPr>
                <w:sz w:val="18"/>
                <w:szCs w:val="18"/>
                <w:lang w:val="en-GB"/>
              </w:rPr>
              <w:t>48 (27.1)</w:t>
            </w:r>
          </w:p>
        </w:tc>
      </w:tr>
      <w:tr w:rsidR="007C6F0D" w:rsidRPr="00E03B11" w14:paraId="23B2C6E0" w14:textId="77777777" w:rsidTr="00D46083">
        <w:trPr>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1BA71DF9" w14:textId="2B2A6EB2" w:rsidR="002D34A3" w:rsidRPr="00E03B11" w:rsidRDefault="002D34A3" w:rsidP="006902F8">
            <w:pPr>
              <w:spacing w:after="0" w:line="240" w:lineRule="auto"/>
              <w:ind w:left="-203"/>
              <w:jc w:val="both"/>
              <w:rPr>
                <w:rFonts w:eastAsia="Times New Roman" w:cstheme="minorHAnsi"/>
                <w:color w:val="000000"/>
                <w:sz w:val="18"/>
                <w:szCs w:val="18"/>
                <w:lang w:val="en-GB"/>
              </w:rPr>
            </w:pPr>
            <w:r w:rsidRPr="00E03B11">
              <w:rPr>
                <w:rFonts w:eastAsia="Times New Roman" w:cstheme="minorHAnsi"/>
                <w:b/>
                <w:bCs/>
                <w:color w:val="000000"/>
                <w:sz w:val="18"/>
                <w:szCs w:val="18"/>
                <w:lang w:val="en-GB"/>
              </w:rPr>
              <w:t xml:space="preserve">Age, </w:t>
            </w:r>
            <w:r w:rsidRPr="00E03B11">
              <w:rPr>
                <w:rFonts w:eastAsia="Times New Roman" w:cstheme="minorHAnsi"/>
                <w:color w:val="000000"/>
                <w:sz w:val="18"/>
                <w:szCs w:val="18"/>
                <w:lang w:val="en-GB"/>
              </w:rPr>
              <w:t>median [Q1</w:t>
            </w:r>
            <w:r w:rsidR="00652CA4" w:rsidRPr="00E03B11">
              <w:rPr>
                <w:rFonts w:eastAsia="Times New Roman" w:cstheme="minorHAnsi"/>
                <w:color w:val="000000"/>
                <w:sz w:val="18"/>
                <w:szCs w:val="18"/>
                <w:lang w:val="en-GB"/>
              </w:rPr>
              <w:t>-</w:t>
            </w:r>
            <w:r w:rsidRPr="00E03B11">
              <w:rPr>
                <w:rFonts w:eastAsia="Times New Roman" w:cstheme="minorHAnsi"/>
                <w:color w:val="000000"/>
                <w:sz w:val="18"/>
                <w:szCs w:val="18"/>
                <w:lang w:val="en-GB"/>
              </w:rPr>
              <w:t>Q3], years</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53595D9" w14:textId="32966937" w:rsidR="002D34A3" w:rsidRPr="00E03B11" w:rsidRDefault="002D34A3" w:rsidP="00246952">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65.0 [57.5-70.0]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3C28F1C" w14:textId="4F4F20DF" w:rsidR="002D34A3" w:rsidRPr="00E03B11" w:rsidRDefault="002D34A3" w:rsidP="00246952">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64.0 [52.5-70.5]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9F8E096" w14:textId="29ACE633" w:rsidR="002D34A3" w:rsidRPr="00E03B11" w:rsidRDefault="002D34A3" w:rsidP="00246952">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57.0 [43.0-67.0]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BCCDC44" w14:textId="69080E89" w:rsidR="002D34A3" w:rsidRPr="00E03B11" w:rsidRDefault="002D34A3" w:rsidP="00246952">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53.0 [48.0-56.0]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D2B0D9E" w14:textId="7522A011" w:rsidR="002D34A3" w:rsidRPr="00E03B11" w:rsidRDefault="002D34A3" w:rsidP="00246952">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55.0 [44.0-66.5]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7B65C56" w14:textId="4C63A782" w:rsidR="002D34A3" w:rsidRPr="00E03B11" w:rsidRDefault="002D34A3" w:rsidP="00246952">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64.0 [53.0-78.0]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A012557" w14:textId="261DFF78" w:rsidR="002D34A3" w:rsidRPr="00E03B11" w:rsidRDefault="002D34A3" w:rsidP="00246952">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52.0 [48.0-65.0]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90222C4" w14:textId="67DE5EE1" w:rsidR="002D34A3" w:rsidRPr="00E03B11" w:rsidRDefault="002D34A3" w:rsidP="00246952">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60.0 [54.0-72.0]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1FCA0D5" w14:textId="58EAD818" w:rsidR="002D34A3" w:rsidRPr="00E03B11" w:rsidRDefault="002D34A3" w:rsidP="00246952">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62.0 [50.0-70.0]</w:t>
            </w:r>
          </w:p>
        </w:tc>
      </w:tr>
      <w:tr w:rsidR="007C6F0D" w:rsidRPr="00E03B11" w14:paraId="6F840038" w14:textId="77777777" w:rsidTr="00D46083">
        <w:trPr>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1C843B65" w14:textId="1C536744" w:rsidR="00981138" w:rsidRPr="00E03B11" w:rsidRDefault="00981138" w:rsidP="00246952">
            <w:pPr>
              <w:spacing w:after="0" w:line="240" w:lineRule="auto"/>
              <w:jc w:val="both"/>
              <w:rPr>
                <w:rFonts w:eastAsia="Times New Roman" w:cstheme="minorHAnsi"/>
                <w:b/>
                <w:bCs/>
                <w:color w:val="000000"/>
                <w:sz w:val="18"/>
                <w:szCs w:val="18"/>
                <w:lang w:val="en-GB"/>
              </w:rPr>
            </w:pPr>
            <w:r w:rsidRPr="00E03B11">
              <w:rPr>
                <w:rFonts w:eastAsia="Times New Roman" w:cstheme="minorHAnsi"/>
                <w:b/>
                <w:bCs/>
                <w:color w:val="000000"/>
                <w:sz w:val="18"/>
                <w:szCs w:val="18"/>
                <w:lang w:val="en-GB"/>
              </w:rPr>
              <w:t xml:space="preserve">Sex, </w:t>
            </w:r>
            <w:r w:rsidRPr="00E03B11">
              <w:rPr>
                <w:rFonts w:eastAsia="Times New Roman" w:cstheme="minorHAnsi"/>
                <w:color w:val="000000"/>
                <w:sz w:val="18"/>
                <w:szCs w:val="18"/>
                <w:lang w:val="en-GB"/>
              </w:rPr>
              <w:t xml:space="preserve">male, </w:t>
            </w:r>
            <w:r w:rsidR="00FB196F" w:rsidRPr="00E03B11">
              <w:rPr>
                <w:rFonts w:eastAsia="Times New Roman" w:cstheme="minorHAnsi"/>
                <w:i/>
                <w:iCs/>
                <w:color w:val="000000"/>
                <w:sz w:val="18"/>
                <w:szCs w:val="18"/>
                <w:lang w:val="en-GB"/>
              </w:rPr>
              <w:t>n</w:t>
            </w:r>
            <w:r w:rsidR="00FB196F" w:rsidRPr="00E03B11">
              <w:rPr>
                <w:rFonts w:eastAsia="Times New Roman" w:cstheme="minorHAnsi"/>
                <w:color w:val="000000"/>
                <w:sz w:val="18"/>
                <w:szCs w:val="18"/>
                <w:lang w:val="en-GB"/>
              </w:rPr>
              <w:t xml:space="preserve"> </w:t>
            </w:r>
            <w:r w:rsidRPr="00E03B11">
              <w:rPr>
                <w:rFonts w:eastAsia="Times New Roman" w:cstheme="minorHAnsi"/>
                <w:color w:val="000000"/>
                <w:sz w:val="18"/>
                <w:szCs w:val="18"/>
                <w:lang w:val="en-GB"/>
              </w:rPr>
              <w:t>(%)</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17E75820" w14:textId="7B977963" w:rsidR="00981138" w:rsidRPr="00E03B11" w:rsidRDefault="00981138" w:rsidP="00246952">
            <w:pPr>
              <w:spacing w:after="0" w:line="240" w:lineRule="auto"/>
              <w:jc w:val="both"/>
              <w:rPr>
                <w:rFonts w:eastAsia="Times New Roman" w:cstheme="minorHAnsi"/>
                <w:b/>
                <w:bCs/>
                <w:color w:val="000000"/>
                <w:sz w:val="18"/>
                <w:szCs w:val="18"/>
                <w:lang w:val="en-GB"/>
              </w:rPr>
            </w:pPr>
            <w:r w:rsidRPr="00E03B11">
              <w:rPr>
                <w:rFonts w:eastAsia="Times New Roman" w:cstheme="minorHAnsi"/>
                <w:color w:val="000000"/>
                <w:sz w:val="18"/>
                <w:szCs w:val="18"/>
                <w:lang w:val="en-GB"/>
              </w:rPr>
              <w:t>26 (66.7)</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12C9393" w14:textId="2DA2A64C" w:rsidR="00981138" w:rsidRPr="00E03B11" w:rsidRDefault="00981138" w:rsidP="00246952">
            <w:pPr>
              <w:spacing w:after="0" w:line="240" w:lineRule="auto"/>
              <w:jc w:val="both"/>
              <w:rPr>
                <w:rFonts w:eastAsia="Times New Roman" w:cstheme="minorHAnsi"/>
                <w:sz w:val="18"/>
                <w:szCs w:val="18"/>
                <w:lang w:val="en-GB"/>
              </w:rPr>
            </w:pPr>
            <w:r w:rsidRPr="00E03B11">
              <w:rPr>
                <w:rFonts w:eastAsia="Times New Roman" w:cstheme="minorHAnsi"/>
                <w:color w:val="000000"/>
                <w:sz w:val="18"/>
                <w:szCs w:val="18"/>
                <w:lang w:val="en-GB"/>
              </w:rPr>
              <w:t>11 (57.9)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62640F9" w14:textId="4E6C2FC5" w:rsidR="00981138" w:rsidRPr="00E03B11" w:rsidRDefault="00981138" w:rsidP="00246952">
            <w:pPr>
              <w:spacing w:after="0" w:line="240" w:lineRule="auto"/>
              <w:jc w:val="both"/>
              <w:rPr>
                <w:rFonts w:eastAsia="Times New Roman" w:cstheme="minorHAnsi"/>
                <w:sz w:val="18"/>
                <w:szCs w:val="18"/>
                <w:lang w:val="en-GB"/>
              </w:rPr>
            </w:pPr>
            <w:r w:rsidRPr="00E03B11">
              <w:rPr>
                <w:rFonts w:eastAsia="Times New Roman" w:cstheme="minorHAnsi"/>
                <w:color w:val="000000"/>
                <w:sz w:val="18"/>
                <w:szCs w:val="18"/>
                <w:lang w:val="en-GB"/>
              </w:rPr>
              <w:t>1</w:t>
            </w:r>
            <w:r w:rsidRPr="00E03B11">
              <w:rPr>
                <w:rFonts w:eastAsia="Times New Roman" w:cstheme="minorHAnsi"/>
                <w:color w:val="000000"/>
                <w:sz w:val="18"/>
                <w:szCs w:val="18"/>
                <w:lang w:val="en-GB"/>
              </w:rPr>
              <w:br/>
              <w:t>(20.0)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49770BD" w14:textId="7FCD87D8" w:rsidR="00981138" w:rsidRPr="00E03B11" w:rsidRDefault="00981138" w:rsidP="00246952">
            <w:pPr>
              <w:spacing w:after="0" w:line="240" w:lineRule="auto"/>
              <w:jc w:val="both"/>
              <w:rPr>
                <w:rFonts w:eastAsia="Times New Roman" w:cstheme="minorHAnsi"/>
                <w:sz w:val="18"/>
                <w:szCs w:val="18"/>
                <w:lang w:val="en-GB"/>
              </w:rPr>
            </w:pPr>
            <w:r w:rsidRPr="00E03B11">
              <w:rPr>
                <w:rFonts w:eastAsia="Times New Roman" w:cstheme="minorHAnsi"/>
                <w:color w:val="000000"/>
                <w:sz w:val="18"/>
                <w:szCs w:val="18"/>
                <w:lang w:val="en-GB"/>
              </w:rPr>
              <w:t>3 (60.0)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0CCEC2A" w14:textId="606B475A" w:rsidR="00981138" w:rsidRPr="00E03B11" w:rsidRDefault="00981138" w:rsidP="00246952">
            <w:pPr>
              <w:spacing w:after="0" w:line="240" w:lineRule="auto"/>
              <w:jc w:val="both"/>
              <w:rPr>
                <w:rFonts w:eastAsia="Times New Roman" w:cstheme="minorHAnsi"/>
                <w:sz w:val="18"/>
                <w:szCs w:val="18"/>
                <w:lang w:val="en-GB"/>
              </w:rPr>
            </w:pPr>
            <w:r w:rsidRPr="00E03B11">
              <w:rPr>
                <w:rFonts w:eastAsia="Times New Roman" w:cstheme="minorHAnsi"/>
                <w:color w:val="000000"/>
                <w:sz w:val="18"/>
                <w:szCs w:val="18"/>
                <w:lang w:val="en-GB"/>
              </w:rPr>
              <w:t>18 (60.0)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08CB124" w14:textId="776487BF" w:rsidR="00981138" w:rsidRPr="00E03B11" w:rsidRDefault="00981138" w:rsidP="00246952">
            <w:pPr>
              <w:spacing w:after="0" w:line="240" w:lineRule="auto"/>
              <w:jc w:val="both"/>
              <w:rPr>
                <w:rFonts w:eastAsia="Times New Roman" w:cstheme="minorHAnsi"/>
                <w:sz w:val="18"/>
                <w:szCs w:val="18"/>
                <w:lang w:val="en-GB"/>
              </w:rPr>
            </w:pPr>
            <w:r w:rsidRPr="00E03B11">
              <w:rPr>
                <w:rFonts w:eastAsia="Times New Roman" w:cstheme="minorHAnsi"/>
                <w:color w:val="000000"/>
                <w:sz w:val="18"/>
                <w:szCs w:val="18"/>
                <w:lang w:val="en-GB"/>
              </w:rPr>
              <w:t>19 (76.0)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074A086" w14:textId="682C140A" w:rsidR="00981138" w:rsidRPr="00E03B11" w:rsidRDefault="00981138" w:rsidP="00246952">
            <w:pPr>
              <w:spacing w:after="0" w:line="240" w:lineRule="auto"/>
              <w:jc w:val="both"/>
              <w:rPr>
                <w:rFonts w:eastAsia="Times New Roman" w:cstheme="minorHAnsi"/>
                <w:sz w:val="18"/>
                <w:szCs w:val="18"/>
                <w:lang w:val="en-GB"/>
              </w:rPr>
            </w:pPr>
            <w:r w:rsidRPr="00E03B11">
              <w:rPr>
                <w:rFonts w:eastAsia="Times New Roman" w:cstheme="minorHAnsi"/>
                <w:color w:val="000000"/>
                <w:sz w:val="18"/>
                <w:szCs w:val="18"/>
                <w:lang w:val="en-GB"/>
              </w:rPr>
              <w:t>11 (52.4)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53F0FF1" w14:textId="0BFF3359" w:rsidR="00981138" w:rsidRPr="00E03B11" w:rsidRDefault="00981138" w:rsidP="00246952">
            <w:pPr>
              <w:spacing w:after="0" w:line="240" w:lineRule="auto"/>
              <w:jc w:val="both"/>
              <w:rPr>
                <w:rFonts w:eastAsia="Times New Roman" w:cstheme="minorHAnsi"/>
                <w:sz w:val="18"/>
                <w:szCs w:val="18"/>
                <w:lang w:val="en-GB"/>
              </w:rPr>
            </w:pPr>
            <w:r w:rsidRPr="00E03B11">
              <w:rPr>
                <w:rFonts w:eastAsia="Times New Roman" w:cstheme="minorHAnsi"/>
                <w:color w:val="000000"/>
                <w:sz w:val="18"/>
                <w:szCs w:val="18"/>
                <w:lang w:val="en-GB"/>
              </w:rPr>
              <w:t>26 (78.8)</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F537387" w14:textId="705CD4DA" w:rsidR="00981138" w:rsidRPr="00E03B11" w:rsidRDefault="00981138" w:rsidP="00246952">
            <w:pPr>
              <w:spacing w:after="0" w:line="240" w:lineRule="auto"/>
              <w:jc w:val="both"/>
              <w:rPr>
                <w:rFonts w:eastAsia="Times New Roman" w:cstheme="minorHAnsi"/>
                <w:sz w:val="18"/>
                <w:szCs w:val="18"/>
                <w:lang w:val="en-GB"/>
              </w:rPr>
            </w:pPr>
            <w:r w:rsidRPr="00E03B11">
              <w:rPr>
                <w:rFonts w:eastAsia="Times New Roman" w:cstheme="minorHAnsi"/>
                <w:color w:val="000000"/>
                <w:sz w:val="18"/>
                <w:szCs w:val="18"/>
                <w:lang w:val="en-GB"/>
              </w:rPr>
              <w:t>115 (65.0)</w:t>
            </w:r>
          </w:p>
        </w:tc>
      </w:tr>
      <w:tr w:rsidR="007979BD" w:rsidRPr="00E03B11" w14:paraId="282F7546" w14:textId="77777777" w:rsidTr="00D46083">
        <w:trPr>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4AD0D87F" w14:textId="6283D237" w:rsidR="007979BD" w:rsidRPr="00E03B11" w:rsidRDefault="007979BD" w:rsidP="007979BD">
            <w:pPr>
              <w:spacing w:after="0" w:line="240" w:lineRule="auto"/>
              <w:jc w:val="both"/>
              <w:rPr>
                <w:rFonts w:eastAsia="Times New Roman" w:cstheme="minorHAnsi"/>
                <w:b/>
                <w:bCs/>
                <w:color w:val="000000"/>
                <w:sz w:val="18"/>
                <w:szCs w:val="18"/>
                <w:lang w:val="en-GB"/>
              </w:rPr>
            </w:pPr>
            <w:r w:rsidRPr="00E03B11">
              <w:rPr>
                <w:rFonts w:eastAsia="Times New Roman" w:cstheme="minorHAnsi"/>
                <w:b/>
                <w:bCs/>
                <w:color w:val="000000"/>
                <w:sz w:val="18"/>
                <w:szCs w:val="18"/>
                <w:lang w:val="en-GB"/>
              </w:rPr>
              <w:t xml:space="preserve">CRRT, </w:t>
            </w:r>
            <w:r w:rsidR="00FB196F" w:rsidRPr="00E03B11">
              <w:rPr>
                <w:rFonts w:eastAsia="Times New Roman" w:cstheme="minorHAnsi"/>
                <w:i/>
                <w:iCs/>
                <w:color w:val="000000"/>
                <w:sz w:val="18"/>
                <w:szCs w:val="18"/>
                <w:lang w:val="en-GB"/>
              </w:rPr>
              <w:t>n</w:t>
            </w:r>
            <w:r w:rsidR="00FB196F" w:rsidRPr="00E03B11">
              <w:rPr>
                <w:rFonts w:eastAsia="Times New Roman" w:cstheme="minorHAnsi"/>
                <w:color w:val="000000"/>
                <w:sz w:val="18"/>
                <w:szCs w:val="18"/>
                <w:lang w:val="en-GB"/>
              </w:rPr>
              <w:t xml:space="preserve"> </w:t>
            </w:r>
            <w:r w:rsidRPr="00E03B11">
              <w:rPr>
                <w:rFonts w:eastAsia="Times New Roman" w:cstheme="minorHAnsi"/>
                <w:color w:val="000000"/>
                <w:sz w:val="18"/>
                <w:szCs w:val="18"/>
                <w:lang w:val="en-GB"/>
              </w:rPr>
              <w:t>(%)</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490E50C2" w14:textId="34BA2815" w:rsidR="007979BD" w:rsidRPr="00E03B11" w:rsidRDefault="007979BD" w:rsidP="007979BD">
            <w:pPr>
              <w:spacing w:after="0" w:line="240" w:lineRule="auto"/>
              <w:jc w:val="both"/>
              <w:rPr>
                <w:rFonts w:eastAsia="Times New Roman" w:cstheme="minorHAnsi"/>
                <w:color w:val="000000"/>
                <w:sz w:val="18"/>
                <w:szCs w:val="18"/>
                <w:lang w:val="en-GB"/>
              </w:rPr>
            </w:pPr>
            <w:r w:rsidRPr="00E03B11">
              <w:rPr>
                <w:sz w:val="18"/>
                <w:szCs w:val="18"/>
                <w:lang w:val="en-GB"/>
              </w:rPr>
              <w:t>8 (20.5)</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53D0D66" w14:textId="54B5CACC" w:rsidR="007979BD" w:rsidRPr="00E03B11" w:rsidRDefault="007979BD" w:rsidP="007979BD">
            <w:pPr>
              <w:spacing w:after="0" w:line="240" w:lineRule="auto"/>
              <w:jc w:val="both"/>
              <w:rPr>
                <w:rFonts w:eastAsia="Times New Roman" w:cstheme="minorHAnsi"/>
                <w:color w:val="000000"/>
                <w:sz w:val="18"/>
                <w:szCs w:val="18"/>
                <w:lang w:val="en-GB"/>
              </w:rPr>
            </w:pPr>
            <w:r w:rsidRPr="00E03B11">
              <w:rPr>
                <w:sz w:val="18"/>
                <w:szCs w:val="18"/>
                <w:lang w:val="en-GB"/>
              </w:rPr>
              <w:t>6 (31.6)</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5237E39C" w14:textId="55888605" w:rsidR="007979BD" w:rsidRPr="00E03B11" w:rsidRDefault="007979BD" w:rsidP="007979BD">
            <w:pPr>
              <w:spacing w:after="0" w:line="240" w:lineRule="auto"/>
              <w:jc w:val="both"/>
              <w:rPr>
                <w:rFonts w:eastAsia="Times New Roman" w:cstheme="minorHAnsi"/>
                <w:color w:val="000000"/>
                <w:sz w:val="18"/>
                <w:szCs w:val="18"/>
                <w:lang w:val="en-GB"/>
              </w:rPr>
            </w:pPr>
            <w:r w:rsidRPr="00E03B11">
              <w:rPr>
                <w:sz w:val="18"/>
                <w:szCs w:val="18"/>
                <w:lang w:val="en-GB"/>
              </w:rPr>
              <w:t>5 (100)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523C48B" w14:textId="40DCCEB8" w:rsidR="007979BD" w:rsidRPr="00E03B11" w:rsidRDefault="007979BD" w:rsidP="007979BD">
            <w:pPr>
              <w:spacing w:after="0" w:line="240" w:lineRule="auto"/>
              <w:jc w:val="both"/>
              <w:rPr>
                <w:rFonts w:eastAsia="Times New Roman" w:cstheme="minorHAnsi"/>
                <w:color w:val="000000"/>
                <w:sz w:val="18"/>
                <w:szCs w:val="18"/>
                <w:lang w:val="en-GB"/>
              </w:rPr>
            </w:pPr>
            <w:r w:rsidRPr="00E03B11">
              <w:rPr>
                <w:sz w:val="18"/>
                <w:szCs w:val="18"/>
                <w:lang w:val="en-GB"/>
              </w:rPr>
              <w:t>0 (0)</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0837DF6B" w14:textId="6CF7C493" w:rsidR="007979BD" w:rsidRPr="00E03B11" w:rsidRDefault="007979BD" w:rsidP="007979BD">
            <w:pPr>
              <w:spacing w:after="0" w:line="240" w:lineRule="auto"/>
              <w:jc w:val="both"/>
              <w:rPr>
                <w:rFonts w:eastAsia="Times New Roman" w:cstheme="minorHAnsi"/>
                <w:color w:val="000000"/>
                <w:sz w:val="18"/>
                <w:szCs w:val="18"/>
                <w:lang w:val="en-GB"/>
              </w:rPr>
            </w:pPr>
            <w:r w:rsidRPr="00E03B11">
              <w:rPr>
                <w:sz w:val="18"/>
                <w:szCs w:val="18"/>
                <w:lang w:val="en-GB"/>
              </w:rPr>
              <w:t>10 (33.3)</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6282B3F5" w14:textId="047F54C6" w:rsidR="007979BD" w:rsidRPr="00E03B11" w:rsidRDefault="007979BD" w:rsidP="007979BD">
            <w:pPr>
              <w:spacing w:after="0" w:line="240" w:lineRule="auto"/>
              <w:jc w:val="both"/>
              <w:rPr>
                <w:rFonts w:eastAsia="Times New Roman" w:cstheme="minorHAnsi"/>
                <w:color w:val="000000"/>
                <w:sz w:val="18"/>
                <w:szCs w:val="18"/>
                <w:lang w:val="en-GB"/>
              </w:rPr>
            </w:pPr>
            <w:r w:rsidRPr="00E03B11">
              <w:rPr>
                <w:sz w:val="18"/>
                <w:szCs w:val="18"/>
                <w:lang w:val="en-GB"/>
              </w:rPr>
              <w:t>3 (12.0)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B3E9EA9" w14:textId="37C3AFD5" w:rsidR="007979BD" w:rsidRPr="00E03B11" w:rsidRDefault="007979BD" w:rsidP="007979BD">
            <w:pPr>
              <w:spacing w:after="0" w:line="240" w:lineRule="auto"/>
              <w:jc w:val="both"/>
              <w:rPr>
                <w:rFonts w:eastAsia="Times New Roman" w:cstheme="minorHAnsi"/>
                <w:color w:val="000000"/>
                <w:sz w:val="18"/>
                <w:szCs w:val="18"/>
                <w:lang w:val="en-GB"/>
              </w:rPr>
            </w:pPr>
            <w:r w:rsidRPr="00E03B11">
              <w:rPr>
                <w:sz w:val="18"/>
                <w:szCs w:val="18"/>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C599F5F" w14:textId="323844B4" w:rsidR="007979BD" w:rsidRPr="00E03B11" w:rsidRDefault="007979BD" w:rsidP="007979BD">
            <w:pPr>
              <w:spacing w:after="0" w:line="240" w:lineRule="auto"/>
              <w:jc w:val="both"/>
              <w:rPr>
                <w:rFonts w:eastAsia="Times New Roman" w:cstheme="minorHAnsi"/>
                <w:color w:val="000000"/>
                <w:sz w:val="18"/>
                <w:szCs w:val="18"/>
                <w:lang w:val="en-GB"/>
              </w:rPr>
            </w:pPr>
            <w:r w:rsidRPr="00E03B11">
              <w:rPr>
                <w:sz w:val="18"/>
                <w:szCs w:val="18"/>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5543E184" w14:textId="7E7174E9" w:rsidR="007979BD" w:rsidRPr="00E03B11" w:rsidRDefault="007979BD" w:rsidP="007979BD">
            <w:pPr>
              <w:spacing w:after="0" w:line="240" w:lineRule="auto"/>
              <w:jc w:val="both"/>
              <w:rPr>
                <w:rFonts w:eastAsia="Times New Roman" w:cstheme="minorHAnsi"/>
                <w:color w:val="000000"/>
                <w:sz w:val="18"/>
                <w:szCs w:val="18"/>
                <w:lang w:val="en-GB"/>
              </w:rPr>
            </w:pPr>
            <w:r w:rsidRPr="00E03B11">
              <w:rPr>
                <w:sz w:val="18"/>
                <w:szCs w:val="18"/>
                <w:lang w:val="en-GB"/>
              </w:rPr>
              <w:t>32 (18.1)</w:t>
            </w:r>
          </w:p>
        </w:tc>
      </w:tr>
      <w:tr w:rsidR="00724EA0" w:rsidRPr="00E03B11" w14:paraId="6BDD2455" w14:textId="77777777" w:rsidTr="00D46083">
        <w:trPr>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007F32A2" w14:textId="3DADB4FE" w:rsidR="00724EA0" w:rsidRPr="00E03B11" w:rsidRDefault="00724EA0" w:rsidP="007979BD">
            <w:pPr>
              <w:spacing w:after="0" w:line="240" w:lineRule="auto"/>
              <w:jc w:val="both"/>
              <w:rPr>
                <w:rFonts w:eastAsia="Times New Roman" w:cstheme="minorHAnsi"/>
                <w:b/>
                <w:bCs/>
                <w:color w:val="000000"/>
                <w:sz w:val="18"/>
                <w:szCs w:val="18"/>
                <w:lang w:val="en-GB"/>
              </w:rPr>
            </w:pPr>
            <w:r w:rsidRPr="00E03B11">
              <w:rPr>
                <w:rFonts w:eastAsia="Times New Roman" w:cstheme="minorHAnsi"/>
                <w:b/>
                <w:bCs/>
                <w:color w:val="000000"/>
                <w:sz w:val="18"/>
                <w:szCs w:val="18"/>
                <w:lang w:val="en-GB"/>
              </w:rPr>
              <w:t>Total dosing + sampling events</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2AC623F4" w14:textId="2B944E67" w:rsidR="00724EA0" w:rsidRPr="00E03B11" w:rsidRDefault="00555334" w:rsidP="007979BD">
            <w:pPr>
              <w:spacing w:after="0" w:line="240" w:lineRule="auto"/>
              <w:jc w:val="both"/>
              <w:rPr>
                <w:sz w:val="18"/>
                <w:szCs w:val="18"/>
                <w:lang w:val="en-GB"/>
              </w:rPr>
            </w:pPr>
            <w:r w:rsidRPr="00E03B11">
              <w:rPr>
                <w:sz w:val="18"/>
                <w:szCs w:val="18"/>
                <w:lang w:val="en-GB"/>
              </w:rPr>
              <w:t>709</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0E5E1CD7" w14:textId="0AA7ECE7" w:rsidR="00724EA0" w:rsidRPr="00E03B11" w:rsidRDefault="007D222E" w:rsidP="007979BD">
            <w:pPr>
              <w:spacing w:after="0" w:line="240" w:lineRule="auto"/>
              <w:jc w:val="both"/>
              <w:rPr>
                <w:sz w:val="18"/>
                <w:szCs w:val="18"/>
                <w:lang w:val="en-GB"/>
              </w:rPr>
            </w:pPr>
            <w:r w:rsidRPr="00E03B11">
              <w:rPr>
                <w:sz w:val="18"/>
                <w:szCs w:val="18"/>
                <w:lang w:val="en-GB"/>
              </w:rPr>
              <w:t>496</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B8510E0" w14:textId="293CBFBE" w:rsidR="00724EA0" w:rsidRPr="00E03B11" w:rsidRDefault="00264C02" w:rsidP="007979BD">
            <w:pPr>
              <w:spacing w:after="0" w:line="240" w:lineRule="auto"/>
              <w:jc w:val="both"/>
              <w:rPr>
                <w:sz w:val="18"/>
                <w:szCs w:val="18"/>
                <w:lang w:val="en-GB"/>
              </w:rPr>
            </w:pPr>
            <w:r w:rsidRPr="00E03B11">
              <w:rPr>
                <w:sz w:val="18"/>
                <w:szCs w:val="18"/>
                <w:lang w:val="en-GB"/>
              </w:rPr>
              <w:t>174</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AE53C60" w14:textId="323B7C54" w:rsidR="00724EA0" w:rsidRPr="00E03B11" w:rsidRDefault="00264C02" w:rsidP="007979BD">
            <w:pPr>
              <w:spacing w:after="0" w:line="240" w:lineRule="auto"/>
              <w:jc w:val="both"/>
              <w:rPr>
                <w:sz w:val="18"/>
                <w:szCs w:val="18"/>
                <w:lang w:val="en-GB"/>
              </w:rPr>
            </w:pPr>
            <w:r w:rsidRPr="00E03B11">
              <w:rPr>
                <w:sz w:val="18"/>
                <w:szCs w:val="18"/>
                <w:lang w:val="en-GB"/>
              </w:rPr>
              <w:t>76</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574A0CAF" w14:textId="4536ED67" w:rsidR="00724EA0" w:rsidRPr="00E03B11" w:rsidRDefault="00264C02" w:rsidP="007979BD">
            <w:pPr>
              <w:spacing w:after="0" w:line="240" w:lineRule="auto"/>
              <w:jc w:val="both"/>
              <w:rPr>
                <w:sz w:val="18"/>
                <w:szCs w:val="18"/>
                <w:lang w:val="en-GB"/>
              </w:rPr>
            </w:pPr>
            <w:r w:rsidRPr="00E03B11">
              <w:rPr>
                <w:sz w:val="18"/>
                <w:szCs w:val="18"/>
                <w:lang w:val="en-GB"/>
              </w:rPr>
              <w:t>451</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ED57F4C" w14:textId="12E35FFF" w:rsidR="00724EA0" w:rsidRPr="00E03B11" w:rsidRDefault="00264C02" w:rsidP="007979BD">
            <w:pPr>
              <w:spacing w:after="0" w:line="240" w:lineRule="auto"/>
              <w:jc w:val="both"/>
              <w:rPr>
                <w:sz w:val="18"/>
                <w:szCs w:val="18"/>
                <w:lang w:val="en-GB"/>
              </w:rPr>
            </w:pPr>
            <w:r w:rsidRPr="00E03B11">
              <w:rPr>
                <w:sz w:val="18"/>
                <w:szCs w:val="18"/>
                <w:lang w:val="en-GB"/>
              </w:rPr>
              <w:t>261</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6F816BC3" w14:textId="1618E219" w:rsidR="00724EA0" w:rsidRPr="00E03B11" w:rsidRDefault="00264C02" w:rsidP="007979BD">
            <w:pPr>
              <w:spacing w:after="0" w:line="240" w:lineRule="auto"/>
              <w:jc w:val="both"/>
              <w:rPr>
                <w:sz w:val="18"/>
                <w:szCs w:val="18"/>
                <w:lang w:val="en-GB"/>
              </w:rPr>
            </w:pPr>
            <w:r w:rsidRPr="00E03B11">
              <w:rPr>
                <w:sz w:val="18"/>
                <w:szCs w:val="18"/>
                <w:lang w:val="en-GB"/>
              </w:rPr>
              <w:t>249</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530FF9EC" w14:textId="183972EA" w:rsidR="00724EA0" w:rsidRPr="00E03B11" w:rsidRDefault="00264C02" w:rsidP="007979BD">
            <w:pPr>
              <w:spacing w:after="0" w:line="240" w:lineRule="auto"/>
              <w:jc w:val="both"/>
              <w:rPr>
                <w:sz w:val="18"/>
                <w:szCs w:val="18"/>
                <w:lang w:val="en-GB"/>
              </w:rPr>
            </w:pPr>
            <w:r w:rsidRPr="00E03B11">
              <w:rPr>
                <w:sz w:val="18"/>
                <w:szCs w:val="18"/>
                <w:lang w:val="en-GB"/>
              </w:rPr>
              <w:t>755</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26F3A3BC" w14:textId="1EFA94E9" w:rsidR="00724EA0" w:rsidRPr="00E03B11" w:rsidRDefault="00D11E2C" w:rsidP="007979BD">
            <w:pPr>
              <w:spacing w:after="0" w:line="240" w:lineRule="auto"/>
              <w:jc w:val="both"/>
              <w:rPr>
                <w:sz w:val="18"/>
                <w:szCs w:val="18"/>
                <w:lang w:val="en-GB"/>
              </w:rPr>
            </w:pPr>
            <w:r w:rsidRPr="00E03B11">
              <w:rPr>
                <w:sz w:val="18"/>
                <w:szCs w:val="18"/>
                <w:lang w:val="en-GB"/>
              </w:rPr>
              <w:t>3170</w:t>
            </w:r>
          </w:p>
        </w:tc>
      </w:tr>
      <w:tr w:rsidR="00550CB3" w:rsidRPr="00E03B11" w14:paraId="328233BC" w14:textId="77777777" w:rsidTr="00D46083">
        <w:trPr>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3609600D" w14:textId="0E63379D" w:rsidR="00550CB3" w:rsidRPr="00CE64B3" w:rsidRDefault="0067351A" w:rsidP="006B2001">
            <w:pPr>
              <w:spacing w:after="0" w:line="240" w:lineRule="auto"/>
              <w:ind w:left="-231"/>
              <w:jc w:val="both"/>
              <w:rPr>
                <w:rFonts w:eastAsia="Times New Roman" w:cstheme="minorHAnsi"/>
                <w:color w:val="000000"/>
                <w:sz w:val="18"/>
                <w:szCs w:val="18"/>
                <w:lang w:val="es-ES"/>
                <w:rPrChange w:id="1377" w:author="My Luong Vuong" w:date="2023-11-03T11:51:00Z">
                  <w:rPr>
                    <w:rFonts w:eastAsia="Times New Roman" w:cstheme="minorHAnsi"/>
                    <w:color w:val="000000"/>
                    <w:sz w:val="18"/>
                    <w:szCs w:val="18"/>
                    <w:lang w:val="en-GB"/>
                  </w:rPr>
                </w:rPrChange>
              </w:rPr>
            </w:pPr>
            <w:proofErr w:type="spellStart"/>
            <w:r w:rsidRPr="00CE64B3">
              <w:rPr>
                <w:rFonts w:eastAsia="Times New Roman" w:cstheme="minorHAnsi"/>
                <w:b/>
                <w:bCs/>
                <w:color w:val="000000"/>
                <w:sz w:val="18"/>
                <w:szCs w:val="18"/>
                <w:lang w:val="es-ES"/>
                <w:rPrChange w:id="1378" w:author="My Luong Vuong" w:date="2023-11-03T11:51:00Z">
                  <w:rPr>
                    <w:rFonts w:eastAsia="Times New Roman" w:cstheme="minorHAnsi"/>
                    <w:b/>
                    <w:bCs/>
                    <w:color w:val="000000"/>
                    <w:sz w:val="18"/>
                    <w:szCs w:val="18"/>
                    <w:lang w:val="en-GB"/>
                  </w:rPr>
                </w:rPrChange>
              </w:rPr>
              <w:t>Fluconazole</w:t>
            </w:r>
            <w:proofErr w:type="spellEnd"/>
            <w:r w:rsidRPr="00CE64B3">
              <w:rPr>
                <w:rFonts w:eastAsia="Times New Roman" w:cstheme="minorHAnsi"/>
                <w:b/>
                <w:bCs/>
                <w:color w:val="000000"/>
                <w:sz w:val="18"/>
                <w:szCs w:val="18"/>
                <w:lang w:val="es-ES"/>
                <w:rPrChange w:id="1379" w:author="My Luong Vuong" w:date="2023-11-03T11:51:00Z">
                  <w:rPr>
                    <w:rFonts w:eastAsia="Times New Roman" w:cstheme="minorHAnsi"/>
                    <w:b/>
                    <w:bCs/>
                    <w:color w:val="000000"/>
                    <w:sz w:val="18"/>
                    <w:szCs w:val="18"/>
                    <w:lang w:val="en-GB"/>
                  </w:rPr>
                </w:rPrChange>
              </w:rPr>
              <w:t xml:space="preserve"> </w:t>
            </w:r>
            <w:proofErr w:type="spellStart"/>
            <w:r w:rsidRPr="00CE64B3">
              <w:rPr>
                <w:rFonts w:eastAsia="Times New Roman" w:cstheme="minorHAnsi"/>
                <w:b/>
                <w:bCs/>
                <w:color w:val="000000"/>
                <w:sz w:val="18"/>
                <w:szCs w:val="18"/>
                <w:lang w:val="es-ES"/>
                <w:rPrChange w:id="1380" w:author="My Luong Vuong" w:date="2023-11-03T11:51:00Z">
                  <w:rPr>
                    <w:rFonts w:eastAsia="Times New Roman" w:cstheme="minorHAnsi"/>
                    <w:b/>
                    <w:bCs/>
                    <w:color w:val="000000"/>
                    <w:sz w:val="18"/>
                    <w:szCs w:val="18"/>
                    <w:lang w:val="en-GB"/>
                  </w:rPr>
                </w:rPrChange>
              </w:rPr>
              <w:t>dose</w:t>
            </w:r>
            <w:proofErr w:type="spellEnd"/>
            <w:r w:rsidR="00550CB3" w:rsidRPr="00CE64B3">
              <w:rPr>
                <w:rFonts w:eastAsia="Times New Roman" w:cstheme="minorHAnsi"/>
                <w:b/>
                <w:bCs/>
                <w:color w:val="000000"/>
                <w:sz w:val="18"/>
                <w:szCs w:val="18"/>
                <w:lang w:val="es-ES"/>
                <w:rPrChange w:id="1381" w:author="My Luong Vuong" w:date="2023-11-03T11:51:00Z">
                  <w:rPr>
                    <w:rFonts w:eastAsia="Times New Roman" w:cstheme="minorHAnsi"/>
                    <w:b/>
                    <w:bCs/>
                    <w:color w:val="000000"/>
                    <w:sz w:val="18"/>
                    <w:szCs w:val="18"/>
                    <w:lang w:val="en-GB"/>
                  </w:rPr>
                </w:rPrChange>
              </w:rPr>
              <w:t xml:space="preserve">, </w:t>
            </w:r>
            <w:r w:rsidR="00E4568D" w:rsidRPr="00CE64B3">
              <w:rPr>
                <w:rFonts w:eastAsia="Times New Roman" w:cstheme="minorHAnsi"/>
                <w:color w:val="000000"/>
                <w:sz w:val="18"/>
                <w:szCs w:val="18"/>
                <w:lang w:val="es-ES"/>
                <w:rPrChange w:id="1382" w:author="My Luong Vuong" w:date="2023-11-03T11:51:00Z">
                  <w:rPr>
                    <w:rFonts w:eastAsia="Times New Roman" w:cstheme="minorHAnsi"/>
                    <w:color w:val="000000"/>
                    <w:sz w:val="18"/>
                    <w:szCs w:val="18"/>
                    <w:lang w:val="en-GB"/>
                  </w:rPr>
                </w:rPrChange>
              </w:rPr>
              <w:t>m</w:t>
            </w:r>
            <w:r w:rsidR="00550CB3" w:rsidRPr="00CE64B3">
              <w:rPr>
                <w:rFonts w:eastAsia="Times New Roman" w:cstheme="minorHAnsi"/>
                <w:color w:val="000000"/>
                <w:sz w:val="18"/>
                <w:szCs w:val="18"/>
                <w:lang w:val="es-ES"/>
                <w:rPrChange w:id="1383" w:author="My Luong Vuong" w:date="2023-11-03T11:51:00Z">
                  <w:rPr>
                    <w:rFonts w:eastAsia="Times New Roman" w:cstheme="minorHAnsi"/>
                    <w:color w:val="000000"/>
                    <w:sz w:val="18"/>
                    <w:szCs w:val="18"/>
                    <w:lang w:val="en-GB"/>
                  </w:rPr>
                </w:rPrChange>
              </w:rPr>
              <w:t xml:space="preserve">edian [Q1-Q3], </w:t>
            </w:r>
            <w:r w:rsidR="00132C36" w:rsidRPr="00CE64B3">
              <w:rPr>
                <w:rFonts w:eastAsia="Times New Roman" w:cstheme="minorHAnsi"/>
                <w:color w:val="000000"/>
                <w:sz w:val="18"/>
                <w:szCs w:val="18"/>
                <w:lang w:val="es-ES"/>
                <w:rPrChange w:id="1384" w:author="My Luong Vuong" w:date="2023-11-03T11:51:00Z">
                  <w:rPr>
                    <w:rFonts w:eastAsia="Times New Roman" w:cstheme="minorHAnsi"/>
                    <w:color w:val="000000"/>
                    <w:sz w:val="18"/>
                    <w:szCs w:val="18"/>
                    <w:lang w:val="en-GB"/>
                  </w:rPr>
                </w:rPrChange>
              </w:rPr>
              <w:t>mg</w:t>
            </w:r>
            <w:r w:rsidR="00B51121" w:rsidRPr="00CE64B3">
              <w:rPr>
                <w:rFonts w:eastAsia="Times New Roman" w:cstheme="minorHAnsi"/>
                <w:color w:val="000000"/>
                <w:sz w:val="18"/>
                <w:szCs w:val="18"/>
                <w:lang w:val="es-ES"/>
                <w:rPrChange w:id="1385" w:author="My Luong Vuong" w:date="2023-11-03T11:51:00Z">
                  <w:rPr>
                    <w:rFonts w:eastAsia="Times New Roman" w:cstheme="minorHAnsi"/>
                    <w:color w:val="000000"/>
                    <w:sz w:val="18"/>
                    <w:szCs w:val="18"/>
                    <w:lang w:val="en-GB"/>
                  </w:rPr>
                </w:rPrChange>
              </w:rPr>
              <w:t xml:space="preserve">, </w:t>
            </w:r>
            <w:r w:rsidR="00D53CB9" w:rsidRPr="00CE64B3">
              <w:rPr>
                <w:rFonts w:eastAsia="Times New Roman" w:cstheme="minorHAnsi"/>
                <w:i/>
                <w:iCs/>
                <w:color w:val="000000"/>
                <w:sz w:val="18"/>
                <w:szCs w:val="18"/>
                <w:lang w:val="es-ES"/>
                <w:rPrChange w:id="1386" w:author="My Luong Vuong" w:date="2023-11-03T11:51:00Z">
                  <w:rPr>
                    <w:rFonts w:eastAsia="Times New Roman" w:cstheme="minorHAnsi"/>
                    <w:i/>
                    <w:iCs/>
                    <w:color w:val="000000"/>
                    <w:sz w:val="18"/>
                    <w:szCs w:val="18"/>
                    <w:lang w:val="en-GB"/>
                  </w:rPr>
                </w:rPrChange>
              </w:rPr>
              <w:t>N</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20B6A85E" w14:textId="40873DE5" w:rsidR="00550CB3" w:rsidRPr="00E03B11" w:rsidRDefault="00550CB3" w:rsidP="00550CB3">
            <w:pPr>
              <w:spacing w:after="0" w:line="240" w:lineRule="auto"/>
              <w:jc w:val="both"/>
              <w:rPr>
                <w:rFonts w:eastAsia="Times New Roman" w:cstheme="minorHAnsi"/>
                <w:color w:val="000000"/>
                <w:sz w:val="18"/>
                <w:szCs w:val="18"/>
                <w:lang w:val="en-GB"/>
              </w:rPr>
            </w:pPr>
            <w:r w:rsidRPr="00E03B11">
              <w:rPr>
                <w:sz w:val="18"/>
                <w:szCs w:val="18"/>
                <w:lang w:val="en-GB"/>
              </w:rPr>
              <w:t>400</w:t>
            </w:r>
            <w:r w:rsidR="0065635B" w:rsidRPr="00E03B11">
              <w:rPr>
                <w:sz w:val="18"/>
                <w:szCs w:val="18"/>
                <w:lang w:val="en-GB"/>
              </w:rPr>
              <w:t xml:space="preserve"> </w:t>
            </w:r>
            <w:r w:rsidRPr="00E03B11">
              <w:rPr>
                <w:sz w:val="18"/>
                <w:szCs w:val="18"/>
                <w:lang w:val="en-GB"/>
              </w:rPr>
              <w:t>[400-400]</w:t>
            </w:r>
            <w:r w:rsidR="00AD7127" w:rsidRPr="00E03B11">
              <w:rPr>
                <w:sz w:val="18"/>
                <w:szCs w:val="18"/>
                <w:lang w:val="en-GB"/>
              </w:rPr>
              <w:t>, 453</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1A65E93B" w14:textId="56FA71FB" w:rsidR="00550CB3" w:rsidRPr="00E03B11" w:rsidRDefault="00550CB3" w:rsidP="00550CB3">
            <w:pPr>
              <w:spacing w:after="0" w:line="240" w:lineRule="auto"/>
              <w:jc w:val="both"/>
              <w:rPr>
                <w:rFonts w:eastAsia="Times New Roman" w:cstheme="minorHAnsi"/>
                <w:color w:val="000000"/>
                <w:sz w:val="18"/>
                <w:szCs w:val="18"/>
                <w:lang w:val="en-GB"/>
              </w:rPr>
            </w:pPr>
            <w:r w:rsidRPr="00E03B11">
              <w:rPr>
                <w:sz w:val="18"/>
                <w:szCs w:val="18"/>
                <w:lang w:val="en-GB"/>
              </w:rPr>
              <w:t>400 [200-400]</w:t>
            </w:r>
            <w:r w:rsidR="00C031FA" w:rsidRPr="00E03B11">
              <w:rPr>
                <w:sz w:val="18"/>
                <w:szCs w:val="18"/>
                <w:lang w:val="en-GB"/>
              </w:rPr>
              <w:t xml:space="preserve">, </w:t>
            </w:r>
            <w:r w:rsidR="004D2EEC" w:rsidRPr="00E03B11">
              <w:rPr>
                <w:sz w:val="18"/>
                <w:szCs w:val="18"/>
                <w:lang w:val="en-GB"/>
              </w:rPr>
              <w:t>182</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52B1300F" w14:textId="7D8D055B" w:rsidR="00550CB3" w:rsidRPr="00E03B11" w:rsidRDefault="00550CB3" w:rsidP="00550CB3">
            <w:pPr>
              <w:spacing w:after="0" w:line="240" w:lineRule="auto"/>
              <w:jc w:val="both"/>
              <w:rPr>
                <w:rFonts w:eastAsia="Times New Roman" w:cstheme="minorHAnsi"/>
                <w:color w:val="000000"/>
                <w:sz w:val="18"/>
                <w:szCs w:val="18"/>
                <w:lang w:val="en-GB"/>
              </w:rPr>
            </w:pPr>
            <w:r w:rsidRPr="00E03B11">
              <w:rPr>
                <w:sz w:val="18"/>
                <w:szCs w:val="18"/>
                <w:lang w:val="en-GB"/>
              </w:rPr>
              <w:t>800 [800-800]</w:t>
            </w:r>
            <w:r w:rsidR="004D2EEC" w:rsidRPr="00E03B11">
              <w:rPr>
                <w:sz w:val="18"/>
                <w:szCs w:val="18"/>
                <w:lang w:val="en-GB"/>
              </w:rPr>
              <w:t xml:space="preserve">, </w:t>
            </w:r>
            <w:r w:rsidR="003B388E" w:rsidRPr="00E03B11">
              <w:rPr>
                <w:sz w:val="18"/>
                <w:szCs w:val="18"/>
                <w:lang w:val="en-GB"/>
              </w:rPr>
              <w:t>90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728D8F0E" w14:textId="1ABF4619" w:rsidR="00550CB3" w:rsidRPr="00E03B11" w:rsidRDefault="00550CB3" w:rsidP="00550CB3">
            <w:pPr>
              <w:spacing w:after="0" w:line="240" w:lineRule="auto"/>
              <w:jc w:val="both"/>
              <w:rPr>
                <w:rFonts w:eastAsia="Times New Roman" w:cstheme="minorHAnsi"/>
                <w:color w:val="000000"/>
                <w:sz w:val="18"/>
                <w:szCs w:val="18"/>
                <w:lang w:val="en-GB"/>
              </w:rPr>
            </w:pPr>
            <w:r w:rsidRPr="00E03B11">
              <w:rPr>
                <w:sz w:val="18"/>
                <w:szCs w:val="18"/>
                <w:lang w:val="en-GB"/>
              </w:rPr>
              <w:t>400 [400-400]</w:t>
            </w:r>
            <w:r w:rsidR="003B388E" w:rsidRPr="00E03B11">
              <w:rPr>
                <w:sz w:val="18"/>
                <w:szCs w:val="18"/>
                <w:lang w:val="en-GB"/>
              </w:rPr>
              <w:t>, 33</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3BB60399" w14:textId="67F5347C" w:rsidR="00550CB3" w:rsidRPr="00E03B11" w:rsidRDefault="00550CB3" w:rsidP="00550CB3">
            <w:pPr>
              <w:spacing w:after="0" w:line="240" w:lineRule="auto"/>
              <w:jc w:val="both"/>
              <w:rPr>
                <w:rFonts w:eastAsia="Times New Roman" w:cstheme="minorHAnsi"/>
                <w:color w:val="000000"/>
                <w:sz w:val="18"/>
                <w:szCs w:val="18"/>
                <w:lang w:val="en-GB"/>
              </w:rPr>
            </w:pPr>
            <w:r w:rsidRPr="00E03B11">
              <w:rPr>
                <w:sz w:val="18"/>
                <w:szCs w:val="18"/>
                <w:lang w:val="en-GB"/>
              </w:rPr>
              <w:t>400 [400-400]</w:t>
            </w:r>
            <w:r w:rsidR="003B388E" w:rsidRPr="00E03B11">
              <w:rPr>
                <w:sz w:val="18"/>
                <w:szCs w:val="18"/>
                <w:lang w:val="en-GB"/>
              </w:rPr>
              <w:t>, 321</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50B4D3A1" w14:textId="4A5865FE" w:rsidR="00550CB3" w:rsidRPr="00E03B11" w:rsidRDefault="00550CB3" w:rsidP="00550CB3">
            <w:pPr>
              <w:spacing w:after="0" w:line="240" w:lineRule="auto"/>
              <w:jc w:val="both"/>
              <w:rPr>
                <w:rFonts w:eastAsia="Times New Roman" w:cstheme="minorHAnsi"/>
                <w:color w:val="000000"/>
                <w:sz w:val="18"/>
                <w:szCs w:val="18"/>
                <w:lang w:val="en-GB"/>
              </w:rPr>
            </w:pPr>
            <w:r w:rsidRPr="00E03B11">
              <w:rPr>
                <w:sz w:val="18"/>
                <w:szCs w:val="18"/>
                <w:lang w:val="en-GB"/>
              </w:rPr>
              <w:t>400 [300-400]</w:t>
            </w:r>
            <w:r w:rsidR="003B388E" w:rsidRPr="00E03B11">
              <w:rPr>
                <w:sz w:val="18"/>
                <w:szCs w:val="18"/>
                <w:lang w:val="en-GB"/>
              </w:rPr>
              <w:t xml:space="preserve">, </w:t>
            </w:r>
            <w:r w:rsidR="00621979" w:rsidRPr="00E03B11">
              <w:rPr>
                <w:sz w:val="18"/>
                <w:szCs w:val="18"/>
                <w:lang w:val="en-GB"/>
              </w:rPr>
              <w:t>192</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427B987" w14:textId="28FA4C33" w:rsidR="00550CB3" w:rsidRPr="00E03B11" w:rsidRDefault="00550CB3" w:rsidP="00550CB3">
            <w:pPr>
              <w:spacing w:after="0" w:line="240" w:lineRule="auto"/>
              <w:jc w:val="both"/>
              <w:rPr>
                <w:rFonts w:eastAsia="Times New Roman" w:cstheme="minorHAnsi"/>
                <w:color w:val="000000"/>
                <w:sz w:val="18"/>
                <w:szCs w:val="18"/>
                <w:lang w:val="en-GB"/>
              </w:rPr>
            </w:pPr>
            <w:r w:rsidRPr="00E03B11">
              <w:rPr>
                <w:sz w:val="18"/>
                <w:szCs w:val="18"/>
                <w:lang w:val="en-GB"/>
              </w:rPr>
              <w:t>400 [400-400]</w:t>
            </w:r>
            <w:r w:rsidR="00621979" w:rsidRPr="00E03B11">
              <w:rPr>
                <w:sz w:val="18"/>
                <w:szCs w:val="18"/>
                <w:lang w:val="en-GB"/>
              </w:rPr>
              <w:t>, 89</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3055B6A" w14:textId="58AAFF57" w:rsidR="00550CB3" w:rsidRPr="00E03B11" w:rsidRDefault="00550CB3" w:rsidP="00550CB3">
            <w:pPr>
              <w:spacing w:after="0" w:line="240" w:lineRule="auto"/>
              <w:jc w:val="both"/>
              <w:rPr>
                <w:rFonts w:eastAsia="Times New Roman" w:cstheme="minorHAnsi"/>
                <w:color w:val="000000"/>
                <w:sz w:val="18"/>
                <w:szCs w:val="18"/>
                <w:lang w:val="en-GB"/>
              </w:rPr>
            </w:pPr>
            <w:r w:rsidRPr="00E03B11">
              <w:rPr>
                <w:sz w:val="18"/>
                <w:szCs w:val="18"/>
                <w:lang w:val="en-GB"/>
              </w:rPr>
              <w:t>400 [200-400]</w:t>
            </w:r>
            <w:r w:rsidR="00621979" w:rsidRPr="00E03B11">
              <w:rPr>
                <w:sz w:val="18"/>
                <w:szCs w:val="18"/>
                <w:lang w:val="en-GB"/>
              </w:rPr>
              <w:t>, 194</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F90D683" w14:textId="66DBB0C6" w:rsidR="00550CB3" w:rsidRPr="00E03B11" w:rsidRDefault="00550CB3" w:rsidP="00550CB3">
            <w:pPr>
              <w:spacing w:after="0" w:line="240" w:lineRule="auto"/>
              <w:jc w:val="both"/>
              <w:rPr>
                <w:rFonts w:eastAsia="Times New Roman" w:cstheme="minorHAnsi"/>
                <w:color w:val="000000"/>
                <w:sz w:val="18"/>
                <w:szCs w:val="18"/>
                <w:lang w:val="en-GB"/>
              </w:rPr>
            </w:pPr>
            <w:r w:rsidRPr="00E03B11">
              <w:rPr>
                <w:sz w:val="18"/>
                <w:szCs w:val="18"/>
                <w:lang w:val="en-GB"/>
              </w:rPr>
              <w:t>400 [400-400]</w:t>
            </w:r>
            <w:r w:rsidR="00621979" w:rsidRPr="00E03B11">
              <w:rPr>
                <w:sz w:val="18"/>
                <w:szCs w:val="18"/>
                <w:lang w:val="en-GB"/>
              </w:rPr>
              <w:t>, 1554</w:t>
            </w:r>
          </w:p>
        </w:tc>
      </w:tr>
      <w:tr w:rsidR="009E1FE8" w:rsidRPr="00E03B11" w14:paraId="2DEE4135" w14:textId="77777777" w:rsidTr="00D46083">
        <w:trPr>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11008FA8" w14:textId="7524801F" w:rsidR="009E1FE8" w:rsidRPr="00E03B11" w:rsidRDefault="009E1FE8" w:rsidP="009E1FE8">
            <w:pPr>
              <w:spacing w:after="0" w:line="240" w:lineRule="auto"/>
              <w:ind w:left="-231"/>
              <w:jc w:val="both"/>
              <w:rPr>
                <w:rFonts w:eastAsia="Times New Roman" w:cstheme="minorHAnsi"/>
                <w:b/>
                <w:bCs/>
                <w:color w:val="000000"/>
                <w:sz w:val="18"/>
                <w:szCs w:val="18"/>
                <w:lang w:val="en-GB"/>
              </w:rPr>
            </w:pPr>
            <w:r w:rsidRPr="00E03B11">
              <w:rPr>
                <w:rFonts w:eastAsia="Times New Roman" w:cstheme="minorHAnsi"/>
                <w:b/>
                <w:bCs/>
                <w:color w:val="000000"/>
                <w:sz w:val="18"/>
                <w:szCs w:val="18"/>
                <w:lang w:val="en-GB"/>
              </w:rPr>
              <w:t xml:space="preserve">Plasma samples available per patient, </w:t>
            </w:r>
            <w:r w:rsidRPr="00E03B11">
              <w:rPr>
                <w:rFonts w:eastAsia="Times New Roman" w:cstheme="minorHAnsi"/>
                <w:color w:val="000000"/>
                <w:sz w:val="18"/>
                <w:szCs w:val="18"/>
                <w:lang w:val="en-GB"/>
              </w:rPr>
              <w:t>median [Q1</w:t>
            </w:r>
            <w:r w:rsidR="000A35AE" w:rsidRPr="00E03B11">
              <w:rPr>
                <w:rFonts w:eastAsia="Times New Roman" w:cstheme="minorHAnsi"/>
                <w:color w:val="000000"/>
                <w:sz w:val="18"/>
                <w:szCs w:val="18"/>
                <w:lang w:val="en-GB"/>
              </w:rPr>
              <w:t>-</w:t>
            </w:r>
            <w:r w:rsidRPr="00E03B11">
              <w:rPr>
                <w:rFonts w:eastAsia="Times New Roman" w:cstheme="minorHAnsi"/>
                <w:color w:val="000000"/>
                <w:sz w:val="18"/>
                <w:szCs w:val="18"/>
                <w:lang w:val="en-GB"/>
              </w:rPr>
              <w:t xml:space="preserve">Q3], </w:t>
            </w:r>
            <w:r w:rsidRPr="00E03B11">
              <w:rPr>
                <w:rFonts w:eastAsia="Times New Roman" w:cstheme="minorHAnsi"/>
                <w:i/>
                <w:iCs/>
                <w:color w:val="000000"/>
                <w:sz w:val="18"/>
                <w:szCs w:val="18"/>
                <w:lang w:val="en-GB"/>
              </w:rPr>
              <w:t>N</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5D93E856" w14:textId="786B54EF" w:rsidR="009E1FE8" w:rsidRPr="00E03B11" w:rsidRDefault="00FB4C20" w:rsidP="009E1FE8">
            <w:pPr>
              <w:spacing w:after="0" w:line="240" w:lineRule="auto"/>
              <w:jc w:val="both"/>
              <w:rPr>
                <w:sz w:val="18"/>
                <w:szCs w:val="18"/>
                <w:lang w:val="en-GB"/>
              </w:rPr>
            </w:pPr>
            <w:r w:rsidRPr="00E03B11">
              <w:rPr>
                <w:sz w:val="18"/>
                <w:szCs w:val="18"/>
                <w:lang w:val="en-GB"/>
              </w:rPr>
              <w:t>6</w:t>
            </w:r>
            <w:r w:rsidR="009E1FE8" w:rsidRPr="00E03B11">
              <w:rPr>
                <w:sz w:val="18"/>
                <w:szCs w:val="18"/>
                <w:lang w:val="en-GB"/>
              </w:rPr>
              <w:t xml:space="preserve"> [</w:t>
            </w:r>
            <w:r w:rsidRPr="00E03B11">
              <w:rPr>
                <w:sz w:val="18"/>
                <w:szCs w:val="18"/>
                <w:lang w:val="en-GB"/>
              </w:rPr>
              <w:t>3</w:t>
            </w:r>
            <w:r w:rsidR="009E1FE8" w:rsidRPr="00E03B11">
              <w:rPr>
                <w:sz w:val="18"/>
                <w:szCs w:val="18"/>
                <w:lang w:val="en-GB"/>
              </w:rPr>
              <w:t>-</w:t>
            </w:r>
            <w:r w:rsidR="00B85E56" w:rsidRPr="00E03B11">
              <w:rPr>
                <w:sz w:val="18"/>
                <w:szCs w:val="18"/>
                <w:lang w:val="en-GB"/>
              </w:rPr>
              <w:t>8</w:t>
            </w:r>
            <w:r w:rsidR="009E1FE8" w:rsidRPr="00E03B11">
              <w:rPr>
                <w:sz w:val="18"/>
                <w:szCs w:val="18"/>
                <w:lang w:val="en-GB"/>
              </w:rPr>
              <w:t>], 256</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0E450FF3" w14:textId="5CEEB4CA" w:rsidR="009E1FE8" w:rsidRPr="00E03B11" w:rsidRDefault="00BD703C" w:rsidP="009E1FE8">
            <w:pPr>
              <w:spacing w:after="0" w:line="240" w:lineRule="auto"/>
              <w:jc w:val="both"/>
              <w:rPr>
                <w:sz w:val="18"/>
                <w:szCs w:val="18"/>
                <w:lang w:val="en-GB"/>
              </w:rPr>
            </w:pPr>
            <w:r w:rsidRPr="00E03B11">
              <w:rPr>
                <w:sz w:val="18"/>
                <w:szCs w:val="18"/>
                <w:lang w:val="en-GB"/>
              </w:rPr>
              <w:t>18</w:t>
            </w:r>
            <w:r w:rsidR="009E1FE8" w:rsidRPr="00E03B11">
              <w:rPr>
                <w:sz w:val="18"/>
                <w:szCs w:val="18"/>
                <w:lang w:val="en-GB"/>
              </w:rPr>
              <w:t xml:space="preserve"> [</w:t>
            </w:r>
            <w:r w:rsidRPr="00E03B11">
              <w:rPr>
                <w:sz w:val="18"/>
                <w:szCs w:val="18"/>
                <w:lang w:val="en-GB"/>
              </w:rPr>
              <w:t>12</w:t>
            </w:r>
            <w:r w:rsidR="009E1FE8" w:rsidRPr="00E03B11">
              <w:rPr>
                <w:sz w:val="18"/>
                <w:szCs w:val="18"/>
                <w:lang w:val="en-GB"/>
              </w:rPr>
              <w:t>-19], 314</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0A81958D" w14:textId="7EE0D129" w:rsidR="009E1FE8" w:rsidRPr="00E03B11" w:rsidRDefault="009E1FE8" w:rsidP="009E1FE8">
            <w:pPr>
              <w:spacing w:after="0" w:line="240" w:lineRule="auto"/>
              <w:jc w:val="both"/>
              <w:rPr>
                <w:sz w:val="18"/>
                <w:szCs w:val="18"/>
                <w:lang w:val="en-GB"/>
              </w:rPr>
            </w:pPr>
            <w:r w:rsidRPr="00E03B11">
              <w:rPr>
                <w:sz w:val="18"/>
                <w:szCs w:val="18"/>
                <w:lang w:val="en-GB"/>
              </w:rPr>
              <w:t>1</w:t>
            </w:r>
            <w:r w:rsidR="001257CE" w:rsidRPr="00E03B11">
              <w:rPr>
                <w:sz w:val="18"/>
                <w:szCs w:val="18"/>
                <w:lang w:val="en-GB"/>
              </w:rPr>
              <w:t>8</w:t>
            </w:r>
            <w:r w:rsidRPr="00E03B11">
              <w:rPr>
                <w:sz w:val="18"/>
                <w:szCs w:val="18"/>
                <w:lang w:val="en-GB"/>
              </w:rPr>
              <w:t xml:space="preserve"> [</w:t>
            </w:r>
            <w:r w:rsidR="001257CE" w:rsidRPr="00E03B11">
              <w:rPr>
                <w:sz w:val="18"/>
                <w:szCs w:val="18"/>
                <w:lang w:val="en-GB"/>
              </w:rPr>
              <w:t>8</w:t>
            </w:r>
            <w:r w:rsidRPr="00E03B11">
              <w:rPr>
                <w:sz w:val="18"/>
                <w:szCs w:val="18"/>
                <w:lang w:val="en-GB"/>
              </w:rPr>
              <w:t>-2</w:t>
            </w:r>
            <w:r w:rsidR="001257CE" w:rsidRPr="00E03B11">
              <w:rPr>
                <w:sz w:val="18"/>
                <w:szCs w:val="18"/>
                <w:lang w:val="en-GB"/>
              </w:rPr>
              <w:t>5</w:t>
            </w:r>
            <w:r w:rsidRPr="00E03B11">
              <w:rPr>
                <w:sz w:val="18"/>
                <w:szCs w:val="18"/>
                <w:lang w:val="en-GB"/>
              </w:rPr>
              <w:t>], 84</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28530583" w14:textId="4301982D" w:rsidR="009E1FE8" w:rsidRPr="00E03B11" w:rsidRDefault="009E1FE8" w:rsidP="009E1FE8">
            <w:pPr>
              <w:spacing w:after="0" w:line="240" w:lineRule="auto"/>
              <w:jc w:val="both"/>
              <w:rPr>
                <w:sz w:val="18"/>
                <w:szCs w:val="18"/>
                <w:lang w:val="en-GB"/>
              </w:rPr>
            </w:pPr>
            <w:r w:rsidRPr="00E03B11">
              <w:rPr>
                <w:sz w:val="18"/>
                <w:szCs w:val="18"/>
                <w:lang w:val="en-GB"/>
              </w:rPr>
              <w:t>7 [7-</w:t>
            </w:r>
            <w:r w:rsidR="00BA2C87" w:rsidRPr="00E03B11">
              <w:rPr>
                <w:sz w:val="18"/>
                <w:szCs w:val="18"/>
                <w:lang w:val="en-GB"/>
              </w:rPr>
              <w:t>7</w:t>
            </w:r>
            <w:r w:rsidRPr="00E03B11">
              <w:rPr>
                <w:sz w:val="18"/>
                <w:szCs w:val="18"/>
                <w:lang w:val="en-GB"/>
              </w:rPr>
              <w:t>], 42</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14072A6A" w14:textId="2E08E14E" w:rsidR="009E1FE8" w:rsidRPr="00E03B11" w:rsidRDefault="00272E56" w:rsidP="009E1FE8">
            <w:pPr>
              <w:spacing w:after="0" w:line="240" w:lineRule="auto"/>
              <w:jc w:val="both"/>
              <w:rPr>
                <w:sz w:val="18"/>
                <w:szCs w:val="18"/>
                <w:lang w:val="en-GB"/>
              </w:rPr>
            </w:pPr>
            <w:r w:rsidRPr="00E03B11">
              <w:rPr>
                <w:sz w:val="18"/>
                <w:szCs w:val="18"/>
                <w:lang w:val="en-GB"/>
              </w:rPr>
              <w:t>3</w:t>
            </w:r>
            <w:r w:rsidR="009E1FE8" w:rsidRPr="00E03B11">
              <w:rPr>
                <w:sz w:val="18"/>
                <w:szCs w:val="18"/>
                <w:lang w:val="en-GB"/>
              </w:rPr>
              <w:t>.</w:t>
            </w:r>
            <w:r w:rsidRPr="00E03B11">
              <w:rPr>
                <w:sz w:val="18"/>
                <w:szCs w:val="18"/>
                <w:lang w:val="en-GB"/>
              </w:rPr>
              <w:t>50</w:t>
            </w:r>
            <w:r w:rsidR="009E1FE8" w:rsidRPr="00E03B11">
              <w:rPr>
                <w:sz w:val="18"/>
                <w:szCs w:val="18"/>
                <w:lang w:val="en-GB"/>
              </w:rPr>
              <w:t xml:space="preserve"> [</w:t>
            </w:r>
            <w:r w:rsidR="00775906" w:rsidRPr="00E03B11">
              <w:rPr>
                <w:sz w:val="18"/>
                <w:szCs w:val="18"/>
                <w:lang w:val="en-GB"/>
              </w:rPr>
              <w:t>3</w:t>
            </w:r>
            <w:r w:rsidR="009E1FE8" w:rsidRPr="00E03B11">
              <w:rPr>
                <w:sz w:val="18"/>
                <w:szCs w:val="18"/>
                <w:lang w:val="en-GB"/>
              </w:rPr>
              <w:t>.</w:t>
            </w:r>
            <w:r w:rsidR="00775906" w:rsidRPr="00E03B11">
              <w:rPr>
                <w:sz w:val="18"/>
                <w:szCs w:val="18"/>
                <w:lang w:val="en-GB"/>
              </w:rPr>
              <w:t>00</w:t>
            </w:r>
            <w:r w:rsidR="009E1FE8" w:rsidRPr="00E03B11">
              <w:rPr>
                <w:sz w:val="18"/>
                <w:szCs w:val="18"/>
                <w:lang w:val="en-GB"/>
              </w:rPr>
              <w:t>-</w:t>
            </w:r>
            <w:r w:rsidR="00CC5B5F" w:rsidRPr="00E03B11">
              <w:rPr>
                <w:sz w:val="18"/>
                <w:szCs w:val="18"/>
                <w:lang w:val="en-GB"/>
              </w:rPr>
              <w:t>5</w:t>
            </w:r>
            <w:r w:rsidR="009E1FE8" w:rsidRPr="00E03B11">
              <w:rPr>
                <w:sz w:val="18"/>
                <w:szCs w:val="18"/>
                <w:lang w:val="en-GB"/>
              </w:rPr>
              <w:t>.</w:t>
            </w:r>
            <w:r w:rsidR="00CC5B5F" w:rsidRPr="00E03B11">
              <w:rPr>
                <w:sz w:val="18"/>
                <w:szCs w:val="18"/>
                <w:lang w:val="en-GB"/>
              </w:rPr>
              <w:t>75</w:t>
            </w:r>
            <w:r w:rsidR="009E1FE8" w:rsidRPr="00E03B11">
              <w:rPr>
                <w:sz w:val="18"/>
                <w:szCs w:val="18"/>
                <w:lang w:val="en-GB"/>
              </w:rPr>
              <w:t>], 130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71F2E458" w14:textId="2F286D26" w:rsidR="009E1FE8" w:rsidRPr="00E03B11" w:rsidRDefault="00955E43" w:rsidP="009E1FE8">
            <w:pPr>
              <w:spacing w:after="0" w:line="240" w:lineRule="auto"/>
              <w:jc w:val="both"/>
              <w:rPr>
                <w:sz w:val="18"/>
                <w:szCs w:val="18"/>
                <w:lang w:val="en-GB"/>
              </w:rPr>
            </w:pPr>
            <w:r w:rsidRPr="00E03B11">
              <w:rPr>
                <w:sz w:val="18"/>
                <w:szCs w:val="18"/>
                <w:lang w:val="en-GB"/>
              </w:rPr>
              <w:t>3</w:t>
            </w:r>
            <w:r w:rsidR="009E1FE8" w:rsidRPr="00E03B11">
              <w:rPr>
                <w:sz w:val="18"/>
                <w:szCs w:val="18"/>
                <w:lang w:val="en-GB"/>
              </w:rPr>
              <w:t xml:space="preserve"> [</w:t>
            </w:r>
            <w:r w:rsidRPr="00E03B11">
              <w:rPr>
                <w:sz w:val="18"/>
                <w:szCs w:val="18"/>
                <w:lang w:val="en-GB"/>
              </w:rPr>
              <w:t>3</w:t>
            </w:r>
            <w:r w:rsidR="009E1FE8" w:rsidRPr="00E03B11">
              <w:rPr>
                <w:sz w:val="18"/>
                <w:szCs w:val="18"/>
                <w:lang w:val="en-GB"/>
              </w:rPr>
              <w:t>-3], 69</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0E2EFAE2" w14:textId="60865B5F" w:rsidR="009E1FE8" w:rsidRPr="00E03B11" w:rsidRDefault="00CB08F9" w:rsidP="009E1FE8">
            <w:pPr>
              <w:spacing w:after="0" w:line="240" w:lineRule="auto"/>
              <w:jc w:val="both"/>
              <w:rPr>
                <w:sz w:val="18"/>
                <w:szCs w:val="18"/>
                <w:lang w:val="en-GB"/>
              </w:rPr>
            </w:pPr>
            <w:r w:rsidRPr="00E03B11">
              <w:rPr>
                <w:sz w:val="18"/>
                <w:szCs w:val="18"/>
                <w:lang w:val="en-GB"/>
              </w:rPr>
              <w:t>8</w:t>
            </w:r>
            <w:r w:rsidR="009E1FE8" w:rsidRPr="00E03B11">
              <w:rPr>
                <w:sz w:val="18"/>
                <w:szCs w:val="18"/>
                <w:lang w:val="en-GB"/>
              </w:rPr>
              <w:t xml:space="preserve"> [</w:t>
            </w:r>
            <w:r w:rsidRPr="00E03B11">
              <w:rPr>
                <w:sz w:val="18"/>
                <w:szCs w:val="18"/>
                <w:lang w:val="en-GB"/>
              </w:rPr>
              <w:t>7-8</w:t>
            </w:r>
            <w:r w:rsidR="009E1FE8" w:rsidRPr="00E03B11">
              <w:rPr>
                <w:sz w:val="18"/>
                <w:szCs w:val="18"/>
                <w:lang w:val="en-GB"/>
              </w:rPr>
              <w:t>], 160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B5B6DC5" w14:textId="491E1B47" w:rsidR="009E1FE8" w:rsidRPr="00E03B11" w:rsidRDefault="009E1FE8" w:rsidP="009E1FE8">
            <w:pPr>
              <w:spacing w:after="0" w:line="240" w:lineRule="auto"/>
              <w:jc w:val="both"/>
              <w:rPr>
                <w:sz w:val="18"/>
                <w:szCs w:val="18"/>
                <w:lang w:val="en-GB"/>
              </w:rPr>
            </w:pPr>
            <w:r w:rsidRPr="00E03B11">
              <w:rPr>
                <w:sz w:val="18"/>
                <w:szCs w:val="18"/>
                <w:lang w:val="en-GB"/>
              </w:rPr>
              <w:t>1</w:t>
            </w:r>
            <w:r w:rsidR="00363BCE" w:rsidRPr="00E03B11">
              <w:rPr>
                <w:sz w:val="18"/>
                <w:szCs w:val="18"/>
                <w:lang w:val="en-GB"/>
              </w:rPr>
              <w:t>4</w:t>
            </w:r>
            <w:r w:rsidRPr="00E03B11">
              <w:rPr>
                <w:sz w:val="18"/>
                <w:szCs w:val="18"/>
                <w:lang w:val="en-GB"/>
              </w:rPr>
              <w:t xml:space="preserve"> [</w:t>
            </w:r>
            <w:r w:rsidR="00363BCE" w:rsidRPr="00E03B11">
              <w:rPr>
                <w:sz w:val="18"/>
                <w:szCs w:val="18"/>
                <w:lang w:val="en-GB"/>
              </w:rPr>
              <w:t>7</w:t>
            </w:r>
            <w:r w:rsidRPr="00E03B11">
              <w:rPr>
                <w:sz w:val="18"/>
                <w:szCs w:val="18"/>
                <w:lang w:val="en-GB"/>
              </w:rPr>
              <w:t>-2</w:t>
            </w:r>
            <w:r w:rsidR="00363BCE" w:rsidRPr="00E03B11">
              <w:rPr>
                <w:sz w:val="18"/>
                <w:szCs w:val="18"/>
                <w:lang w:val="en-GB"/>
              </w:rPr>
              <w:t>2</w:t>
            </w:r>
            <w:r w:rsidRPr="00E03B11">
              <w:rPr>
                <w:sz w:val="18"/>
                <w:szCs w:val="18"/>
                <w:lang w:val="en-GB"/>
              </w:rPr>
              <w:t>], 561</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D8EE4DA" w14:textId="2972259E" w:rsidR="009E1FE8" w:rsidRPr="00E03B11" w:rsidRDefault="00E97899" w:rsidP="009E1FE8">
            <w:pPr>
              <w:spacing w:after="0" w:line="240" w:lineRule="auto"/>
              <w:jc w:val="both"/>
              <w:rPr>
                <w:sz w:val="18"/>
                <w:szCs w:val="18"/>
                <w:lang w:val="en-GB"/>
              </w:rPr>
            </w:pPr>
            <w:r w:rsidRPr="00E03B11">
              <w:rPr>
                <w:sz w:val="18"/>
                <w:szCs w:val="18"/>
                <w:lang w:val="en-GB"/>
              </w:rPr>
              <w:t>7 [3-12]</w:t>
            </w:r>
            <w:r w:rsidR="009E1FE8" w:rsidRPr="00E03B11">
              <w:rPr>
                <w:sz w:val="18"/>
                <w:szCs w:val="18"/>
                <w:lang w:val="en-GB"/>
              </w:rPr>
              <w:t>, 1616</w:t>
            </w:r>
          </w:p>
        </w:tc>
      </w:tr>
      <w:tr w:rsidR="00A270CE" w:rsidRPr="00E03B11" w:rsidDel="00022E85" w14:paraId="147ACBF4" w14:textId="1DA485A0" w:rsidTr="00D46083">
        <w:trPr>
          <w:jc w:val="center"/>
          <w:del w:id="1387" w:author="My Luong Vuong" w:date="2023-11-21T09:36:00Z"/>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48078C76" w14:textId="789D22D8" w:rsidR="00A270CE" w:rsidRPr="00CE64B3" w:rsidDel="00022E85" w:rsidRDefault="00A270CE" w:rsidP="00A270CE">
            <w:pPr>
              <w:spacing w:after="0" w:line="240" w:lineRule="auto"/>
              <w:jc w:val="both"/>
              <w:rPr>
                <w:del w:id="1388" w:author="My Luong Vuong" w:date="2023-11-21T09:36:00Z"/>
                <w:rFonts w:eastAsia="Times New Roman" w:cstheme="minorHAnsi"/>
                <w:b/>
                <w:bCs/>
                <w:color w:val="000000"/>
                <w:sz w:val="18"/>
                <w:szCs w:val="18"/>
                <w:lang w:val="es-ES"/>
                <w:rPrChange w:id="1389" w:author="My Luong Vuong" w:date="2023-11-03T11:51:00Z">
                  <w:rPr>
                    <w:del w:id="1390" w:author="My Luong Vuong" w:date="2023-11-21T09:36:00Z"/>
                    <w:rFonts w:eastAsia="Times New Roman" w:cstheme="minorHAnsi"/>
                    <w:b/>
                    <w:bCs/>
                    <w:color w:val="000000"/>
                    <w:sz w:val="18"/>
                    <w:szCs w:val="18"/>
                    <w:lang w:val="en-GB"/>
                  </w:rPr>
                </w:rPrChange>
              </w:rPr>
            </w:pPr>
            <w:del w:id="1391" w:author="My Luong Vuong" w:date="2023-11-21T09:36:00Z">
              <w:r w:rsidRPr="00CE64B3" w:rsidDel="00022E85">
                <w:rPr>
                  <w:rFonts w:eastAsia="Times New Roman" w:cstheme="minorHAnsi"/>
                  <w:b/>
                  <w:bCs/>
                  <w:color w:val="000000"/>
                  <w:sz w:val="18"/>
                  <w:szCs w:val="18"/>
                  <w:lang w:val="es-ES"/>
                  <w:rPrChange w:id="1392" w:author="My Luong Vuong" w:date="2023-11-03T11:51:00Z">
                    <w:rPr>
                      <w:rFonts w:eastAsia="Times New Roman" w:cstheme="minorHAnsi"/>
                      <w:b/>
                      <w:bCs/>
                      <w:color w:val="000000"/>
                      <w:sz w:val="18"/>
                      <w:szCs w:val="18"/>
                      <w:lang w:val="en-GB"/>
                    </w:rPr>
                  </w:rPrChange>
                </w:rPr>
                <w:delText>C</w:delText>
              </w:r>
              <w:r w:rsidRPr="00CE64B3" w:rsidDel="00022E85">
                <w:rPr>
                  <w:rFonts w:eastAsia="Times New Roman" w:cstheme="minorHAnsi"/>
                  <w:b/>
                  <w:bCs/>
                  <w:color w:val="000000"/>
                  <w:sz w:val="18"/>
                  <w:szCs w:val="18"/>
                  <w:vertAlign w:val="subscript"/>
                  <w:lang w:val="es-ES"/>
                  <w:rPrChange w:id="1393" w:author="My Luong Vuong" w:date="2023-11-03T11:51:00Z">
                    <w:rPr>
                      <w:rFonts w:eastAsia="Times New Roman" w:cstheme="minorHAnsi"/>
                      <w:b/>
                      <w:bCs/>
                      <w:color w:val="000000"/>
                      <w:sz w:val="18"/>
                      <w:szCs w:val="18"/>
                      <w:vertAlign w:val="subscript"/>
                      <w:lang w:val="en-GB"/>
                    </w:rPr>
                  </w:rPrChange>
                </w:rPr>
                <w:delText>min</w:delText>
              </w:r>
              <w:r w:rsidRPr="00CE64B3" w:rsidDel="00022E85">
                <w:rPr>
                  <w:rFonts w:eastAsia="Times New Roman" w:cstheme="minorHAnsi"/>
                  <w:b/>
                  <w:bCs/>
                  <w:color w:val="000000"/>
                  <w:sz w:val="18"/>
                  <w:szCs w:val="18"/>
                  <w:lang w:val="es-ES"/>
                  <w:rPrChange w:id="1394" w:author="My Luong Vuong" w:date="2023-11-03T11:51:00Z">
                    <w:rPr>
                      <w:rFonts w:eastAsia="Times New Roman" w:cstheme="minorHAnsi"/>
                      <w:b/>
                      <w:bCs/>
                      <w:color w:val="000000"/>
                      <w:sz w:val="18"/>
                      <w:szCs w:val="18"/>
                      <w:lang w:val="en-GB"/>
                    </w:rPr>
                  </w:rPrChange>
                </w:rPr>
                <w:delText xml:space="preserve">, </w:delText>
              </w:r>
              <w:r w:rsidRPr="00CE64B3" w:rsidDel="00022E85">
                <w:rPr>
                  <w:rFonts w:eastAsia="Times New Roman" w:cstheme="minorHAnsi"/>
                  <w:color w:val="000000"/>
                  <w:sz w:val="18"/>
                  <w:szCs w:val="18"/>
                  <w:lang w:val="es-ES"/>
                  <w:rPrChange w:id="1395" w:author="My Luong Vuong" w:date="2023-11-03T11:51:00Z">
                    <w:rPr>
                      <w:rFonts w:eastAsia="Times New Roman" w:cstheme="minorHAnsi"/>
                      <w:color w:val="000000"/>
                      <w:sz w:val="18"/>
                      <w:szCs w:val="18"/>
                      <w:lang w:val="en-GB"/>
                    </w:rPr>
                  </w:rPrChange>
                </w:rPr>
                <w:delText xml:space="preserve">median [Q1-Q3], mg/L, </w:delText>
              </w:r>
              <w:r w:rsidRPr="00CE64B3" w:rsidDel="00022E85">
                <w:rPr>
                  <w:rFonts w:eastAsia="Times New Roman" w:cstheme="minorHAnsi"/>
                  <w:i/>
                  <w:iCs/>
                  <w:color w:val="000000"/>
                  <w:sz w:val="18"/>
                  <w:szCs w:val="18"/>
                  <w:lang w:val="es-ES"/>
                  <w:rPrChange w:id="1396" w:author="My Luong Vuong" w:date="2023-11-03T11:51:00Z">
                    <w:rPr>
                      <w:rFonts w:eastAsia="Times New Roman" w:cstheme="minorHAnsi"/>
                      <w:i/>
                      <w:iCs/>
                      <w:color w:val="000000"/>
                      <w:sz w:val="18"/>
                      <w:szCs w:val="18"/>
                      <w:lang w:val="en-GB"/>
                    </w:rPr>
                  </w:rPrChange>
                </w:rPr>
                <w:delText>N</w:delText>
              </w:r>
            </w:del>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64A46A8C" w14:textId="7C4A29A0" w:rsidR="00A270CE" w:rsidRPr="00E03B11" w:rsidDel="00022E85" w:rsidRDefault="00A270CE" w:rsidP="00A270CE">
            <w:pPr>
              <w:spacing w:after="0" w:line="240" w:lineRule="auto"/>
              <w:jc w:val="both"/>
              <w:rPr>
                <w:del w:id="1397" w:author="My Luong Vuong" w:date="2023-11-21T09:36:00Z"/>
                <w:rFonts w:eastAsia="Times New Roman" w:cstheme="minorHAnsi"/>
                <w:b/>
                <w:bCs/>
                <w:color w:val="000000"/>
                <w:sz w:val="18"/>
                <w:szCs w:val="18"/>
                <w:lang w:val="en-GB"/>
              </w:rPr>
            </w:pPr>
            <w:del w:id="1398" w:author="My Luong Vuong" w:date="2023-11-21T09:36:00Z">
              <w:r w:rsidRPr="00E03B11" w:rsidDel="00022E85">
                <w:rPr>
                  <w:sz w:val="18"/>
                  <w:szCs w:val="18"/>
                  <w:lang w:val="en-GB"/>
                </w:rPr>
                <w:delText>24.0 [14.4-38.4]</w:delText>
              </w:r>
              <w:r w:rsidR="006E62F9" w:rsidRPr="00E03B11" w:rsidDel="00022E85">
                <w:rPr>
                  <w:sz w:val="18"/>
                  <w:szCs w:val="18"/>
                  <w:lang w:val="en-GB"/>
                </w:rPr>
                <w:delText>, 201</w:delText>
              </w:r>
            </w:del>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12987B57" w14:textId="6BCE5D42" w:rsidR="00A270CE" w:rsidRPr="00E03B11" w:rsidDel="00022E85" w:rsidRDefault="00A270CE" w:rsidP="00A270CE">
            <w:pPr>
              <w:spacing w:after="0" w:line="240" w:lineRule="auto"/>
              <w:jc w:val="both"/>
              <w:rPr>
                <w:del w:id="1399" w:author="My Luong Vuong" w:date="2023-11-21T09:36:00Z"/>
                <w:rFonts w:eastAsia="Times New Roman" w:cstheme="minorHAnsi"/>
                <w:sz w:val="18"/>
                <w:szCs w:val="18"/>
                <w:lang w:val="en-GB"/>
              </w:rPr>
            </w:pPr>
            <w:del w:id="1400" w:author="My Luong Vuong" w:date="2023-11-21T09:36:00Z">
              <w:r w:rsidRPr="00E03B11" w:rsidDel="00022E85">
                <w:rPr>
                  <w:sz w:val="18"/>
                  <w:szCs w:val="18"/>
                  <w:lang w:val="en-GB"/>
                </w:rPr>
                <w:delText>10.4 [6.</w:delText>
              </w:r>
              <w:r w:rsidR="00790E52" w:rsidRPr="00E03B11" w:rsidDel="00022E85">
                <w:rPr>
                  <w:sz w:val="18"/>
                  <w:szCs w:val="18"/>
                  <w:lang w:val="en-GB"/>
                </w:rPr>
                <w:delText>4</w:delText>
              </w:r>
              <w:r w:rsidRPr="00E03B11" w:rsidDel="00022E85">
                <w:rPr>
                  <w:sz w:val="18"/>
                  <w:szCs w:val="18"/>
                  <w:lang w:val="en-GB"/>
                </w:rPr>
                <w:delText>-14.9]</w:delText>
              </w:r>
              <w:r w:rsidR="006E62F9" w:rsidRPr="00E03B11" w:rsidDel="00022E85">
                <w:rPr>
                  <w:sz w:val="18"/>
                  <w:szCs w:val="18"/>
                  <w:lang w:val="en-GB"/>
                </w:rPr>
                <w:delText>, 84</w:delText>
              </w:r>
            </w:del>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7EC08375" w14:textId="7352BB52" w:rsidR="00A270CE" w:rsidRPr="00E03B11" w:rsidDel="00022E85" w:rsidRDefault="00A270CE" w:rsidP="00A270CE">
            <w:pPr>
              <w:spacing w:after="0" w:line="240" w:lineRule="auto"/>
              <w:jc w:val="both"/>
              <w:rPr>
                <w:del w:id="1401" w:author="My Luong Vuong" w:date="2023-11-21T09:36:00Z"/>
                <w:rFonts w:eastAsia="Times New Roman" w:cstheme="minorHAnsi"/>
                <w:sz w:val="18"/>
                <w:szCs w:val="18"/>
                <w:lang w:val="en-GB"/>
              </w:rPr>
            </w:pPr>
            <w:del w:id="1402" w:author="My Luong Vuong" w:date="2023-11-21T09:36:00Z">
              <w:r w:rsidRPr="00E03B11" w:rsidDel="00022E85">
                <w:rPr>
                  <w:sz w:val="18"/>
                  <w:szCs w:val="18"/>
                  <w:lang w:val="en-GB"/>
                </w:rPr>
                <w:delText>9.7 [6.6-12.9]</w:delText>
              </w:r>
              <w:r w:rsidR="006E62F9" w:rsidRPr="00E03B11" w:rsidDel="00022E85">
                <w:rPr>
                  <w:sz w:val="18"/>
                  <w:szCs w:val="18"/>
                  <w:lang w:val="en-GB"/>
                </w:rPr>
                <w:delText>, 19</w:delText>
              </w:r>
            </w:del>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A800AF4" w14:textId="39A3427C" w:rsidR="00A270CE" w:rsidRPr="00E03B11" w:rsidDel="00022E85" w:rsidRDefault="00A270CE" w:rsidP="00A270CE">
            <w:pPr>
              <w:spacing w:after="0" w:line="240" w:lineRule="auto"/>
              <w:jc w:val="both"/>
              <w:rPr>
                <w:del w:id="1403" w:author="My Luong Vuong" w:date="2023-11-21T09:36:00Z"/>
                <w:rFonts w:eastAsia="Times New Roman" w:cstheme="minorHAnsi"/>
                <w:sz w:val="18"/>
                <w:szCs w:val="18"/>
                <w:lang w:val="en-GB"/>
              </w:rPr>
            </w:pPr>
            <w:del w:id="1404" w:author="My Luong Vuong" w:date="2023-11-21T09:36:00Z">
              <w:r w:rsidRPr="00E03B11" w:rsidDel="00022E85">
                <w:rPr>
                  <w:sz w:val="18"/>
                  <w:szCs w:val="18"/>
                  <w:lang w:val="en-GB"/>
                </w:rPr>
                <w:delText>17.4 [15.4-20.0]</w:delText>
              </w:r>
              <w:r w:rsidR="006E62F9" w:rsidRPr="00E03B11" w:rsidDel="00022E85">
                <w:rPr>
                  <w:sz w:val="18"/>
                  <w:szCs w:val="18"/>
                  <w:lang w:val="en-GB"/>
                </w:rPr>
                <w:delText>, 12</w:delText>
              </w:r>
            </w:del>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5D30F866" w14:textId="79093AA1" w:rsidR="00A270CE" w:rsidRPr="00E03B11" w:rsidDel="00022E85" w:rsidRDefault="00A270CE" w:rsidP="00A270CE">
            <w:pPr>
              <w:spacing w:after="0" w:line="240" w:lineRule="auto"/>
              <w:jc w:val="both"/>
              <w:rPr>
                <w:del w:id="1405" w:author="My Luong Vuong" w:date="2023-11-21T09:36:00Z"/>
                <w:rFonts w:eastAsia="Times New Roman" w:cstheme="minorHAnsi"/>
                <w:sz w:val="18"/>
                <w:szCs w:val="18"/>
                <w:lang w:val="en-GB"/>
              </w:rPr>
            </w:pPr>
            <w:del w:id="1406" w:author="My Luong Vuong" w:date="2023-11-21T09:36:00Z">
              <w:r w:rsidRPr="00E03B11" w:rsidDel="00022E85">
                <w:rPr>
                  <w:sz w:val="18"/>
                  <w:szCs w:val="18"/>
                  <w:lang w:val="en-GB"/>
                </w:rPr>
                <w:delText>16.5 [10.6-28.4]</w:delText>
              </w:r>
              <w:r w:rsidR="006E62F9" w:rsidRPr="00E03B11" w:rsidDel="00022E85">
                <w:rPr>
                  <w:sz w:val="18"/>
                  <w:szCs w:val="18"/>
                  <w:lang w:val="en-GB"/>
                </w:rPr>
                <w:delText>, 6</w:delText>
              </w:r>
            </w:del>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AB63F04" w14:textId="1AB12F53" w:rsidR="00A270CE" w:rsidRPr="00E03B11" w:rsidDel="00022E85" w:rsidRDefault="00A270CE" w:rsidP="00A270CE">
            <w:pPr>
              <w:spacing w:after="0" w:line="240" w:lineRule="auto"/>
              <w:jc w:val="both"/>
              <w:rPr>
                <w:del w:id="1407" w:author="My Luong Vuong" w:date="2023-11-21T09:36:00Z"/>
                <w:rFonts w:eastAsia="Times New Roman" w:cstheme="minorHAnsi"/>
                <w:sz w:val="18"/>
                <w:szCs w:val="18"/>
                <w:lang w:val="en-GB"/>
              </w:rPr>
            </w:pPr>
            <w:del w:id="1408" w:author="My Luong Vuong" w:date="2023-11-21T09:36:00Z">
              <w:r w:rsidRPr="00E03B11" w:rsidDel="00022E85">
                <w:rPr>
                  <w:sz w:val="18"/>
                  <w:szCs w:val="18"/>
                  <w:lang w:val="en-GB"/>
                </w:rPr>
                <w:delText>15.2 [7.</w:delText>
              </w:r>
              <w:r w:rsidR="00770746" w:rsidRPr="00E03B11" w:rsidDel="00022E85">
                <w:rPr>
                  <w:sz w:val="18"/>
                  <w:szCs w:val="18"/>
                  <w:lang w:val="en-GB"/>
                </w:rPr>
                <w:delText>4</w:delText>
              </w:r>
              <w:r w:rsidRPr="00E03B11" w:rsidDel="00022E85">
                <w:rPr>
                  <w:sz w:val="18"/>
                  <w:szCs w:val="18"/>
                  <w:lang w:val="en-GB"/>
                </w:rPr>
                <w:delText>-17.4]</w:delText>
              </w:r>
              <w:r w:rsidR="006E62F9" w:rsidRPr="00E03B11" w:rsidDel="00022E85">
                <w:rPr>
                  <w:sz w:val="18"/>
                  <w:szCs w:val="18"/>
                  <w:lang w:val="en-GB"/>
                </w:rPr>
                <w:delText>, 15</w:delText>
              </w:r>
            </w:del>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7C9C4DBF" w14:textId="034E49F0" w:rsidR="00A270CE" w:rsidRPr="00E03B11" w:rsidDel="00022E85" w:rsidRDefault="00A270CE" w:rsidP="00A270CE">
            <w:pPr>
              <w:spacing w:after="0" w:line="240" w:lineRule="auto"/>
              <w:jc w:val="both"/>
              <w:rPr>
                <w:del w:id="1409" w:author="My Luong Vuong" w:date="2023-11-21T09:36:00Z"/>
                <w:rFonts w:eastAsia="Times New Roman" w:cstheme="minorHAnsi"/>
                <w:sz w:val="18"/>
                <w:szCs w:val="18"/>
                <w:lang w:val="en-GB"/>
              </w:rPr>
            </w:pPr>
            <w:del w:id="1410" w:author="My Luong Vuong" w:date="2023-11-21T09:36:00Z">
              <w:r w:rsidRPr="00E03B11" w:rsidDel="00022E85">
                <w:rPr>
                  <w:sz w:val="18"/>
                  <w:szCs w:val="18"/>
                  <w:lang w:val="en-GB"/>
                </w:rPr>
                <w:delText>10.1 [7.</w:delText>
              </w:r>
              <w:r w:rsidR="00CC662C" w:rsidRPr="00E03B11" w:rsidDel="00022E85">
                <w:rPr>
                  <w:sz w:val="18"/>
                  <w:szCs w:val="18"/>
                  <w:lang w:val="en-GB"/>
                </w:rPr>
                <w:delText>6</w:delText>
              </w:r>
              <w:r w:rsidRPr="00E03B11" w:rsidDel="00022E85">
                <w:rPr>
                  <w:sz w:val="18"/>
                  <w:szCs w:val="18"/>
                  <w:lang w:val="en-GB"/>
                </w:rPr>
                <w:delText>-15.2]</w:delText>
              </w:r>
              <w:r w:rsidR="006E62F9" w:rsidRPr="00E03B11" w:rsidDel="00022E85">
                <w:rPr>
                  <w:sz w:val="18"/>
                  <w:szCs w:val="18"/>
                  <w:lang w:val="en-GB"/>
                </w:rPr>
                <w:delText>, 33</w:delText>
              </w:r>
            </w:del>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135F9BAA" w14:textId="7F85F43A" w:rsidR="00A270CE" w:rsidRPr="00E03B11" w:rsidDel="00022E85" w:rsidRDefault="00A270CE" w:rsidP="00A270CE">
            <w:pPr>
              <w:spacing w:after="0" w:line="240" w:lineRule="auto"/>
              <w:jc w:val="both"/>
              <w:rPr>
                <w:del w:id="1411" w:author="My Luong Vuong" w:date="2023-11-21T09:36:00Z"/>
                <w:rFonts w:eastAsia="Times New Roman" w:cstheme="minorHAnsi"/>
                <w:sz w:val="18"/>
                <w:szCs w:val="18"/>
                <w:lang w:val="en-GB"/>
              </w:rPr>
            </w:pPr>
            <w:del w:id="1412" w:author="My Luong Vuong" w:date="2023-11-21T09:36:00Z">
              <w:r w:rsidRPr="00E03B11" w:rsidDel="00022E85">
                <w:rPr>
                  <w:sz w:val="18"/>
                  <w:szCs w:val="18"/>
                  <w:lang w:val="en-GB"/>
                </w:rPr>
                <w:delText>20.0 [10.2-26.3]</w:delText>
              </w:r>
              <w:r w:rsidR="006E62F9" w:rsidRPr="00E03B11" w:rsidDel="00022E85">
                <w:rPr>
                  <w:sz w:val="18"/>
                  <w:szCs w:val="18"/>
                  <w:lang w:val="en-GB"/>
                </w:rPr>
                <w:delText>, 25</w:delText>
              </w:r>
            </w:del>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55E38539" w14:textId="1401A1AF" w:rsidR="00A270CE" w:rsidRPr="00E03B11" w:rsidDel="00022E85" w:rsidRDefault="00A270CE" w:rsidP="00A270CE">
            <w:pPr>
              <w:spacing w:after="0" w:line="240" w:lineRule="auto"/>
              <w:jc w:val="both"/>
              <w:rPr>
                <w:del w:id="1413" w:author="My Luong Vuong" w:date="2023-11-21T09:36:00Z"/>
                <w:rFonts w:eastAsia="Times New Roman" w:cstheme="minorHAnsi"/>
                <w:sz w:val="18"/>
                <w:szCs w:val="18"/>
                <w:lang w:val="en-GB"/>
              </w:rPr>
            </w:pPr>
            <w:del w:id="1414" w:author="My Luong Vuong" w:date="2023-11-21T09:36:00Z">
              <w:r w:rsidRPr="00E03B11" w:rsidDel="00022E85">
                <w:rPr>
                  <w:sz w:val="18"/>
                  <w:szCs w:val="18"/>
                  <w:lang w:val="en-GB"/>
                </w:rPr>
                <w:delText>15.4 [9.</w:delText>
              </w:r>
              <w:r w:rsidR="00DA1B65" w:rsidRPr="00E03B11" w:rsidDel="00022E85">
                <w:rPr>
                  <w:sz w:val="18"/>
                  <w:szCs w:val="18"/>
                  <w:lang w:val="en-GB"/>
                </w:rPr>
                <w:delText>4</w:delText>
              </w:r>
              <w:r w:rsidRPr="00E03B11" w:rsidDel="00022E85">
                <w:rPr>
                  <w:sz w:val="18"/>
                  <w:szCs w:val="18"/>
                  <w:lang w:val="en-GB"/>
                </w:rPr>
                <w:delText>-27.1]</w:delText>
              </w:r>
              <w:r w:rsidR="006E62F9" w:rsidRPr="00E03B11" w:rsidDel="00022E85">
                <w:rPr>
                  <w:sz w:val="18"/>
                  <w:szCs w:val="18"/>
                  <w:lang w:val="en-GB"/>
                </w:rPr>
                <w:delText>, 395</w:delText>
              </w:r>
            </w:del>
          </w:p>
        </w:tc>
      </w:tr>
      <w:tr w:rsidR="003034E2" w:rsidRPr="00E03B11" w14:paraId="6B789183" w14:textId="77777777" w:rsidTr="00D46083">
        <w:trPr>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0C967E74" w14:textId="416DC051" w:rsidR="003034E2" w:rsidRPr="00E03B11" w:rsidRDefault="003034E2" w:rsidP="00C94015">
            <w:pPr>
              <w:spacing w:after="0" w:line="240" w:lineRule="auto"/>
              <w:ind w:left="-231"/>
              <w:jc w:val="both"/>
              <w:rPr>
                <w:rFonts w:eastAsia="Times New Roman" w:cstheme="minorHAnsi"/>
                <w:color w:val="000000"/>
                <w:sz w:val="18"/>
                <w:szCs w:val="18"/>
                <w:lang w:val="en-GB"/>
              </w:rPr>
            </w:pPr>
            <w:r w:rsidRPr="00E03B11">
              <w:rPr>
                <w:rFonts w:eastAsia="Times New Roman" w:cstheme="minorHAnsi"/>
                <w:b/>
                <w:bCs/>
                <w:color w:val="000000"/>
                <w:sz w:val="18"/>
                <w:szCs w:val="18"/>
                <w:lang w:val="en-GB"/>
              </w:rPr>
              <w:t xml:space="preserve">Body weight, </w:t>
            </w:r>
            <w:r w:rsidRPr="00E03B11">
              <w:rPr>
                <w:rFonts w:eastAsia="Times New Roman" w:cstheme="minorHAnsi"/>
                <w:color w:val="000000"/>
                <w:sz w:val="18"/>
                <w:szCs w:val="18"/>
                <w:lang w:val="en-GB"/>
              </w:rPr>
              <w:t>median [Q1 - Q3], kg</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047DD062" w14:textId="246CBEB4" w:rsidR="003034E2" w:rsidRPr="00E03B11" w:rsidRDefault="003034E2" w:rsidP="003034E2">
            <w:pPr>
              <w:spacing w:after="0" w:line="240" w:lineRule="auto"/>
              <w:jc w:val="both"/>
              <w:rPr>
                <w:sz w:val="18"/>
                <w:szCs w:val="18"/>
                <w:lang w:val="en-GB"/>
              </w:rPr>
            </w:pPr>
            <w:r w:rsidRPr="00E03B11">
              <w:rPr>
                <w:sz w:val="18"/>
                <w:szCs w:val="18"/>
                <w:lang w:val="en-GB"/>
              </w:rPr>
              <w:t>76.2 [62.0-86.9]</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69AFE178" w14:textId="7ADCCBAA" w:rsidR="003034E2" w:rsidRPr="00E03B11" w:rsidRDefault="003034E2" w:rsidP="003034E2">
            <w:pPr>
              <w:spacing w:after="0" w:line="240" w:lineRule="auto"/>
              <w:jc w:val="both"/>
              <w:rPr>
                <w:sz w:val="18"/>
                <w:szCs w:val="18"/>
                <w:lang w:val="en-GB"/>
              </w:rPr>
            </w:pPr>
            <w:r w:rsidRPr="00E03B11">
              <w:rPr>
                <w:sz w:val="18"/>
                <w:szCs w:val="18"/>
                <w:lang w:val="en-GB"/>
              </w:rPr>
              <w:t>83.0 [70.5-103]</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1B699655" w14:textId="037E3584" w:rsidR="003034E2" w:rsidRPr="00E03B11" w:rsidRDefault="003034E2" w:rsidP="003034E2">
            <w:pPr>
              <w:spacing w:after="0" w:line="240" w:lineRule="auto"/>
              <w:jc w:val="both"/>
              <w:rPr>
                <w:sz w:val="18"/>
                <w:szCs w:val="18"/>
                <w:lang w:val="en-GB"/>
              </w:rPr>
            </w:pPr>
            <w:r w:rsidRPr="00E03B11">
              <w:rPr>
                <w:sz w:val="18"/>
                <w:szCs w:val="18"/>
                <w:lang w:val="en-GB"/>
              </w:rPr>
              <w:t>NA</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CB8F746" w14:textId="1BD7CD11" w:rsidR="003034E2" w:rsidRPr="00E03B11" w:rsidRDefault="003034E2" w:rsidP="003034E2">
            <w:pPr>
              <w:spacing w:after="0" w:line="240" w:lineRule="auto"/>
              <w:jc w:val="both"/>
              <w:rPr>
                <w:sz w:val="18"/>
                <w:szCs w:val="18"/>
                <w:lang w:val="en-GB"/>
              </w:rPr>
            </w:pPr>
            <w:r w:rsidRPr="00E03B11">
              <w:rPr>
                <w:sz w:val="18"/>
                <w:szCs w:val="18"/>
                <w:lang w:val="en-GB"/>
              </w:rPr>
              <w:t>72.0 [65.0-80.0]</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1EF2FB58" w14:textId="40E2BCEC" w:rsidR="003034E2" w:rsidRPr="00E03B11" w:rsidRDefault="003034E2" w:rsidP="003034E2">
            <w:pPr>
              <w:spacing w:after="0" w:line="240" w:lineRule="auto"/>
              <w:jc w:val="both"/>
              <w:rPr>
                <w:sz w:val="18"/>
                <w:szCs w:val="18"/>
                <w:lang w:val="en-GB"/>
              </w:rPr>
            </w:pPr>
            <w:r w:rsidRPr="00E03B11">
              <w:rPr>
                <w:sz w:val="18"/>
                <w:szCs w:val="18"/>
                <w:lang w:val="en-GB"/>
              </w:rPr>
              <w:t>90.0 [64.0-105]</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6AA11A4F" w14:textId="557688F8" w:rsidR="003034E2" w:rsidRPr="00E03B11" w:rsidRDefault="003034E2" w:rsidP="003034E2">
            <w:pPr>
              <w:spacing w:after="0" w:line="240" w:lineRule="auto"/>
              <w:jc w:val="both"/>
              <w:rPr>
                <w:sz w:val="18"/>
                <w:szCs w:val="18"/>
                <w:lang w:val="en-GB"/>
              </w:rPr>
            </w:pPr>
            <w:r w:rsidRPr="00E03B11">
              <w:rPr>
                <w:sz w:val="18"/>
                <w:szCs w:val="18"/>
                <w:lang w:val="en-GB"/>
              </w:rPr>
              <w:t>80.0 [71.0-87.0]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17B4382" w14:textId="3F7166C3" w:rsidR="003034E2" w:rsidRPr="00E03B11" w:rsidRDefault="003034E2" w:rsidP="003034E2">
            <w:pPr>
              <w:spacing w:after="0" w:line="240" w:lineRule="auto"/>
              <w:jc w:val="both"/>
              <w:rPr>
                <w:sz w:val="18"/>
                <w:szCs w:val="18"/>
                <w:lang w:val="en-GB"/>
              </w:rPr>
            </w:pPr>
            <w:r w:rsidRPr="00E03B11">
              <w:rPr>
                <w:sz w:val="18"/>
                <w:szCs w:val="18"/>
                <w:lang w:val="en-GB"/>
              </w:rPr>
              <w:t>86.0 [74.0-103]</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0D9A0E7" w14:textId="7C802A6B" w:rsidR="003034E2" w:rsidRPr="00E03B11" w:rsidRDefault="003034E2" w:rsidP="003034E2">
            <w:pPr>
              <w:spacing w:after="0" w:line="240" w:lineRule="auto"/>
              <w:jc w:val="both"/>
              <w:rPr>
                <w:sz w:val="18"/>
                <w:szCs w:val="18"/>
                <w:lang w:val="en-GB"/>
              </w:rPr>
            </w:pPr>
            <w:r w:rsidRPr="00E03B11">
              <w:rPr>
                <w:sz w:val="18"/>
                <w:szCs w:val="18"/>
                <w:lang w:val="en-GB"/>
              </w:rPr>
              <w:t>81.0 [73.0-104]</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27FE8D1E" w14:textId="5BE83412" w:rsidR="003034E2" w:rsidRPr="00E03B11" w:rsidRDefault="003034E2" w:rsidP="003034E2">
            <w:pPr>
              <w:spacing w:after="0" w:line="240" w:lineRule="auto"/>
              <w:jc w:val="both"/>
              <w:rPr>
                <w:sz w:val="18"/>
                <w:szCs w:val="18"/>
                <w:lang w:val="en-GB"/>
              </w:rPr>
            </w:pPr>
            <w:r w:rsidRPr="00E03B11">
              <w:rPr>
                <w:sz w:val="18"/>
                <w:szCs w:val="18"/>
                <w:lang w:val="en-GB"/>
              </w:rPr>
              <w:t>80.0 [70.0-96.0]</w:t>
            </w:r>
          </w:p>
        </w:tc>
      </w:tr>
      <w:tr w:rsidR="00EB045D" w:rsidRPr="00E03B11" w14:paraId="0D6B9D36" w14:textId="77777777" w:rsidTr="00D46083">
        <w:trPr>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2FC362FC" w14:textId="5CBCC42B" w:rsidR="00EB045D" w:rsidRPr="00E03B11" w:rsidRDefault="00EB045D" w:rsidP="00EB045D">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 xml:space="preserve">Missing, </w:t>
            </w:r>
            <w:r w:rsidR="008B0E2D" w:rsidRPr="00E03B11">
              <w:rPr>
                <w:rFonts w:eastAsia="Times New Roman" w:cstheme="minorHAnsi"/>
                <w:i/>
                <w:iCs/>
                <w:color w:val="000000"/>
                <w:sz w:val="18"/>
                <w:szCs w:val="18"/>
                <w:lang w:val="en-GB"/>
              </w:rPr>
              <w:t>N</w:t>
            </w:r>
            <w:r w:rsidRPr="00E03B11">
              <w:rPr>
                <w:rFonts w:eastAsia="Times New Roman" w:cstheme="minorHAnsi"/>
                <w:color w:val="000000"/>
                <w:sz w:val="18"/>
                <w:szCs w:val="18"/>
                <w:lang w:val="en-GB"/>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5B917C3" w14:textId="654EA6E9" w:rsidR="00EB045D" w:rsidRPr="00E03B11" w:rsidRDefault="00EB045D" w:rsidP="00EB045D">
            <w:pPr>
              <w:spacing w:after="0" w:line="240" w:lineRule="auto"/>
              <w:jc w:val="both"/>
              <w:rPr>
                <w:sz w:val="16"/>
                <w:szCs w:val="16"/>
                <w:lang w:val="en-GB"/>
              </w:rPr>
            </w:pPr>
            <w:r w:rsidRPr="00E03B11">
              <w:rPr>
                <w:rFonts w:ascii="Arial" w:hAnsi="Arial" w:cs="Arial"/>
                <w:color w:val="000000"/>
                <w:sz w:val="16"/>
                <w:szCs w:val="16"/>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8D19936" w14:textId="1FE2741B" w:rsidR="00EB045D" w:rsidRPr="00E03B11" w:rsidRDefault="00EB045D" w:rsidP="00EB045D">
            <w:pPr>
              <w:spacing w:after="0" w:line="240" w:lineRule="auto"/>
              <w:jc w:val="both"/>
              <w:rPr>
                <w:sz w:val="16"/>
                <w:szCs w:val="16"/>
                <w:lang w:val="en-GB"/>
              </w:rPr>
            </w:pPr>
            <w:r w:rsidRPr="00E03B11">
              <w:rPr>
                <w:rFonts w:ascii="Arial" w:hAnsi="Arial" w:cs="Arial"/>
                <w:color w:val="000000"/>
                <w:sz w:val="16"/>
                <w:szCs w:val="16"/>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BEF92BE" w14:textId="100A7EC3" w:rsidR="00EB045D" w:rsidRPr="00E03B11" w:rsidRDefault="00EB045D" w:rsidP="00EB045D">
            <w:pPr>
              <w:spacing w:after="0" w:line="240" w:lineRule="auto"/>
              <w:jc w:val="both"/>
              <w:rPr>
                <w:sz w:val="16"/>
                <w:szCs w:val="16"/>
                <w:lang w:val="en-GB"/>
              </w:rPr>
            </w:pPr>
            <w:r w:rsidRPr="00E03B11">
              <w:rPr>
                <w:rFonts w:ascii="Arial" w:hAnsi="Arial" w:cs="Arial"/>
                <w:color w:val="000000"/>
                <w:sz w:val="16"/>
                <w:szCs w:val="16"/>
                <w:lang w:val="en-GB"/>
              </w:rPr>
              <w:t>174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0DD72F8" w14:textId="5A776C3C" w:rsidR="00EB045D" w:rsidRPr="00E03B11" w:rsidRDefault="00EB045D" w:rsidP="00EB045D">
            <w:pPr>
              <w:spacing w:after="0" w:line="240" w:lineRule="auto"/>
              <w:jc w:val="both"/>
              <w:rPr>
                <w:sz w:val="16"/>
                <w:szCs w:val="16"/>
                <w:lang w:val="en-GB"/>
              </w:rPr>
            </w:pPr>
            <w:r w:rsidRPr="00E03B11">
              <w:rPr>
                <w:rFonts w:ascii="Arial" w:hAnsi="Arial" w:cs="Arial"/>
                <w:color w:val="000000"/>
                <w:sz w:val="16"/>
                <w:szCs w:val="16"/>
                <w:lang w:val="en-GB"/>
              </w:rPr>
              <w:t>0 (0)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A9055F5" w14:textId="6DEC408A" w:rsidR="00EB045D" w:rsidRPr="00E03B11" w:rsidRDefault="00EB045D" w:rsidP="00EB045D">
            <w:pPr>
              <w:spacing w:after="0" w:line="240" w:lineRule="auto"/>
              <w:jc w:val="both"/>
              <w:rPr>
                <w:sz w:val="16"/>
                <w:szCs w:val="16"/>
                <w:lang w:val="en-GB"/>
              </w:rPr>
            </w:pPr>
            <w:r w:rsidRPr="00E03B11">
              <w:rPr>
                <w:rFonts w:ascii="Arial" w:hAnsi="Arial" w:cs="Arial"/>
                <w:color w:val="000000"/>
                <w:sz w:val="16"/>
                <w:szCs w:val="16"/>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E3E64E1" w14:textId="3459665F" w:rsidR="00EB045D" w:rsidRPr="00E03B11" w:rsidRDefault="00EB045D" w:rsidP="00EB045D">
            <w:pPr>
              <w:spacing w:after="0" w:line="240" w:lineRule="auto"/>
              <w:jc w:val="both"/>
              <w:rPr>
                <w:sz w:val="16"/>
                <w:szCs w:val="16"/>
                <w:lang w:val="en-GB"/>
              </w:rPr>
            </w:pPr>
            <w:r w:rsidRPr="00E03B11">
              <w:rPr>
                <w:rFonts w:ascii="Arial" w:hAnsi="Arial" w:cs="Arial"/>
                <w:color w:val="000000"/>
                <w:sz w:val="16"/>
                <w:szCs w:val="16"/>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AB0F383" w14:textId="43F9A7B6" w:rsidR="00EB045D" w:rsidRPr="00E03B11" w:rsidRDefault="00EB045D" w:rsidP="00EB045D">
            <w:pPr>
              <w:spacing w:after="0" w:line="240" w:lineRule="auto"/>
              <w:jc w:val="both"/>
              <w:rPr>
                <w:sz w:val="16"/>
                <w:szCs w:val="16"/>
                <w:lang w:val="en-GB"/>
              </w:rPr>
            </w:pPr>
            <w:r w:rsidRPr="00E03B11">
              <w:rPr>
                <w:rFonts w:ascii="Arial" w:hAnsi="Arial" w:cs="Arial"/>
                <w:color w:val="000000"/>
                <w:sz w:val="16"/>
                <w:szCs w:val="16"/>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17AD863" w14:textId="46EEA5AA" w:rsidR="00EB045D" w:rsidRPr="00E03B11" w:rsidRDefault="00EB045D" w:rsidP="00EB045D">
            <w:pPr>
              <w:spacing w:after="0" w:line="240" w:lineRule="auto"/>
              <w:jc w:val="both"/>
              <w:rPr>
                <w:sz w:val="16"/>
                <w:szCs w:val="16"/>
                <w:lang w:val="en-GB"/>
              </w:rPr>
            </w:pPr>
            <w:r w:rsidRPr="00E03B11">
              <w:rPr>
                <w:rFonts w:ascii="Arial" w:hAnsi="Arial" w:cs="Arial"/>
                <w:color w:val="000000"/>
                <w:sz w:val="16"/>
                <w:szCs w:val="16"/>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0CC01BD" w14:textId="7AE99039" w:rsidR="00EB045D" w:rsidRPr="00E03B11" w:rsidRDefault="00EB045D" w:rsidP="00EB045D">
            <w:pPr>
              <w:spacing w:after="0" w:line="240" w:lineRule="auto"/>
              <w:jc w:val="both"/>
              <w:rPr>
                <w:sz w:val="16"/>
                <w:szCs w:val="16"/>
                <w:lang w:val="en-GB"/>
              </w:rPr>
            </w:pPr>
            <w:r w:rsidRPr="00E03B11">
              <w:rPr>
                <w:rFonts w:ascii="Arial" w:hAnsi="Arial" w:cs="Arial"/>
                <w:color w:val="000000"/>
                <w:sz w:val="16"/>
                <w:szCs w:val="16"/>
                <w:lang w:val="en-GB"/>
              </w:rPr>
              <w:t>174 (5.5)</w:t>
            </w:r>
          </w:p>
        </w:tc>
      </w:tr>
      <w:tr w:rsidR="00A3478D" w:rsidRPr="00E03B11" w:rsidDel="001276B3" w14:paraId="161F2029" w14:textId="77777777" w:rsidTr="00D46083">
        <w:trPr>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3066C5E1" w14:textId="792CDC83" w:rsidR="00A3478D" w:rsidRPr="00E03B11" w:rsidRDefault="00A3478D" w:rsidP="00C94015">
            <w:pPr>
              <w:spacing w:after="0" w:line="240" w:lineRule="auto"/>
              <w:ind w:left="-231"/>
              <w:jc w:val="both"/>
              <w:rPr>
                <w:rFonts w:eastAsia="Times New Roman" w:cstheme="minorHAnsi"/>
                <w:color w:val="000000"/>
                <w:sz w:val="18"/>
                <w:szCs w:val="18"/>
                <w:lang w:val="en-GB"/>
              </w:rPr>
            </w:pPr>
            <w:proofErr w:type="spellStart"/>
            <w:r w:rsidRPr="00E03B11">
              <w:rPr>
                <w:rFonts w:eastAsia="Times New Roman" w:cstheme="minorHAnsi"/>
                <w:b/>
                <w:bCs/>
                <w:color w:val="000000"/>
                <w:sz w:val="18"/>
                <w:szCs w:val="18"/>
                <w:lang w:val="en-GB"/>
              </w:rPr>
              <w:t>eGFR</w:t>
            </w:r>
            <w:r w:rsidRPr="00E03B11">
              <w:rPr>
                <w:rFonts w:eastAsia="Times New Roman" w:cstheme="minorHAnsi"/>
                <w:b/>
                <w:bCs/>
                <w:color w:val="000000"/>
                <w:sz w:val="18"/>
                <w:szCs w:val="18"/>
                <w:vertAlign w:val="subscript"/>
                <w:lang w:val="en-GB"/>
              </w:rPr>
              <w:t>CKDEPI</w:t>
            </w:r>
            <w:proofErr w:type="spellEnd"/>
            <w:r w:rsidRPr="00E03B11">
              <w:rPr>
                <w:rFonts w:eastAsia="Times New Roman" w:cstheme="minorHAnsi"/>
                <w:color w:val="000000"/>
                <w:sz w:val="18"/>
                <w:szCs w:val="18"/>
                <w:vertAlign w:val="subscript"/>
                <w:lang w:val="en-GB"/>
              </w:rPr>
              <w:t xml:space="preserve"> </w:t>
            </w:r>
            <w:r w:rsidRPr="00E03B11">
              <w:rPr>
                <w:rFonts w:eastAsia="Times New Roman" w:cstheme="minorHAnsi"/>
                <w:color w:val="000000"/>
                <w:sz w:val="18"/>
                <w:szCs w:val="18"/>
                <w:lang w:val="en-GB"/>
              </w:rPr>
              <w:t>, median [Q1-Q3], mL/min/1.73 m</w:t>
            </w:r>
            <w:r w:rsidRPr="00E03B11">
              <w:rPr>
                <w:rFonts w:eastAsia="Times New Roman" w:cstheme="minorHAnsi"/>
                <w:color w:val="000000"/>
                <w:sz w:val="18"/>
                <w:szCs w:val="18"/>
                <w:vertAlign w:val="superscript"/>
                <w:lang w:val="en-GB"/>
              </w:rPr>
              <w:t>2</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71C21CCE" w14:textId="3A077921" w:rsidR="00A3478D" w:rsidRPr="00E03B11" w:rsidDel="001276B3" w:rsidRDefault="00A3478D" w:rsidP="00A3478D">
            <w:pPr>
              <w:spacing w:after="0" w:line="240" w:lineRule="auto"/>
              <w:jc w:val="both"/>
              <w:rPr>
                <w:rFonts w:eastAsia="Times New Roman" w:cstheme="minorHAnsi"/>
                <w:color w:val="000000"/>
                <w:sz w:val="18"/>
                <w:szCs w:val="18"/>
                <w:lang w:val="en-GB"/>
              </w:rPr>
            </w:pPr>
            <w:r w:rsidRPr="00E03B11">
              <w:rPr>
                <w:sz w:val="18"/>
                <w:szCs w:val="18"/>
                <w:lang w:val="en-GB"/>
              </w:rPr>
              <w:t>85.2 [46.7-105]</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ED80365" w14:textId="4BBEA999" w:rsidR="00A3478D" w:rsidRPr="00E03B11" w:rsidDel="001276B3" w:rsidRDefault="00A3478D" w:rsidP="00A3478D">
            <w:pPr>
              <w:spacing w:after="0" w:line="240" w:lineRule="auto"/>
              <w:jc w:val="both"/>
              <w:rPr>
                <w:rFonts w:eastAsia="Times New Roman" w:cstheme="minorHAnsi"/>
                <w:color w:val="000000"/>
                <w:sz w:val="18"/>
                <w:szCs w:val="18"/>
                <w:lang w:val="en-GB"/>
              </w:rPr>
            </w:pPr>
            <w:r w:rsidRPr="00E03B11">
              <w:rPr>
                <w:sz w:val="18"/>
                <w:szCs w:val="18"/>
                <w:lang w:val="en-GB"/>
              </w:rPr>
              <w:t>88.1 [63.4-106]</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00071D93" w14:textId="6C7D3EC7" w:rsidR="00A3478D" w:rsidRPr="00E03B11" w:rsidDel="001276B3" w:rsidRDefault="00A3478D" w:rsidP="00A3478D">
            <w:pPr>
              <w:spacing w:after="0" w:line="240" w:lineRule="auto"/>
              <w:jc w:val="both"/>
              <w:rPr>
                <w:rFonts w:eastAsia="Times New Roman" w:cstheme="minorHAnsi"/>
                <w:color w:val="000000"/>
                <w:sz w:val="18"/>
                <w:szCs w:val="18"/>
                <w:lang w:val="en-GB"/>
              </w:rPr>
            </w:pPr>
            <w:r w:rsidRPr="00E03B11">
              <w:rPr>
                <w:sz w:val="18"/>
                <w:szCs w:val="18"/>
                <w:lang w:val="en-GB"/>
              </w:rPr>
              <w:t>NA</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2C0648C0" w14:textId="1BDE3D39" w:rsidR="00A3478D" w:rsidRPr="00E03B11" w:rsidDel="001276B3" w:rsidRDefault="00A3478D" w:rsidP="00A3478D">
            <w:pPr>
              <w:spacing w:after="0" w:line="240" w:lineRule="auto"/>
              <w:jc w:val="both"/>
              <w:rPr>
                <w:rFonts w:eastAsia="Times New Roman" w:cstheme="minorHAnsi"/>
                <w:color w:val="000000"/>
                <w:sz w:val="18"/>
                <w:szCs w:val="18"/>
                <w:lang w:val="en-GB"/>
              </w:rPr>
            </w:pPr>
            <w:r w:rsidRPr="00E03B11">
              <w:rPr>
                <w:sz w:val="18"/>
                <w:szCs w:val="18"/>
                <w:lang w:val="en-GB"/>
              </w:rPr>
              <w:t>NA</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0821B802" w14:textId="37DF80F5" w:rsidR="00A3478D" w:rsidRPr="00E03B11" w:rsidDel="001276B3" w:rsidRDefault="00A3478D" w:rsidP="00A3478D">
            <w:pPr>
              <w:spacing w:after="0" w:line="240" w:lineRule="auto"/>
              <w:jc w:val="both"/>
              <w:rPr>
                <w:rFonts w:eastAsia="Times New Roman" w:cstheme="minorHAnsi"/>
                <w:color w:val="000000"/>
                <w:sz w:val="18"/>
                <w:szCs w:val="18"/>
                <w:lang w:val="en-GB"/>
              </w:rPr>
            </w:pPr>
            <w:r w:rsidRPr="00E03B11">
              <w:rPr>
                <w:sz w:val="18"/>
                <w:szCs w:val="18"/>
                <w:lang w:val="en-GB"/>
              </w:rPr>
              <w:t>67.7 [46.6-100]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109CE611" w14:textId="14631B43" w:rsidR="00A3478D" w:rsidRPr="00E03B11" w:rsidDel="001276B3" w:rsidRDefault="00A3478D" w:rsidP="00A3478D">
            <w:pPr>
              <w:spacing w:after="0" w:line="240" w:lineRule="auto"/>
              <w:jc w:val="both"/>
              <w:rPr>
                <w:rFonts w:eastAsia="Times New Roman" w:cstheme="minorHAnsi"/>
                <w:color w:val="000000"/>
                <w:sz w:val="18"/>
                <w:szCs w:val="18"/>
                <w:lang w:val="en-GB"/>
              </w:rPr>
            </w:pPr>
            <w:r w:rsidRPr="00E03B11">
              <w:rPr>
                <w:sz w:val="18"/>
                <w:szCs w:val="18"/>
                <w:lang w:val="en-GB"/>
              </w:rPr>
              <w:t>73.3 [25.5-110]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6E32DCA2" w14:textId="39198E2A" w:rsidR="00A3478D" w:rsidRPr="00E03B11" w:rsidDel="001276B3" w:rsidRDefault="00A3478D" w:rsidP="00A3478D">
            <w:pPr>
              <w:spacing w:after="0" w:line="240" w:lineRule="auto"/>
              <w:jc w:val="both"/>
              <w:rPr>
                <w:rFonts w:eastAsia="Times New Roman" w:cstheme="minorHAnsi"/>
                <w:color w:val="000000"/>
                <w:sz w:val="18"/>
                <w:szCs w:val="18"/>
                <w:lang w:val="en-GB"/>
              </w:rPr>
            </w:pPr>
            <w:r w:rsidRPr="00E03B11">
              <w:rPr>
                <w:sz w:val="18"/>
                <w:szCs w:val="18"/>
                <w:lang w:val="en-GB"/>
              </w:rPr>
              <w:t>101 [72.9-120]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047377A" w14:textId="246FBD46" w:rsidR="00A3478D" w:rsidRPr="00E03B11" w:rsidDel="001276B3" w:rsidRDefault="00A3478D" w:rsidP="00A3478D">
            <w:pPr>
              <w:spacing w:after="0" w:line="240" w:lineRule="auto"/>
              <w:jc w:val="both"/>
              <w:rPr>
                <w:rFonts w:eastAsia="Times New Roman" w:cstheme="minorHAnsi"/>
                <w:color w:val="000000"/>
                <w:sz w:val="18"/>
                <w:szCs w:val="18"/>
                <w:lang w:val="en-GB"/>
              </w:rPr>
            </w:pPr>
            <w:r w:rsidRPr="00E03B11">
              <w:rPr>
                <w:sz w:val="18"/>
                <w:szCs w:val="18"/>
                <w:lang w:val="en-GB"/>
              </w:rPr>
              <w:t>98.3 [71.9-111]</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7280A47" w14:textId="6DBCDC00" w:rsidR="00A3478D" w:rsidRPr="00E03B11" w:rsidDel="001276B3" w:rsidRDefault="00A3478D" w:rsidP="00A3478D">
            <w:pPr>
              <w:spacing w:after="0" w:line="240" w:lineRule="auto"/>
              <w:jc w:val="both"/>
              <w:rPr>
                <w:rFonts w:eastAsia="Times New Roman" w:cstheme="minorHAnsi"/>
                <w:color w:val="000000"/>
                <w:sz w:val="18"/>
                <w:szCs w:val="18"/>
                <w:lang w:val="en-GB"/>
              </w:rPr>
            </w:pPr>
            <w:r w:rsidRPr="00E03B11">
              <w:rPr>
                <w:sz w:val="18"/>
                <w:szCs w:val="18"/>
                <w:lang w:val="en-GB"/>
              </w:rPr>
              <w:t>83.4 [49.1-104]</w:t>
            </w:r>
          </w:p>
        </w:tc>
      </w:tr>
      <w:tr w:rsidR="00E546E6" w:rsidRPr="00E03B11" w:rsidDel="001276B3" w14:paraId="0E638A1D" w14:textId="77777777" w:rsidTr="007762DD">
        <w:trPr>
          <w:trHeight w:val="351"/>
          <w:jc w:val="center"/>
        </w:trPr>
        <w:tc>
          <w:tcPr>
            <w:tcW w:w="2552" w:type="dxa"/>
            <w:tcBorders>
              <w:top w:val="nil"/>
              <w:left w:val="nil"/>
              <w:right w:val="nil"/>
            </w:tcBorders>
            <w:shd w:val="clear" w:color="auto" w:fill="FFFFFF"/>
            <w:noWrap/>
            <w:tcMar>
              <w:top w:w="60" w:type="dxa"/>
              <w:left w:w="300" w:type="dxa"/>
              <w:bottom w:w="60" w:type="dxa"/>
              <w:right w:w="180" w:type="dxa"/>
            </w:tcMar>
            <w:vAlign w:val="center"/>
          </w:tcPr>
          <w:p w14:paraId="45306D0D" w14:textId="3A2CBC80" w:rsidR="00E546E6" w:rsidRPr="00E03B11" w:rsidRDefault="00E546E6" w:rsidP="00E92AAD">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Missing</w:t>
            </w:r>
            <w:ins w:id="1415" w:author="My Luong Vuong" w:date="2023-11-21T09:33:00Z">
              <w:r w:rsidR="00D4360C">
                <w:rPr>
                  <w:rFonts w:eastAsia="Times New Roman" w:cstheme="minorHAnsi"/>
                  <w:color w:val="000000"/>
                  <w:sz w:val="18"/>
                  <w:szCs w:val="18"/>
                  <w:lang w:val="en-GB"/>
                </w:rPr>
                <w:t xml:space="preserve"> within dos</w:t>
              </w:r>
            </w:ins>
            <w:ins w:id="1416" w:author="My Luong Vuong" w:date="2023-11-21T09:34:00Z">
              <w:r w:rsidR="00D4360C">
                <w:rPr>
                  <w:rFonts w:eastAsia="Times New Roman" w:cstheme="minorHAnsi"/>
                  <w:color w:val="000000"/>
                  <w:sz w:val="18"/>
                  <w:szCs w:val="18"/>
                  <w:lang w:val="en-GB"/>
                </w:rPr>
                <w:t>ing interval</w:t>
              </w:r>
              <w:r w:rsidR="00461CC2">
                <w:rPr>
                  <w:rFonts w:eastAsia="Times New Roman" w:cstheme="minorHAnsi"/>
                  <w:color w:val="000000"/>
                  <w:sz w:val="18"/>
                  <w:szCs w:val="18"/>
                  <w:lang w:val="en-GB"/>
                </w:rPr>
                <w:t>s</w:t>
              </w:r>
            </w:ins>
            <w:r w:rsidRPr="00E03B11">
              <w:rPr>
                <w:rFonts w:eastAsia="Times New Roman" w:cstheme="minorHAnsi"/>
                <w:color w:val="000000"/>
                <w:sz w:val="18"/>
                <w:szCs w:val="18"/>
                <w:lang w:val="en-GB"/>
              </w:rPr>
              <w:t xml:space="preserve">, </w:t>
            </w:r>
            <w:r w:rsidRPr="00E03B11">
              <w:rPr>
                <w:rFonts w:eastAsia="Times New Roman" w:cstheme="minorHAnsi"/>
                <w:i/>
                <w:iCs/>
                <w:color w:val="000000"/>
                <w:sz w:val="18"/>
                <w:szCs w:val="18"/>
                <w:lang w:val="en-GB"/>
              </w:rPr>
              <w:t>N</w:t>
            </w:r>
            <w:r w:rsidRPr="00E03B11">
              <w:rPr>
                <w:rFonts w:eastAsia="Times New Roman" w:cstheme="minorHAnsi"/>
                <w:color w:val="000000"/>
                <w:sz w:val="18"/>
                <w:szCs w:val="18"/>
                <w:lang w:val="en-GB"/>
              </w:rPr>
              <w:t xml:space="preserve"> (%)</w:t>
            </w:r>
          </w:p>
        </w:tc>
        <w:tc>
          <w:tcPr>
            <w:tcW w:w="1243" w:type="dxa"/>
            <w:tcBorders>
              <w:top w:val="nil"/>
              <w:left w:val="nil"/>
              <w:right w:val="nil"/>
            </w:tcBorders>
            <w:shd w:val="clear" w:color="auto" w:fill="FFFFFF"/>
            <w:noWrap/>
            <w:tcMar>
              <w:top w:w="60" w:type="dxa"/>
              <w:left w:w="180" w:type="dxa"/>
              <w:bottom w:w="60" w:type="dxa"/>
              <w:right w:w="180" w:type="dxa"/>
            </w:tcMar>
          </w:tcPr>
          <w:p w14:paraId="6DD4573F" w14:textId="6076F966" w:rsidR="00E546E6" w:rsidRPr="00E03B11" w:rsidDel="001276B3" w:rsidRDefault="00E546E6" w:rsidP="00E92AAD">
            <w:pPr>
              <w:spacing w:after="0" w:line="240" w:lineRule="auto"/>
              <w:jc w:val="both"/>
              <w:rPr>
                <w:rFonts w:eastAsia="Times New Roman" w:cstheme="minorHAnsi"/>
                <w:color w:val="000000"/>
                <w:sz w:val="18"/>
                <w:szCs w:val="18"/>
                <w:lang w:val="en-GB"/>
              </w:rPr>
            </w:pPr>
            <w:del w:id="1417" w:author="My Luong Vuong" w:date="2023-11-21T09:36:00Z">
              <w:r w:rsidRPr="00E03B11" w:rsidDel="00A3394B">
                <w:rPr>
                  <w:sz w:val="18"/>
                  <w:szCs w:val="18"/>
                  <w:lang w:val="en-GB"/>
                </w:rPr>
                <w:delText xml:space="preserve">239 </w:delText>
              </w:r>
            </w:del>
            <w:ins w:id="1418" w:author="My Luong Vuong" w:date="2023-11-21T09:40:00Z">
              <w:r w:rsidR="00E6161B">
                <w:rPr>
                  <w:sz w:val="18"/>
                  <w:szCs w:val="18"/>
                  <w:lang w:val="en-GB"/>
                </w:rPr>
                <w:t>38</w:t>
              </w:r>
            </w:ins>
            <w:ins w:id="1419" w:author="My Luong Vuong" w:date="2023-11-21T09:36:00Z">
              <w:r w:rsidR="00A3394B" w:rsidRPr="00E03B11">
                <w:rPr>
                  <w:sz w:val="18"/>
                  <w:szCs w:val="18"/>
                  <w:lang w:val="en-GB"/>
                </w:rPr>
                <w:t xml:space="preserve"> </w:t>
              </w:r>
            </w:ins>
            <w:r w:rsidRPr="00E03B11">
              <w:rPr>
                <w:sz w:val="18"/>
                <w:szCs w:val="18"/>
                <w:lang w:val="en-GB"/>
              </w:rPr>
              <w:t>(</w:t>
            </w:r>
            <w:del w:id="1420" w:author="My Luong Vuong" w:date="2023-11-21T09:40:00Z">
              <w:r w:rsidRPr="00E03B11" w:rsidDel="00E6161B">
                <w:rPr>
                  <w:sz w:val="18"/>
                  <w:szCs w:val="18"/>
                  <w:lang w:val="en-GB"/>
                </w:rPr>
                <w:delText>33</w:delText>
              </w:r>
            </w:del>
            <w:ins w:id="1421" w:author="My Luong Vuong" w:date="2023-11-21T09:40:00Z">
              <w:r w:rsidR="00E6161B">
                <w:rPr>
                  <w:sz w:val="18"/>
                  <w:szCs w:val="18"/>
                  <w:lang w:val="en-GB"/>
                </w:rPr>
                <w:t>5</w:t>
              </w:r>
            </w:ins>
            <w:r w:rsidRPr="00E03B11">
              <w:rPr>
                <w:sz w:val="18"/>
                <w:szCs w:val="18"/>
                <w:lang w:val="en-GB"/>
              </w:rPr>
              <w:t>.</w:t>
            </w:r>
            <w:del w:id="1422" w:author="My Luong Vuong" w:date="2023-11-21T09:36:00Z">
              <w:r w:rsidRPr="00E03B11" w:rsidDel="00A3394B">
                <w:rPr>
                  <w:sz w:val="18"/>
                  <w:szCs w:val="18"/>
                  <w:lang w:val="en-GB"/>
                </w:rPr>
                <w:delText>7</w:delText>
              </w:r>
            </w:del>
            <w:ins w:id="1423" w:author="My Luong Vuong" w:date="2023-11-21T09:40:00Z">
              <w:r w:rsidR="00E6161B">
                <w:rPr>
                  <w:sz w:val="18"/>
                  <w:szCs w:val="18"/>
                  <w:lang w:val="en-GB"/>
                </w:rPr>
                <w:t>3</w:t>
              </w:r>
            </w:ins>
            <w:r w:rsidRPr="00E03B11">
              <w:rPr>
                <w:sz w:val="18"/>
                <w:szCs w:val="18"/>
                <w:lang w:val="en-GB"/>
              </w:rPr>
              <w:t>)</w:t>
            </w:r>
          </w:p>
        </w:tc>
        <w:tc>
          <w:tcPr>
            <w:tcW w:w="1244" w:type="dxa"/>
            <w:tcBorders>
              <w:top w:val="nil"/>
              <w:left w:val="nil"/>
              <w:right w:val="nil"/>
            </w:tcBorders>
            <w:shd w:val="clear" w:color="auto" w:fill="FFFFFF"/>
            <w:noWrap/>
            <w:tcMar>
              <w:top w:w="60" w:type="dxa"/>
              <w:left w:w="180" w:type="dxa"/>
              <w:bottom w:w="60" w:type="dxa"/>
              <w:right w:w="180" w:type="dxa"/>
            </w:tcMar>
          </w:tcPr>
          <w:p w14:paraId="06240FB0" w14:textId="5ABB8D23" w:rsidR="00E546E6" w:rsidRPr="00E03B11" w:rsidDel="001276B3" w:rsidRDefault="00E546E6" w:rsidP="00E92AAD">
            <w:pPr>
              <w:spacing w:after="0" w:line="240" w:lineRule="auto"/>
              <w:jc w:val="both"/>
              <w:rPr>
                <w:rFonts w:eastAsia="Times New Roman" w:cstheme="minorHAnsi"/>
                <w:color w:val="000000"/>
                <w:sz w:val="18"/>
                <w:szCs w:val="18"/>
                <w:lang w:val="en-GB"/>
              </w:rPr>
            </w:pPr>
            <w:del w:id="1424" w:author="My Luong Vuong" w:date="2023-11-21T09:40:00Z">
              <w:r w:rsidRPr="00E03B11" w:rsidDel="00E87477">
                <w:rPr>
                  <w:sz w:val="18"/>
                  <w:szCs w:val="18"/>
                  <w:lang w:val="en-GB"/>
                </w:rPr>
                <w:delText xml:space="preserve">440 </w:delText>
              </w:r>
            </w:del>
            <w:ins w:id="1425" w:author="My Luong Vuong" w:date="2023-11-21T09:40:00Z">
              <w:r w:rsidR="00E87477">
                <w:rPr>
                  <w:sz w:val="18"/>
                  <w:szCs w:val="18"/>
                  <w:lang w:val="en-GB"/>
                </w:rPr>
                <w:t>225</w:t>
              </w:r>
              <w:r w:rsidR="00E87477" w:rsidRPr="00E03B11">
                <w:rPr>
                  <w:sz w:val="18"/>
                  <w:szCs w:val="18"/>
                  <w:lang w:val="en-GB"/>
                </w:rPr>
                <w:t xml:space="preserve"> </w:t>
              </w:r>
            </w:ins>
            <w:r w:rsidRPr="00E03B11">
              <w:rPr>
                <w:sz w:val="18"/>
                <w:szCs w:val="18"/>
                <w:lang w:val="en-GB"/>
              </w:rPr>
              <w:t>(</w:t>
            </w:r>
            <w:del w:id="1426" w:author="My Luong Vuong" w:date="2023-11-21T09:40:00Z">
              <w:r w:rsidRPr="00E03B11" w:rsidDel="00E87477">
                <w:rPr>
                  <w:sz w:val="18"/>
                  <w:szCs w:val="18"/>
                  <w:lang w:val="en-GB"/>
                </w:rPr>
                <w:delText>88</w:delText>
              </w:r>
            </w:del>
            <w:ins w:id="1427" w:author="My Luong Vuong" w:date="2023-11-21T09:40:00Z">
              <w:r w:rsidR="00E87477">
                <w:rPr>
                  <w:sz w:val="18"/>
                  <w:szCs w:val="18"/>
                  <w:lang w:val="en-GB"/>
                </w:rPr>
                <w:t>45</w:t>
              </w:r>
            </w:ins>
            <w:r w:rsidRPr="00E03B11">
              <w:rPr>
                <w:sz w:val="18"/>
                <w:szCs w:val="18"/>
                <w:lang w:val="en-GB"/>
              </w:rPr>
              <w:t>.</w:t>
            </w:r>
            <w:del w:id="1428" w:author="My Luong Vuong" w:date="2023-11-21T09:40:00Z">
              <w:r w:rsidRPr="00E03B11" w:rsidDel="00E87477">
                <w:rPr>
                  <w:sz w:val="18"/>
                  <w:szCs w:val="18"/>
                  <w:lang w:val="en-GB"/>
                </w:rPr>
                <w:delText>7</w:delText>
              </w:r>
            </w:del>
            <w:ins w:id="1429" w:author="My Luong Vuong" w:date="2023-11-21T09:40:00Z">
              <w:r w:rsidR="00E87477">
                <w:rPr>
                  <w:sz w:val="18"/>
                  <w:szCs w:val="18"/>
                  <w:lang w:val="en-GB"/>
                </w:rPr>
                <w:t>4</w:t>
              </w:r>
            </w:ins>
            <w:r w:rsidRPr="00E03B11">
              <w:rPr>
                <w:sz w:val="18"/>
                <w:szCs w:val="18"/>
                <w:lang w:val="en-GB"/>
              </w:rPr>
              <w:t>)</w:t>
            </w:r>
          </w:p>
        </w:tc>
        <w:tc>
          <w:tcPr>
            <w:tcW w:w="1244" w:type="dxa"/>
            <w:tcBorders>
              <w:top w:val="nil"/>
              <w:left w:val="nil"/>
              <w:right w:val="nil"/>
            </w:tcBorders>
            <w:shd w:val="clear" w:color="auto" w:fill="FFFFFF"/>
            <w:noWrap/>
            <w:tcMar>
              <w:top w:w="60" w:type="dxa"/>
              <w:left w:w="180" w:type="dxa"/>
              <w:bottom w:w="60" w:type="dxa"/>
              <w:right w:w="180" w:type="dxa"/>
            </w:tcMar>
          </w:tcPr>
          <w:p w14:paraId="307A99E5" w14:textId="0478CC81" w:rsidR="00E546E6" w:rsidRPr="00E03B11" w:rsidDel="001276B3" w:rsidRDefault="00E546E6" w:rsidP="00E92AAD">
            <w:pPr>
              <w:spacing w:after="0" w:line="240" w:lineRule="auto"/>
              <w:jc w:val="both"/>
              <w:rPr>
                <w:rFonts w:eastAsia="Times New Roman" w:cstheme="minorHAnsi"/>
                <w:color w:val="000000"/>
                <w:sz w:val="18"/>
                <w:szCs w:val="18"/>
                <w:lang w:val="en-GB"/>
              </w:rPr>
            </w:pPr>
            <w:del w:id="1430" w:author="My Luong Vuong" w:date="2023-11-21T09:41:00Z">
              <w:r w:rsidRPr="00E03B11" w:rsidDel="007A1808">
                <w:rPr>
                  <w:sz w:val="18"/>
                  <w:szCs w:val="18"/>
                  <w:lang w:val="en-GB"/>
                </w:rPr>
                <w:delText>174 (100)</w:delText>
              </w:r>
            </w:del>
            <w:ins w:id="1431" w:author="My Luong Vuong" w:date="2023-11-21T09:41:00Z">
              <w:r w:rsidR="007A1808">
                <w:rPr>
                  <w:sz w:val="18"/>
                  <w:szCs w:val="18"/>
                  <w:lang w:val="en-GB"/>
                </w:rPr>
                <w:t>0</w:t>
              </w:r>
            </w:ins>
          </w:p>
        </w:tc>
        <w:tc>
          <w:tcPr>
            <w:tcW w:w="1244" w:type="dxa"/>
            <w:tcBorders>
              <w:top w:val="nil"/>
              <w:left w:val="nil"/>
              <w:right w:val="nil"/>
            </w:tcBorders>
            <w:shd w:val="clear" w:color="auto" w:fill="FFFFFF"/>
            <w:noWrap/>
            <w:tcMar>
              <w:top w:w="60" w:type="dxa"/>
              <w:left w:w="180" w:type="dxa"/>
              <w:bottom w:w="60" w:type="dxa"/>
              <w:right w:w="180" w:type="dxa"/>
            </w:tcMar>
          </w:tcPr>
          <w:p w14:paraId="6A6EC08D" w14:textId="3397FD52" w:rsidR="00E546E6" w:rsidRPr="00E03B11" w:rsidDel="001276B3" w:rsidRDefault="00E546E6" w:rsidP="00E92AAD">
            <w:pPr>
              <w:spacing w:after="0" w:line="240" w:lineRule="auto"/>
              <w:jc w:val="both"/>
              <w:rPr>
                <w:rFonts w:eastAsia="Times New Roman" w:cstheme="minorHAnsi"/>
                <w:color w:val="000000"/>
                <w:sz w:val="18"/>
                <w:szCs w:val="18"/>
                <w:lang w:val="en-GB"/>
              </w:rPr>
            </w:pPr>
            <w:del w:id="1432" w:author="My Luong Vuong" w:date="2023-11-21T09:41:00Z">
              <w:r w:rsidRPr="00E03B11" w:rsidDel="007A1808">
                <w:rPr>
                  <w:sz w:val="18"/>
                  <w:szCs w:val="18"/>
                  <w:lang w:val="en-GB"/>
                </w:rPr>
                <w:delText>75 (100)</w:delText>
              </w:r>
            </w:del>
            <w:ins w:id="1433" w:author="My Luong Vuong" w:date="2023-11-21T09:41:00Z">
              <w:r w:rsidR="007A1808">
                <w:rPr>
                  <w:sz w:val="18"/>
                  <w:szCs w:val="18"/>
                  <w:lang w:val="en-GB"/>
                </w:rPr>
                <w:t>0</w:t>
              </w:r>
            </w:ins>
          </w:p>
        </w:tc>
        <w:tc>
          <w:tcPr>
            <w:tcW w:w="1243" w:type="dxa"/>
            <w:tcBorders>
              <w:top w:val="nil"/>
              <w:left w:val="nil"/>
              <w:right w:val="nil"/>
            </w:tcBorders>
            <w:shd w:val="clear" w:color="auto" w:fill="FFFFFF"/>
            <w:noWrap/>
            <w:tcMar>
              <w:top w:w="60" w:type="dxa"/>
              <w:left w:w="180" w:type="dxa"/>
              <w:bottom w:w="60" w:type="dxa"/>
              <w:right w:w="180" w:type="dxa"/>
            </w:tcMar>
          </w:tcPr>
          <w:p w14:paraId="35DDE3AC" w14:textId="47F6D68E" w:rsidR="00E546E6" w:rsidRPr="00E03B11" w:rsidDel="001276B3" w:rsidRDefault="00E546E6" w:rsidP="00E92AAD">
            <w:pPr>
              <w:spacing w:after="0" w:line="240" w:lineRule="auto"/>
              <w:jc w:val="both"/>
              <w:rPr>
                <w:rFonts w:eastAsia="Times New Roman" w:cstheme="minorHAnsi"/>
                <w:color w:val="000000"/>
                <w:sz w:val="18"/>
                <w:szCs w:val="18"/>
                <w:lang w:val="en-GB"/>
              </w:rPr>
            </w:pPr>
            <w:del w:id="1434" w:author="My Luong Vuong" w:date="2023-11-21T09:37:00Z">
              <w:r w:rsidRPr="00E03B11" w:rsidDel="003A7ECD">
                <w:rPr>
                  <w:sz w:val="18"/>
                  <w:szCs w:val="18"/>
                  <w:lang w:val="en-GB"/>
                </w:rPr>
                <w:delText xml:space="preserve">210 </w:delText>
              </w:r>
            </w:del>
            <w:ins w:id="1435" w:author="My Luong Vuong" w:date="2023-11-21T09:41:00Z">
              <w:r w:rsidR="00A7724D">
                <w:rPr>
                  <w:sz w:val="18"/>
                  <w:szCs w:val="18"/>
                  <w:lang w:val="en-GB"/>
                </w:rPr>
                <w:t>52</w:t>
              </w:r>
            </w:ins>
            <w:ins w:id="1436" w:author="My Luong Vuong" w:date="2023-11-21T09:37:00Z">
              <w:r w:rsidR="003A7ECD" w:rsidRPr="00E03B11">
                <w:rPr>
                  <w:sz w:val="18"/>
                  <w:szCs w:val="18"/>
                  <w:lang w:val="en-GB"/>
                </w:rPr>
                <w:t xml:space="preserve"> </w:t>
              </w:r>
            </w:ins>
            <w:r w:rsidRPr="00E03B11">
              <w:rPr>
                <w:sz w:val="18"/>
                <w:szCs w:val="18"/>
                <w:lang w:val="en-GB"/>
              </w:rPr>
              <w:t>(</w:t>
            </w:r>
            <w:del w:id="1437" w:author="My Luong Vuong" w:date="2023-11-21T09:41:00Z">
              <w:r w:rsidRPr="00E03B11" w:rsidDel="00A7724D">
                <w:rPr>
                  <w:sz w:val="18"/>
                  <w:szCs w:val="18"/>
                  <w:lang w:val="en-GB"/>
                </w:rPr>
                <w:delText>46</w:delText>
              </w:r>
            </w:del>
            <w:ins w:id="1438" w:author="My Luong Vuong" w:date="2023-11-21T09:41:00Z">
              <w:r w:rsidR="00A7724D">
                <w:rPr>
                  <w:sz w:val="18"/>
                  <w:szCs w:val="18"/>
                  <w:lang w:val="en-GB"/>
                </w:rPr>
                <w:t>11</w:t>
              </w:r>
            </w:ins>
            <w:r w:rsidRPr="00E03B11">
              <w:rPr>
                <w:sz w:val="18"/>
                <w:szCs w:val="18"/>
                <w:lang w:val="en-GB"/>
              </w:rPr>
              <w:t>.</w:t>
            </w:r>
            <w:del w:id="1439" w:author="My Luong Vuong" w:date="2023-11-21T09:37:00Z">
              <w:r w:rsidRPr="00E03B11" w:rsidDel="00B156A3">
                <w:rPr>
                  <w:sz w:val="18"/>
                  <w:szCs w:val="18"/>
                  <w:lang w:val="en-GB"/>
                </w:rPr>
                <w:delText>6</w:delText>
              </w:r>
            </w:del>
            <w:ins w:id="1440" w:author="My Luong Vuong" w:date="2023-11-21T09:41:00Z">
              <w:r w:rsidR="00A7724D">
                <w:rPr>
                  <w:sz w:val="18"/>
                  <w:szCs w:val="18"/>
                  <w:lang w:val="en-GB"/>
                </w:rPr>
                <w:t>5</w:t>
              </w:r>
            </w:ins>
            <w:r w:rsidRPr="00E03B11">
              <w:rPr>
                <w:sz w:val="18"/>
                <w:szCs w:val="18"/>
                <w:lang w:val="en-GB"/>
              </w:rPr>
              <w:t>)</w:t>
            </w:r>
          </w:p>
        </w:tc>
        <w:tc>
          <w:tcPr>
            <w:tcW w:w="1244" w:type="dxa"/>
            <w:tcBorders>
              <w:top w:val="nil"/>
              <w:left w:val="nil"/>
              <w:right w:val="nil"/>
            </w:tcBorders>
            <w:shd w:val="clear" w:color="auto" w:fill="FFFFFF"/>
            <w:noWrap/>
            <w:tcMar>
              <w:top w:w="60" w:type="dxa"/>
              <w:left w:w="180" w:type="dxa"/>
              <w:bottom w:w="60" w:type="dxa"/>
              <w:right w:w="180" w:type="dxa"/>
            </w:tcMar>
          </w:tcPr>
          <w:p w14:paraId="1C742064" w14:textId="278BF3FC" w:rsidR="00E546E6" w:rsidRPr="00E03B11" w:rsidDel="001276B3" w:rsidRDefault="00E546E6" w:rsidP="00E92AAD">
            <w:pPr>
              <w:spacing w:after="0" w:line="240" w:lineRule="auto"/>
              <w:jc w:val="both"/>
              <w:rPr>
                <w:rFonts w:eastAsia="Times New Roman" w:cstheme="minorHAnsi"/>
                <w:color w:val="000000"/>
                <w:sz w:val="18"/>
                <w:szCs w:val="18"/>
                <w:lang w:val="en-GB"/>
              </w:rPr>
            </w:pPr>
            <w:del w:id="1441" w:author="My Luong Vuong" w:date="2023-11-21T09:41:00Z">
              <w:r w:rsidRPr="00E03B11" w:rsidDel="008A4003">
                <w:rPr>
                  <w:sz w:val="18"/>
                  <w:szCs w:val="18"/>
                  <w:lang w:val="en-GB"/>
                </w:rPr>
                <w:delText xml:space="preserve">236 </w:delText>
              </w:r>
            </w:del>
            <w:ins w:id="1442" w:author="My Luong Vuong" w:date="2023-11-21T09:41:00Z">
              <w:r w:rsidR="008A4003">
                <w:rPr>
                  <w:sz w:val="18"/>
                  <w:szCs w:val="18"/>
                  <w:lang w:val="en-GB"/>
                </w:rPr>
                <w:t>15</w:t>
              </w:r>
              <w:r w:rsidR="008A4003" w:rsidRPr="00E03B11">
                <w:rPr>
                  <w:sz w:val="18"/>
                  <w:szCs w:val="18"/>
                  <w:lang w:val="en-GB"/>
                </w:rPr>
                <w:t xml:space="preserve"> </w:t>
              </w:r>
            </w:ins>
            <w:r w:rsidRPr="00E03B11">
              <w:rPr>
                <w:sz w:val="18"/>
                <w:szCs w:val="18"/>
                <w:lang w:val="en-GB"/>
              </w:rPr>
              <w:t>(</w:t>
            </w:r>
            <w:del w:id="1443" w:author="My Luong Vuong" w:date="2023-11-21T09:41:00Z">
              <w:r w:rsidRPr="00E03B11" w:rsidDel="008A4003">
                <w:rPr>
                  <w:sz w:val="18"/>
                  <w:szCs w:val="18"/>
                  <w:lang w:val="en-GB"/>
                </w:rPr>
                <w:delText>90</w:delText>
              </w:r>
            </w:del>
            <w:ins w:id="1444" w:author="My Luong Vuong" w:date="2023-11-21T09:41:00Z">
              <w:r w:rsidR="008A4003">
                <w:rPr>
                  <w:sz w:val="18"/>
                  <w:szCs w:val="18"/>
                  <w:lang w:val="en-GB"/>
                </w:rPr>
                <w:t>5</w:t>
              </w:r>
            </w:ins>
            <w:r w:rsidRPr="00E03B11">
              <w:rPr>
                <w:sz w:val="18"/>
                <w:szCs w:val="18"/>
                <w:lang w:val="en-GB"/>
              </w:rPr>
              <w:t>.</w:t>
            </w:r>
            <w:del w:id="1445" w:author="My Luong Vuong" w:date="2023-11-21T09:41:00Z">
              <w:r w:rsidRPr="00E03B11" w:rsidDel="008A4003">
                <w:rPr>
                  <w:sz w:val="18"/>
                  <w:szCs w:val="18"/>
                  <w:lang w:val="en-GB"/>
                </w:rPr>
                <w:delText>4</w:delText>
              </w:r>
            </w:del>
            <w:ins w:id="1446" w:author="My Luong Vuong" w:date="2023-11-21T09:41:00Z">
              <w:r w:rsidR="008A4003">
                <w:rPr>
                  <w:sz w:val="18"/>
                  <w:szCs w:val="18"/>
                  <w:lang w:val="en-GB"/>
                </w:rPr>
                <w:t>7</w:t>
              </w:r>
            </w:ins>
            <w:r w:rsidRPr="00E03B11">
              <w:rPr>
                <w:sz w:val="18"/>
                <w:szCs w:val="18"/>
                <w:lang w:val="en-GB"/>
              </w:rPr>
              <w:t>)</w:t>
            </w:r>
          </w:p>
        </w:tc>
        <w:tc>
          <w:tcPr>
            <w:tcW w:w="1244" w:type="dxa"/>
            <w:tcBorders>
              <w:top w:val="nil"/>
              <w:left w:val="nil"/>
              <w:right w:val="nil"/>
            </w:tcBorders>
            <w:shd w:val="clear" w:color="auto" w:fill="FFFFFF"/>
            <w:noWrap/>
            <w:tcMar>
              <w:top w:w="60" w:type="dxa"/>
              <w:left w:w="180" w:type="dxa"/>
              <w:bottom w:w="60" w:type="dxa"/>
              <w:right w:w="180" w:type="dxa"/>
            </w:tcMar>
          </w:tcPr>
          <w:p w14:paraId="2E0B6D2D" w14:textId="3D13C4FD" w:rsidR="00E546E6" w:rsidRPr="00E03B11" w:rsidDel="001276B3" w:rsidRDefault="00E546E6" w:rsidP="00E92AAD">
            <w:pPr>
              <w:spacing w:after="0" w:line="240" w:lineRule="auto"/>
              <w:jc w:val="both"/>
              <w:rPr>
                <w:rFonts w:eastAsia="Times New Roman" w:cstheme="minorHAnsi"/>
                <w:color w:val="000000"/>
                <w:sz w:val="18"/>
                <w:szCs w:val="18"/>
                <w:lang w:val="en-GB"/>
              </w:rPr>
            </w:pPr>
            <w:del w:id="1447" w:author="My Luong Vuong" w:date="2023-11-21T09:41:00Z">
              <w:r w:rsidRPr="00E03B11" w:rsidDel="00FF7329">
                <w:rPr>
                  <w:sz w:val="18"/>
                  <w:szCs w:val="18"/>
                  <w:lang w:val="en-GB"/>
                </w:rPr>
                <w:delText xml:space="preserve">228 </w:delText>
              </w:r>
            </w:del>
            <w:ins w:id="1448" w:author="My Luong Vuong" w:date="2023-11-21T09:41:00Z">
              <w:r w:rsidR="00FF7329">
                <w:rPr>
                  <w:sz w:val="18"/>
                  <w:szCs w:val="18"/>
                  <w:lang w:val="en-GB"/>
                </w:rPr>
                <w:t>6</w:t>
              </w:r>
              <w:r w:rsidR="00FF7329" w:rsidRPr="00E03B11">
                <w:rPr>
                  <w:sz w:val="18"/>
                  <w:szCs w:val="18"/>
                  <w:lang w:val="en-GB"/>
                </w:rPr>
                <w:t xml:space="preserve"> </w:t>
              </w:r>
            </w:ins>
            <w:r w:rsidRPr="00E03B11">
              <w:rPr>
                <w:sz w:val="18"/>
                <w:szCs w:val="18"/>
                <w:lang w:val="en-GB"/>
              </w:rPr>
              <w:t>(</w:t>
            </w:r>
            <w:del w:id="1449" w:author="My Luong Vuong" w:date="2023-11-21T09:41:00Z">
              <w:r w:rsidRPr="00E03B11" w:rsidDel="00FF7329">
                <w:rPr>
                  <w:sz w:val="18"/>
                  <w:szCs w:val="18"/>
                  <w:lang w:val="en-GB"/>
                </w:rPr>
                <w:delText>91</w:delText>
              </w:r>
            </w:del>
            <w:ins w:id="1450" w:author="My Luong Vuong" w:date="2023-11-21T09:41:00Z">
              <w:r w:rsidR="00FF7329">
                <w:rPr>
                  <w:sz w:val="18"/>
                  <w:szCs w:val="18"/>
                  <w:lang w:val="en-GB"/>
                </w:rPr>
                <w:t>2</w:t>
              </w:r>
            </w:ins>
            <w:r w:rsidRPr="00E03B11">
              <w:rPr>
                <w:sz w:val="18"/>
                <w:szCs w:val="18"/>
                <w:lang w:val="en-GB"/>
              </w:rPr>
              <w:t>.</w:t>
            </w:r>
            <w:del w:id="1451" w:author="My Luong Vuong" w:date="2023-11-21T09:42:00Z">
              <w:r w:rsidRPr="00E03B11" w:rsidDel="00FF7329">
                <w:rPr>
                  <w:sz w:val="18"/>
                  <w:szCs w:val="18"/>
                  <w:lang w:val="en-GB"/>
                </w:rPr>
                <w:delText>6</w:delText>
              </w:r>
            </w:del>
            <w:ins w:id="1452" w:author="My Luong Vuong" w:date="2023-11-21T09:42:00Z">
              <w:r w:rsidR="00FF7329">
                <w:rPr>
                  <w:sz w:val="18"/>
                  <w:szCs w:val="18"/>
                  <w:lang w:val="en-GB"/>
                </w:rPr>
                <w:t>4</w:t>
              </w:r>
            </w:ins>
            <w:r w:rsidRPr="00E03B11">
              <w:rPr>
                <w:sz w:val="18"/>
                <w:szCs w:val="18"/>
                <w:lang w:val="en-GB"/>
              </w:rPr>
              <w:t>)</w:t>
            </w:r>
          </w:p>
        </w:tc>
        <w:tc>
          <w:tcPr>
            <w:tcW w:w="1244" w:type="dxa"/>
            <w:tcBorders>
              <w:top w:val="nil"/>
              <w:left w:val="nil"/>
              <w:right w:val="nil"/>
            </w:tcBorders>
            <w:shd w:val="clear" w:color="auto" w:fill="FFFFFF"/>
            <w:noWrap/>
            <w:tcMar>
              <w:top w:w="60" w:type="dxa"/>
              <w:left w:w="180" w:type="dxa"/>
              <w:bottom w:w="60" w:type="dxa"/>
              <w:right w:w="180" w:type="dxa"/>
            </w:tcMar>
          </w:tcPr>
          <w:p w14:paraId="076830D1" w14:textId="2CD526D9" w:rsidR="00E546E6" w:rsidRPr="00E03B11" w:rsidDel="001276B3" w:rsidRDefault="00E546E6" w:rsidP="00E92AAD">
            <w:pPr>
              <w:spacing w:after="0" w:line="240" w:lineRule="auto"/>
              <w:jc w:val="both"/>
              <w:rPr>
                <w:rFonts w:eastAsia="Times New Roman" w:cstheme="minorHAnsi"/>
                <w:color w:val="000000"/>
                <w:sz w:val="18"/>
                <w:szCs w:val="18"/>
                <w:lang w:val="en-GB"/>
              </w:rPr>
            </w:pPr>
            <w:del w:id="1453" w:author="My Luong Vuong" w:date="2023-11-21T09:42:00Z">
              <w:r w:rsidRPr="00E03B11" w:rsidDel="009978DF">
                <w:rPr>
                  <w:sz w:val="18"/>
                  <w:szCs w:val="18"/>
                  <w:lang w:val="en-GB"/>
                </w:rPr>
                <w:delText xml:space="preserve">722 </w:delText>
              </w:r>
            </w:del>
            <w:ins w:id="1454" w:author="My Luong Vuong" w:date="2023-11-21T09:42:00Z">
              <w:r w:rsidR="009978DF">
                <w:rPr>
                  <w:sz w:val="18"/>
                  <w:szCs w:val="18"/>
                  <w:lang w:val="en-GB"/>
                </w:rPr>
                <w:t>104</w:t>
              </w:r>
              <w:r w:rsidR="009978DF" w:rsidRPr="00E03B11">
                <w:rPr>
                  <w:sz w:val="18"/>
                  <w:szCs w:val="18"/>
                  <w:lang w:val="en-GB"/>
                </w:rPr>
                <w:t xml:space="preserve"> </w:t>
              </w:r>
            </w:ins>
            <w:r w:rsidRPr="00E03B11">
              <w:rPr>
                <w:sz w:val="18"/>
                <w:szCs w:val="18"/>
                <w:lang w:val="en-GB"/>
              </w:rPr>
              <w:t>(</w:t>
            </w:r>
            <w:del w:id="1455" w:author="My Luong Vuong" w:date="2023-11-21T09:42:00Z">
              <w:r w:rsidRPr="00E03B11" w:rsidDel="009978DF">
                <w:rPr>
                  <w:sz w:val="18"/>
                  <w:szCs w:val="18"/>
                  <w:lang w:val="en-GB"/>
                </w:rPr>
                <w:delText>95</w:delText>
              </w:r>
            </w:del>
            <w:ins w:id="1456" w:author="My Luong Vuong" w:date="2023-11-21T09:42:00Z">
              <w:r w:rsidR="009978DF">
                <w:rPr>
                  <w:sz w:val="18"/>
                  <w:szCs w:val="18"/>
                  <w:lang w:val="en-GB"/>
                </w:rPr>
                <w:t>13</w:t>
              </w:r>
            </w:ins>
            <w:r w:rsidRPr="00E03B11">
              <w:rPr>
                <w:sz w:val="18"/>
                <w:szCs w:val="18"/>
                <w:lang w:val="en-GB"/>
              </w:rPr>
              <w:t>.</w:t>
            </w:r>
            <w:del w:id="1457" w:author="My Luong Vuong" w:date="2023-11-21T09:42:00Z">
              <w:r w:rsidRPr="00E03B11" w:rsidDel="009978DF">
                <w:rPr>
                  <w:sz w:val="18"/>
                  <w:szCs w:val="18"/>
                  <w:lang w:val="en-GB"/>
                </w:rPr>
                <w:delText>6</w:delText>
              </w:r>
            </w:del>
            <w:ins w:id="1458" w:author="My Luong Vuong" w:date="2023-11-21T09:42:00Z">
              <w:r w:rsidR="009978DF">
                <w:rPr>
                  <w:sz w:val="18"/>
                  <w:szCs w:val="18"/>
                  <w:lang w:val="en-GB"/>
                </w:rPr>
                <w:t>7</w:t>
              </w:r>
            </w:ins>
            <w:r w:rsidRPr="00E03B11">
              <w:rPr>
                <w:sz w:val="18"/>
                <w:szCs w:val="18"/>
                <w:lang w:val="en-GB"/>
              </w:rPr>
              <w:t>)</w:t>
            </w:r>
          </w:p>
        </w:tc>
        <w:tc>
          <w:tcPr>
            <w:tcW w:w="1244" w:type="dxa"/>
            <w:tcBorders>
              <w:top w:val="nil"/>
              <w:left w:val="nil"/>
              <w:right w:val="nil"/>
            </w:tcBorders>
            <w:shd w:val="clear" w:color="auto" w:fill="FFFFFF"/>
            <w:noWrap/>
            <w:tcMar>
              <w:top w:w="60" w:type="dxa"/>
              <w:left w:w="180" w:type="dxa"/>
              <w:bottom w:w="60" w:type="dxa"/>
              <w:right w:w="180" w:type="dxa"/>
            </w:tcMar>
          </w:tcPr>
          <w:p w14:paraId="432570C2" w14:textId="7E1C059A" w:rsidR="00E546E6" w:rsidRPr="00E03B11" w:rsidDel="001276B3" w:rsidRDefault="00E546E6" w:rsidP="00E92AAD">
            <w:pPr>
              <w:spacing w:after="0" w:line="240" w:lineRule="auto"/>
              <w:jc w:val="both"/>
              <w:rPr>
                <w:rFonts w:eastAsia="Times New Roman" w:cstheme="minorHAnsi"/>
                <w:color w:val="000000"/>
                <w:sz w:val="18"/>
                <w:szCs w:val="18"/>
                <w:lang w:val="en-GB"/>
              </w:rPr>
            </w:pPr>
            <w:del w:id="1459" w:author="My Luong Vuong" w:date="2023-11-21T09:37:00Z">
              <w:r w:rsidRPr="00E03B11" w:rsidDel="00591B93">
                <w:rPr>
                  <w:sz w:val="18"/>
                  <w:szCs w:val="18"/>
                  <w:lang w:val="en-GB"/>
                </w:rPr>
                <w:delText xml:space="preserve">2324 </w:delText>
              </w:r>
            </w:del>
            <w:ins w:id="1460" w:author="My Luong Vuong" w:date="2023-11-21T09:42:00Z">
              <w:r w:rsidR="00563847">
                <w:rPr>
                  <w:sz w:val="18"/>
                  <w:szCs w:val="18"/>
                  <w:lang w:val="en-GB"/>
                </w:rPr>
                <w:t>4</w:t>
              </w:r>
              <w:r w:rsidR="00C3431E">
                <w:rPr>
                  <w:sz w:val="18"/>
                  <w:szCs w:val="18"/>
                  <w:lang w:val="en-GB"/>
                </w:rPr>
                <w:t>40</w:t>
              </w:r>
            </w:ins>
            <w:ins w:id="1461" w:author="My Luong Vuong" w:date="2023-11-21T09:37:00Z">
              <w:r w:rsidR="00591B93" w:rsidRPr="00E03B11">
                <w:rPr>
                  <w:sz w:val="18"/>
                  <w:szCs w:val="18"/>
                  <w:lang w:val="en-GB"/>
                </w:rPr>
                <w:t xml:space="preserve"> </w:t>
              </w:r>
            </w:ins>
            <w:r w:rsidRPr="00E03B11">
              <w:rPr>
                <w:sz w:val="18"/>
                <w:szCs w:val="18"/>
                <w:lang w:val="en-GB"/>
              </w:rPr>
              <w:t>(</w:t>
            </w:r>
            <w:del w:id="1462" w:author="My Luong Vuong" w:date="2023-11-21T09:42:00Z">
              <w:r w:rsidRPr="00E03B11" w:rsidDel="0057364E">
                <w:rPr>
                  <w:sz w:val="18"/>
                  <w:szCs w:val="18"/>
                  <w:lang w:val="en-GB"/>
                </w:rPr>
                <w:delText>73</w:delText>
              </w:r>
            </w:del>
            <w:ins w:id="1463" w:author="My Luong Vuong" w:date="2023-11-21T09:42:00Z">
              <w:r w:rsidR="0057364E">
                <w:rPr>
                  <w:sz w:val="18"/>
                  <w:szCs w:val="18"/>
                  <w:lang w:val="en-GB"/>
                </w:rPr>
                <w:t>13</w:t>
              </w:r>
            </w:ins>
            <w:r w:rsidRPr="00E03B11">
              <w:rPr>
                <w:sz w:val="18"/>
                <w:szCs w:val="18"/>
                <w:lang w:val="en-GB"/>
              </w:rPr>
              <w:t>.</w:t>
            </w:r>
            <w:del w:id="1464" w:author="My Luong Vuong" w:date="2023-11-21T09:37:00Z">
              <w:r w:rsidRPr="00E03B11" w:rsidDel="00591B93">
                <w:rPr>
                  <w:sz w:val="18"/>
                  <w:szCs w:val="18"/>
                  <w:lang w:val="en-GB"/>
                </w:rPr>
                <w:delText>3</w:delText>
              </w:r>
            </w:del>
            <w:ins w:id="1465" w:author="My Luong Vuong" w:date="2023-11-21T09:42:00Z">
              <w:r w:rsidR="0057364E">
                <w:rPr>
                  <w:sz w:val="18"/>
                  <w:szCs w:val="18"/>
                  <w:lang w:val="en-GB"/>
                </w:rPr>
                <w:t>9</w:t>
              </w:r>
            </w:ins>
            <w:r w:rsidRPr="00E03B11">
              <w:rPr>
                <w:sz w:val="18"/>
                <w:szCs w:val="18"/>
                <w:lang w:val="en-GB"/>
              </w:rPr>
              <w:t>)</w:t>
            </w:r>
          </w:p>
        </w:tc>
      </w:tr>
      <w:tr w:rsidR="0038100E" w:rsidRPr="00E03B11" w:rsidDel="001276B3" w14:paraId="12CD8EDD" w14:textId="77777777" w:rsidTr="00FB1EE4">
        <w:trPr>
          <w:trHeight w:val="351"/>
          <w:jc w:val="center"/>
          <w:ins w:id="1466" w:author="My Luong Vuong" w:date="2023-11-21T09:16:00Z"/>
        </w:trPr>
        <w:tc>
          <w:tcPr>
            <w:tcW w:w="2552" w:type="dxa"/>
            <w:tcBorders>
              <w:left w:val="nil"/>
              <w:bottom w:val="single" w:sz="4" w:space="0" w:color="auto"/>
              <w:right w:val="nil"/>
            </w:tcBorders>
            <w:shd w:val="clear" w:color="auto" w:fill="FFFFFF"/>
            <w:noWrap/>
            <w:tcMar>
              <w:top w:w="60" w:type="dxa"/>
              <w:left w:w="300" w:type="dxa"/>
              <w:bottom w:w="60" w:type="dxa"/>
              <w:right w:w="180" w:type="dxa"/>
            </w:tcMar>
            <w:vAlign w:val="center"/>
          </w:tcPr>
          <w:p w14:paraId="465F9B3F" w14:textId="570B92DB" w:rsidR="0038100E" w:rsidRPr="00E03B11" w:rsidRDefault="0038100E" w:rsidP="0038100E">
            <w:pPr>
              <w:spacing w:after="0" w:line="240" w:lineRule="auto"/>
              <w:jc w:val="both"/>
              <w:rPr>
                <w:ins w:id="1467" w:author="My Luong Vuong" w:date="2023-11-21T09:16:00Z"/>
                <w:rFonts w:eastAsia="Times New Roman" w:cstheme="minorHAnsi"/>
                <w:color w:val="000000"/>
                <w:sz w:val="18"/>
                <w:szCs w:val="18"/>
                <w:lang w:val="en-GB"/>
              </w:rPr>
            </w:pPr>
            <w:ins w:id="1468" w:author="My Luong Vuong" w:date="2023-11-21T09:34:00Z">
              <w:r w:rsidRPr="00461CC2">
                <w:rPr>
                  <w:rFonts w:eastAsia="Times New Roman" w:cstheme="minorHAnsi"/>
                  <w:color w:val="000000"/>
                  <w:sz w:val="18"/>
                  <w:szCs w:val="18"/>
                  <w:lang w:val="en-GB"/>
                </w:rPr>
                <w:t xml:space="preserve">Missing </w:t>
              </w:r>
              <w:r>
                <w:rPr>
                  <w:rFonts w:eastAsia="Times New Roman" w:cstheme="minorHAnsi"/>
                  <w:color w:val="000000"/>
                  <w:sz w:val="18"/>
                  <w:szCs w:val="18"/>
                  <w:lang w:val="en-GB"/>
                </w:rPr>
                <w:t>between</w:t>
              </w:r>
              <w:r w:rsidRPr="00461CC2">
                <w:rPr>
                  <w:rFonts w:eastAsia="Times New Roman" w:cstheme="minorHAnsi"/>
                  <w:color w:val="000000"/>
                  <w:sz w:val="18"/>
                  <w:szCs w:val="18"/>
                  <w:lang w:val="en-GB"/>
                </w:rPr>
                <w:t xml:space="preserve"> dosing interval</w:t>
              </w:r>
              <w:r>
                <w:rPr>
                  <w:rFonts w:eastAsia="Times New Roman" w:cstheme="minorHAnsi"/>
                  <w:color w:val="000000"/>
                  <w:sz w:val="18"/>
                  <w:szCs w:val="18"/>
                  <w:lang w:val="en-GB"/>
                </w:rPr>
                <w:t>s</w:t>
              </w:r>
              <w:r w:rsidRPr="00461CC2">
                <w:rPr>
                  <w:rFonts w:eastAsia="Times New Roman" w:cstheme="minorHAnsi"/>
                  <w:color w:val="000000"/>
                  <w:sz w:val="18"/>
                  <w:szCs w:val="18"/>
                  <w:lang w:val="en-GB"/>
                </w:rPr>
                <w:t>, N (%)</w:t>
              </w:r>
            </w:ins>
          </w:p>
        </w:tc>
        <w:tc>
          <w:tcPr>
            <w:tcW w:w="1243" w:type="dxa"/>
            <w:tcBorders>
              <w:top w:val="nil"/>
              <w:left w:val="nil"/>
              <w:bottom w:val="single" w:sz="4" w:space="0" w:color="auto"/>
              <w:right w:val="nil"/>
            </w:tcBorders>
            <w:shd w:val="clear" w:color="auto" w:fill="FFFFFF"/>
            <w:noWrap/>
            <w:tcMar>
              <w:top w:w="60" w:type="dxa"/>
              <w:left w:w="180" w:type="dxa"/>
              <w:bottom w:w="60" w:type="dxa"/>
              <w:right w:w="180" w:type="dxa"/>
            </w:tcMar>
          </w:tcPr>
          <w:p w14:paraId="5CD3A9D5" w14:textId="4711FCF7" w:rsidR="0038100E" w:rsidRPr="00E03B11" w:rsidRDefault="00BD7D0B" w:rsidP="0038100E">
            <w:pPr>
              <w:spacing w:after="0" w:line="240" w:lineRule="auto"/>
              <w:jc w:val="both"/>
              <w:rPr>
                <w:ins w:id="1469" w:author="My Luong Vuong" w:date="2023-11-21T09:16:00Z"/>
                <w:sz w:val="18"/>
                <w:szCs w:val="18"/>
                <w:lang w:val="en-GB"/>
              </w:rPr>
            </w:pPr>
            <w:ins w:id="1470" w:author="My Luong Vuong" w:date="2023-11-21T09:38:00Z">
              <w:r>
                <w:rPr>
                  <w:sz w:val="18"/>
                  <w:szCs w:val="18"/>
                  <w:lang w:val="en-GB"/>
                </w:rPr>
                <w:t>199</w:t>
              </w:r>
              <w:r w:rsidR="0038100E" w:rsidRPr="00E03B11">
                <w:rPr>
                  <w:sz w:val="18"/>
                  <w:szCs w:val="18"/>
                  <w:lang w:val="en-GB"/>
                </w:rPr>
                <w:t xml:space="preserve"> (</w:t>
              </w:r>
              <w:r w:rsidR="00175313">
                <w:rPr>
                  <w:sz w:val="18"/>
                  <w:szCs w:val="18"/>
                  <w:lang w:val="en-GB"/>
                </w:rPr>
                <w:t>28</w:t>
              </w:r>
              <w:r w:rsidR="0038100E" w:rsidRPr="00E03B11">
                <w:rPr>
                  <w:sz w:val="18"/>
                  <w:szCs w:val="18"/>
                  <w:lang w:val="en-GB"/>
                </w:rPr>
                <w:t>.</w:t>
              </w:r>
              <w:r w:rsidR="00175313">
                <w:rPr>
                  <w:sz w:val="18"/>
                  <w:szCs w:val="18"/>
                  <w:lang w:val="en-GB"/>
                </w:rPr>
                <w:t>1</w:t>
              </w:r>
              <w:r w:rsidR="0038100E" w:rsidRPr="00E03B11">
                <w:rPr>
                  <w:sz w:val="18"/>
                  <w:szCs w:val="18"/>
                  <w:lang w:val="en-GB"/>
                </w:rPr>
                <w:t>)</w:t>
              </w:r>
            </w:ins>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p w14:paraId="3F274A70" w14:textId="6F9756E7" w:rsidR="0038100E" w:rsidRPr="00E03B11" w:rsidRDefault="002A4F7F" w:rsidP="0038100E">
            <w:pPr>
              <w:spacing w:after="0" w:line="240" w:lineRule="auto"/>
              <w:jc w:val="both"/>
              <w:rPr>
                <w:ins w:id="1471" w:author="My Luong Vuong" w:date="2023-11-21T09:16:00Z"/>
                <w:sz w:val="18"/>
                <w:szCs w:val="18"/>
                <w:lang w:val="en-GB"/>
              </w:rPr>
            </w:pPr>
            <w:ins w:id="1472" w:author="My Luong Vuong" w:date="2023-11-21T09:38:00Z">
              <w:r>
                <w:rPr>
                  <w:sz w:val="18"/>
                  <w:szCs w:val="18"/>
                  <w:lang w:val="en-GB"/>
                </w:rPr>
                <w:t>215</w:t>
              </w:r>
              <w:r w:rsidR="0038100E" w:rsidRPr="00E03B11">
                <w:rPr>
                  <w:sz w:val="18"/>
                  <w:szCs w:val="18"/>
                  <w:lang w:val="en-GB"/>
                </w:rPr>
                <w:t xml:space="preserve"> (</w:t>
              </w:r>
              <w:r>
                <w:rPr>
                  <w:sz w:val="18"/>
                  <w:szCs w:val="18"/>
                  <w:lang w:val="en-GB"/>
                </w:rPr>
                <w:t>43</w:t>
              </w:r>
              <w:r w:rsidR="0038100E" w:rsidRPr="00E03B11">
                <w:rPr>
                  <w:sz w:val="18"/>
                  <w:szCs w:val="18"/>
                  <w:lang w:val="en-GB"/>
                </w:rPr>
                <w:t>.</w:t>
              </w:r>
              <w:r>
                <w:rPr>
                  <w:sz w:val="18"/>
                  <w:szCs w:val="18"/>
                  <w:lang w:val="en-GB"/>
                </w:rPr>
                <w:t>3</w:t>
              </w:r>
              <w:r w:rsidR="0038100E" w:rsidRPr="00E03B11">
                <w:rPr>
                  <w:sz w:val="18"/>
                  <w:szCs w:val="18"/>
                  <w:lang w:val="en-GB"/>
                </w:rPr>
                <w:t>)</w:t>
              </w:r>
            </w:ins>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p w14:paraId="615F8067" w14:textId="308E7B87" w:rsidR="0038100E" w:rsidRPr="00E03B11" w:rsidRDefault="0038100E" w:rsidP="0038100E">
            <w:pPr>
              <w:spacing w:after="0" w:line="240" w:lineRule="auto"/>
              <w:jc w:val="both"/>
              <w:rPr>
                <w:ins w:id="1473" w:author="My Luong Vuong" w:date="2023-11-21T09:16:00Z"/>
                <w:sz w:val="18"/>
                <w:szCs w:val="18"/>
                <w:lang w:val="en-GB"/>
              </w:rPr>
            </w:pPr>
            <w:ins w:id="1474" w:author="My Luong Vuong" w:date="2023-11-21T09:38:00Z">
              <w:r w:rsidRPr="00E03B11">
                <w:rPr>
                  <w:sz w:val="18"/>
                  <w:szCs w:val="18"/>
                  <w:lang w:val="en-GB"/>
                </w:rPr>
                <w:t>174 (100)</w:t>
              </w:r>
            </w:ins>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p w14:paraId="27CDE7D4" w14:textId="6525A6A8" w:rsidR="0038100E" w:rsidRPr="00E03B11" w:rsidRDefault="0038100E" w:rsidP="0038100E">
            <w:pPr>
              <w:spacing w:after="0" w:line="240" w:lineRule="auto"/>
              <w:jc w:val="both"/>
              <w:rPr>
                <w:ins w:id="1475" w:author="My Luong Vuong" w:date="2023-11-21T09:16:00Z"/>
                <w:sz w:val="18"/>
                <w:szCs w:val="18"/>
                <w:lang w:val="en-GB"/>
              </w:rPr>
            </w:pPr>
            <w:ins w:id="1476" w:author="My Luong Vuong" w:date="2023-11-21T09:38:00Z">
              <w:r w:rsidRPr="00E03B11">
                <w:rPr>
                  <w:sz w:val="18"/>
                  <w:szCs w:val="18"/>
                  <w:lang w:val="en-GB"/>
                </w:rPr>
                <w:t>75 (100)</w:t>
              </w:r>
            </w:ins>
          </w:p>
        </w:tc>
        <w:tc>
          <w:tcPr>
            <w:tcW w:w="1243" w:type="dxa"/>
            <w:tcBorders>
              <w:top w:val="nil"/>
              <w:left w:val="nil"/>
              <w:bottom w:val="single" w:sz="4" w:space="0" w:color="auto"/>
              <w:right w:val="nil"/>
            </w:tcBorders>
            <w:shd w:val="clear" w:color="auto" w:fill="FFFFFF"/>
            <w:noWrap/>
            <w:tcMar>
              <w:top w:w="60" w:type="dxa"/>
              <w:left w:w="180" w:type="dxa"/>
              <w:bottom w:w="60" w:type="dxa"/>
              <w:right w:w="180" w:type="dxa"/>
            </w:tcMar>
          </w:tcPr>
          <w:p w14:paraId="214385E3" w14:textId="6B168DBA" w:rsidR="0038100E" w:rsidRPr="00E03B11" w:rsidRDefault="00C50FDB" w:rsidP="0038100E">
            <w:pPr>
              <w:spacing w:after="0" w:line="240" w:lineRule="auto"/>
              <w:jc w:val="both"/>
              <w:rPr>
                <w:ins w:id="1477" w:author="My Luong Vuong" w:date="2023-11-21T09:16:00Z"/>
                <w:sz w:val="18"/>
                <w:szCs w:val="18"/>
                <w:lang w:val="en-GB"/>
              </w:rPr>
            </w:pPr>
            <w:ins w:id="1478" w:author="My Luong Vuong" w:date="2023-11-21T09:38:00Z">
              <w:r>
                <w:rPr>
                  <w:sz w:val="18"/>
                  <w:szCs w:val="18"/>
                  <w:lang w:val="en-GB"/>
                </w:rPr>
                <w:t>156</w:t>
              </w:r>
              <w:r w:rsidR="0038100E" w:rsidRPr="00E03B11">
                <w:rPr>
                  <w:sz w:val="18"/>
                  <w:szCs w:val="18"/>
                  <w:lang w:val="en-GB"/>
                </w:rPr>
                <w:t xml:space="preserve"> (</w:t>
              </w:r>
              <w:r w:rsidR="003004A4">
                <w:rPr>
                  <w:sz w:val="18"/>
                  <w:szCs w:val="18"/>
                  <w:lang w:val="en-GB"/>
                </w:rPr>
                <w:t>34</w:t>
              </w:r>
              <w:r w:rsidR="0038100E" w:rsidRPr="00E03B11">
                <w:rPr>
                  <w:sz w:val="18"/>
                  <w:szCs w:val="18"/>
                  <w:lang w:val="en-GB"/>
                </w:rPr>
                <w:t>.</w:t>
              </w:r>
              <w:r w:rsidR="003004A4">
                <w:rPr>
                  <w:sz w:val="18"/>
                  <w:szCs w:val="18"/>
                  <w:lang w:val="en-GB"/>
                </w:rPr>
                <w:t>6</w:t>
              </w:r>
              <w:r w:rsidR="0038100E" w:rsidRPr="00E03B11">
                <w:rPr>
                  <w:sz w:val="18"/>
                  <w:szCs w:val="18"/>
                  <w:lang w:val="en-GB"/>
                </w:rPr>
                <w:t>)</w:t>
              </w:r>
            </w:ins>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p w14:paraId="36740F16" w14:textId="044F22EB" w:rsidR="0038100E" w:rsidRPr="00E03B11" w:rsidRDefault="0038100E" w:rsidP="0038100E">
            <w:pPr>
              <w:spacing w:after="0" w:line="240" w:lineRule="auto"/>
              <w:jc w:val="both"/>
              <w:rPr>
                <w:ins w:id="1479" w:author="My Luong Vuong" w:date="2023-11-21T09:16:00Z"/>
                <w:sz w:val="18"/>
                <w:szCs w:val="18"/>
                <w:lang w:val="en-GB"/>
              </w:rPr>
            </w:pPr>
            <w:ins w:id="1480" w:author="My Luong Vuong" w:date="2023-11-21T09:38:00Z">
              <w:r w:rsidRPr="00E03B11">
                <w:rPr>
                  <w:sz w:val="18"/>
                  <w:szCs w:val="18"/>
                  <w:lang w:val="en-GB"/>
                </w:rPr>
                <w:t>2</w:t>
              </w:r>
              <w:r w:rsidR="003176AF">
                <w:rPr>
                  <w:sz w:val="18"/>
                  <w:szCs w:val="18"/>
                  <w:lang w:val="en-GB"/>
                </w:rPr>
                <w:t>21</w:t>
              </w:r>
              <w:r w:rsidRPr="00E03B11">
                <w:rPr>
                  <w:sz w:val="18"/>
                  <w:szCs w:val="18"/>
                  <w:lang w:val="en-GB"/>
                </w:rPr>
                <w:t xml:space="preserve"> (</w:t>
              </w:r>
              <w:r w:rsidR="003176AF">
                <w:rPr>
                  <w:sz w:val="18"/>
                  <w:szCs w:val="18"/>
                  <w:lang w:val="en-GB"/>
                </w:rPr>
                <w:t>84</w:t>
              </w:r>
              <w:r w:rsidRPr="00E03B11">
                <w:rPr>
                  <w:sz w:val="18"/>
                  <w:szCs w:val="18"/>
                  <w:lang w:val="en-GB"/>
                </w:rPr>
                <w:t>.</w:t>
              </w:r>
              <w:r w:rsidR="003176AF">
                <w:rPr>
                  <w:sz w:val="18"/>
                  <w:szCs w:val="18"/>
                  <w:lang w:val="en-GB"/>
                </w:rPr>
                <w:t>7</w:t>
              </w:r>
              <w:r w:rsidRPr="00E03B11">
                <w:rPr>
                  <w:sz w:val="18"/>
                  <w:szCs w:val="18"/>
                  <w:lang w:val="en-GB"/>
                </w:rPr>
                <w:t>)</w:t>
              </w:r>
            </w:ins>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p w14:paraId="1D738C9F" w14:textId="4DBED0B8" w:rsidR="0038100E" w:rsidRPr="00E03B11" w:rsidRDefault="0038100E" w:rsidP="0038100E">
            <w:pPr>
              <w:spacing w:after="0" w:line="240" w:lineRule="auto"/>
              <w:jc w:val="both"/>
              <w:rPr>
                <w:ins w:id="1481" w:author="My Luong Vuong" w:date="2023-11-21T09:16:00Z"/>
                <w:sz w:val="18"/>
                <w:szCs w:val="18"/>
                <w:lang w:val="en-GB"/>
              </w:rPr>
            </w:pPr>
            <w:ins w:id="1482" w:author="My Luong Vuong" w:date="2023-11-21T09:38:00Z">
              <w:r w:rsidRPr="00E03B11">
                <w:rPr>
                  <w:sz w:val="18"/>
                  <w:szCs w:val="18"/>
                  <w:lang w:val="en-GB"/>
                </w:rPr>
                <w:t>22</w:t>
              </w:r>
            </w:ins>
            <w:ins w:id="1483" w:author="My Luong Vuong" w:date="2023-11-21T09:39:00Z">
              <w:r w:rsidR="00C60824">
                <w:rPr>
                  <w:sz w:val="18"/>
                  <w:szCs w:val="18"/>
                  <w:lang w:val="en-GB"/>
                </w:rPr>
                <w:t>2</w:t>
              </w:r>
            </w:ins>
            <w:ins w:id="1484" w:author="My Luong Vuong" w:date="2023-11-21T09:38:00Z">
              <w:r w:rsidRPr="00E03B11">
                <w:rPr>
                  <w:sz w:val="18"/>
                  <w:szCs w:val="18"/>
                  <w:lang w:val="en-GB"/>
                </w:rPr>
                <w:t xml:space="preserve"> (</w:t>
              </w:r>
            </w:ins>
            <w:ins w:id="1485" w:author="My Luong Vuong" w:date="2023-11-21T09:39:00Z">
              <w:r w:rsidR="00C60824">
                <w:rPr>
                  <w:sz w:val="18"/>
                  <w:szCs w:val="18"/>
                  <w:lang w:val="en-GB"/>
                </w:rPr>
                <w:t>89</w:t>
              </w:r>
            </w:ins>
            <w:ins w:id="1486" w:author="My Luong Vuong" w:date="2023-11-21T09:38:00Z">
              <w:r w:rsidRPr="00E03B11">
                <w:rPr>
                  <w:sz w:val="18"/>
                  <w:szCs w:val="18"/>
                  <w:lang w:val="en-GB"/>
                </w:rPr>
                <w:t>.</w:t>
              </w:r>
            </w:ins>
            <w:ins w:id="1487" w:author="My Luong Vuong" w:date="2023-11-21T09:39:00Z">
              <w:r w:rsidR="00C60824">
                <w:rPr>
                  <w:sz w:val="18"/>
                  <w:szCs w:val="18"/>
                  <w:lang w:val="en-GB"/>
                </w:rPr>
                <w:t>2</w:t>
              </w:r>
            </w:ins>
            <w:ins w:id="1488" w:author="My Luong Vuong" w:date="2023-11-21T09:38:00Z">
              <w:r w:rsidRPr="00E03B11">
                <w:rPr>
                  <w:sz w:val="18"/>
                  <w:szCs w:val="18"/>
                  <w:lang w:val="en-GB"/>
                </w:rPr>
                <w:t>)</w:t>
              </w:r>
            </w:ins>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p w14:paraId="74E66A21" w14:textId="3473AB72" w:rsidR="0038100E" w:rsidRPr="00E03B11" w:rsidRDefault="00FC3327" w:rsidP="0038100E">
            <w:pPr>
              <w:spacing w:after="0" w:line="240" w:lineRule="auto"/>
              <w:jc w:val="both"/>
              <w:rPr>
                <w:ins w:id="1489" w:author="My Luong Vuong" w:date="2023-11-21T09:16:00Z"/>
                <w:sz w:val="18"/>
                <w:szCs w:val="18"/>
                <w:lang w:val="en-GB"/>
              </w:rPr>
            </w:pPr>
            <w:ins w:id="1490" w:author="My Luong Vuong" w:date="2023-11-21T09:39:00Z">
              <w:r>
                <w:rPr>
                  <w:sz w:val="18"/>
                  <w:szCs w:val="18"/>
                  <w:lang w:val="en-GB"/>
                </w:rPr>
                <w:t>618</w:t>
              </w:r>
            </w:ins>
            <w:ins w:id="1491" w:author="My Luong Vuong" w:date="2023-11-21T09:38:00Z">
              <w:r w:rsidR="0038100E" w:rsidRPr="00E03B11">
                <w:rPr>
                  <w:sz w:val="18"/>
                  <w:szCs w:val="18"/>
                  <w:lang w:val="en-GB"/>
                </w:rPr>
                <w:t xml:space="preserve"> (</w:t>
              </w:r>
            </w:ins>
            <w:ins w:id="1492" w:author="My Luong Vuong" w:date="2023-11-21T09:39:00Z">
              <w:r w:rsidR="00B2204B">
                <w:rPr>
                  <w:sz w:val="18"/>
                  <w:szCs w:val="18"/>
                  <w:lang w:val="en-GB"/>
                </w:rPr>
                <w:t>81</w:t>
              </w:r>
            </w:ins>
            <w:ins w:id="1493" w:author="My Luong Vuong" w:date="2023-11-21T09:38:00Z">
              <w:r w:rsidR="0038100E" w:rsidRPr="00E03B11">
                <w:rPr>
                  <w:sz w:val="18"/>
                  <w:szCs w:val="18"/>
                  <w:lang w:val="en-GB"/>
                </w:rPr>
                <w:t>.</w:t>
              </w:r>
            </w:ins>
            <w:ins w:id="1494" w:author="My Luong Vuong" w:date="2023-11-21T09:39:00Z">
              <w:r w:rsidR="006320D4">
                <w:rPr>
                  <w:sz w:val="18"/>
                  <w:szCs w:val="18"/>
                  <w:lang w:val="en-GB"/>
                </w:rPr>
                <w:t>9</w:t>
              </w:r>
            </w:ins>
            <w:ins w:id="1495" w:author="My Luong Vuong" w:date="2023-11-21T09:38:00Z">
              <w:r w:rsidR="0038100E" w:rsidRPr="00E03B11">
                <w:rPr>
                  <w:sz w:val="18"/>
                  <w:szCs w:val="18"/>
                  <w:lang w:val="en-GB"/>
                </w:rPr>
                <w:t>)</w:t>
              </w:r>
            </w:ins>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p w14:paraId="468260EF" w14:textId="61F61517" w:rsidR="0038100E" w:rsidRPr="00E03B11" w:rsidRDefault="00333ACB" w:rsidP="0038100E">
            <w:pPr>
              <w:spacing w:after="0" w:line="240" w:lineRule="auto"/>
              <w:jc w:val="both"/>
              <w:rPr>
                <w:ins w:id="1496" w:author="My Luong Vuong" w:date="2023-11-21T09:16:00Z"/>
                <w:sz w:val="18"/>
                <w:szCs w:val="18"/>
                <w:lang w:val="en-GB"/>
              </w:rPr>
            </w:pPr>
            <w:ins w:id="1497" w:author="My Luong Vuong" w:date="2023-11-21T09:39:00Z">
              <w:r>
                <w:rPr>
                  <w:sz w:val="18"/>
                  <w:szCs w:val="18"/>
                  <w:lang w:val="en-GB"/>
                </w:rPr>
                <w:t>1880</w:t>
              </w:r>
            </w:ins>
            <w:ins w:id="1498" w:author="My Luong Vuong" w:date="2023-11-21T09:38:00Z">
              <w:r w:rsidR="0038100E" w:rsidRPr="00E03B11">
                <w:rPr>
                  <w:sz w:val="18"/>
                  <w:szCs w:val="18"/>
                  <w:lang w:val="en-GB"/>
                </w:rPr>
                <w:t xml:space="preserve"> (</w:t>
              </w:r>
            </w:ins>
            <w:ins w:id="1499" w:author="My Luong Vuong" w:date="2023-11-21T09:39:00Z">
              <w:r>
                <w:rPr>
                  <w:sz w:val="18"/>
                  <w:szCs w:val="18"/>
                  <w:lang w:val="en-GB"/>
                </w:rPr>
                <w:t>59</w:t>
              </w:r>
            </w:ins>
            <w:ins w:id="1500" w:author="My Luong Vuong" w:date="2023-11-21T09:38:00Z">
              <w:r w:rsidR="0038100E" w:rsidRPr="00E03B11">
                <w:rPr>
                  <w:sz w:val="18"/>
                  <w:szCs w:val="18"/>
                  <w:lang w:val="en-GB"/>
                </w:rPr>
                <w:t>.</w:t>
              </w:r>
            </w:ins>
            <w:ins w:id="1501" w:author="My Luong Vuong" w:date="2023-11-21T09:39:00Z">
              <w:r>
                <w:rPr>
                  <w:sz w:val="18"/>
                  <w:szCs w:val="18"/>
                  <w:lang w:val="en-GB"/>
                </w:rPr>
                <w:t>3</w:t>
              </w:r>
            </w:ins>
            <w:ins w:id="1502" w:author="My Luong Vuong" w:date="2023-11-21T09:38:00Z">
              <w:r w:rsidR="0038100E" w:rsidRPr="00E03B11">
                <w:rPr>
                  <w:sz w:val="18"/>
                  <w:szCs w:val="18"/>
                  <w:lang w:val="en-GB"/>
                </w:rPr>
                <w:t>)</w:t>
              </w:r>
            </w:ins>
          </w:p>
        </w:tc>
      </w:tr>
      <w:tr w:rsidR="00D46083" w:rsidRPr="00E03B11" w:rsidDel="001276B3" w14:paraId="2428D501" w14:textId="77777777" w:rsidTr="00461CC2">
        <w:tblPrEx>
          <w:tblW w:w="0" w:type="auto"/>
          <w:jc w:val="center"/>
          <w:shd w:val="clear" w:color="auto" w:fill="FFFFFF"/>
          <w:tblLayout w:type="fixed"/>
          <w:tblCellMar>
            <w:left w:w="0" w:type="dxa"/>
            <w:right w:w="0" w:type="dxa"/>
          </w:tblCellMar>
          <w:tblPrExChange w:id="1503" w:author="My Luong Vuong" w:date="2023-11-21T09:34:00Z">
            <w:tblPrEx>
              <w:tblW w:w="0" w:type="auto"/>
              <w:jc w:val="center"/>
              <w:shd w:val="clear" w:color="auto" w:fill="FFFFFF"/>
              <w:tblLayout w:type="fixed"/>
              <w:tblCellMar>
                <w:left w:w="0" w:type="dxa"/>
                <w:right w:w="0" w:type="dxa"/>
              </w:tblCellMar>
            </w:tblPrEx>
          </w:tblPrExChange>
        </w:tblPrEx>
        <w:trPr>
          <w:trHeight w:val="675"/>
          <w:jc w:val="center"/>
          <w:trPrChange w:id="1504" w:author="My Luong Vuong" w:date="2023-11-21T09:34:00Z">
            <w:trPr>
              <w:jc w:val="center"/>
            </w:trPr>
          </w:trPrChange>
        </w:trPr>
        <w:tc>
          <w:tcPr>
            <w:tcW w:w="13746" w:type="dxa"/>
            <w:gridSpan w:val="10"/>
            <w:tcBorders>
              <w:top w:val="nil"/>
              <w:left w:val="nil"/>
              <w:bottom w:val="nil"/>
              <w:right w:val="nil"/>
            </w:tcBorders>
            <w:shd w:val="clear" w:color="auto" w:fill="FFFFFF"/>
            <w:noWrap/>
            <w:tcMar>
              <w:top w:w="60" w:type="dxa"/>
              <w:left w:w="300" w:type="dxa"/>
              <w:bottom w:w="60" w:type="dxa"/>
              <w:right w:w="180" w:type="dxa"/>
            </w:tcMar>
            <w:vAlign w:val="center"/>
            <w:tcPrChange w:id="1505" w:author="My Luong Vuong" w:date="2023-11-21T09:34:00Z">
              <w:tcPr>
                <w:tcW w:w="13746" w:type="dxa"/>
                <w:gridSpan w:val="10"/>
                <w:tcBorders>
                  <w:top w:val="nil"/>
                  <w:left w:val="nil"/>
                  <w:bottom w:val="nil"/>
                  <w:right w:val="nil"/>
                </w:tcBorders>
                <w:shd w:val="clear" w:color="auto" w:fill="FFFFFF"/>
                <w:noWrap/>
                <w:tcMar>
                  <w:top w:w="60" w:type="dxa"/>
                  <w:left w:w="300" w:type="dxa"/>
                  <w:bottom w:w="60" w:type="dxa"/>
                  <w:right w:w="180" w:type="dxa"/>
                </w:tcMar>
                <w:vAlign w:val="center"/>
              </w:tcPr>
            </w:tcPrChange>
          </w:tcPr>
          <w:p w14:paraId="78D1D016" w14:textId="35638CA0" w:rsidR="00D46083" w:rsidRPr="00E03B11" w:rsidRDefault="00D46083" w:rsidP="00D46083">
            <w:pPr>
              <w:ind w:left="-202"/>
              <w:jc w:val="both"/>
              <w:rPr>
                <w:sz w:val="18"/>
                <w:szCs w:val="18"/>
                <w:lang w:val="en-GB"/>
              </w:rPr>
            </w:pPr>
            <w:r w:rsidRPr="00E03B11">
              <w:rPr>
                <w:rFonts w:cstheme="minorHAnsi"/>
                <w:sz w:val="20"/>
                <w:szCs w:val="20"/>
                <w:lang w:val="en-GB"/>
              </w:rPr>
              <w:lastRenderedPageBreak/>
              <w:t xml:space="preserve">APACHE II, Acute Physiology and Chronic Health Evaluation II; C: plasma concentration; </w:t>
            </w:r>
            <w:r w:rsidRPr="00E03B11">
              <w:rPr>
                <w:rFonts w:eastAsia="Times New Roman" w:cstheme="minorHAnsi"/>
                <w:color w:val="000000"/>
                <w:sz w:val="20"/>
                <w:szCs w:val="20"/>
                <w:lang w:val="en-GB"/>
              </w:rPr>
              <w:t>CRRT:</w:t>
            </w:r>
            <w:r w:rsidRPr="00E03B11">
              <w:rPr>
                <w:rFonts w:eastAsia="Times New Roman" w:cstheme="minorHAnsi"/>
                <w:b/>
                <w:bCs/>
                <w:color w:val="000000"/>
                <w:sz w:val="20"/>
                <w:szCs w:val="20"/>
                <w:lang w:val="en-GB"/>
              </w:rPr>
              <w:t xml:space="preserve"> </w:t>
            </w:r>
            <w:r w:rsidRPr="00E03B11">
              <w:rPr>
                <w:rFonts w:eastAsia="Times New Roman" w:cstheme="minorHAnsi"/>
                <w:color w:val="000000"/>
                <w:sz w:val="20"/>
                <w:szCs w:val="20"/>
                <w:lang w:val="en-GB"/>
              </w:rPr>
              <w:t>continuous renal replacement therapy;</w:t>
            </w:r>
            <w:r w:rsidRPr="00E03B11">
              <w:rPr>
                <w:rFonts w:cstheme="minorHAnsi"/>
                <w:sz w:val="20"/>
                <w:szCs w:val="20"/>
                <w:lang w:val="en-GB"/>
              </w:rPr>
              <w:t xml:space="preserve"> </w:t>
            </w:r>
            <w:proofErr w:type="spellStart"/>
            <w:r w:rsidRPr="00E03B11">
              <w:rPr>
                <w:rFonts w:cstheme="minorHAnsi"/>
                <w:sz w:val="20"/>
                <w:szCs w:val="20"/>
                <w:lang w:val="en-GB"/>
              </w:rPr>
              <w:t>C</w:t>
            </w:r>
            <w:r w:rsidRPr="00E03B11">
              <w:rPr>
                <w:rFonts w:cstheme="minorHAnsi"/>
                <w:sz w:val="20"/>
                <w:szCs w:val="20"/>
                <w:vertAlign w:val="subscript"/>
                <w:lang w:val="en-GB"/>
              </w:rPr>
              <w:t>min</w:t>
            </w:r>
            <w:proofErr w:type="spellEnd"/>
            <w:r w:rsidRPr="00E03B11">
              <w:rPr>
                <w:rFonts w:cstheme="minorHAnsi"/>
                <w:sz w:val="20"/>
                <w:szCs w:val="20"/>
                <w:lang w:val="en-GB"/>
              </w:rPr>
              <w:t xml:space="preserve">: fluconazole trough concentration; </w:t>
            </w:r>
            <w:proofErr w:type="spellStart"/>
            <w:r w:rsidRPr="00E03B11">
              <w:rPr>
                <w:rFonts w:eastAsia="Times New Roman" w:cstheme="minorHAnsi"/>
                <w:color w:val="000000"/>
                <w:sz w:val="20"/>
                <w:szCs w:val="20"/>
                <w:lang w:val="en-GB"/>
              </w:rPr>
              <w:t>eGFR</w:t>
            </w:r>
            <w:r w:rsidRPr="00E03B11">
              <w:rPr>
                <w:rFonts w:eastAsia="Times New Roman" w:cstheme="minorHAnsi"/>
                <w:color w:val="000000"/>
                <w:sz w:val="20"/>
                <w:szCs w:val="20"/>
                <w:vertAlign w:val="subscript"/>
                <w:lang w:val="en-GB"/>
              </w:rPr>
              <w:t>CKDEPI</w:t>
            </w:r>
            <w:proofErr w:type="spellEnd"/>
            <w:r w:rsidRPr="00E03B11">
              <w:rPr>
                <w:rFonts w:eastAsia="Times New Roman" w:cstheme="minorHAnsi"/>
                <w:color w:val="000000"/>
                <w:sz w:val="20"/>
                <w:szCs w:val="20"/>
                <w:lang w:val="en-GB"/>
              </w:rPr>
              <w:t>:</w:t>
            </w:r>
            <w:r w:rsidRPr="00E03B11">
              <w:rPr>
                <w:rFonts w:eastAsia="Times New Roman" w:cstheme="minorHAnsi"/>
                <w:b/>
                <w:bCs/>
                <w:color w:val="000000"/>
                <w:sz w:val="20"/>
                <w:szCs w:val="20"/>
                <w:lang w:val="en-GB"/>
              </w:rPr>
              <w:t xml:space="preserve"> </w:t>
            </w:r>
            <w:r w:rsidRPr="00E03B11">
              <w:rPr>
                <w:rFonts w:eastAsia="Times New Roman" w:cstheme="minorHAnsi"/>
                <w:color w:val="000000"/>
                <w:sz w:val="20"/>
                <w:szCs w:val="20"/>
                <w:lang w:val="en-GB"/>
              </w:rPr>
              <w:t xml:space="preserve">estimated glomerular filtration rate calculated using the Chronic Kidney Disease Epidemiology Collaboration equation without a race variable </w:t>
            </w:r>
            <w:r w:rsidRPr="00E03B11">
              <w:rPr>
                <w:rFonts w:cstheme="minorHAnsi"/>
                <w:sz w:val="20"/>
                <w:szCs w:val="20"/>
                <w:lang w:val="en-GB"/>
              </w:rPr>
              <w:t>; IHD: intermittent haemodialysis; n, number of patients; N, number of events (either dosing or sampling or both); NA, not available</w:t>
            </w:r>
            <w:r w:rsidRPr="00E03B11">
              <w:rPr>
                <w:rFonts w:eastAsia="Times New Roman" w:cstheme="minorHAnsi"/>
                <w:color w:val="000000"/>
                <w:sz w:val="20"/>
                <w:szCs w:val="20"/>
                <w:lang w:val="en-GB"/>
              </w:rPr>
              <w:t xml:space="preserve"> </w:t>
            </w:r>
            <w:r w:rsidRPr="00E03B11">
              <w:rPr>
                <w:rFonts w:cstheme="minorHAnsi"/>
                <w:sz w:val="20"/>
                <w:szCs w:val="20"/>
                <w:lang w:val="en-GB"/>
              </w:rPr>
              <w:t>; Q1, 1</w:t>
            </w:r>
            <w:r w:rsidRPr="00E03B11">
              <w:rPr>
                <w:rFonts w:cstheme="minorHAnsi"/>
                <w:sz w:val="20"/>
                <w:szCs w:val="20"/>
                <w:vertAlign w:val="superscript"/>
                <w:lang w:val="en-GB"/>
              </w:rPr>
              <w:t>st</w:t>
            </w:r>
            <w:r w:rsidRPr="00E03B11">
              <w:rPr>
                <w:rFonts w:cstheme="minorHAnsi"/>
                <w:sz w:val="20"/>
                <w:szCs w:val="20"/>
                <w:lang w:val="en-GB"/>
              </w:rPr>
              <w:t xml:space="preserve"> quartile; Q3, 3</w:t>
            </w:r>
            <w:r w:rsidRPr="00E03B11">
              <w:rPr>
                <w:rFonts w:cstheme="minorHAnsi"/>
                <w:sz w:val="20"/>
                <w:szCs w:val="20"/>
                <w:vertAlign w:val="superscript"/>
                <w:lang w:val="en-GB"/>
              </w:rPr>
              <w:t>rd</w:t>
            </w:r>
            <w:r w:rsidRPr="00E03B11">
              <w:rPr>
                <w:rFonts w:cstheme="minorHAnsi"/>
                <w:sz w:val="20"/>
                <w:szCs w:val="20"/>
                <w:lang w:val="en-GB"/>
              </w:rPr>
              <w:t xml:space="preserve"> quartile. </w:t>
            </w:r>
          </w:p>
        </w:tc>
      </w:tr>
    </w:tbl>
    <w:p w14:paraId="517D9807" w14:textId="77777777" w:rsidR="00040181" w:rsidRPr="00461CC2" w:rsidRDefault="00040181" w:rsidP="00857E76">
      <w:pPr>
        <w:spacing w:after="0" w:line="480" w:lineRule="auto"/>
        <w:jc w:val="both"/>
        <w:rPr>
          <w:rFonts w:eastAsia="Times New Roman" w:cstheme="minorHAnsi"/>
          <w:color w:val="000000" w:themeColor="text1"/>
          <w:rPrChange w:id="1506" w:author="My Luong Vuong" w:date="2023-11-21T09:34:00Z">
            <w:rPr>
              <w:rFonts w:eastAsia="Times New Roman" w:cstheme="minorHAnsi"/>
              <w:color w:val="000000" w:themeColor="text1"/>
              <w:lang w:val="en-GB"/>
            </w:rPr>
          </w:rPrChange>
        </w:rPr>
        <w:sectPr w:rsidR="00040181" w:rsidRPr="00461CC2" w:rsidSect="00CA5A80">
          <w:pgSz w:w="16838" w:h="11906" w:orient="landscape" w:code="9"/>
          <w:pgMar w:top="1440" w:right="1440" w:bottom="1440" w:left="1440" w:header="720" w:footer="720" w:gutter="0"/>
          <w:cols w:space="720"/>
          <w:docGrid w:linePitch="360"/>
        </w:sectPr>
      </w:pPr>
    </w:p>
    <w:p w14:paraId="7B414DE9" w14:textId="660E9B4A" w:rsidR="00F73945" w:rsidRPr="00E03B11" w:rsidRDefault="00B901B3" w:rsidP="00857E76">
      <w:pPr>
        <w:spacing w:after="0" w:line="480" w:lineRule="auto"/>
        <w:jc w:val="both"/>
        <w:rPr>
          <w:rFonts w:eastAsia="Times New Roman" w:cstheme="minorHAnsi"/>
          <w:color w:val="000000" w:themeColor="text1"/>
          <w:lang w:val="en-GB"/>
        </w:rPr>
      </w:pPr>
      <w:r w:rsidRPr="00E03B11">
        <w:rPr>
          <w:rFonts w:eastAsia="Times New Roman" w:cstheme="minorHAnsi"/>
          <w:b/>
          <w:bCs/>
          <w:color w:val="000000" w:themeColor="text1"/>
          <w:lang w:val="en-GB"/>
        </w:rPr>
        <w:t>Table 2</w:t>
      </w:r>
      <w:r w:rsidRPr="00E03B11">
        <w:rPr>
          <w:rFonts w:eastAsia="Times New Roman" w:cstheme="minorHAnsi"/>
          <w:color w:val="000000" w:themeColor="text1"/>
          <w:lang w:val="en-GB"/>
        </w:rPr>
        <w:t xml:space="preserve">. </w:t>
      </w:r>
      <w:r w:rsidR="00DE22D8">
        <w:rPr>
          <w:rFonts w:eastAsia="Times New Roman" w:cstheme="minorHAnsi"/>
          <w:color w:val="000000" w:themeColor="text1"/>
          <w:lang w:val="en-GB"/>
        </w:rPr>
        <w:t>Final m</w:t>
      </w:r>
      <w:r w:rsidRPr="00E03B11">
        <w:rPr>
          <w:rFonts w:eastAsia="Times New Roman" w:cstheme="minorHAnsi"/>
          <w:color w:val="000000" w:themeColor="text1"/>
          <w:lang w:val="en-GB"/>
        </w:rPr>
        <w:t>odel parameter estimates</w:t>
      </w:r>
    </w:p>
    <w:tbl>
      <w:tblPr>
        <w:tblW w:w="5000" w:type="pct"/>
        <w:shd w:val="clear" w:color="auto" w:fill="FFFFFF"/>
        <w:tblCellMar>
          <w:left w:w="0" w:type="dxa"/>
          <w:right w:w="0" w:type="dxa"/>
        </w:tblCellMar>
        <w:tblLook w:val="04A0" w:firstRow="1" w:lastRow="0" w:firstColumn="1" w:lastColumn="0" w:noHBand="0" w:noVBand="1"/>
      </w:tblPr>
      <w:tblGrid>
        <w:gridCol w:w="6291"/>
        <w:gridCol w:w="3832"/>
        <w:gridCol w:w="3835"/>
      </w:tblGrid>
      <w:tr w:rsidR="001E1CA6" w:rsidRPr="00E03B11" w14:paraId="2DDC9274" w14:textId="77777777" w:rsidTr="00BA7DD3">
        <w:trPr>
          <w:tblHeader/>
        </w:trPr>
        <w:tc>
          <w:tcPr>
            <w:tcW w:w="2267" w:type="pct"/>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08CAA11E" w14:textId="77777777" w:rsidR="001E1CA6" w:rsidRPr="00E03B11" w:rsidRDefault="001E1CA6" w:rsidP="00BA7DD3">
            <w:pPr>
              <w:spacing w:after="0" w:line="240" w:lineRule="auto"/>
              <w:jc w:val="both"/>
              <w:rPr>
                <w:rFonts w:eastAsia="Times New Roman" w:cstheme="minorHAnsi"/>
                <w:lang w:val="en-GB"/>
              </w:rPr>
            </w:pPr>
            <w:r w:rsidRPr="00E03B11">
              <w:rPr>
                <w:rFonts w:eastAsia="Times New Roman" w:cstheme="minorHAnsi"/>
                <w:lang w:val="en-GB"/>
              </w:rPr>
              <w:t>Parameter</w:t>
            </w:r>
          </w:p>
        </w:tc>
        <w:tc>
          <w:tcPr>
            <w:tcW w:w="1366"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093AE8C" w14:textId="77777777" w:rsidR="001E1CA6" w:rsidRPr="00E03B11" w:rsidRDefault="001E1CA6" w:rsidP="00BA7DD3">
            <w:pPr>
              <w:spacing w:after="0" w:line="240" w:lineRule="auto"/>
              <w:jc w:val="center"/>
              <w:rPr>
                <w:rFonts w:eastAsia="Times New Roman" w:cstheme="minorHAnsi"/>
                <w:b/>
                <w:bCs/>
                <w:color w:val="000000"/>
                <w:lang w:val="en-GB"/>
              </w:rPr>
            </w:pPr>
            <w:r w:rsidRPr="00E03B11">
              <w:rPr>
                <w:rFonts w:eastAsia="Times New Roman" w:cstheme="minorHAnsi"/>
                <w:b/>
                <w:bCs/>
                <w:color w:val="000000"/>
                <w:lang w:val="en-GB"/>
              </w:rPr>
              <w:t>Pooled estimate (95% CI)</w:t>
            </w:r>
          </w:p>
        </w:tc>
        <w:tc>
          <w:tcPr>
            <w:tcW w:w="1367"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C9C28F9" w14:textId="77777777" w:rsidR="001E1CA6" w:rsidRPr="00E03B11" w:rsidRDefault="001E1CA6" w:rsidP="00BA7DD3">
            <w:pPr>
              <w:spacing w:after="0" w:line="240" w:lineRule="auto"/>
              <w:jc w:val="center"/>
              <w:rPr>
                <w:rFonts w:eastAsia="Times New Roman" w:cstheme="minorHAnsi"/>
                <w:b/>
                <w:bCs/>
                <w:color w:val="000000"/>
                <w:lang w:val="en-GB"/>
              </w:rPr>
            </w:pPr>
            <w:r w:rsidRPr="00E03B11">
              <w:rPr>
                <w:rFonts w:eastAsia="Times New Roman" w:cstheme="minorHAnsi"/>
                <w:b/>
                <w:bCs/>
                <w:color w:val="000000"/>
                <w:lang w:val="en-GB"/>
              </w:rPr>
              <w:t>Bootstrap median (95% CI)*</w:t>
            </w:r>
          </w:p>
        </w:tc>
      </w:tr>
      <w:tr w:rsidR="001E1CA6" w:rsidRPr="00E03B11" w14:paraId="6BB8FDEC" w14:textId="77777777" w:rsidTr="00BA7DD3">
        <w:tc>
          <w:tcPr>
            <w:tcW w:w="2267" w:type="pct"/>
            <w:tcBorders>
              <w:top w:val="nil"/>
              <w:left w:val="nil"/>
              <w:bottom w:val="nil"/>
              <w:right w:val="nil"/>
            </w:tcBorders>
            <w:shd w:val="clear" w:color="auto" w:fill="FFFFFF"/>
            <w:noWrap/>
            <w:tcMar>
              <w:top w:w="60" w:type="dxa"/>
              <w:left w:w="60" w:type="dxa"/>
              <w:bottom w:w="60" w:type="dxa"/>
              <w:right w:w="180" w:type="dxa"/>
            </w:tcMar>
            <w:vAlign w:val="center"/>
            <w:hideMark/>
          </w:tcPr>
          <w:p w14:paraId="01EB3640" w14:textId="77777777" w:rsidR="001E1CA6" w:rsidRPr="00E03B11" w:rsidRDefault="001E1CA6" w:rsidP="00BA7DD3">
            <w:pPr>
              <w:spacing w:after="0" w:line="240" w:lineRule="auto"/>
              <w:jc w:val="both"/>
              <w:rPr>
                <w:rFonts w:eastAsia="Times New Roman" w:cstheme="minorHAnsi"/>
                <w:b/>
                <w:bCs/>
                <w:color w:val="000000"/>
                <w:lang w:val="en-GB"/>
              </w:rPr>
            </w:pPr>
            <w:r w:rsidRPr="00E03B11">
              <w:rPr>
                <w:rFonts w:eastAsia="Times New Roman" w:cstheme="minorHAnsi"/>
                <w:b/>
                <w:bCs/>
                <w:color w:val="000000"/>
                <w:lang w:val="en-GB"/>
              </w:rPr>
              <w:t xml:space="preserve">Fixed effects </w:t>
            </w:r>
          </w:p>
        </w:tc>
        <w:tc>
          <w:tcPr>
            <w:tcW w:w="1366" w:type="pct"/>
            <w:tcBorders>
              <w:top w:val="nil"/>
              <w:left w:val="nil"/>
              <w:bottom w:val="nil"/>
              <w:right w:val="nil"/>
            </w:tcBorders>
            <w:shd w:val="clear" w:color="auto" w:fill="FFFFFF"/>
            <w:noWrap/>
            <w:tcMar>
              <w:top w:w="60" w:type="dxa"/>
              <w:left w:w="180" w:type="dxa"/>
              <w:bottom w:w="60" w:type="dxa"/>
              <w:right w:w="180" w:type="dxa"/>
            </w:tcMar>
            <w:hideMark/>
          </w:tcPr>
          <w:p w14:paraId="378CDB04" w14:textId="77777777" w:rsidR="001E1CA6" w:rsidRPr="00E03B11" w:rsidRDefault="001E1CA6" w:rsidP="00BA7DD3">
            <w:pPr>
              <w:spacing w:after="0" w:line="240" w:lineRule="auto"/>
              <w:jc w:val="center"/>
              <w:rPr>
                <w:rFonts w:eastAsia="Times New Roman" w:cstheme="minorHAnsi"/>
                <w:b/>
                <w:bCs/>
                <w:color w:val="000000"/>
                <w:lang w:val="en-GB"/>
              </w:rPr>
            </w:pP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31BAF0EA" w14:textId="77777777" w:rsidR="001E1CA6" w:rsidRPr="00E03B11" w:rsidRDefault="001E1CA6" w:rsidP="00BA7DD3">
            <w:pPr>
              <w:spacing w:after="0" w:line="240" w:lineRule="auto"/>
              <w:jc w:val="center"/>
              <w:rPr>
                <w:rFonts w:eastAsia="Times New Roman" w:cstheme="minorHAnsi"/>
                <w:lang w:val="en-GB"/>
              </w:rPr>
            </w:pPr>
          </w:p>
        </w:tc>
      </w:tr>
      <w:tr w:rsidR="001E1CA6" w:rsidRPr="00E03B11" w14:paraId="2D5BCC6D" w14:textId="77777777" w:rsidTr="00BA7DD3">
        <w:tc>
          <w:tcPr>
            <w:tcW w:w="2267"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32F23A6D" w14:textId="77777777" w:rsidR="001E1CA6" w:rsidRPr="00E03B11" w:rsidRDefault="001E1CA6" w:rsidP="00BA7DD3">
            <w:pPr>
              <w:spacing w:after="0" w:line="240" w:lineRule="auto"/>
              <w:jc w:val="both"/>
              <w:rPr>
                <w:rFonts w:eastAsia="Times New Roman" w:cstheme="minorHAnsi"/>
                <w:color w:val="000000"/>
                <w:lang w:val="en-GB"/>
              </w:rPr>
            </w:pPr>
            <w:r w:rsidRPr="00E03B11">
              <w:rPr>
                <w:rFonts w:eastAsia="Times New Roman" w:cstheme="minorHAnsi"/>
                <w:color w:val="000000"/>
                <w:lang w:val="en-GB"/>
              </w:rPr>
              <w:t>CL</w:t>
            </w:r>
            <w:r w:rsidRPr="00E03B11">
              <w:rPr>
                <w:rFonts w:eastAsia="Times New Roman" w:cstheme="minorHAnsi"/>
                <w:color w:val="000000"/>
                <w:vertAlign w:val="subscript"/>
                <w:lang w:val="en-GB"/>
              </w:rPr>
              <w:t>CRRT</w:t>
            </w:r>
            <w:r w:rsidRPr="00E03B11">
              <w:rPr>
                <w:rFonts w:eastAsia="Times New Roman" w:cstheme="minorHAnsi"/>
                <w:color w:val="000000"/>
                <w:lang w:val="en-GB"/>
              </w:rPr>
              <w:t xml:space="preserve"> (L/h)</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11B82C76" w14:textId="77777777" w:rsidR="001E1CA6" w:rsidRPr="00E03B11" w:rsidRDefault="001E1CA6" w:rsidP="00BA7DD3">
            <w:pPr>
              <w:spacing w:after="0" w:line="240" w:lineRule="auto"/>
              <w:jc w:val="center"/>
              <w:rPr>
                <w:rFonts w:eastAsia="Times New Roman" w:cstheme="minorHAnsi"/>
                <w:color w:val="000000"/>
                <w:lang w:val="en-GB"/>
              </w:rPr>
            </w:pPr>
            <w:r w:rsidRPr="00E03B11">
              <w:rPr>
                <w:lang w:val="en-GB"/>
              </w:rPr>
              <w:t>1.69 (1.4</w:t>
            </w:r>
            <w:r>
              <w:rPr>
                <w:lang w:val="en-GB"/>
              </w:rPr>
              <w:t>3–</w:t>
            </w:r>
            <w:r w:rsidRPr="00E03B11">
              <w:rPr>
                <w:lang w:val="en-GB"/>
              </w:rPr>
              <w:t>1.96)</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618E5B92" w14:textId="77777777" w:rsidR="001E1CA6" w:rsidRPr="00E03B11" w:rsidRDefault="001E1CA6" w:rsidP="00BA7DD3">
            <w:pPr>
              <w:spacing w:after="0" w:line="240" w:lineRule="auto"/>
              <w:jc w:val="center"/>
              <w:rPr>
                <w:rFonts w:eastAsia="Times New Roman" w:cstheme="minorHAnsi"/>
                <w:color w:val="000000"/>
                <w:lang w:val="en-GB"/>
              </w:rPr>
            </w:pPr>
            <w:r w:rsidRPr="00E03B11">
              <w:rPr>
                <w:lang w:val="en-GB"/>
              </w:rPr>
              <w:t>1.</w:t>
            </w:r>
            <w:r>
              <w:rPr>
                <w:lang w:val="en-GB"/>
              </w:rPr>
              <w:t>70</w:t>
            </w:r>
            <w:r w:rsidRPr="00E03B11">
              <w:rPr>
                <w:lang w:val="en-GB"/>
              </w:rPr>
              <w:t xml:space="preserve"> (1.4</w:t>
            </w:r>
            <w:r>
              <w:rPr>
                <w:lang w:val="en-GB"/>
              </w:rPr>
              <w:t>2–</w:t>
            </w:r>
            <w:r w:rsidRPr="00E03B11">
              <w:rPr>
                <w:lang w:val="en-GB"/>
              </w:rPr>
              <w:t>1.97)</w:t>
            </w:r>
          </w:p>
        </w:tc>
      </w:tr>
      <w:tr w:rsidR="001E1CA6" w:rsidRPr="00E03B11" w14:paraId="3C7A40F0" w14:textId="77777777" w:rsidTr="00BA7DD3">
        <w:tc>
          <w:tcPr>
            <w:tcW w:w="2267" w:type="pct"/>
            <w:tcBorders>
              <w:top w:val="nil"/>
              <w:left w:val="nil"/>
              <w:bottom w:val="nil"/>
              <w:right w:val="nil"/>
            </w:tcBorders>
            <w:shd w:val="clear" w:color="auto" w:fill="FFFFFF"/>
            <w:noWrap/>
            <w:tcMar>
              <w:top w:w="60" w:type="dxa"/>
              <w:left w:w="300" w:type="dxa"/>
              <w:bottom w:w="60" w:type="dxa"/>
              <w:right w:w="180" w:type="dxa"/>
            </w:tcMar>
            <w:vAlign w:val="center"/>
          </w:tcPr>
          <w:p w14:paraId="35BE4A04" w14:textId="77777777" w:rsidR="001E1CA6" w:rsidRPr="00E03B11" w:rsidRDefault="001E1CA6" w:rsidP="00BA7DD3">
            <w:pPr>
              <w:spacing w:after="0" w:line="240" w:lineRule="auto"/>
              <w:jc w:val="both"/>
              <w:rPr>
                <w:rFonts w:eastAsia="Times New Roman" w:cstheme="minorHAnsi"/>
                <w:color w:val="000000"/>
                <w:lang w:val="en-GB"/>
              </w:rPr>
            </w:pPr>
            <w:proofErr w:type="spellStart"/>
            <w:r w:rsidRPr="00E03B11">
              <w:rPr>
                <w:rFonts w:eastAsia="Times New Roman" w:cstheme="minorHAnsi"/>
                <w:color w:val="000000"/>
                <w:lang w:val="en-GB"/>
              </w:rPr>
              <w:t>CL</w:t>
            </w:r>
            <w:r w:rsidRPr="00E03B11">
              <w:rPr>
                <w:rFonts w:eastAsia="Times New Roman" w:cstheme="minorHAnsi"/>
                <w:color w:val="000000"/>
                <w:vertAlign w:val="subscript"/>
                <w:lang w:val="en-GB"/>
              </w:rPr>
              <w:t>no</w:t>
            </w:r>
            <w:r>
              <w:rPr>
                <w:rFonts w:eastAsia="Times New Roman" w:cstheme="minorHAnsi"/>
                <w:color w:val="000000"/>
                <w:vertAlign w:val="subscript"/>
                <w:lang w:val="en-GB"/>
              </w:rPr>
              <w:t>n</w:t>
            </w:r>
            <w:proofErr w:type="spellEnd"/>
            <w:r>
              <w:rPr>
                <w:rFonts w:eastAsia="Times New Roman" w:cstheme="minorHAnsi"/>
                <w:color w:val="000000"/>
                <w:vertAlign w:val="subscript"/>
                <w:lang w:val="en-GB"/>
              </w:rPr>
              <w:t>-</w:t>
            </w:r>
            <w:r w:rsidRPr="00E03B11">
              <w:rPr>
                <w:rFonts w:eastAsia="Times New Roman" w:cstheme="minorHAnsi"/>
                <w:color w:val="000000"/>
                <w:vertAlign w:val="subscript"/>
                <w:lang w:val="en-GB"/>
              </w:rPr>
              <w:t xml:space="preserve">CRRT </w:t>
            </w:r>
            <w:r w:rsidRPr="00E03B11">
              <w:rPr>
                <w:rFonts w:eastAsia="Times New Roman" w:cstheme="minorHAnsi"/>
                <w:color w:val="000000"/>
                <w:lang w:val="en-GB"/>
              </w:rPr>
              <w:t>(L/h)</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602A3BD1" w14:textId="77777777" w:rsidR="001E1CA6" w:rsidRPr="00E03B11" w:rsidRDefault="001E1CA6" w:rsidP="00BA7DD3">
            <w:pPr>
              <w:spacing w:after="0" w:line="240" w:lineRule="auto"/>
              <w:jc w:val="center"/>
              <w:rPr>
                <w:lang w:val="en-GB"/>
              </w:rPr>
            </w:pPr>
            <w:r w:rsidRPr="00E03B11">
              <w:rPr>
                <w:lang w:val="en-GB"/>
              </w:rPr>
              <w:t>0.634 (0.56</w:t>
            </w:r>
            <w:r>
              <w:rPr>
                <w:lang w:val="en-GB"/>
              </w:rPr>
              <w:t>4–</w:t>
            </w:r>
            <w:r w:rsidRPr="00E03B11">
              <w:rPr>
                <w:lang w:val="en-GB"/>
              </w:rPr>
              <w:t>0.</w:t>
            </w:r>
            <w:r>
              <w:rPr>
                <w:lang w:val="en-GB"/>
              </w:rPr>
              <w:t>689</w:t>
            </w:r>
            <w:r w:rsidRPr="00E03B11">
              <w:rPr>
                <w:lang w:val="en-GB"/>
              </w:rPr>
              <w:t>)</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4F459BE3" w14:textId="77777777" w:rsidR="001E1CA6" w:rsidRPr="00E03B11" w:rsidRDefault="001E1CA6" w:rsidP="00BA7DD3">
            <w:pPr>
              <w:spacing w:after="0" w:line="240" w:lineRule="auto"/>
              <w:jc w:val="center"/>
              <w:rPr>
                <w:lang w:val="en-GB"/>
              </w:rPr>
            </w:pPr>
            <w:r w:rsidRPr="00E03B11">
              <w:rPr>
                <w:lang w:val="en-GB"/>
              </w:rPr>
              <w:t>0.6</w:t>
            </w:r>
            <w:r>
              <w:rPr>
                <w:lang w:val="en-GB"/>
              </w:rPr>
              <w:t>21</w:t>
            </w:r>
            <w:r w:rsidRPr="00E03B11">
              <w:rPr>
                <w:lang w:val="en-GB"/>
              </w:rPr>
              <w:t xml:space="preserve"> (0.5</w:t>
            </w:r>
            <w:r>
              <w:rPr>
                <w:lang w:val="en-GB"/>
              </w:rPr>
              <w:t>59–</w:t>
            </w:r>
            <w:r w:rsidRPr="00E03B11">
              <w:rPr>
                <w:lang w:val="en-GB"/>
              </w:rPr>
              <w:t>0.700)</w:t>
            </w:r>
          </w:p>
        </w:tc>
      </w:tr>
      <w:tr w:rsidR="001E1CA6" w:rsidRPr="00E03B11" w14:paraId="11AA180F" w14:textId="77777777" w:rsidTr="00BA7DD3">
        <w:tc>
          <w:tcPr>
            <w:tcW w:w="2267" w:type="pct"/>
            <w:tcBorders>
              <w:top w:val="nil"/>
              <w:left w:val="nil"/>
              <w:bottom w:val="nil"/>
              <w:right w:val="nil"/>
            </w:tcBorders>
            <w:shd w:val="clear" w:color="auto" w:fill="FFFFFF"/>
            <w:noWrap/>
            <w:tcMar>
              <w:top w:w="60" w:type="dxa"/>
              <w:left w:w="300" w:type="dxa"/>
              <w:bottom w:w="60" w:type="dxa"/>
              <w:right w:w="180" w:type="dxa"/>
            </w:tcMar>
            <w:vAlign w:val="center"/>
          </w:tcPr>
          <w:p w14:paraId="3919F920" w14:textId="77777777" w:rsidR="001E1CA6" w:rsidRPr="00E03B11" w:rsidRDefault="001E1CA6" w:rsidP="00BA7DD3">
            <w:pPr>
              <w:spacing w:after="0" w:line="240" w:lineRule="auto"/>
              <w:ind w:firstLine="141"/>
              <w:jc w:val="both"/>
              <w:rPr>
                <w:rFonts w:eastAsia="Times New Roman" w:cstheme="minorHAnsi"/>
                <w:color w:val="000000"/>
                <w:lang w:val="en-GB"/>
              </w:rPr>
            </w:pPr>
            <w:proofErr w:type="spellStart"/>
            <w:r w:rsidRPr="00865855">
              <w:rPr>
                <w:rFonts w:eastAsia="Times New Roman" w:cstheme="minorHAnsi"/>
                <w:color w:val="000000"/>
                <w:lang w:val="en-GB"/>
              </w:rPr>
              <w:t>eGFR</w:t>
            </w:r>
            <w:r w:rsidRPr="00FA221C">
              <w:rPr>
                <w:rFonts w:eastAsia="Times New Roman" w:cstheme="minorHAnsi"/>
                <w:color w:val="000000"/>
                <w:vertAlign w:val="subscript"/>
                <w:lang w:val="en-GB"/>
              </w:rPr>
              <w:t>CKD</w:t>
            </w:r>
            <w:proofErr w:type="spellEnd"/>
            <w:r w:rsidRPr="00FA221C">
              <w:rPr>
                <w:rFonts w:eastAsia="Times New Roman" w:cstheme="minorHAnsi"/>
                <w:color w:val="000000"/>
                <w:vertAlign w:val="subscript"/>
                <w:lang w:val="en-GB"/>
              </w:rPr>
              <w:t>-EPI</w:t>
            </w:r>
            <w:r>
              <w:rPr>
                <w:rFonts w:eastAsia="Times New Roman" w:cstheme="minorHAnsi"/>
                <w:color w:val="000000"/>
                <w:lang w:val="en-GB"/>
              </w:rPr>
              <w:t xml:space="preserve"> </w:t>
            </w:r>
            <w:r w:rsidRPr="00E03B11">
              <w:rPr>
                <w:rFonts w:eastAsia="Times New Roman" w:cstheme="minorHAnsi"/>
                <w:color w:val="000000"/>
                <w:lang w:val="en-GB"/>
              </w:rPr>
              <w:t xml:space="preserve">on </w:t>
            </w:r>
            <w:proofErr w:type="spellStart"/>
            <w:r w:rsidRPr="00E03B11">
              <w:rPr>
                <w:rFonts w:eastAsia="Times New Roman" w:cstheme="minorHAnsi"/>
                <w:color w:val="000000"/>
                <w:lang w:val="en-GB"/>
              </w:rPr>
              <w:t>CL</w:t>
            </w:r>
            <w:r w:rsidRPr="00E03B11">
              <w:rPr>
                <w:rFonts w:eastAsia="Times New Roman" w:cstheme="minorHAnsi"/>
                <w:color w:val="000000"/>
                <w:vertAlign w:val="subscript"/>
                <w:lang w:val="en-GB"/>
              </w:rPr>
              <w:t>no</w:t>
            </w:r>
            <w:r>
              <w:rPr>
                <w:rFonts w:eastAsia="Times New Roman" w:cstheme="minorHAnsi"/>
                <w:color w:val="000000"/>
                <w:vertAlign w:val="subscript"/>
                <w:lang w:val="en-GB"/>
              </w:rPr>
              <w:t>n</w:t>
            </w:r>
            <w:proofErr w:type="spellEnd"/>
            <w:r>
              <w:rPr>
                <w:rFonts w:eastAsia="Times New Roman" w:cstheme="minorHAnsi"/>
                <w:color w:val="000000"/>
                <w:vertAlign w:val="subscript"/>
                <w:lang w:val="en-GB"/>
              </w:rPr>
              <w:t>-</w:t>
            </w:r>
            <w:r w:rsidRPr="00E03B11">
              <w:rPr>
                <w:rFonts w:eastAsia="Times New Roman" w:cstheme="minorHAnsi"/>
                <w:color w:val="000000"/>
                <w:vertAlign w:val="subscript"/>
                <w:lang w:val="en-GB"/>
              </w:rPr>
              <w:t>CRRT</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34771479" w14:textId="77777777" w:rsidR="001E1CA6" w:rsidRPr="00E03B11" w:rsidRDefault="001E1CA6" w:rsidP="00BA7DD3">
            <w:pPr>
              <w:spacing w:after="0" w:line="240" w:lineRule="auto"/>
              <w:jc w:val="center"/>
              <w:rPr>
                <w:lang w:val="en-GB"/>
              </w:rPr>
            </w:pPr>
            <w:r>
              <w:rPr>
                <w:lang w:val="en-GB"/>
              </w:rPr>
              <w:t>0.48 (0.11–0.85)</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5759233F" w14:textId="77777777" w:rsidR="001E1CA6" w:rsidRPr="00E03B11" w:rsidRDefault="001E1CA6" w:rsidP="00BA7DD3">
            <w:pPr>
              <w:spacing w:after="0" w:line="240" w:lineRule="auto"/>
              <w:jc w:val="center"/>
              <w:rPr>
                <w:lang w:val="en-GB"/>
              </w:rPr>
            </w:pPr>
            <w:r>
              <w:rPr>
                <w:lang w:val="en-GB"/>
              </w:rPr>
              <w:t>0.49 (0.21–0.82)</w:t>
            </w:r>
          </w:p>
        </w:tc>
      </w:tr>
      <w:tr w:rsidR="001E1CA6" w:rsidRPr="00E03B11" w14:paraId="2E4C4183" w14:textId="77777777" w:rsidTr="00BA7DD3">
        <w:tc>
          <w:tcPr>
            <w:tcW w:w="2267" w:type="pct"/>
            <w:tcBorders>
              <w:top w:val="nil"/>
              <w:left w:val="nil"/>
              <w:bottom w:val="nil"/>
              <w:right w:val="nil"/>
            </w:tcBorders>
            <w:shd w:val="clear" w:color="auto" w:fill="FFFFFF"/>
            <w:noWrap/>
            <w:tcMar>
              <w:top w:w="60" w:type="dxa"/>
              <w:left w:w="300" w:type="dxa"/>
              <w:bottom w:w="60" w:type="dxa"/>
              <w:right w:w="180" w:type="dxa"/>
            </w:tcMar>
            <w:vAlign w:val="center"/>
          </w:tcPr>
          <w:p w14:paraId="4569A7B4" w14:textId="77777777" w:rsidR="001E1CA6" w:rsidRPr="00E03B11" w:rsidRDefault="001E1CA6" w:rsidP="00BA7DD3">
            <w:pPr>
              <w:spacing w:after="0" w:line="240" w:lineRule="auto"/>
              <w:jc w:val="both"/>
              <w:rPr>
                <w:rFonts w:eastAsia="Times New Roman" w:cstheme="minorHAnsi"/>
                <w:color w:val="000000"/>
                <w:lang w:val="en-GB"/>
              </w:rPr>
            </w:pPr>
            <w:proofErr w:type="spellStart"/>
            <w:r w:rsidRPr="00E03B11">
              <w:rPr>
                <w:rFonts w:eastAsia="Times New Roman" w:cstheme="minorHAnsi"/>
                <w:color w:val="000000"/>
                <w:lang w:val="en-GB"/>
              </w:rPr>
              <w:t>V</w:t>
            </w:r>
            <w:r w:rsidRPr="00E03B11">
              <w:rPr>
                <w:rFonts w:eastAsia="Times New Roman" w:cstheme="minorHAnsi"/>
                <w:color w:val="000000"/>
                <w:vertAlign w:val="subscript"/>
                <w:lang w:val="en-GB"/>
              </w:rPr>
              <w:t>c</w:t>
            </w:r>
            <w:proofErr w:type="spellEnd"/>
            <w:r w:rsidRPr="00E03B11">
              <w:rPr>
                <w:rFonts w:eastAsia="Times New Roman" w:cstheme="minorHAnsi"/>
                <w:color w:val="000000"/>
                <w:lang w:val="en-GB"/>
              </w:rPr>
              <w:t xml:space="preserve"> (L)</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01537D56" w14:textId="77777777" w:rsidR="001E1CA6" w:rsidRPr="00E03B11" w:rsidRDefault="001E1CA6" w:rsidP="00BA7DD3">
            <w:pPr>
              <w:spacing w:after="0" w:line="240" w:lineRule="auto"/>
              <w:jc w:val="center"/>
              <w:rPr>
                <w:lang w:val="en-GB"/>
              </w:rPr>
            </w:pPr>
            <w:r w:rsidRPr="00E03B11">
              <w:rPr>
                <w:lang w:val="en-GB"/>
              </w:rPr>
              <w:t>3</w:t>
            </w:r>
            <w:r>
              <w:rPr>
                <w:lang w:val="en-GB"/>
              </w:rPr>
              <w:t>8</w:t>
            </w:r>
            <w:r w:rsidRPr="00E03B11">
              <w:rPr>
                <w:lang w:val="en-GB"/>
              </w:rPr>
              <w:t>.</w:t>
            </w:r>
            <w:r>
              <w:rPr>
                <w:lang w:val="en-GB"/>
              </w:rPr>
              <w:t>5</w:t>
            </w:r>
            <w:r w:rsidRPr="00E03B11">
              <w:rPr>
                <w:lang w:val="en-GB"/>
              </w:rPr>
              <w:t xml:space="preserve"> (3</w:t>
            </w:r>
            <w:r>
              <w:rPr>
                <w:lang w:val="en-GB"/>
              </w:rPr>
              <w:t>1</w:t>
            </w:r>
            <w:r w:rsidRPr="00E03B11">
              <w:rPr>
                <w:lang w:val="en-GB"/>
              </w:rPr>
              <w:t>.</w:t>
            </w:r>
            <w:r>
              <w:rPr>
                <w:lang w:val="en-GB"/>
              </w:rPr>
              <w:t>9–</w:t>
            </w:r>
            <w:r w:rsidRPr="00E03B11">
              <w:rPr>
                <w:lang w:val="en-GB"/>
              </w:rPr>
              <w:t>45.</w:t>
            </w:r>
            <w:r>
              <w:rPr>
                <w:lang w:val="en-GB"/>
              </w:rPr>
              <w:t>2</w:t>
            </w:r>
            <w:r w:rsidRPr="00E03B11">
              <w:rPr>
                <w:lang w:val="en-GB"/>
              </w:rPr>
              <w:t>)</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7AFBF0A7" w14:textId="77777777" w:rsidR="001E1CA6" w:rsidRPr="00E03B11" w:rsidRDefault="001E1CA6" w:rsidP="00BA7DD3">
            <w:pPr>
              <w:spacing w:after="0" w:line="240" w:lineRule="auto"/>
              <w:jc w:val="center"/>
              <w:rPr>
                <w:lang w:val="en-GB"/>
              </w:rPr>
            </w:pPr>
            <w:r w:rsidRPr="00E03B11">
              <w:rPr>
                <w:lang w:val="en-GB"/>
              </w:rPr>
              <w:t>3</w:t>
            </w:r>
            <w:r>
              <w:rPr>
                <w:lang w:val="en-GB"/>
              </w:rPr>
              <w:t>8</w:t>
            </w:r>
            <w:r w:rsidRPr="00E03B11">
              <w:rPr>
                <w:lang w:val="en-GB"/>
              </w:rPr>
              <w:t>.</w:t>
            </w:r>
            <w:r>
              <w:rPr>
                <w:lang w:val="en-GB"/>
              </w:rPr>
              <w:t>4</w:t>
            </w:r>
            <w:r w:rsidRPr="00E03B11">
              <w:rPr>
                <w:lang w:val="en-GB"/>
              </w:rPr>
              <w:t xml:space="preserve"> (3</w:t>
            </w:r>
            <w:r>
              <w:rPr>
                <w:lang w:val="en-GB"/>
              </w:rPr>
              <w:t>1</w:t>
            </w:r>
            <w:r w:rsidRPr="00E03B11">
              <w:rPr>
                <w:lang w:val="en-GB"/>
              </w:rPr>
              <w:t>.</w:t>
            </w:r>
            <w:r>
              <w:rPr>
                <w:lang w:val="en-GB"/>
              </w:rPr>
              <w:t>4–</w:t>
            </w:r>
            <w:r w:rsidRPr="00E03B11">
              <w:rPr>
                <w:lang w:val="en-GB"/>
              </w:rPr>
              <w:t>45.</w:t>
            </w:r>
            <w:r>
              <w:rPr>
                <w:lang w:val="en-GB"/>
              </w:rPr>
              <w:t>7</w:t>
            </w:r>
            <w:r w:rsidRPr="00E03B11">
              <w:rPr>
                <w:lang w:val="en-GB"/>
              </w:rPr>
              <w:t>)</w:t>
            </w:r>
          </w:p>
        </w:tc>
      </w:tr>
      <w:tr w:rsidR="001E1CA6" w:rsidRPr="00E03B11" w14:paraId="766CD9A8" w14:textId="77777777" w:rsidTr="00BA7DD3">
        <w:tc>
          <w:tcPr>
            <w:tcW w:w="2267" w:type="pct"/>
            <w:tcBorders>
              <w:top w:val="nil"/>
              <w:left w:val="nil"/>
              <w:bottom w:val="nil"/>
              <w:right w:val="nil"/>
            </w:tcBorders>
            <w:shd w:val="clear" w:color="auto" w:fill="FFFFFF"/>
            <w:noWrap/>
            <w:tcMar>
              <w:top w:w="60" w:type="dxa"/>
              <w:left w:w="300" w:type="dxa"/>
              <w:bottom w:w="60" w:type="dxa"/>
              <w:right w:w="180" w:type="dxa"/>
            </w:tcMar>
            <w:vAlign w:val="center"/>
          </w:tcPr>
          <w:p w14:paraId="3E7A13EF" w14:textId="77777777" w:rsidR="001E1CA6" w:rsidRPr="00E03B11" w:rsidRDefault="001E1CA6" w:rsidP="00BA7DD3">
            <w:pPr>
              <w:spacing w:after="0" w:line="240" w:lineRule="auto"/>
              <w:ind w:firstLine="134"/>
              <w:jc w:val="both"/>
              <w:rPr>
                <w:rFonts w:eastAsia="Times New Roman" w:cstheme="minorHAnsi"/>
                <w:color w:val="000000"/>
                <w:lang w:val="en-GB"/>
              </w:rPr>
            </w:pPr>
            <w:r w:rsidRPr="00E03B11">
              <w:rPr>
                <w:rFonts w:eastAsia="Times New Roman" w:cstheme="minorHAnsi"/>
                <w:color w:val="000000"/>
                <w:lang w:val="en-GB"/>
              </w:rPr>
              <w:t xml:space="preserve">BW on </w:t>
            </w:r>
            <w:proofErr w:type="spellStart"/>
            <w:r w:rsidRPr="00E03B11">
              <w:rPr>
                <w:rFonts w:eastAsia="Times New Roman" w:cstheme="minorHAnsi"/>
                <w:color w:val="000000"/>
                <w:lang w:val="en-GB"/>
              </w:rPr>
              <w:t>V</w:t>
            </w:r>
            <w:r w:rsidRPr="00E03B11">
              <w:rPr>
                <w:rFonts w:eastAsia="Times New Roman" w:cstheme="minorHAnsi"/>
                <w:color w:val="000000"/>
                <w:vertAlign w:val="subscript"/>
                <w:lang w:val="en-GB"/>
              </w:rPr>
              <w:t>c</w:t>
            </w:r>
            <w:proofErr w:type="spellEnd"/>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6C5B8D64" w14:textId="77777777" w:rsidR="001E1CA6" w:rsidRPr="00E03B11" w:rsidRDefault="001E1CA6" w:rsidP="00BA7DD3">
            <w:pPr>
              <w:spacing w:after="0" w:line="240" w:lineRule="auto"/>
              <w:jc w:val="center"/>
              <w:rPr>
                <w:lang w:val="en-GB"/>
              </w:rPr>
            </w:pPr>
            <w:r>
              <w:rPr>
                <w:lang w:val="en-GB"/>
              </w:rPr>
              <w:t>1</w:t>
            </w:r>
            <w:r w:rsidRPr="00E03B11">
              <w:rPr>
                <w:lang w:val="en-GB"/>
              </w:rPr>
              <w:t>.</w:t>
            </w:r>
            <w:r>
              <w:rPr>
                <w:lang w:val="en-GB"/>
              </w:rPr>
              <w:t>03</w:t>
            </w:r>
            <w:r w:rsidRPr="00E03B11">
              <w:rPr>
                <w:lang w:val="en-GB"/>
              </w:rPr>
              <w:t xml:space="preserve"> (0.6</w:t>
            </w:r>
            <w:r>
              <w:rPr>
                <w:lang w:val="en-GB"/>
              </w:rPr>
              <w:t>6–</w:t>
            </w:r>
            <w:r w:rsidRPr="00E03B11">
              <w:rPr>
                <w:lang w:val="en-GB"/>
              </w:rPr>
              <w:t>1.</w:t>
            </w:r>
            <w:r>
              <w:rPr>
                <w:lang w:val="en-GB"/>
              </w:rPr>
              <w:t>41</w:t>
            </w:r>
            <w:r w:rsidRPr="00E03B11">
              <w:rPr>
                <w:lang w:val="en-GB"/>
              </w:rPr>
              <w:t>)</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0F4C1FCE" w14:textId="77777777" w:rsidR="001E1CA6" w:rsidRPr="00E03B11" w:rsidRDefault="001E1CA6" w:rsidP="00BA7DD3">
            <w:pPr>
              <w:spacing w:after="0" w:line="240" w:lineRule="auto"/>
              <w:jc w:val="center"/>
              <w:rPr>
                <w:lang w:val="en-GB"/>
              </w:rPr>
            </w:pPr>
            <w:r>
              <w:rPr>
                <w:lang w:val="en-GB"/>
              </w:rPr>
              <w:t>1</w:t>
            </w:r>
            <w:r w:rsidRPr="00E03B11">
              <w:rPr>
                <w:lang w:val="en-GB"/>
              </w:rPr>
              <w:t>.</w:t>
            </w:r>
            <w:r>
              <w:rPr>
                <w:lang w:val="en-GB"/>
              </w:rPr>
              <w:t>04</w:t>
            </w:r>
            <w:r w:rsidRPr="00E03B11">
              <w:rPr>
                <w:lang w:val="en-GB"/>
              </w:rPr>
              <w:t xml:space="preserve"> (0.6</w:t>
            </w:r>
            <w:r>
              <w:rPr>
                <w:lang w:val="en-GB"/>
              </w:rPr>
              <w:t>7–</w:t>
            </w:r>
            <w:r w:rsidRPr="00E03B11">
              <w:rPr>
                <w:lang w:val="en-GB"/>
              </w:rPr>
              <w:t>1.4</w:t>
            </w:r>
            <w:r>
              <w:rPr>
                <w:lang w:val="en-GB"/>
              </w:rPr>
              <w:t>5</w:t>
            </w:r>
            <w:r w:rsidRPr="00E03B11">
              <w:rPr>
                <w:lang w:val="en-GB"/>
              </w:rPr>
              <w:t>)</w:t>
            </w:r>
          </w:p>
        </w:tc>
      </w:tr>
      <w:tr w:rsidR="001E1CA6" w:rsidRPr="00E03B11" w14:paraId="6B727069" w14:textId="77777777" w:rsidTr="00BA7DD3">
        <w:tc>
          <w:tcPr>
            <w:tcW w:w="2267" w:type="pct"/>
            <w:tcBorders>
              <w:top w:val="nil"/>
              <w:left w:val="nil"/>
              <w:bottom w:val="nil"/>
              <w:right w:val="nil"/>
            </w:tcBorders>
            <w:shd w:val="clear" w:color="auto" w:fill="FFFFFF"/>
            <w:noWrap/>
            <w:tcMar>
              <w:top w:w="60" w:type="dxa"/>
              <w:left w:w="300" w:type="dxa"/>
              <w:bottom w:w="60" w:type="dxa"/>
              <w:right w:w="180" w:type="dxa"/>
            </w:tcMar>
            <w:vAlign w:val="center"/>
          </w:tcPr>
          <w:p w14:paraId="48E6E83C" w14:textId="77777777" w:rsidR="001E1CA6" w:rsidRPr="00E03B11" w:rsidRDefault="001E1CA6" w:rsidP="00BA7DD3">
            <w:pPr>
              <w:spacing w:after="0" w:line="240" w:lineRule="auto"/>
              <w:jc w:val="both"/>
              <w:rPr>
                <w:rFonts w:eastAsia="Times New Roman" w:cstheme="minorHAnsi"/>
                <w:color w:val="000000"/>
                <w:lang w:val="en-GB"/>
              </w:rPr>
            </w:pPr>
            <w:r w:rsidRPr="00E03B11">
              <w:rPr>
                <w:rFonts w:eastAsia="Times New Roman" w:cstheme="minorHAnsi"/>
                <w:color w:val="000000"/>
                <w:lang w:val="en-GB"/>
              </w:rPr>
              <w:t>Q (L/h)</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5D681658" w14:textId="77777777" w:rsidR="001E1CA6" w:rsidRPr="00E03B11" w:rsidRDefault="001E1CA6" w:rsidP="00BA7DD3">
            <w:pPr>
              <w:spacing w:after="0" w:line="240" w:lineRule="auto"/>
              <w:jc w:val="center"/>
              <w:rPr>
                <w:lang w:val="en-GB"/>
              </w:rPr>
            </w:pPr>
            <w:r w:rsidRPr="00E03B11">
              <w:rPr>
                <w:lang w:val="en-GB"/>
              </w:rPr>
              <w:t>1</w:t>
            </w:r>
            <w:r>
              <w:rPr>
                <w:lang w:val="en-GB"/>
              </w:rPr>
              <w:t>2</w:t>
            </w:r>
            <w:r w:rsidRPr="00E03B11">
              <w:rPr>
                <w:lang w:val="en-GB"/>
              </w:rPr>
              <w:t>.</w:t>
            </w:r>
            <w:r>
              <w:rPr>
                <w:lang w:val="en-GB"/>
              </w:rPr>
              <w:t>3</w:t>
            </w:r>
            <w:r w:rsidRPr="00E03B11">
              <w:rPr>
                <w:lang w:val="en-GB"/>
              </w:rPr>
              <w:t xml:space="preserve"> (2.</w:t>
            </w:r>
            <w:r>
              <w:rPr>
                <w:lang w:val="en-GB"/>
              </w:rPr>
              <w:t>7–22</w:t>
            </w:r>
            <w:r w:rsidRPr="00E03B11">
              <w:rPr>
                <w:lang w:val="en-GB"/>
              </w:rPr>
              <w:t>.</w:t>
            </w:r>
            <w:r>
              <w:rPr>
                <w:lang w:val="en-GB"/>
              </w:rPr>
              <w:t>0</w:t>
            </w:r>
            <w:r w:rsidRPr="00E03B11">
              <w:rPr>
                <w:lang w:val="en-GB"/>
              </w:rPr>
              <w:t>)</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7D2E11EB" w14:textId="77777777" w:rsidR="001E1CA6" w:rsidRPr="00E03B11" w:rsidRDefault="001E1CA6" w:rsidP="00BA7DD3">
            <w:pPr>
              <w:spacing w:after="0" w:line="240" w:lineRule="auto"/>
              <w:jc w:val="center"/>
              <w:rPr>
                <w:lang w:val="en-GB"/>
              </w:rPr>
            </w:pPr>
            <w:r w:rsidRPr="00E03B11">
              <w:rPr>
                <w:lang w:val="en-GB"/>
              </w:rPr>
              <w:t>1</w:t>
            </w:r>
            <w:r>
              <w:rPr>
                <w:lang w:val="en-GB"/>
              </w:rPr>
              <w:t>2</w:t>
            </w:r>
            <w:r w:rsidRPr="00E03B11">
              <w:rPr>
                <w:lang w:val="en-GB"/>
              </w:rPr>
              <w:t>.0 (4.</w:t>
            </w:r>
            <w:r>
              <w:rPr>
                <w:lang w:val="en-GB"/>
              </w:rPr>
              <w:t>0–28</w:t>
            </w:r>
            <w:r w:rsidRPr="00E03B11">
              <w:rPr>
                <w:lang w:val="en-GB"/>
              </w:rPr>
              <w:t>.</w:t>
            </w:r>
            <w:r>
              <w:rPr>
                <w:lang w:val="en-GB"/>
              </w:rPr>
              <w:t>9</w:t>
            </w:r>
            <w:r w:rsidRPr="00E03B11">
              <w:rPr>
                <w:lang w:val="en-GB"/>
              </w:rPr>
              <w:t>)</w:t>
            </w:r>
          </w:p>
        </w:tc>
      </w:tr>
      <w:tr w:rsidR="001E1CA6" w:rsidRPr="00E03B11" w14:paraId="0BE7361C" w14:textId="77777777" w:rsidTr="00BA7DD3">
        <w:tc>
          <w:tcPr>
            <w:tcW w:w="2267" w:type="pct"/>
            <w:tcBorders>
              <w:top w:val="nil"/>
              <w:left w:val="nil"/>
              <w:bottom w:val="nil"/>
              <w:right w:val="nil"/>
            </w:tcBorders>
            <w:shd w:val="clear" w:color="auto" w:fill="FFFFFF"/>
            <w:noWrap/>
            <w:tcMar>
              <w:top w:w="60" w:type="dxa"/>
              <w:left w:w="300" w:type="dxa"/>
              <w:bottom w:w="60" w:type="dxa"/>
              <w:right w:w="180" w:type="dxa"/>
            </w:tcMar>
            <w:vAlign w:val="center"/>
          </w:tcPr>
          <w:p w14:paraId="204F58B8" w14:textId="77777777" w:rsidR="001E1CA6" w:rsidRPr="00E03B11" w:rsidRDefault="001E1CA6" w:rsidP="00BA7DD3">
            <w:pPr>
              <w:spacing w:after="0" w:line="240" w:lineRule="auto"/>
              <w:jc w:val="both"/>
              <w:rPr>
                <w:rFonts w:eastAsia="Times New Roman" w:cstheme="minorHAnsi"/>
                <w:color w:val="000000"/>
                <w:lang w:val="en-GB"/>
              </w:rPr>
            </w:pPr>
            <w:proofErr w:type="spellStart"/>
            <w:r w:rsidRPr="00E03B11">
              <w:rPr>
                <w:rFonts w:eastAsia="Times New Roman" w:cstheme="minorHAnsi"/>
                <w:color w:val="000000"/>
                <w:lang w:val="en-GB"/>
              </w:rPr>
              <w:t>V</w:t>
            </w:r>
            <w:r w:rsidRPr="00E03B11">
              <w:rPr>
                <w:rFonts w:eastAsia="Times New Roman" w:cstheme="minorHAnsi"/>
                <w:color w:val="000000"/>
                <w:vertAlign w:val="subscript"/>
                <w:lang w:val="en-GB"/>
              </w:rPr>
              <w:t>p</w:t>
            </w:r>
            <w:proofErr w:type="spellEnd"/>
            <w:r w:rsidRPr="00E03B11">
              <w:rPr>
                <w:rFonts w:eastAsia="Times New Roman" w:cstheme="minorHAnsi"/>
                <w:color w:val="000000"/>
                <w:lang w:val="en-GB"/>
              </w:rPr>
              <w:t xml:space="preserve"> (L)</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1F0B45F7" w14:textId="77777777" w:rsidR="001E1CA6" w:rsidRPr="00E03B11" w:rsidRDefault="001E1CA6" w:rsidP="00BA7DD3">
            <w:pPr>
              <w:spacing w:after="0" w:line="240" w:lineRule="auto"/>
              <w:jc w:val="center"/>
              <w:rPr>
                <w:lang w:val="en-GB"/>
              </w:rPr>
            </w:pPr>
            <w:r w:rsidRPr="00E03B11">
              <w:rPr>
                <w:lang w:val="en-GB"/>
              </w:rPr>
              <w:t>8.7</w:t>
            </w:r>
            <w:r>
              <w:rPr>
                <w:lang w:val="en-GB"/>
              </w:rPr>
              <w:t>1</w:t>
            </w:r>
            <w:r w:rsidRPr="00E03B11">
              <w:rPr>
                <w:lang w:val="en-GB"/>
              </w:rPr>
              <w:t xml:space="preserve"> (</w:t>
            </w:r>
            <w:r>
              <w:rPr>
                <w:lang w:val="en-GB"/>
              </w:rPr>
              <w:t>2</w:t>
            </w:r>
            <w:r w:rsidRPr="00E03B11">
              <w:rPr>
                <w:lang w:val="en-GB"/>
              </w:rPr>
              <w:t>.</w:t>
            </w:r>
            <w:r>
              <w:rPr>
                <w:lang w:val="en-GB"/>
              </w:rPr>
              <w:t>50–</w:t>
            </w:r>
            <w:r w:rsidRPr="00E03B11">
              <w:rPr>
                <w:lang w:val="en-GB"/>
              </w:rPr>
              <w:t>1</w:t>
            </w:r>
            <w:r>
              <w:rPr>
                <w:lang w:val="en-GB"/>
              </w:rPr>
              <w:t>4</w:t>
            </w:r>
            <w:r w:rsidRPr="00E03B11">
              <w:rPr>
                <w:lang w:val="en-GB"/>
              </w:rPr>
              <w:t>.</w:t>
            </w:r>
            <w:r>
              <w:rPr>
                <w:lang w:val="en-GB"/>
              </w:rPr>
              <w:t>92</w:t>
            </w:r>
            <w:r w:rsidRPr="00E03B11">
              <w:rPr>
                <w:lang w:val="en-GB"/>
              </w:rPr>
              <w:t>)</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0E87D446" w14:textId="77777777" w:rsidR="001E1CA6" w:rsidRPr="00E03B11" w:rsidRDefault="001E1CA6" w:rsidP="00BA7DD3">
            <w:pPr>
              <w:spacing w:after="0" w:line="240" w:lineRule="auto"/>
              <w:jc w:val="center"/>
              <w:rPr>
                <w:lang w:val="en-GB"/>
              </w:rPr>
            </w:pPr>
            <w:r w:rsidRPr="00E03B11">
              <w:rPr>
                <w:lang w:val="en-GB"/>
              </w:rPr>
              <w:t>9.0</w:t>
            </w:r>
            <w:r>
              <w:rPr>
                <w:lang w:val="en-GB"/>
              </w:rPr>
              <w:t>3</w:t>
            </w:r>
            <w:r w:rsidRPr="00E03B11">
              <w:rPr>
                <w:lang w:val="en-GB"/>
              </w:rPr>
              <w:t xml:space="preserve"> (2.</w:t>
            </w:r>
            <w:r>
              <w:rPr>
                <w:lang w:val="en-GB"/>
              </w:rPr>
              <w:t>75–</w:t>
            </w:r>
            <w:r w:rsidRPr="00E03B11">
              <w:rPr>
                <w:lang w:val="en-GB"/>
              </w:rPr>
              <w:t>15.</w:t>
            </w:r>
            <w:r>
              <w:rPr>
                <w:lang w:val="en-GB"/>
              </w:rPr>
              <w:t>65</w:t>
            </w:r>
            <w:r w:rsidRPr="00E03B11">
              <w:rPr>
                <w:lang w:val="en-GB"/>
              </w:rPr>
              <w:t>)</w:t>
            </w:r>
          </w:p>
        </w:tc>
      </w:tr>
      <w:tr w:rsidR="001E1CA6" w:rsidRPr="00E03B11" w14:paraId="196D4E03" w14:textId="77777777" w:rsidTr="00BA7DD3">
        <w:tc>
          <w:tcPr>
            <w:tcW w:w="2267"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401377E2" w14:textId="77777777" w:rsidR="001E1CA6" w:rsidRPr="00E03B11" w:rsidRDefault="001E1CA6" w:rsidP="00BA7DD3">
            <w:pPr>
              <w:spacing w:after="0" w:line="240" w:lineRule="auto"/>
              <w:ind w:left="-203" w:hanging="54"/>
              <w:jc w:val="both"/>
              <w:rPr>
                <w:rFonts w:eastAsia="Times New Roman" w:cstheme="minorHAnsi"/>
                <w:color w:val="000000"/>
                <w:lang w:val="en-GB"/>
              </w:rPr>
            </w:pPr>
            <w:r w:rsidRPr="00E03B11">
              <w:rPr>
                <w:rFonts w:eastAsia="Times New Roman" w:cstheme="minorHAnsi"/>
                <w:b/>
                <w:bCs/>
                <w:color w:val="000000"/>
                <w:lang w:val="en-GB"/>
              </w:rPr>
              <w:t xml:space="preserve">Random effects </w:t>
            </w:r>
          </w:p>
        </w:tc>
        <w:tc>
          <w:tcPr>
            <w:tcW w:w="1366" w:type="pct"/>
            <w:tcBorders>
              <w:top w:val="nil"/>
              <w:left w:val="nil"/>
              <w:bottom w:val="nil"/>
              <w:right w:val="nil"/>
            </w:tcBorders>
            <w:shd w:val="clear" w:color="auto" w:fill="FFFFFF"/>
            <w:noWrap/>
            <w:tcMar>
              <w:top w:w="60" w:type="dxa"/>
              <w:left w:w="180" w:type="dxa"/>
              <w:bottom w:w="60" w:type="dxa"/>
              <w:right w:w="180" w:type="dxa"/>
            </w:tcMar>
            <w:vAlign w:val="center"/>
          </w:tcPr>
          <w:p w14:paraId="45EAFD48" w14:textId="77777777" w:rsidR="001E1CA6" w:rsidRPr="00E03B11" w:rsidRDefault="001E1CA6" w:rsidP="00BA7DD3">
            <w:pPr>
              <w:spacing w:after="0" w:line="240" w:lineRule="auto"/>
              <w:jc w:val="center"/>
              <w:rPr>
                <w:rFonts w:eastAsia="Times New Roman" w:cstheme="minorHAnsi"/>
                <w:color w:val="000000"/>
                <w:lang w:val="en-GB"/>
              </w:rPr>
            </w:pPr>
          </w:p>
        </w:tc>
        <w:tc>
          <w:tcPr>
            <w:tcW w:w="1367" w:type="pct"/>
            <w:tcBorders>
              <w:top w:val="nil"/>
              <w:left w:val="nil"/>
              <w:bottom w:val="nil"/>
              <w:right w:val="nil"/>
            </w:tcBorders>
            <w:shd w:val="clear" w:color="auto" w:fill="FFFFFF"/>
            <w:noWrap/>
            <w:tcMar>
              <w:top w:w="60" w:type="dxa"/>
              <w:left w:w="180" w:type="dxa"/>
              <w:bottom w:w="60" w:type="dxa"/>
              <w:right w:w="180" w:type="dxa"/>
            </w:tcMar>
            <w:vAlign w:val="center"/>
          </w:tcPr>
          <w:p w14:paraId="63038760" w14:textId="77777777" w:rsidR="001E1CA6" w:rsidRPr="00E03B11" w:rsidRDefault="001E1CA6" w:rsidP="00BA7DD3">
            <w:pPr>
              <w:spacing w:after="0" w:line="240" w:lineRule="auto"/>
              <w:jc w:val="center"/>
              <w:rPr>
                <w:rFonts w:eastAsia="Times New Roman" w:cstheme="minorHAnsi"/>
                <w:color w:val="000000"/>
                <w:lang w:val="en-GB"/>
              </w:rPr>
            </w:pPr>
          </w:p>
        </w:tc>
      </w:tr>
      <w:tr w:rsidR="001E1CA6" w:rsidRPr="00E03B11" w14:paraId="018D271A" w14:textId="77777777" w:rsidTr="00BA7DD3">
        <w:tc>
          <w:tcPr>
            <w:tcW w:w="2267" w:type="pct"/>
            <w:tcBorders>
              <w:top w:val="nil"/>
              <w:left w:val="nil"/>
              <w:bottom w:val="nil"/>
              <w:right w:val="nil"/>
            </w:tcBorders>
            <w:shd w:val="clear" w:color="auto" w:fill="FFFFFF"/>
            <w:noWrap/>
            <w:tcMar>
              <w:top w:w="60" w:type="dxa"/>
              <w:left w:w="60" w:type="dxa"/>
              <w:bottom w:w="60" w:type="dxa"/>
              <w:right w:w="180" w:type="dxa"/>
            </w:tcMar>
            <w:vAlign w:val="center"/>
          </w:tcPr>
          <w:p w14:paraId="11567E4B" w14:textId="77777777" w:rsidR="001E1CA6" w:rsidRPr="00E03B11" w:rsidRDefault="001E1CA6" w:rsidP="00BA7DD3">
            <w:pPr>
              <w:spacing w:after="0" w:line="240" w:lineRule="auto"/>
              <w:ind w:firstLine="247"/>
              <w:jc w:val="both"/>
              <w:rPr>
                <w:rFonts w:eastAsia="Times New Roman" w:cstheme="minorHAnsi"/>
                <w:color w:val="000000"/>
                <w:lang w:val="en-GB"/>
              </w:rPr>
            </w:pPr>
            <w:r w:rsidRPr="00E03B11">
              <w:rPr>
                <w:rFonts w:eastAsia="Times New Roman" w:cstheme="minorHAnsi"/>
                <w:color w:val="000000"/>
                <w:lang w:val="en-GB"/>
              </w:rPr>
              <w:t>IIV on CL</w:t>
            </w:r>
            <w:r w:rsidRPr="00E03B11">
              <w:rPr>
                <w:rFonts w:eastAsia="Times New Roman" w:cstheme="minorHAnsi"/>
                <w:color w:val="000000"/>
                <w:vertAlign w:val="subscript"/>
                <w:lang w:val="en-GB"/>
              </w:rPr>
              <w:t>CRRT</w:t>
            </w:r>
            <w:r w:rsidRPr="00E03B11">
              <w:rPr>
                <w:rFonts w:eastAsia="Times New Roman" w:cstheme="minorHAnsi"/>
                <w:color w:val="000000"/>
                <w:lang w:val="en-GB"/>
              </w:rPr>
              <w:t xml:space="preserve"> (%CV)</w:t>
            </w:r>
          </w:p>
        </w:tc>
        <w:tc>
          <w:tcPr>
            <w:tcW w:w="1366" w:type="pct"/>
            <w:tcBorders>
              <w:top w:val="nil"/>
              <w:left w:val="nil"/>
              <w:bottom w:val="nil"/>
              <w:right w:val="nil"/>
            </w:tcBorders>
            <w:shd w:val="clear" w:color="auto" w:fill="FFFFFF"/>
            <w:noWrap/>
            <w:tcMar>
              <w:top w:w="60" w:type="dxa"/>
              <w:left w:w="180" w:type="dxa"/>
              <w:bottom w:w="60" w:type="dxa"/>
              <w:right w:w="180" w:type="dxa"/>
            </w:tcMar>
            <w:vAlign w:val="center"/>
          </w:tcPr>
          <w:p w14:paraId="3E37B560" w14:textId="77777777" w:rsidR="001E1CA6" w:rsidRPr="00E03B11" w:rsidRDefault="001E1CA6" w:rsidP="00BA7DD3">
            <w:pPr>
              <w:spacing w:after="0" w:line="240" w:lineRule="auto"/>
              <w:jc w:val="center"/>
              <w:rPr>
                <w:rFonts w:eastAsia="Times New Roman" w:cstheme="minorHAnsi"/>
                <w:b/>
                <w:bCs/>
                <w:color w:val="000000"/>
                <w:lang w:val="en-GB"/>
              </w:rPr>
            </w:pPr>
            <w:r w:rsidRPr="00E03B11">
              <w:rPr>
                <w:rFonts w:eastAsia="Times New Roman" w:cstheme="minorHAnsi"/>
                <w:color w:val="000000"/>
                <w:lang w:val="en-GB"/>
              </w:rPr>
              <w:t>44.</w:t>
            </w:r>
            <w:r>
              <w:rPr>
                <w:rFonts w:eastAsia="Times New Roman" w:cstheme="minorHAnsi"/>
                <w:color w:val="000000"/>
                <w:lang w:val="en-GB"/>
              </w:rPr>
              <w:t>3</w:t>
            </w:r>
            <w:r w:rsidRPr="00E03B11">
              <w:rPr>
                <w:rFonts w:eastAsia="Times New Roman" w:cstheme="minorHAnsi"/>
                <w:color w:val="000000"/>
                <w:lang w:val="en-GB"/>
              </w:rPr>
              <w:t xml:space="preserve"> (</w:t>
            </w:r>
            <w:r>
              <w:rPr>
                <w:rFonts w:eastAsia="Times New Roman" w:cstheme="minorHAnsi"/>
                <w:color w:val="000000"/>
                <w:lang w:val="en-GB"/>
              </w:rPr>
              <w:t>29</w:t>
            </w:r>
            <w:r w:rsidRPr="00E03B11">
              <w:rPr>
                <w:rFonts w:eastAsia="Times New Roman" w:cstheme="minorHAnsi"/>
                <w:color w:val="000000"/>
                <w:lang w:val="en-GB"/>
              </w:rPr>
              <w:t>.</w:t>
            </w:r>
            <w:r>
              <w:rPr>
                <w:rFonts w:eastAsia="Times New Roman" w:cstheme="minorHAnsi"/>
                <w:color w:val="000000"/>
                <w:lang w:val="en-GB"/>
              </w:rPr>
              <w:t>7</w:t>
            </w:r>
            <w:r>
              <w:rPr>
                <w:lang w:val="en-GB"/>
              </w:rPr>
              <w:t>–</w:t>
            </w:r>
            <w:r w:rsidRPr="00E03B11">
              <w:rPr>
                <w:rFonts w:eastAsia="Times New Roman" w:cstheme="minorHAnsi"/>
                <w:color w:val="000000"/>
                <w:lang w:val="en-GB"/>
              </w:rPr>
              <w:t>6</w:t>
            </w:r>
            <w:r>
              <w:rPr>
                <w:rFonts w:eastAsia="Times New Roman" w:cstheme="minorHAnsi"/>
                <w:color w:val="000000"/>
                <w:lang w:val="en-GB"/>
              </w:rPr>
              <w:t>7</w:t>
            </w:r>
            <w:r w:rsidRPr="00E03B11">
              <w:rPr>
                <w:rFonts w:eastAsia="Times New Roman" w:cstheme="minorHAnsi"/>
                <w:color w:val="000000"/>
                <w:lang w:val="en-GB"/>
              </w:rPr>
              <w:t>.</w:t>
            </w:r>
            <w:r>
              <w:rPr>
                <w:rFonts w:eastAsia="Times New Roman" w:cstheme="minorHAnsi"/>
                <w:color w:val="000000"/>
                <w:lang w:val="en-GB"/>
              </w:rPr>
              <w:t>8</w:t>
            </w:r>
            <w:r w:rsidRPr="00E03B11">
              <w:rPr>
                <w:rFonts w:eastAsia="Times New Roman" w:cstheme="minorHAnsi"/>
                <w:color w:val="000000"/>
                <w:lang w:val="en-GB"/>
              </w:rPr>
              <w:t>)</w:t>
            </w:r>
          </w:p>
        </w:tc>
        <w:tc>
          <w:tcPr>
            <w:tcW w:w="1367" w:type="pct"/>
            <w:tcBorders>
              <w:top w:val="nil"/>
              <w:left w:val="nil"/>
              <w:bottom w:val="nil"/>
              <w:right w:val="nil"/>
            </w:tcBorders>
            <w:shd w:val="clear" w:color="auto" w:fill="FFFFFF"/>
            <w:noWrap/>
            <w:tcMar>
              <w:top w:w="60" w:type="dxa"/>
              <w:left w:w="180" w:type="dxa"/>
              <w:bottom w:w="60" w:type="dxa"/>
              <w:right w:w="180" w:type="dxa"/>
            </w:tcMar>
            <w:vAlign w:val="center"/>
          </w:tcPr>
          <w:p w14:paraId="7A35EB34" w14:textId="77777777" w:rsidR="001E1CA6" w:rsidRPr="00E03B11" w:rsidRDefault="001E1CA6" w:rsidP="00BA7DD3">
            <w:pPr>
              <w:spacing w:after="0" w:line="240" w:lineRule="auto"/>
              <w:jc w:val="center"/>
              <w:rPr>
                <w:rFonts w:eastAsia="Times New Roman" w:cstheme="minorHAnsi"/>
                <w:lang w:val="en-GB"/>
              </w:rPr>
            </w:pPr>
            <w:r w:rsidRPr="00E03B11">
              <w:rPr>
                <w:rFonts w:eastAsia="Times New Roman" w:cstheme="minorHAnsi"/>
                <w:lang w:val="en-GB"/>
              </w:rPr>
              <w:t>4</w:t>
            </w:r>
            <w:r>
              <w:rPr>
                <w:rFonts w:eastAsia="Times New Roman" w:cstheme="minorHAnsi"/>
                <w:lang w:val="en-GB"/>
              </w:rPr>
              <w:t>2</w:t>
            </w:r>
            <w:r w:rsidRPr="00E03B11">
              <w:rPr>
                <w:rFonts w:eastAsia="Times New Roman" w:cstheme="minorHAnsi"/>
                <w:lang w:val="en-GB"/>
              </w:rPr>
              <w:t>.</w:t>
            </w:r>
            <w:r>
              <w:rPr>
                <w:rFonts w:eastAsia="Times New Roman" w:cstheme="minorHAnsi"/>
                <w:lang w:val="en-GB"/>
              </w:rPr>
              <w:t>3</w:t>
            </w:r>
            <w:r w:rsidRPr="00E03B11">
              <w:rPr>
                <w:rFonts w:eastAsia="Times New Roman" w:cstheme="minorHAnsi"/>
                <w:lang w:val="en-GB"/>
              </w:rPr>
              <w:t xml:space="preserve"> (2</w:t>
            </w:r>
            <w:r>
              <w:rPr>
                <w:rFonts w:eastAsia="Times New Roman" w:cstheme="minorHAnsi"/>
                <w:lang w:val="en-GB"/>
              </w:rPr>
              <w:t>6</w:t>
            </w:r>
            <w:r w:rsidRPr="00E03B11">
              <w:rPr>
                <w:rFonts w:eastAsia="Times New Roman" w:cstheme="minorHAnsi"/>
                <w:lang w:val="en-GB"/>
              </w:rPr>
              <w:t>.</w:t>
            </w:r>
            <w:r>
              <w:rPr>
                <w:rFonts w:eastAsia="Times New Roman" w:cstheme="minorHAnsi"/>
                <w:lang w:val="en-GB"/>
              </w:rPr>
              <w:t>2</w:t>
            </w:r>
            <w:r>
              <w:rPr>
                <w:lang w:val="en-GB"/>
              </w:rPr>
              <w:t>–</w:t>
            </w:r>
            <w:r w:rsidRPr="00E03B11">
              <w:rPr>
                <w:rFonts w:eastAsia="Times New Roman" w:cstheme="minorHAnsi"/>
                <w:lang w:val="en-GB"/>
              </w:rPr>
              <w:t>6</w:t>
            </w:r>
            <w:r>
              <w:rPr>
                <w:rFonts w:eastAsia="Times New Roman" w:cstheme="minorHAnsi"/>
                <w:lang w:val="en-GB"/>
              </w:rPr>
              <w:t>5</w:t>
            </w:r>
            <w:r w:rsidRPr="00E03B11">
              <w:rPr>
                <w:rFonts w:eastAsia="Times New Roman" w:cstheme="minorHAnsi"/>
                <w:lang w:val="en-GB"/>
              </w:rPr>
              <w:t>.</w:t>
            </w:r>
            <w:r>
              <w:rPr>
                <w:rFonts w:eastAsia="Times New Roman" w:cstheme="minorHAnsi"/>
                <w:lang w:val="en-GB"/>
              </w:rPr>
              <w:t>0</w:t>
            </w:r>
            <w:r w:rsidRPr="00E03B11">
              <w:rPr>
                <w:rFonts w:eastAsia="Times New Roman" w:cstheme="minorHAnsi"/>
                <w:lang w:val="en-GB"/>
              </w:rPr>
              <w:t>)</w:t>
            </w:r>
          </w:p>
        </w:tc>
      </w:tr>
      <w:tr w:rsidR="001E1CA6" w:rsidRPr="00E03B11" w14:paraId="3B6739EC" w14:textId="77777777" w:rsidTr="00BA7DD3">
        <w:tc>
          <w:tcPr>
            <w:tcW w:w="2267" w:type="pct"/>
            <w:tcBorders>
              <w:top w:val="nil"/>
              <w:left w:val="nil"/>
              <w:bottom w:val="nil"/>
              <w:right w:val="nil"/>
            </w:tcBorders>
            <w:shd w:val="clear" w:color="auto" w:fill="FFFFFF"/>
            <w:noWrap/>
            <w:tcMar>
              <w:top w:w="60" w:type="dxa"/>
              <w:left w:w="60" w:type="dxa"/>
              <w:bottom w:w="60" w:type="dxa"/>
              <w:right w:w="180" w:type="dxa"/>
            </w:tcMar>
            <w:vAlign w:val="center"/>
          </w:tcPr>
          <w:p w14:paraId="1F21B1A4" w14:textId="77777777" w:rsidR="001E1CA6" w:rsidRPr="00E03B11" w:rsidRDefault="001E1CA6" w:rsidP="00BA7DD3">
            <w:pPr>
              <w:spacing w:after="0" w:line="240" w:lineRule="auto"/>
              <w:ind w:firstLine="247"/>
              <w:jc w:val="both"/>
              <w:rPr>
                <w:rFonts w:eastAsia="Times New Roman" w:cstheme="minorHAnsi"/>
                <w:color w:val="000000"/>
                <w:lang w:val="en-GB"/>
              </w:rPr>
            </w:pPr>
            <w:r w:rsidRPr="00E03B11">
              <w:rPr>
                <w:rFonts w:eastAsia="Times New Roman" w:cstheme="minorHAnsi"/>
                <w:color w:val="000000"/>
                <w:lang w:val="en-GB"/>
              </w:rPr>
              <w:t xml:space="preserve">IIV on </w:t>
            </w:r>
            <w:proofErr w:type="spellStart"/>
            <w:r w:rsidRPr="00E03B11">
              <w:rPr>
                <w:rFonts w:eastAsia="Times New Roman" w:cstheme="minorHAnsi"/>
                <w:color w:val="000000"/>
                <w:lang w:val="en-GB"/>
              </w:rPr>
              <w:t>CL</w:t>
            </w:r>
            <w:r w:rsidRPr="00E03B11">
              <w:rPr>
                <w:rFonts w:eastAsia="Times New Roman" w:cstheme="minorHAnsi"/>
                <w:color w:val="000000"/>
                <w:vertAlign w:val="subscript"/>
                <w:lang w:val="en-GB"/>
              </w:rPr>
              <w:t>no</w:t>
            </w:r>
            <w:r>
              <w:rPr>
                <w:rFonts w:eastAsia="Times New Roman" w:cstheme="minorHAnsi"/>
                <w:color w:val="000000"/>
                <w:vertAlign w:val="subscript"/>
                <w:lang w:val="en-GB"/>
              </w:rPr>
              <w:t>n</w:t>
            </w:r>
            <w:proofErr w:type="spellEnd"/>
            <w:r>
              <w:rPr>
                <w:rFonts w:eastAsia="Times New Roman" w:cstheme="minorHAnsi"/>
                <w:color w:val="000000"/>
                <w:vertAlign w:val="subscript"/>
                <w:lang w:val="en-GB"/>
              </w:rPr>
              <w:t>-</w:t>
            </w:r>
            <w:r w:rsidRPr="00E03B11">
              <w:rPr>
                <w:rFonts w:eastAsia="Times New Roman" w:cstheme="minorHAnsi"/>
                <w:color w:val="000000"/>
                <w:vertAlign w:val="subscript"/>
                <w:lang w:val="en-GB"/>
              </w:rPr>
              <w:t>CRRT</w:t>
            </w:r>
            <w:r w:rsidRPr="00E03B11">
              <w:rPr>
                <w:rFonts w:eastAsia="Times New Roman" w:cstheme="minorHAnsi"/>
                <w:color w:val="000000"/>
                <w:lang w:val="en-GB"/>
              </w:rPr>
              <w:t xml:space="preserve"> (%CV)</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6AA8A5F6" w14:textId="77777777" w:rsidR="001E1CA6" w:rsidRPr="00E03B11" w:rsidRDefault="001E1CA6" w:rsidP="00BA7DD3">
            <w:pPr>
              <w:spacing w:after="0" w:line="240" w:lineRule="auto"/>
              <w:jc w:val="center"/>
              <w:rPr>
                <w:rFonts w:eastAsia="Times New Roman" w:cstheme="minorHAnsi"/>
                <w:color w:val="000000"/>
                <w:lang w:val="en-GB"/>
              </w:rPr>
            </w:pPr>
            <w:r>
              <w:rPr>
                <w:lang w:val="en-GB"/>
              </w:rPr>
              <w:t>49</w:t>
            </w:r>
            <w:r w:rsidRPr="00E03B11">
              <w:rPr>
                <w:lang w:val="en-GB"/>
              </w:rPr>
              <w:t>.</w:t>
            </w:r>
            <w:r>
              <w:rPr>
                <w:lang w:val="en-GB"/>
              </w:rPr>
              <w:t>7</w:t>
            </w:r>
            <w:r w:rsidRPr="00E03B11">
              <w:rPr>
                <w:lang w:val="en-GB"/>
              </w:rPr>
              <w:t xml:space="preserve"> (4</w:t>
            </w:r>
            <w:r>
              <w:rPr>
                <w:lang w:val="en-GB"/>
              </w:rPr>
              <w:t>0</w:t>
            </w:r>
            <w:r w:rsidRPr="00E03B11">
              <w:rPr>
                <w:lang w:val="en-GB"/>
              </w:rPr>
              <w:t>.</w:t>
            </w:r>
            <w:r>
              <w:rPr>
                <w:lang w:val="en-GB"/>
              </w:rPr>
              <w:t>2–</w:t>
            </w:r>
            <w:r w:rsidRPr="00E03B11">
              <w:rPr>
                <w:lang w:val="en-GB"/>
              </w:rPr>
              <w:t>6</w:t>
            </w:r>
            <w:r>
              <w:rPr>
                <w:lang w:val="en-GB"/>
              </w:rPr>
              <w:t>2</w:t>
            </w:r>
            <w:r w:rsidRPr="00E03B11">
              <w:rPr>
                <w:lang w:val="en-GB"/>
              </w:rPr>
              <w:t>.</w:t>
            </w:r>
            <w:r>
              <w:rPr>
                <w:lang w:val="en-GB"/>
              </w:rPr>
              <w:t>1</w:t>
            </w:r>
            <w:r w:rsidRPr="00E03B11">
              <w:rPr>
                <w:lang w:val="en-GB"/>
              </w:rPr>
              <w:t>)</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62F3BB59" w14:textId="77777777" w:rsidR="001E1CA6" w:rsidRPr="00E03B11" w:rsidRDefault="001E1CA6" w:rsidP="00BA7DD3">
            <w:pPr>
              <w:spacing w:after="0" w:line="240" w:lineRule="auto"/>
              <w:jc w:val="center"/>
              <w:rPr>
                <w:rFonts w:eastAsia="Times New Roman" w:cstheme="minorHAnsi"/>
                <w:color w:val="000000"/>
                <w:lang w:val="en-GB"/>
              </w:rPr>
            </w:pPr>
            <w:r w:rsidRPr="00E03B11">
              <w:rPr>
                <w:rFonts w:eastAsia="Times New Roman" w:cstheme="minorHAnsi"/>
                <w:color w:val="000000"/>
                <w:lang w:val="en-GB"/>
              </w:rPr>
              <w:t>5</w:t>
            </w:r>
            <w:r>
              <w:rPr>
                <w:rFonts w:eastAsia="Times New Roman" w:cstheme="minorHAnsi"/>
                <w:color w:val="000000"/>
                <w:lang w:val="en-GB"/>
              </w:rPr>
              <w:t>0</w:t>
            </w:r>
            <w:r w:rsidRPr="00E03B11">
              <w:rPr>
                <w:rFonts w:eastAsia="Times New Roman" w:cstheme="minorHAnsi"/>
                <w:color w:val="000000"/>
                <w:lang w:val="en-GB"/>
              </w:rPr>
              <w:t>.</w:t>
            </w:r>
            <w:r>
              <w:rPr>
                <w:rFonts w:eastAsia="Times New Roman" w:cstheme="minorHAnsi"/>
                <w:color w:val="000000"/>
                <w:lang w:val="en-GB"/>
              </w:rPr>
              <w:t>0</w:t>
            </w:r>
            <w:r w:rsidRPr="00E03B11">
              <w:rPr>
                <w:rFonts w:eastAsia="Times New Roman" w:cstheme="minorHAnsi"/>
                <w:color w:val="000000"/>
                <w:lang w:val="en-GB"/>
              </w:rPr>
              <w:t xml:space="preserve"> (4</w:t>
            </w:r>
            <w:r>
              <w:rPr>
                <w:rFonts w:eastAsia="Times New Roman" w:cstheme="minorHAnsi"/>
                <w:color w:val="000000"/>
                <w:lang w:val="en-GB"/>
              </w:rPr>
              <w:t>0</w:t>
            </w:r>
            <w:r w:rsidRPr="00E03B11">
              <w:rPr>
                <w:rFonts w:eastAsia="Times New Roman" w:cstheme="minorHAnsi"/>
                <w:color w:val="000000"/>
                <w:lang w:val="en-GB"/>
              </w:rPr>
              <w:t>.</w:t>
            </w:r>
            <w:r>
              <w:rPr>
                <w:rFonts w:eastAsia="Times New Roman" w:cstheme="minorHAnsi"/>
                <w:color w:val="000000"/>
                <w:lang w:val="en-GB"/>
              </w:rPr>
              <w:t>2</w:t>
            </w:r>
            <w:r>
              <w:rPr>
                <w:lang w:val="en-GB"/>
              </w:rPr>
              <w:t>–</w:t>
            </w:r>
            <w:r w:rsidRPr="00E03B11">
              <w:rPr>
                <w:rFonts w:eastAsia="Times New Roman" w:cstheme="minorHAnsi"/>
                <w:color w:val="000000"/>
                <w:lang w:val="en-GB"/>
              </w:rPr>
              <w:t>6</w:t>
            </w:r>
            <w:r>
              <w:rPr>
                <w:rFonts w:eastAsia="Times New Roman" w:cstheme="minorHAnsi"/>
                <w:color w:val="000000"/>
                <w:lang w:val="en-GB"/>
              </w:rPr>
              <w:t>1</w:t>
            </w:r>
            <w:r w:rsidRPr="00E03B11">
              <w:rPr>
                <w:rFonts w:eastAsia="Times New Roman" w:cstheme="minorHAnsi"/>
                <w:color w:val="000000"/>
                <w:lang w:val="en-GB"/>
              </w:rPr>
              <w:t>.7)</w:t>
            </w:r>
          </w:p>
        </w:tc>
      </w:tr>
      <w:tr w:rsidR="001E1CA6" w:rsidRPr="00E03B11" w14:paraId="76DBE359" w14:textId="77777777" w:rsidTr="00BA7DD3">
        <w:tc>
          <w:tcPr>
            <w:tcW w:w="2267"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0225DE7E" w14:textId="77777777" w:rsidR="001E1CA6" w:rsidRPr="00E03B11" w:rsidRDefault="001E1CA6" w:rsidP="00BA7DD3">
            <w:pPr>
              <w:spacing w:after="0" w:line="240" w:lineRule="auto"/>
              <w:ind w:left="-231" w:firstLine="247"/>
              <w:jc w:val="both"/>
              <w:rPr>
                <w:rFonts w:eastAsia="Times New Roman" w:cstheme="minorHAnsi"/>
                <w:color w:val="000000"/>
                <w:lang w:val="en-GB"/>
              </w:rPr>
            </w:pPr>
            <w:r w:rsidRPr="00E03B11">
              <w:rPr>
                <w:rFonts w:eastAsia="Times New Roman" w:cstheme="minorHAnsi"/>
                <w:color w:val="000000"/>
                <w:lang w:val="en-GB"/>
              </w:rPr>
              <w:t xml:space="preserve">IIV on </w:t>
            </w:r>
            <w:proofErr w:type="spellStart"/>
            <w:r w:rsidRPr="00E03B11">
              <w:rPr>
                <w:rFonts w:eastAsia="Times New Roman" w:cstheme="minorHAnsi"/>
                <w:color w:val="000000"/>
                <w:lang w:val="en-GB"/>
              </w:rPr>
              <w:t>V</w:t>
            </w:r>
            <w:r w:rsidRPr="00E03B11">
              <w:rPr>
                <w:rFonts w:eastAsia="Times New Roman" w:cstheme="minorHAnsi"/>
                <w:color w:val="000000"/>
                <w:vertAlign w:val="subscript"/>
                <w:lang w:val="en-GB"/>
              </w:rPr>
              <w:t>c</w:t>
            </w:r>
            <w:proofErr w:type="spellEnd"/>
            <w:r w:rsidRPr="00E03B11">
              <w:rPr>
                <w:rFonts w:eastAsia="Times New Roman" w:cstheme="minorHAnsi"/>
                <w:color w:val="000000"/>
                <w:lang w:val="en-GB"/>
              </w:rPr>
              <w:t xml:space="preserve"> (%CV)</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01D52D64" w14:textId="77777777" w:rsidR="001E1CA6" w:rsidRPr="00E03B11" w:rsidRDefault="001E1CA6" w:rsidP="00BA7DD3">
            <w:pPr>
              <w:spacing w:after="0" w:line="240" w:lineRule="auto"/>
              <w:jc w:val="center"/>
              <w:rPr>
                <w:rFonts w:eastAsia="Times New Roman" w:cstheme="minorHAnsi"/>
                <w:color w:val="000000"/>
                <w:lang w:val="en-GB"/>
              </w:rPr>
            </w:pPr>
            <w:r>
              <w:rPr>
                <w:lang w:val="en-GB"/>
              </w:rPr>
              <w:t>57</w:t>
            </w:r>
            <w:r w:rsidRPr="00E03B11">
              <w:rPr>
                <w:lang w:val="en-GB"/>
              </w:rPr>
              <w:t>.</w:t>
            </w:r>
            <w:r>
              <w:rPr>
                <w:lang w:val="en-GB"/>
              </w:rPr>
              <w:t>9</w:t>
            </w:r>
            <w:r w:rsidRPr="00E03B11">
              <w:rPr>
                <w:lang w:val="en-GB"/>
              </w:rPr>
              <w:t xml:space="preserve"> (4</w:t>
            </w:r>
            <w:r>
              <w:rPr>
                <w:lang w:val="en-GB"/>
              </w:rPr>
              <w:t>5</w:t>
            </w:r>
            <w:r w:rsidRPr="00E03B11">
              <w:rPr>
                <w:lang w:val="en-GB"/>
              </w:rPr>
              <w:t>.</w:t>
            </w:r>
            <w:r>
              <w:rPr>
                <w:lang w:val="en-GB"/>
              </w:rPr>
              <w:t>7–</w:t>
            </w:r>
            <w:r w:rsidRPr="00E03B11">
              <w:rPr>
                <w:lang w:val="en-GB"/>
              </w:rPr>
              <w:t>7</w:t>
            </w:r>
            <w:r>
              <w:rPr>
                <w:lang w:val="en-GB"/>
              </w:rPr>
              <w:t>4</w:t>
            </w:r>
            <w:r w:rsidRPr="00E03B11">
              <w:rPr>
                <w:lang w:val="en-GB"/>
              </w:rPr>
              <w:t>.</w:t>
            </w:r>
            <w:r>
              <w:rPr>
                <w:lang w:val="en-GB"/>
              </w:rPr>
              <w:t>4</w:t>
            </w:r>
            <w:r w:rsidRPr="00E03B11">
              <w:rPr>
                <w:lang w:val="en-GB"/>
              </w:rPr>
              <w:t>)</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6A3B0FD9" w14:textId="77777777" w:rsidR="001E1CA6" w:rsidRPr="00E03B11" w:rsidRDefault="001E1CA6" w:rsidP="00BA7DD3">
            <w:pPr>
              <w:spacing w:after="0" w:line="240" w:lineRule="auto"/>
              <w:jc w:val="center"/>
              <w:rPr>
                <w:rFonts w:eastAsia="Times New Roman" w:cstheme="minorHAnsi"/>
                <w:color w:val="000000"/>
                <w:lang w:val="en-GB"/>
              </w:rPr>
            </w:pPr>
            <w:r w:rsidRPr="00E03B11">
              <w:rPr>
                <w:rFonts w:eastAsia="Times New Roman" w:cstheme="minorHAnsi"/>
                <w:color w:val="000000"/>
                <w:lang w:val="en-GB"/>
              </w:rPr>
              <w:t>5</w:t>
            </w:r>
            <w:r>
              <w:rPr>
                <w:rFonts w:eastAsia="Times New Roman" w:cstheme="minorHAnsi"/>
                <w:color w:val="000000"/>
                <w:lang w:val="en-GB"/>
              </w:rPr>
              <w:t>7</w:t>
            </w:r>
            <w:r w:rsidRPr="00E03B11">
              <w:rPr>
                <w:rFonts w:eastAsia="Times New Roman" w:cstheme="minorHAnsi"/>
                <w:color w:val="000000"/>
                <w:lang w:val="en-GB"/>
              </w:rPr>
              <w:t>.</w:t>
            </w:r>
            <w:r>
              <w:rPr>
                <w:rFonts w:eastAsia="Times New Roman" w:cstheme="minorHAnsi"/>
                <w:color w:val="000000"/>
                <w:lang w:val="en-GB"/>
              </w:rPr>
              <w:t>3</w:t>
            </w:r>
            <w:r w:rsidRPr="00E03B11">
              <w:rPr>
                <w:rFonts w:eastAsia="Times New Roman" w:cstheme="minorHAnsi"/>
                <w:color w:val="000000"/>
                <w:lang w:val="en-GB"/>
              </w:rPr>
              <w:t xml:space="preserve"> (4</w:t>
            </w:r>
            <w:r>
              <w:rPr>
                <w:rFonts w:eastAsia="Times New Roman" w:cstheme="minorHAnsi"/>
                <w:color w:val="000000"/>
                <w:lang w:val="en-GB"/>
              </w:rPr>
              <w:t>4</w:t>
            </w:r>
            <w:r w:rsidRPr="00E03B11">
              <w:rPr>
                <w:rFonts w:eastAsia="Times New Roman" w:cstheme="minorHAnsi"/>
                <w:color w:val="000000"/>
                <w:lang w:val="en-GB"/>
              </w:rPr>
              <w:t>.</w:t>
            </w:r>
            <w:r>
              <w:rPr>
                <w:rFonts w:eastAsia="Times New Roman" w:cstheme="minorHAnsi"/>
                <w:color w:val="000000"/>
                <w:lang w:val="en-GB"/>
              </w:rPr>
              <w:t>4</w:t>
            </w:r>
            <w:r>
              <w:rPr>
                <w:lang w:val="en-GB"/>
              </w:rPr>
              <w:t>–</w:t>
            </w:r>
            <w:r w:rsidRPr="00E03B11">
              <w:rPr>
                <w:rFonts w:eastAsia="Times New Roman" w:cstheme="minorHAnsi"/>
                <w:color w:val="000000"/>
                <w:lang w:val="en-GB"/>
              </w:rPr>
              <w:t>7</w:t>
            </w:r>
            <w:r>
              <w:rPr>
                <w:rFonts w:eastAsia="Times New Roman" w:cstheme="minorHAnsi"/>
                <w:color w:val="000000"/>
                <w:lang w:val="en-GB"/>
              </w:rPr>
              <w:t>3</w:t>
            </w:r>
            <w:r w:rsidRPr="00E03B11">
              <w:rPr>
                <w:rFonts w:eastAsia="Times New Roman" w:cstheme="minorHAnsi"/>
                <w:color w:val="000000"/>
                <w:lang w:val="en-GB"/>
              </w:rPr>
              <w:t>.1)</w:t>
            </w:r>
          </w:p>
        </w:tc>
      </w:tr>
      <w:tr w:rsidR="001E1CA6" w:rsidRPr="00E03B11" w14:paraId="79E7BE92" w14:textId="77777777" w:rsidTr="00BA7DD3">
        <w:tc>
          <w:tcPr>
            <w:tcW w:w="2267" w:type="pct"/>
            <w:tcBorders>
              <w:top w:val="nil"/>
              <w:left w:val="nil"/>
              <w:bottom w:val="nil"/>
              <w:right w:val="nil"/>
            </w:tcBorders>
            <w:shd w:val="clear" w:color="auto" w:fill="FFFFFF"/>
            <w:noWrap/>
            <w:tcMar>
              <w:top w:w="60" w:type="dxa"/>
              <w:left w:w="300" w:type="dxa"/>
              <w:bottom w:w="60" w:type="dxa"/>
              <w:right w:w="180" w:type="dxa"/>
            </w:tcMar>
            <w:vAlign w:val="center"/>
          </w:tcPr>
          <w:p w14:paraId="6CADB8A0" w14:textId="77777777" w:rsidR="001E1CA6" w:rsidRPr="00E03B11" w:rsidRDefault="001E1CA6" w:rsidP="00BA7DD3">
            <w:pPr>
              <w:spacing w:after="0" w:line="240" w:lineRule="auto"/>
              <w:ind w:left="-231" w:firstLine="366"/>
              <w:jc w:val="both"/>
              <w:rPr>
                <w:rFonts w:eastAsia="Times New Roman" w:cstheme="minorHAnsi"/>
                <w:color w:val="000000"/>
                <w:lang w:val="en-GB"/>
              </w:rPr>
            </w:pPr>
            <w:proofErr w:type="spellStart"/>
            <w:r w:rsidRPr="00E03B11">
              <w:rPr>
                <w:rFonts w:eastAsia="Times New Roman" w:cstheme="minorHAnsi"/>
                <w:color w:val="000000"/>
                <w:lang w:val="en-GB"/>
              </w:rPr>
              <w:t>Cov</w:t>
            </w:r>
            <w:proofErr w:type="spellEnd"/>
            <w:r w:rsidRPr="00E03B11">
              <w:rPr>
                <w:rFonts w:eastAsia="Times New Roman" w:cstheme="minorHAnsi"/>
                <w:color w:val="000000"/>
                <w:lang w:val="en-GB"/>
              </w:rPr>
              <w:t xml:space="preserve">(IIV on </w:t>
            </w:r>
            <w:proofErr w:type="spellStart"/>
            <w:r w:rsidRPr="00E03B11">
              <w:rPr>
                <w:rFonts w:eastAsia="Times New Roman" w:cstheme="minorHAnsi"/>
                <w:color w:val="000000"/>
                <w:lang w:val="en-GB"/>
              </w:rPr>
              <w:t>CL</w:t>
            </w:r>
            <w:r w:rsidRPr="00E03B11">
              <w:rPr>
                <w:rFonts w:eastAsia="Times New Roman" w:cstheme="minorHAnsi"/>
                <w:color w:val="000000"/>
                <w:vertAlign w:val="subscript"/>
                <w:lang w:val="en-GB"/>
              </w:rPr>
              <w:t>no</w:t>
            </w:r>
            <w:r>
              <w:rPr>
                <w:rFonts w:eastAsia="Times New Roman" w:cstheme="minorHAnsi"/>
                <w:color w:val="000000"/>
                <w:vertAlign w:val="subscript"/>
                <w:lang w:val="en-GB"/>
              </w:rPr>
              <w:t>n</w:t>
            </w:r>
            <w:proofErr w:type="spellEnd"/>
            <w:r>
              <w:rPr>
                <w:rFonts w:eastAsia="Times New Roman" w:cstheme="minorHAnsi"/>
                <w:color w:val="000000"/>
                <w:vertAlign w:val="subscript"/>
                <w:lang w:val="en-GB"/>
              </w:rPr>
              <w:t>-</w:t>
            </w:r>
            <w:r w:rsidRPr="00E03B11">
              <w:rPr>
                <w:rFonts w:eastAsia="Times New Roman" w:cstheme="minorHAnsi"/>
                <w:color w:val="000000"/>
                <w:vertAlign w:val="subscript"/>
                <w:lang w:val="en-GB"/>
              </w:rPr>
              <w:t>CRRT</w:t>
            </w:r>
            <w:r w:rsidRPr="00E03B11">
              <w:rPr>
                <w:rFonts w:eastAsia="Times New Roman" w:cstheme="minorHAnsi"/>
                <w:color w:val="000000"/>
                <w:lang w:val="en-GB"/>
              </w:rPr>
              <w:t>-</w:t>
            </w:r>
            <w:proofErr w:type="spellStart"/>
            <w:r w:rsidRPr="00E03B11">
              <w:rPr>
                <w:rFonts w:eastAsia="Times New Roman" w:cstheme="minorHAnsi"/>
                <w:color w:val="000000"/>
                <w:lang w:val="en-GB"/>
              </w:rPr>
              <w:t>V</w:t>
            </w:r>
            <w:r w:rsidRPr="00E03B11">
              <w:rPr>
                <w:rFonts w:eastAsia="Times New Roman" w:cstheme="minorHAnsi"/>
                <w:color w:val="000000"/>
                <w:vertAlign w:val="subscript"/>
                <w:lang w:val="en-GB"/>
              </w:rPr>
              <w:t>c</w:t>
            </w:r>
            <w:proofErr w:type="spellEnd"/>
            <w:r w:rsidRPr="00E03B11">
              <w:rPr>
                <w:rFonts w:eastAsia="Times New Roman" w:cstheme="minorHAnsi"/>
                <w:color w:val="000000"/>
                <w:lang w:val="en-GB"/>
              </w:rPr>
              <w:t>) (%CV)</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5F90D686" w14:textId="77777777" w:rsidR="001E1CA6" w:rsidRPr="00E03B11" w:rsidRDefault="001E1CA6" w:rsidP="00BA7DD3">
            <w:pPr>
              <w:spacing w:after="0" w:line="240" w:lineRule="auto"/>
              <w:jc w:val="center"/>
              <w:rPr>
                <w:lang w:val="en-GB"/>
              </w:rPr>
            </w:pPr>
            <w:r>
              <w:rPr>
                <w:lang w:val="en-GB"/>
              </w:rPr>
              <w:t>28</w:t>
            </w:r>
            <w:r w:rsidRPr="00E03B11">
              <w:rPr>
                <w:lang w:val="en-GB"/>
              </w:rPr>
              <w:t>.</w:t>
            </w:r>
            <w:r>
              <w:rPr>
                <w:lang w:val="en-GB"/>
              </w:rPr>
              <w:t>6</w:t>
            </w:r>
            <w:r w:rsidRPr="00E03B11">
              <w:rPr>
                <w:lang w:val="en-GB"/>
              </w:rPr>
              <w:t xml:space="preserve"> (</w:t>
            </w:r>
            <w:r>
              <w:rPr>
                <w:lang w:val="en-GB"/>
              </w:rPr>
              <w:t>4</w:t>
            </w:r>
            <w:r w:rsidRPr="00E03B11">
              <w:rPr>
                <w:lang w:val="en-GB"/>
              </w:rPr>
              <w:t>.</w:t>
            </w:r>
            <w:r>
              <w:rPr>
                <w:lang w:val="en-GB"/>
              </w:rPr>
              <w:t>6–</w:t>
            </w:r>
            <w:r w:rsidRPr="00E03B11">
              <w:rPr>
                <w:lang w:val="en-GB"/>
              </w:rPr>
              <w:t>4</w:t>
            </w:r>
            <w:r>
              <w:rPr>
                <w:lang w:val="en-GB"/>
              </w:rPr>
              <w:t>0</w:t>
            </w:r>
            <w:r w:rsidRPr="00E03B11">
              <w:rPr>
                <w:lang w:val="en-GB"/>
              </w:rPr>
              <w:t>.</w:t>
            </w:r>
            <w:r>
              <w:rPr>
                <w:lang w:val="en-GB"/>
              </w:rPr>
              <w:t>9</w:t>
            </w:r>
            <w:r w:rsidRPr="00E03B11">
              <w:rPr>
                <w:lang w:val="en-GB"/>
              </w:rPr>
              <w:t>)</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5282AB05" w14:textId="77777777" w:rsidR="001E1CA6" w:rsidRPr="00E03B11" w:rsidRDefault="001E1CA6" w:rsidP="00BA7DD3">
            <w:pPr>
              <w:spacing w:after="0" w:line="240" w:lineRule="auto"/>
              <w:jc w:val="center"/>
              <w:rPr>
                <w:lang w:val="en-GB"/>
              </w:rPr>
            </w:pPr>
            <w:r>
              <w:rPr>
                <w:lang w:val="en-GB"/>
              </w:rPr>
              <w:t>28</w:t>
            </w:r>
            <w:r w:rsidRPr="00E03B11">
              <w:rPr>
                <w:lang w:val="en-GB"/>
              </w:rPr>
              <w:t>.</w:t>
            </w:r>
            <w:r>
              <w:rPr>
                <w:lang w:val="en-GB"/>
              </w:rPr>
              <w:t>5</w:t>
            </w:r>
            <w:r w:rsidRPr="00E03B11">
              <w:rPr>
                <w:lang w:val="en-GB"/>
              </w:rPr>
              <w:t xml:space="preserve"> (1</w:t>
            </w:r>
            <w:r>
              <w:rPr>
                <w:lang w:val="en-GB"/>
              </w:rPr>
              <w:t>2</w:t>
            </w:r>
            <w:r w:rsidRPr="00E03B11">
              <w:rPr>
                <w:lang w:val="en-GB"/>
              </w:rPr>
              <w:t>.</w:t>
            </w:r>
            <w:r>
              <w:rPr>
                <w:lang w:val="en-GB"/>
              </w:rPr>
              <w:t>5–</w:t>
            </w:r>
            <w:r w:rsidRPr="00E03B11">
              <w:rPr>
                <w:lang w:val="en-GB"/>
              </w:rPr>
              <w:t>4</w:t>
            </w:r>
            <w:r>
              <w:rPr>
                <w:lang w:val="en-GB"/>
              </w:rPr>
              <w:t>4</w:t>
            </w:r>
            <w:r w:rsidRPr="00E03B11">
              <w:rPr>
                <w:lang w:val="en-GB"/>
              </w:rPr>
              <w:t>.</w:t>
            </w:r>
            <w:r>
              <w:rPr>
                <w:lang w:val="en-GB"/>
              </w:rPr>
              <w:t>2</w:t>
            </w:r>
            <w:r w:rsidRPr="00E03B11">
              <w:rPr>
                <w:lang w:val="en-GB"/>
              </w:rPr>
              <w:t>)</w:t>
            </w:r>
          </w:p>
        </w:tc>
      </w:tr>
      <w:tr w:rsidR="001E1CA6" w:rsidRPr="00E03B11" w14:paraId="04B687E6" w14:textId="77777777" w:rsidTr="00BA7DD3">
        <w:tc>
          <w:tcPr>
            <w:tcW w:w="2267" w:type="pct"/>
            <w:tcBorders>
              <w:top w:val="nil"/>
              <w:left w:val="nil"/>
              <w:bottom w:val="nil"/>
              <w:right w:val="nil"/>
            </w:tcBorders>
            <w:shd w:val="clear" w:color="auto" w:fill="FFFFFF"/>
            <w:noWrap/>
            <w:tcMar>
              <w:top w:w="60" w:type="dxa"/>
              <w:left w:w="60" w:type="dxa"/>
              <w:bottom w:w="60" w:type="dxa"/>
              <w:right w:w="180" w:type="dxa"/>
            </w:tcMar>
            <w:vAlign w:val="center"/>
          </w:tcPr>
          <w:p w14:paraId="4A86EC7C" w14:textId="77777777" w:rsidR="001E1CA6" w:rsidRPr="00E03B11" w:rsidRDefault="001E1CA6" w:rsidP="00BA7DD3">
            <w:pPr>
              <w:spacing w:after="0" w:line="240" w:lineRule="auto"/>
              <w:jc w:val="both"/>
              <w:rPr>
                <w:rFonts w:eastAsia="Times New Roman" w:cstheme="minorHAnsi"/>
                <w:b/>
                <w:bCs/>
                <w:color w:val="000000"/>
                <w:lang w:val="en-GB"/>
              </w:rPr>
            </w:pPr>
            <w:r w:rsidRPr="00E03B11">
              <w:rPr>
                <w:rFonts w:eastAsia="Times New Roman" w:cstheme="minorHAnsi"/>
                <w:b/>
                <w:bCs/>
                <w:color w:val="000000"/>
                <w:lang w:val="en-GB"/>
              </w:rPr>
              <w:lastRenderedPageBreak/>
              <w:t>Residual variability</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352B3E38" w14:textId="77777777" w:rsidR="001E1CA6" w:rsidRPr="00E03B11" w:rsidRDefault="001E1CA6" w:rsidP="00BA7DD3">
            <w:pPr>
              <w:spacing w:after="0" w:line="240" w:lineRule="auto"/>
              <w:jc w:val="center"/>
              <w:rPr>
                <w:rFonts w:eastAsia="Times New Roman" w:cstheme="minorHAnsi"/>
                <w:b/>
                <w:bCs/>
                <w:color w:val="000000"/>
                <w:lang w:val="en-GB"/>
              </w:rPr>
            </w:pP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56FEB6C5" w14:textId="77777777" w:rsidR="001E1CA6" w:rsidRPr="00E03B11" w:rsidRDefault="001E1CA6" w:rsidP="00BA7DD3">
            <w:pPr>
              <w:spacing w:after="0" w:line="240" w:lineRule="auto"/>
              <w:jc w:val="center"/>
              <w:rPr>
                <w:rFonts w:eastAsia="Times New Roman" w:cstheme="minorHAnsi"/>
                <w:lang w:val="en-GB"/>
              </w:rPr>
            </w:pPr>
          </w:p>
        </w:tc>
      </w:tr>
      <w:tr w:rsidR="001E1CA6" w:rsidRPr="00E03B11" w14:paraId="26BB5044" w14:textId="77777777" w:rsidTr="00BA7DD3">
        <w:tc>
          <w:tcPr>
            <w:tcW w:w="2267" w:type="pct"/>
            <w:tcBorders>
              <w:top w:val="nil"/>
              <w:left w:val="nil"/>
              <w:bottom w:val="single" w:sz="4" w:space="0" w:color="auto"/>
              <w:right w:val="nil"/>
            </w:tcBorders>
            <w:shd w:val="clear" w:color="auto" w:fill="FFFFFF"/>
            <w:noWrap/>
            <w:tcMar>
              <w:top w:w="60" w:type="dxa"/>
              <w:left w:w="300" w:type="dxa"/>
              <w:bottom w:w="60" w:type="dxa"/>
              <w:right w:w="180" w:type="dxa"/>
            </w:tcMar>
            <w:hideMark/>
          </w:tcPr>
          <w:p w14:paraId="69883E58" w14:textId="77777777" w:rsidR="001E1CA6" w:rsidRPr="00E03B11" w:rsidRDefault="001E1CA6" w:rsidP="00BA7DD3">
            <w:pPr>
              <w:spacing w:after="0" w:line="240" w:lineRule="auto"/>
              <w:jc w:val="both"/>
              <w:rPr>
                <w:rFonts w:eastAsia="Times New Roman" w:cstheme="minorHAnsi"/>
                <w:color w:val="000000"/>
                <w:lang w:val="en-GB"/>
              </w:rPr>
            </w:pPr>
            <w:r w:rsidRPr="00E03B11">
              <w:rPr>
                <w:rFonts w:eastAsia="Times New Roman" w:cstheme="minorHAnsi"/>
                <w:color w:val="000000"/>
                <w:lang w:val="en-GB"/>
              </w:rPr>
              <w:t>Proportional error(%CV)</w:t>
            </w:r>
          </w:p>
        </w:tc>
        <w:tc>
          <w:tcPr>
            <w:tcW w:w="1366" w:type="pct"/>
            <w:tcBorders>
              <w:top w:val="nil"/>
              <w:left w:val="nil"/>
              <w:bottom w:val="single" w:sz="4" w:space="0" w:color="auto"/>
              <w:right w:val="nil"/>
            </w:tcBorders>
            <w:shd w:val="clear" w:color="auto" w:fill="FFFFFF"/>
            <w:noWrap/>
            <w:tcMar>
              <w:top w:w="60" w:type="dxa"/>
              <w:left w:w="180" w:type="dxa"/>
              <w:bottom w:w="60" w:type="dxa"/>
              <w:right w:w="180" w:type="dxa"/>
            </w:tcMar>
          </w:tcPr>
          <w:p w14:paraId="2ACCB439" w14:textId="77777777" w:rsidR="001E1CA6" w:rsidRPr="00E03B11" w:rsidRDefault="001E1CA6" w:rsidP="00BA7DD3">
            <w:pPr>
              <w:spacing w:after="0" w:line="240" w:lineRule="auto"/>
              <w:jc w:val="center"/>
              <w:rPr>
                <w:rFonts w:eastAsia="Times New Roman" w:cstheme="minorHAnsi"/>
                <w:color w:val="000000"/>
                <w:lang w:val="en-GB"/>
              </w:rPr>
            </w:pPr>
            <w:r w:rsidRPr="00E03B11">
              <w:rPr>
                <w:rFonts w:eastAsia="Times New Roman" w:cstheme="minorHAnsi"/>
                <w:color w:val="000000"/>
                <w:lang w:val="en-GB"/>
              </w:rPr>
              <w:t>16.</w:t>
            </w:r>
            <w:r>
              <w:rPr>
                <w:rFonts w:eastAsia="Times New Roman" w:cstheme="minorHAnsi"/>
                <w:color w:val="000000"/>
                <w:lang w:val="en-GB"/>
              </w:rPr>
              <w:t>7</w:t>
            </w:r>
            <w:r w:rsidRPr="00E03B11">
              <w:rPr>
                <w:rFonts w:eastAsia="Times New Roman" w:cstheme="minorHAnsi"/>
                <w:color w:val="000000"/>
                <w:lang w:val="en-GB"/>
              </w:rPr>
              <w:t xml:space="preserve"> (14.</w:t>
            </w:r>
            <w:r>
              <w:rPr>
                <w:rFonts w:eastAsia="Times New Roman" w:cstheme="minorHAnsi"/>
                <w:color w:val="000000"/>
                <w:lang w:val="en-GB"/>
              </w:rPr>
              <w:t>6</w:t>
            </w:r>
            <w:r>
              <w:rPr>
                <w:lang w:val="en-GB"/>
              </w:rPr>
              <w:t>–</w:t>
            </w:r>
            <w:r w:rsidRPr="00E03B11">
              <w:rPr>
                <w:rFonts w:eastAsia="Times New Roman" w:cstheme="minorHAnsi"/>
                <w:color w:val="000000"/>
                <w:lang w:val="en-GB"/>
              </w:rPr>
              <w:t>19.1)</w:t>
            </w:r>
          </w:p>
        </w:tc>
        <w:tc>
          <w:tcPr>
            <w:tcW w:w="1367" w:type="pct"/>
            <w:tcBorders>
              <w:top w:val="nil"/>
              <w:left w:val="nil"/>
              <w:bottom w:val="single" w:sz="4" w:space="0" w:color="auto"/>
              <w:right w:val="nil"/>
            </w:tcBorders>
            <w:shd w:val="clear" w:color="auto" w:fill="FFFFFF"/>
            <w:noWrap/>
            <w:tcMar>
              <w:top w:w="60" w:type="dxa"/>
              <w:left w:w="180" w:type="dxa"/>
              <w:bottom w:w="60" w:type="dxa"/>
              <w:right w:w="180" w:type="dxa"/>
            </w:tcMar>
          </w:tcPr>
          <w:p w14:paraId="0A2ACB06" w14:textId="77777777" w:rsidR="001E1CA6" w:rsidRPr="00E03B11" w:rsidRDefault="001E1CA6" w:rsidP="00BA7DD3">
            <w:pPr>
              <w:spacing w:after="0" w:line="240" w:lineRule="auto"/>
              <w:jc w:val="center"/>
              <w:rPr>
                <w:rFonts w:eastAsia="Times New Roman" w:cstheme="minorHAnsi"/>
                <w:color w:val="000000"/>
                <w:lang w:val="en-GB"/>
              </w:rPr>
            </w:pPr>
            <w:r w:rsidRPr="00E03B11">
              <w:rPr>
                <w:rFonts w:eastAsia="Times New Roman" w:cstheme="minorHAnsi"/>
                <w:color w:val="000000"/>
                <w:lang w:val="en-GB"/>
              </w:rPr>
              <w:t>16.</w:t>
            </w:r>
            <w:r>
              <w:rPr>
                <w:rFonts w:eastAsia="Times New Roman" w:cstheme="minorHAnsi"/>
                <w:color w:val="000000"/>
                <w:lang w:val="en-GB"/>
              </w:rPr>
              <w:t>5</w:t>
            </w:r>
            <w:r w:rsidRPr="00E03B11">
              <w:rPr>
                <w:rFonts w:eastAsia="Times New Roman" w:cstheme="minorHAnsi"/>
                <w:color w:val="000000"/>
                <w:lang w:val="en-GB"/>
              </w:rPr>
              <w:t xml:space="preserve"> (14.</w:t>
            </w:r>
            <w:r>
              <w:rPr>
                <w:rFonts w:eastAsia="Times New Roman" w:cstheme="minorHAnsi"/>
                <w:color w:val="000000"/>
                <w:lang w:val="en-GB"/>
              </w:rPr>
              <w:t>4</w:t>
            </w:r>
            <w:r w:rsidRPr="00E03B11">
              <w:rPr>
                <w:rFonts w:eastAsia="Times New Roman" w:cstheme="minorHAnsi"/>
                <w:color w:val="000000"/>
                <w:lang w:val="en-GB"/>
              </w:rPr>
              <w:t>–1</w:t>
            </w:r>
            <w:r>
              <w:rPr>
                <w:rFonts w:eastAsia="Times New Roman" w:cstheme="minorHAnsi"/>
                <w:color w:val="000000"/>
                <w:lang w:val="en-GB"/>
              </w:rPr>
              <w:t>8</w:t>
            </w:r>
            <w:r w:rsidRPr="00E03B11">
              <w:rPr>
                <w:rFonts w:eastAsia="Times New Roman" w:cstheme="minorHAnsi"/>
                <w:color w:val="000000"/>
                <w:lang w:val="en-GB"/>
              </w:rPr>
              <w:t>.</w:t>
            </w:r>
            <w:r>
              <w:rPr>
                <w:rFonts w:eastAsia="Times New Roman" w:cstheme="minorHAnsi"/>
                <w:color w:val="000000"/>
                <w:lang w:val="en-GB"/>
              </w:rPr>
              <w:t>8</w:t>
            </w:r>
            <w:r w:rsidRPr="00E03B11">
              <w:rPr>
                <w:rFonts w:eastAsia="Times New Roman" w:cstheme="minorHAnsi"/>
                <w:color w:val="000000"/>
                <w:lang w:val="en-GB"/>
              </w:rPr>
              <w:t>)</w:t>
            </w:r>
          </w:p>
        </w:tc>
      </w:tr>
      <w:tr w:rsidR="001E1CA6" w:rsidRPr="00E03B11" w14:paraId="762E203E" w14:textId="77777777" w:rsidTr="00BA7DD3">
        <w:tc>
          <w:tcPr>
            <w:tcW w:w="5000" w:type="pct"/>
            <w:gridSpan w:val="3"/>
            <w:tcBorders>
              <w:top w:val="nil"/>
              <w:left w:val="nil"/>
              <w:bottom w:val="nil"/>
              <w:right w:val="nil"/>
            </w:tcBorders>
            <w:shd w:val="clear" w:color="auto" w:fill="FFFFFF"/>
            <w:noWrap/>
            <w:tcMar>
              <w:top w:w="60" w:type="dxa"/>
              <w:left w:w="300" w:type="dxa"/>
              <w:bottom w:w="60" w:type="dxa"/>
              <w:right w:w="180" w:type="dxa"/>
            </w:tcMar>
          </w:tcPr>
          <w:p w14:paraId="7B03052F" w14:textId="152050B2" w:rsidR="001E1CA6" w:rsidRPr="00E03B11" w:rsidRDefault="001E1CA6" w:rsidP="00BA7DD3">
            <w:pPr>
              <w:spacing w:after="0" w:line="240" w:lineRule="auto"/>
              <w:ind w:left="-299"/>
              <w:jc w:val="both"/>
              <w:rPr>
                <w:lang w:val="en-GB"/>
              </w:rPr>
            </w:pPr>
            <w:r w:rsidRPr="00E03B11">
              <w:rPr>
                <w:lang w:val="en-GB"/>
              </w:rPr>
              <w:t>BW, body weight; CI, confidence interval; CRRT, continuous renal replacement therapy; CL</w:t>
            </w:r>
            <w:r w:rsidRPr="00E03B11">
              <w:rPr>
                <w:vertAlign w:val="subscript"/>
                <w:lang w:val="en-GB"/>
              </w:rPr>
              <w:t>CRRT</w:t>
            </w:r>
            <w:r w:rsidRPr="00E03B11">
              <w:rPr>
                <w:lang w:val="en-GB"/>
              </w:rPr>
              <w:t xml:space="preserve">, clearance when patients were on CRRT; </w:t>
            </w:r>
            <w:proofErr w:type="spellStart"/>
            <w:r w:rsidRPr="00E03B11">
              <w:rPr>
                <w:lang w:val="en-GB"/>
              </w:rPr>
              <w:t>CL</w:t>
            </w:r>
            <w:r w:rsidRPr="00E03B11">
              <w:rPr>
                <w:vertAlign w:val="subscript"/>
                <w:lang w:val="en-GB"/>
              </w:rPr>
              <w:t>no</w:t>
            </w:r>
            <w:r>
              <w:rPr>
                <w:vertAlign w:val="subscript"/>
                <w:lang w:val="en-GB"/>
              </w:rPr>
              <w:t>n</w:t>
            </w:r>
            <w:proofErr w:type="spellEnd"/>
            <w:r>
              <w:rPr>
                <w:vertAlign w:val="subscript"/>
                <w:lang w:val="en-GB"/>
              </w:rPr>
              <w:t>-</w:t>
            </w:r>
            <w:r w:rsidRPr="00E03B11">
              <w:rPr>
                <w:vertAlign w:val="subscript"/>
                <w:lang w:val="en-GB"/>
              </w:rPr>
              <w:t>CRRT</w:t>
            </w:r>
            <w:r w:rsidRPr="00E03B11">
              <w:rPr>
                <w:lang w:val="en-GB"/>
              </w:rPr>
              <w:t xml:space="preserve">, clearance when patients were not on CRRT; </w:t>
            </w:r>
            <w:proofErr w:type="spellStart"/>
            <w:r w:rsidRPr="00E03B11">
              <w:rPr>
                <w:lang w:val="en-GB"/>
              </w:rPr>
              <w:t>Cov</w:t>
            </w:r>
            <w:proofErr w:type="spellEnd"/>
            <w:r w:rsidRPr="00E03B11">
              <w:rPr>
                <w:lang w:val="en-GB"/>
              </w:rPr>
              <w:t xml:space="preserve">, covariance; CV, coefficient of variation expressed as % CV = </w:t>
            </w:r>
            <m:oMath>
              <m:rad>
                <m:radPr>
                  <m:degHide m:val="1"/>
                  <m:ctrlPr>
                    <w:rPr>
                      <w:rFonts w:ascii="Cambria Math" w:hAnsi="Cambria Math" w:cstheme="minorHAnsi"/>
                      <w:lang w:val="en-GB"/>
                    </w:rPr>
                  </m:ctrlPr>
                </m:radPr>
                <m:deg/>
                <m:e>
                  <m:sSup>
                    <m:sSupPr>
                      <m:ctrlPr>
                        <w:rPr>
                          <w:rFonts w:ascii="Cambria Math" w:hAnsi="Cambria Math" w:cstheme="minorHAnsi"/>
                          <w:i/>
                          <w:lang w:val="en-GB"/>
                        </w:rPr>
                      </m:ctrlPr>
                    </m:sSupPr>
                    <m:e>
                      <m:r>
                        <m:rPr>
                          <m:nor/>
                        </m:rPr>
                        <w:rPr>
                          <w:rFonts w:cstheme="minorHAnsi"/>
                          <w:lang w:val="en-GB"/>
                        </w:rPr>
                        <m:t>e</m:t>
                      </m:r>
                    </m:e>
                    <m:sup>
                      <m:sSup>
                        <m:sSupPr>
                          <m:ctrlPr>
                            <w:rPr>
                              <w:rFonts w:ascii="Cambria Math" w:hAnsi="Cambria Math" w:cstheme="minorHAnsi"/>
                              <w:i/>
                              <w:lang w:val="en-GB"/>
                            </w:rPr>
                          </m:ctrlPr>
                        </m:sSupPr>
                        <m:e>
                          <m:r>
                            <m:rPr>
                              <m:nor/>
                            </m:rPr>
                            <w:rPr>
                              <w:rFonts w:cstheme="minorHAnsi"/>
                              <w:lang w:val="en-GB"/>
                            </w:rPr>
                            <m:t>ω</m:t>
                          </m:r>
                        </m:e>
                        <m:sup>
                          <m:r>
                            <m:rPr>
                              <m:nor/>
                            </m:rPr>
                            <w:rPr>
                              <w:rFonts w:cstheme="minorHAnsi"/>
                              <w:lang w:val="en-GB"/>
                            </w:rPr>
                            <m:t>2</m:t>
                          </m:r>
                        </m:sup>
                      </m:sSup>
                    </m:sup>
                  </m:sSup>
                  <m:r>
                    <m:rPr>
                      <m:nor/>
                    </m:rPr>
                    <w:rPr>
                      <w:rFonts w:cstheme="minorHAnsi"/>
                      <w:lang w:val="en-GB"/>
                    </w:rPr>
                    <m:t>-1</m:t>
                  </m:r>
                </m:e>
              </m:rad>
            </m:oMath>
            <w:r w:rsidRPr="00E03B11">
              <w:rPr>
                <w:lang w:val="en-GB"/>
              </w:rPr>
              <w:t>×100%;</w:t>
            </w:r>
            <w:r w:rsidRPr="00E03B11">
              <w:rPr>
                <w:lang w:val="en-GB"/>
              </w:rPr>
              <w:fldChar w:fldCharType="begin"/>
            </w:r>
            <w:ins w:id="1507" w:author="My Luong Vuong" w:date="2023-11-24T09:57:00Z">
              <w:r w:rsidR="00B307D1">
                <w:rPr>
                  <w:lang w:val="en-GB"/>
                </w:rPr>
                <w:instrText xml:space="preserve"> ADDIN EN.CITE &lt;EndNote&gt;&lt;Cite&gt;&lt;Author&gt;Mould&lt;/Author&gt;&lt;Year&gt;2013&lt;/Year&gt;&lt;RecNum&gt;38&lt;/RecNum&gt;&lt;DisplayText&gt; [24]&lt;/DisplayText&gt;&lt;record&gt;&lt;rec-number&gt;38&lt;/rec-number&gt;&lt;foreign-keys&gt;&lt;key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ins>
            <w:del w:id="1508" w:author="My Luong Vuong" w:date="2023-11-24T09:57:00Z">
              <w:r w:rsidR="00996EFA" w:rsidDel="00B307D1">
                <w:rPr>
                  <w:lang w:val="en-GB"/>
                </w:rPr>
                <w:delInstrText xml:space="preserve"> ADDIN EN.CITE &lt;EndNote&gt;&lt;Cite&gt;&lt;Author&gt;Mould&lt;/Author&gt;&lt;Year&gt;2013&lt;/Year&gt;&lt;RecNum&gt;38&lt;/RecNum&gt;&lt;DisplayText&gt; [25]&lt;/DisplayText&gt;&lt;record&gt;&lt;rec-number&gt;38&lt;/rec-number&gt;&lt;foreign-keys&gt;&lt;key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delInstrText>
              </w:r>
            </w:del>
            <w:r w:rsidRPr="00E03B11">
              <w:rPr>
                <w:lang w:val="en-GB"/>
              </w:rPr>
              <w:fldChar w:fldCharType="separate"/>
            </w:r>
            <w:ins w:id="1509" w:author="My Luong Vuong" w:date="2023-11-24T09:57:00Z">
              <w:r w:rsidR="00B307D1">
                <w:rPr>
                  <w:noProof/>
                  <w:lang w:val="en-GB"/>
                </w:rPr>
                <w:t> [24]</w:t>
              </w:r>
            </w:ins>
            <w:del w:id="1510" w:author="My Luong Vuong" w:date="2023-11-24T09:57:00Z">
              <w:r w:rsidR="00996EFA" w:rsidDel="00B307D1">
                <w:rPr>
                  <w:noProof/>
                  <w:lang w:val="en-GB"/>
                </w:rPr>
                <w:delText> [25]</w:delText>
              </w:r>
            </w:del>
            <w:r w:rsidRPr="00E03B11">
              <w:rPr>
                <w:lang w:val="en-GB"/>
              </w:rPr>
              <w:fldChar w:fldCharType="end"/>
            </w:r>
            <w:r w:rsidRPr="00865855">
              <w:rPr>
                <w:rFonts w:eastAsia="Times New Roman" w:cstheme="minorHAnsi"/>
                <w:color w:val="000000"/>
                <w:lang w:val="en-GB"/>
              </w:rPr>
              <w:t xml:space="preserve"> </w:t>
            </w:r>
            <w:proofErr w:type="spellStart"/>
            <w:r w:rsidRPr="00865855">
              <w:rPr>
                <w:rFonts w:eastAsia="Times New Roman" w:cstheme="minorHAnsi"/>
                <w:color w:val="000000"/>
                <w:lang w:val="en-GB"/>
              </w:rPr>
              <w:t>eGFR</w:t>
            </w:r>
            <w:r w:rsidRPr="00FA221C">
              <w:rPr>
                <w:rFonts w:eastAsia="Times New Roman" w:cstheme="minorHAnsi"/>
                <w:color w:val="000000"/>
                <w:vertAlign w:val="subscript"/>
                <w:lang w:val="en-GB"/>
              </w:rPr>
              <w:t>CKD</w:t>
            </w:r>
            <w:proofErr w:type="spellEnd"/>
            <w:r w:rsidRPr="00FA221C">
              <w:rPr>
                <w:rFonts w:eastAsia="Times New Roman" w:cstheme="minorHAnsi"/>
                <w:color w:val="000000"/>
                <w:vertAlign w:val="subscript"/>
                <w:lang w:val="en-GB"/>
              </w:rPr>
              <w:t>-EPI</w:t>
            </w:r>
            <w:r w:rsidRPr="00BC0B89">
              <w:rPr>
                <w:rFonts w:eastAsia="Times New Roman" w:cstheme="minorHAnsi"/>
                <w:color w:val="000000"/>
                <w:lang w:val="en-GB"/>
              </w:rPr>
              <w:t>,</w:t>
            </w:r>
            <w:r>
              <w:rPr>
                <w:rFonts w:eastAsia="Times New Roman" w:cstheme="minorHAnsi"/>
                <w:color w:val="000000"/>
                <w:vertAlign w:val="subscript"/>
                <w:lang w:val="en-GB"/>
              </w:rPr>
              <w:t xml:space="preserve"> </w:t>
            </w:r>
            <w:r w:rsidRPr="00620262">
              <w:rPr>
                <w:rFonts w:cstheme="minorHAnsi"/>
                <w:lang w:val="en-GB"/>
              </w:rPr>
              <w:t xml:space="preserve">estimated </w:t>
            </w:r>
            <w:r w:rsidRPr="00620262">
              <w:rPr>
                <w:rFonts w:cstheme="minorHAnsi"/>
                <w:color w:val="000000" w:themeColor="text1"/>
                <w:lang w:val="en-GB"/>
              </w:rPr>
              <w:t>glomerular filtration rate (calculated using the Chronic Kidney Disease Epidemiology Collaboration equation</w:t>
            </w:r>
            <w:r>
              <w:rPr>
                <w:rFonts w:cstheme="minorHAnsi"/>
                <w:color w:val="000000" w:themeColor="text1"/>
                <w:lang w:val="en-GB"/>
              </w:rPr>
              <w:t>)</w:t>
            </w:r>
            <w:r>
              <w:rPr>
                <w:rFonts w:eastAsia="Times New Roman" w:cstheme="minorHAnsi"/>
                <w:color w:val="000000"/>
                <w:lang w:val="en-GB"/>
              </w:rPr>
              <w:t>;</w:t>
            </w:r>
            <w:r w:rsidRPr="00E03B11">
              <w:rPr>
                <w:lang w:val="en-GB"/>
              </w:rPr>
              <w:t xml:space="preserve"> IIV, inter-individual variability; Q, inter-compartmental clearance; </w:t>
            </w:r>
            <w:proofErr w:type="spellStart"/>
            <w:r w:rsidRPr="00E03B11">
              <w:rPr>
                <w:lang w:val="en-GB"/>
              </w:rPr>
              <w:t>V</w:t>
            </w:r>
            <w:r w:rsidRPr="00E0600B">
              <w:rPr>
                <w:vertAlign w:val="subscript"/>
                <w:lang w:val="en-GB"/>
              </w:rPr>
              <w:t>c</w:t>
            </w:r>
            <w:proofErr w:type="spellEnd"/>
            <w:r w:rsidRPr="00E03B11">
              <w:rPr>
                <w:lang w:val="en-GB"/>
              </w:rPr>
              <w:t xml:space="preserve">, volume of distribution in the central compartment; </w:t>
            </w:r>
            <w:proofErr w:type="spellStart"/>
            <w:r w:rsidRPr="00E03B11">
              <w:rPr>
                <w:lang w:val="en-GB"/>
              </w:rPr>
              <w:t>V</w:t>
            </w:r>
            <w:r w:rsidRPr="00E0600B">
              <w:rPr>
                <w:vertAlign w:val="subscript"/>
                <w:lang w:val="en-GB"/>
              </w:rPr>
              <w:t>p</w:t>
            </w:r>
            <w:proofErr w:type="spellEnd"/>
            <w:r w:rsidRPr="00E03B11">
              <w:rPr>
                <w:lang w:val="en-GB"/>
              </w:rPr>
              <w:t>, volume of distribution in the peripheral compartment.</w:t>
            </w:r>
          </w:p>
          <w:p w14:paraId="3DEADD07" w14:textId="77777777" w:rsidR="001E1CA6" w:rsidRPr="00E03B11" w:rsidRDefault="001E1CA6" w:rsidP="00BA7DD3">
            <w:pPr>
              <w:spacing w:after="0" w:line="240" w:lineRule="auto"/>
              <w:ind w:left="-299"/>
              <w:jc w:val="both"/>
              <w:rPr>
                <w:lang w:val="en-GB"/>
              </w:rPr>
            </w:pPr>
            <w:r w:rsidRPr="00E03B11">
              <w:rPr>
                <w:lang w:val="en-GB"/>
              </w:rPr>
              <w:t xml:space="preserve">*Data are represented as the median of the </w:t>
            </w:r>
            <w:r>
              <w:rPr>
                <w:lang w:val="en-GB"/>
              </w:rPr>
              <w:t>2000</w:t>
            </w:r>
            <w:r w:rsidRPr="00E03B11">
              <w:rPr>
                <w:lang w:val="en-GB"/>
              </w:rPr>
              <w:t xml:space="preserve"> bootstrap</w:t>
            </w:r>
            <w:r>
              <w:rPr>
                <w:lang w:val="en-GB"/>
              </w:rPr>
              <w:t xml:space="preserve"> runs (200 bootstrap runs </w:t>
            </w:r>
            <w:r w:rsidRPr="006B33C0">
              <w:rPr>
                <w:lang w:val="en-GB"/>
              </w:rPr>
              <w:t>×</w:t>
            </w:r>
            <w:r>
              <w:rPr>
                <w:lang w:val="en-GB"/>
              </w:rPr>
              <w:t xml:space="preserve"> 10 multiple imputed datasets)</w:t>
            </w:r>
            <w:r w:rsidRPr="00E03B11">
              <w:rPr>
                <w:lang w:val="en-GB"/>
              </w:rPr>
              <w:t xml:space="preserve">. The </w:t>
            </w:r>
            <w:r>
              <w:rPr>
                <w:lang w:val="en-GB"/>
              </w:rPr>
              <w:t>median successful minimization</w:t>
            </w:r>
            <w:r w:rsidRPr="00E03B11">
              <w:rPr>
                <w:lang w:val="en-GB"/>
              </w:rPr>
              <w:t xml:space="preserve"> rate for the </w:t>
            </w:r>
            <w:r>
              <w:rPr>
                <w:lang w:val="en-GB"/>
              </w:rPr>
              <w:t>2000</w:t>
            </w:r>
            <w:r w:rsidRPr="00E03B11">
              <w:rPr>
                <w:lang w:val="en-GB"/>
              </w:rPr>
              <w:t xml:space="preserve"> bootstrap</w:t>
            </w:r>
            <w:r>
              <w:rPr>
                <w:lang w:val="en-GB"/>
              </w:rPr>
              <w:t xml:space="preserve"> runs</w:t>
            </w:r>
            <w:r w:rsidRPr="00E03B11">
              <w:rPr>
                <w:lang w:val="en-GB"/>
              </w:rPr>
              <w:t xml:space="preserve"> was 96.</w:t>
            </w:r>
            <w:r>
              <w:rPr>
                <w:lang w:val="en-GB"/>
              </w:rPr>
              <w:t>5</w:t>
            </w:r>
            <w:r w:rsidRPr="00E03B11">
              <w:rPr>
                <w:lang w:val="en-GB"/>
              </w:rPr>
              <w:t>%.</w:t>
            </w:r>
          </w:p>
        </w:tc>
      </w:tr>
    </w:tbl>
    <w:p w14:paraId="35B0F30A" w14:textId="77777777" w:rsidR="00966B10" w:rsidRPr="001E1CA6" w:rsidRDefault="00966B10" w:rsidP="00857E76">
      <w:pPr>
        <w:spacing w:after="0" w:line="480" w:lineRule="auto"/>
        <w:jc w:val="both"/>
        <w:rPr>
          <w:rFonts w:eastAsia="Times New Roman" w:cstheme="minorHAnsi"/>
          <w:color w:val="000000" w:themeColor="text1"/>
        </w:rPr>
      </w:pPr>
    </w:p>
    <w:p w14:paraId="2B7A1F6C" w14:textId="5FAF3C99" w:rsidR="00966B10" w:rsidRPr="00E03B11" w:rsidRDefault="00966B10" w:rsidP="00857E76">
      <w:pPr>
        <w:spacing w:after="0" w:line="480" w:lineRule="auto"/>
        <w:jc w:val="both"/>
        <w:rPr>
          <w:rFonts w:eastAsia="Times New Roman" w:cstheme="minorHAnsi"/>
          <w:color w:val="000000" w:themeColor="text1"/>
          <w:lang w:val="en-GB"/>
        </w:rPr>
      </w:pPr>
    </w:p>
    <w:p w14:paraId="225A0CBE" w14:textId="2B9BF937" w:rsidR="001B111A" w:rsidRDefault="001B111A" w:rsidP="001B111A">
      <w:pPr>
        <w:spacing w:after="0" w:line="480" w:lineRule="auto"/>
        <w:jc w:val="both"/>
        <w:rPr>
          <w:rFonts w:eastAsia="Times New Roman" w:cstheme="minorHAnsi"/>
          <w:color w:val="000000" w:themeColor="text1"/>
          <w:lang w:val="en-GB"/>
        </w:rPr>
      </w:pPr>
      <w:r w:rsidRPr="00E03B11">
        <w:rPr>
          <w:rFonts w:eastAsia="Times New Roman" w:cstheme="minorHAnsi"/>
          <w:b/>
          <w:bCs/>
          <w:color w:val="000000" w:themeColor="text1"/>
          <w:lang w:val="en-GB"/>
        </w:rPr>
        <w:t>Table 3</w:t>
      </w:r>
      <w:r w:rsidRPr="00E03B11">
        <w:rPr>
          <w:rFonts w:eastAsia="Times New Roman" w:cstheme="minorHAnsi"/>
          <w:color w:val="000000" w:themeColor="text1"/>
          <w:lang w:val="en-GB"/>
        </w:rPr>
        <w:t xml:space="preserve">. </w:t>
      </w:r>
      <w:r w:rsidR="00125C5F" w:rsidRPr="00125C5F">
        <w:rPr>
          <w:rFonts w:eastAsia="Times New Roman" w:cstheme="minorHAnsi"/>
          <w:color w:val="000000" w:themeColor="text1"/>
          <w:lang w:val="en-GB"/>
        </w:rPr>
        <w:t>Fluconazole dosing strategy with minimally 90% probability of target attainment in ICU patients.</w:t>
      </w:r>
    </w:p>
    <w:tbl>
      <w:tblPr>
        <w:tblStyle w:val="TableGrid"/>
        <w:tblW w:w="0" w:type="auto"/>
        <w:tblLook w:val="04A0" w:firstRow="1" w:lastRow="0" w:firstColumn="1" w:lastColumn="0" w:noHBand="0" w:noVBand="1"/>
      </w:tblPr>
      <w:tblGrid>
        <w:gridCol w:w="2263"/>
        <w:gridCol w:w="2671"/>
        <w:gridCol w:w="2672"/>
        <w:gridCol w:w="2672"/>
        <w:gridCol w:w="2672"/>
      </w:tblGrid>
      <w:tr w:rsidR="00B257DD" w14:paraId="3FDFFF5B" w14:textId="77777777" w:rsidTr="00BA7DD3">
        <w:tc>
          <w:tcPr>
            <w:tcW w:w="2263" w:type="dxa"/>
            <w:vMerge w:val="restart"/>
            <w:vAlign w:val="center"/>
          </w:tcPr>
          <w:p w14:paraId="24FC66C3"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 xml:space="preserve">Body weight </w:t>
            </w:r>
          </w:p>
        </w:tc>
        <w:tc>
          <w:tcPr>
            <w:tcW w:w="5343" w:type="dxa"/>
            <w:gridSpan w:val="2"/>
            <w:vAlign w:val="center"/>
          </w:tcPr>
          <w:p w14:paraId="01FF081B"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No CRRT</w:t>
            </w:r>
          </w:p>
        </w:tc>
        <w:tc>
          <w:tcPr>
            <w:tcW w:w="5344" w:type="dxa"/>
            <w:gridSpan w:val="2"/>
            <w:vAlign w:val="center"/>
          </w:tcPr>
          <w:p w14:paraId="2FE6AF4E"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CRRT</w:t>
            </w:r>
          </w:p>
        </w:tc>
      </w:tr>
      <w:tr w:rsidR="00B257DD" w14:paraId="460418A3" w14:textId="77777777" w:rsidTr="00BA7DD3">
        <w:tc>
          <w:tcPr>
            <w:tcW w:w="2263" w:type="dxa"/>
            <w:vMerge/>
          </w:tcPr>
          <w:p w14:paraId="0F54237F" w14:textId="77777777" w:rsidR="00B257DD" w:rsidRDefault="00B257DD" w:rsidP="00BA7DD3">
            <w:pPr>
              <w:spacing w:line="360" w:lineRule="auto"/>
              <w:jc w:val="both"/>
              <w:rPr>
                <w:rFonts w:eastAsia="Times New Roman" w:cstheme="minorHAnsi"/>
                <w:color w:val="000000" w:themeColor="text1"/>
                <w:lang w:val="en-GB"/>
              </w:rPr>
            </w:pPr>
          </w:p>
        </w:tc>
        <w:tc>
          <w:tcPr>
            <w:tcW w:w="2671" w:type="dxa"/>
            <w:vAlign w:val="center"/>
          </w:tcPr>
          <w:p w14:paraId="29E28605"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Loading dose</w:t>
            </w:r>
          </w:p>
          <w:p w14:paraId="723C4135"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(day 1)</w:t>
            </w:r>
          </w:p>
        </w:tc>
        <w:tc>
          <w:tcPr>
            <w:tcW w:w="2672" w:type="dxa"/>
            <w:vAlign w:val="center"/>
          </w:tcPr>
          <w:p w14:paraId="0C9E94D4"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Maintenance dose</w:t>
            </w:r>
          </w:p>
          <w:p w14:paraId="3AC0452F"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(from day 2)</w:t>
            </w:r>
          </w:p>
        </w:tc>
        <w:tc>
          <w:tcPr>
            <w:tcW w:w="2672" w:type="dxa"/>
            <w:vAlign w:val="center"/>
          </w:tcPr>
          <w:p w14:paraId="7D2AF071"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Loading dose</w:t>
            </w:r>
          </w:p>
          <w:p w14:paraId="73570D1E"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(day 1)</w:t>
            </w:r>
          </w:p>
        </w:tc>
        <w:tc>
          <w:tcPr>
            <w:tcW w:w="2672" w:type="dxa"/>
            <w:vAlign w:val="center"/>
          </w:tcPr>
          <w:p w14:paraId="6D9F31A8"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Maintenance dose</w:t>
            </w:r>
          </w:p>
          <w:p w14:paraId="0F40DA51"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(from day 2)</w:t>
            </w:r>
          </w:p>
        </w:tc>
      </w:tr>
      <w:tr w:rsidR="00B257DD" w14:paraId="747C373D" w14:textId="77777777" w:rsidTr="00BA7DD3">
        <w:tc>
          <w:tcPr>
            <w:tcW w:w="2263" w:type="dxa"/>
            <w:vAlign w:val="center"/>
          </w:tcPr>
          <w:p w14:paraId="2631FC6F" w14:textId="56F65CDD" w:rsidR="00B257DD" w:rsidRPr="007B517F" w:rsidRDefault="00B257DD" w:rsidP="00BA7DD3">
            <w:pPr>
              <w:spacing w:line="360" w:lineRule="auto"/>
              <w:jc w:val="center"/>
              <w:rPr>
                <w:rFonts w:eastAsia="Times New Roman" w:cstheme="minorHAnsi"/>
                <w:color w:val="000000" w:themeColor="text1"/>
                <w:lang w:val="en-GB"/>
              </w:rPr>
            </w:pPr>
            <w:r w:rsidRPr="007B517F">
              <w:rPr>
                <w:rFonts w:eastAsia="Times New Roman" w:cstheme="minorHAnsi"/>
                <w:color w:val="000000" w:themeColor="text1"/>
                <w:lang w:val="en-GB"/>
              </w:rPr>
              <w:t xml:space="preserve">30 kg - </w:t>
            </w:r>
            <w:r w:rsidR="001363B3">
              <w:rPr>
                <w:rFonts w:eastAsia="Times New Roman" w:cstheme="minorHAnsi"/>
                <w:color w:val="000000" w:themeColor="text1"/>
                <w:lang w:val="en-GB"/>
              </w:rPr>
              <w:t>60</w:t>
            </w:r>
            <w:r w:rsidRPr="007B517F">
              <w:rPr>
                <w:rFonts w:eastAsia="Times New Roman" w:cstheme="minorHAnsi"/>
                <w:color w:val="000000" w:themeColor="text1"/>
                <w:lang w:val="en-GB"/>
              </w:rPr>
              <w:t xml:space="preserve"> kg</w:t>
            </w:r>
          </w:p>
        </w:tc>
        <w:tc>
          <w:tcPr>
            <w:tcW w:w="2671" w:type="dxa"/>
            <w:vAlign w:val="center"/>
          </w:tcPr>
          <w:p w14:paraId="66ADF248" w14:textId="77777777" w:rsidR="00B257DD" w:rsidRPr="00884585" w:rsidRDefault="00B257DD" w:rsidP="00BA7DD3">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800 mg q24h</w:t>
            </w:r>
          </w:p>
        </w:tc>
        <w:tc>
          <w:tcPr>
            <w:tcW w:w="2672" w:type="dxa"/>
            <w:vMerge w:val="restart"/>
            <w:vAlign w:val="center"/>
          </w:tcPr>
          <w:p w14:paraId="3A34AAB2" w14:textId="77777777" w:rsidR="00B257DD" w:rsidRDefault="00B257DD" w:rsidP="00BA7DD3">
            <w:pPr>
              <w:spacing w:line="360" w:lineRule="auto"/>
              <w:jc w:val="center"/>
              <w:rPr>
                <w:rFonts w:eastAsia="Times New Roman" w:cstheme="minorHAnsi"/>
                <w:color w:val="000000" w:themeColor="text1"/>
                <w:lang w:val="en-GB"/>
              </w:rPr>
            </w:pPr>
            <w:r w:rsidRPr="001841FB">
              <w:rPr>
                <w:rFonts w:eastAsia="Times New Roman" w:cstheme="minorHAnsi"/>
                <w:color w:val="000000" w:themeColor="text1"/>
                <w:lang w:val="en-GB"/>
              </w:rPr>
              <w:t>400 mg</w:t>
            </w:r>
            <w:r>
              <w:rPr>
                <w:rFonts w:eastAsia="Times New Roman" w:cstheme="minorHAnsi"/>
                <w:color w:val="000000" w:themeColor="text1"/>
                <w:lang w:val="en-GB"/>
              </w:rPr>
              <w:t xml:space="preserve"> q24h</w:t>
            </w:r>
          </w:p>
        </w:tc>
        <w:tc>
          <w:tcPr>
            <w:tcW w:w="2672" w:type="dxa"/>
            <w:vAlign w:val="center"/>
          </w:tcPr>
          <w:p w14:paraId="11852FC8" w14:textId="77777777" w:rsidR="00B257DD" w:rsidRPr="00884585" w:rsidRDefault="00B257DD" w:rsidP="00BA7DD3">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1000 mg q24h</w:t>
            </w:r>
          </w:p>
        </w:tc>
        <w:tc>
          <w:tcPr>
            <w:tcW w:w="2672" w:type="dxa"/>
            <w:vMerge w:val="restart"/>
            <w:vAlign w:val="center"/>
          </w:tcPr>
          <w:p w14:paraId="3D86B937"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8</w:t>
            </w:r>
            <w:r w:rsidRPr="001841FB">
              <w:rPr>
                <w:rFonts w:eastAsia="Times New Roman" w:cstheme="minorHAnsi"/>
                <w:color w:val="000000" w:themeColor="text1"/>
                <w:lang w:val="en-GB"/>
              </w:rPr>
              <w:t>00 mg</w:t>
            </w:r>
            <w:r>
              <w:rPr>
                <w:rFonts w:eastAsia="Times New Roman" w:cstheme="minorHAnsi"/>
                <w:color w:val="000000" w:themeColor="text1"/>
                <w:lang w:val="en-GB"/>
              </w:rPr>
              <w:t xml:space="preserve"> q24h</w:t>
            </w:r>
          </w:p>
        </w:tc>
      </w:tr>
      <w:tr w:rsidR="00B257DD" w14:paraId="3DF17ECA" w14:textId="77777777" w:rsidTr="00BA7DD3">
        <w:tc>
          <w:tcPr>
            <w:tcW w:w="2263" w:type="dxa"/>
            <w:vAlign w:val="center"/>
          </w:tcPr>
          <w:p w14:paraId="5C600B35" w14:textId="253F7BC7" w:rsidR="00B257DD" w:rsidRPr="007B517F" w:rsidRDefault="00B257DD" w:rsidP="00BA7DD3">
            <w:pPr>
              <w:spacing w:line="360" w:lineRule="auto"/>
              <w:jc w:val="center"/>
              <w:rPr>
                <w:rFonts w:eastAsia="Times New Roman" w:cstheme="minorHAnsi"/>
                <w:color w:val="000000" w:themeColor="text1"/>
                <w:lang w:val="en-GB"/>
              </w:rPr>
            </w:pPr>
            <w:r w:rsidRPr="007B517F">
              <w:rPr>
                <w:rFonts w:eastAsia="Times New Roman" w:cstheme="minorHAnsi"/>
                <w:color w:val="000000" w:themeColor="text1"/>
                <w:lang w:val="en-GB"/>
              </w:rPr>
              <w:t>6</w:t>
            </w:r>
            <w:r w:rsidR="00CA0E24">
              <w:rPr>
                <w:rFonts w:eastAsia="Times New Roman" w:cstheme="minorHAnsi"/>
                <w:color w:val="000000" w:themeColor="text1"/>
                <w:lang w:val="en-GB"/>
              </w:rPr>
              <w:t>1</w:t>
            </w:r>
            <w:r w:rsidRPr="007B517F">
              <w:rPr>
                <w:rFonts w:eastAsia="Times New Roman" w:cstheme="minorHAnsi"/>
                <w:color w:val="000000" w:themeColor="text1"/>
                <w:lang w:val="en-GB"/>
              </w:rPr>
              <w:t xml:space="preserve"> kg – </w:t>
            </w:r>
            <w:r w:rsidR="00CA0E24">
              <w:rPr>
                <w:rFonts w:eastAsia="Times New Roman" w:cstheme="minorHAnsi"/>
                <w:color w:val="000000" w:themeColor="text1"/>
                <w:lang w:val="en-GB"/>
              </w:rPr>
              <w:t>80</w:t>
            </w:r>
            <w:r w:rsidRPr="007B517F">
              <w:rPr>
                <w:rFonts w:eastAsia="Times New Roman" w:cstheme="minorHAnsi"/>
                <w:color w:val="000000" w:themeColor="text1"/>
                <w:lang w:val="en-GB"/>
              </w:rPr>
              <w:t xml:space="preserve"> kg</w:t>
            </w:r>
          </w:p>
        </w:tc>
        <w:tc>
          <w:tcPr>
            <w:tcW w:w="2671" w:type="dxa"/>
            <w:vAlign w:val="center"/>
          </w:tcPr>
          <w:p w14:paraId="6B9AC765" w14:textId="77777777" w:rsidR="00B257DD" w:rsidRPr="00884585" w:rsidRDefault="00B257DD" w:rsidP="00BA7DD3">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1000 mg q24h</w:t>
            </w:r>
          </w:p>
        </w:tc>
        <w:tc>
          <w:tcPr>
            <w:tcW w:w="2672" w:type="dxa"/>
            <w:vMerge/>
          </w:tcPr>
          <w:p w14:paraId="2BE0510C" w14:textId="77777777" w:rsidR="00B257DD" w:rsidRDefault="00B257DD" w:rsidP="00BA7DD3">
            <w:pPr>
              <w:spacing w:line="360" w:lineRule="auto"/>
              <w:jc w:val="both"/>
              <w:rPr>
                <w:rFonts w:eastAsia="Times New Roman" w:cstheme="minorHAnsi"/>
                <w:color w:val="000000" w:themeColor="text1"/>
                <w:lang w:val="en-GB"/>
              </w:rPr>
            </w:pPr>
          </w:p>
        </w:tc>
        <w:tc>
          <w:tcPr>
            <w:tcW w:w="2672" w:type="dxa"/>
            <w:vAlign w:val="center"/>
          </w:tcPr>
          <w:p w14:paraId="57920DCD" w14:textId="77777777" w:rsidR="00B257DD" w:rsidRPr="00884585" w:rsidRDefault="00B257DD" w:rsidP="00BA7DD3">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1200 mg q24h</w:t>
            </w:r>
          </w:p>
        </w:tc>
        <w:tc>
          <w:tcPr>
            <w:tcW w:w="2672" w:type="dxa"/>
            <w:vMerge/>
          </w:tcPr>
          <w:p w14:paraId="19286683" w14:textId="77777777" w:rsidR="00B257DD" w:rsidRDefault="00B257DD" w:rsidP="00BA7DD3">
            <w:pPr>
              <w:spacing w:line="360" w:lineRule="auto"/>
              <w:jc w:val="both"/>
              <w:rPr>
                <w:rFonts w:eastAsia="Times New Roman" w:cstheme="minorHAnsi"/>
                <w:color w:val="000000" w:themeColor="text1"/>
                <w:lang w:val="en-GB"/>
              </w:rPr>
            </w:pPr>
          </w:p>
        </w:tc>
      </w:tr>
      <w:tr w:rsidR="00B257DD" w14:paraId="44028E42" w14:textId="77777777" w:rsidTr="00BA7DD3">
        <w:tc>
          <w:tcPr>
            <w:tcW w:w="2263" w:type="dxa"/>
            <w:vAlign w:val="center"/>
          </w:tcPr>
          <w:p w14:paraId="7499E4FF" w14:textId="235477B9" w:rsidR="00B257DD" w:rsidRPr="007B517F" w:rsidRDefault="005D5ED7"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81</w:t>
            </w:r>
            <w:r w:rsidR="00B257DD" w:rsidRPr="007B517F">
              <w:rPr>
                <w:rFonts w:eastAsia="Times New Roman" w:cstheme="minorHAnsi"/>
                <w:color w:val="000000" w:themeColor="text1"/>
                <w:lang w:val="en-GB"/>
              </w:rPr>
              <w:t xml:space="preserve"> kg – </w:t>
            </w:r>
            <w:r>
              <w:rPr>
                <w:rFonts w:eastAsia="Times New Roman" w:cstheme="minorHAnsi"/>
                <w:color w:val="000000" w:themeColor="text1"/>
                <w:lang w:val="en-GB"/>
              </w:rPr>
              <w:t>100</w:t>
            </w:r>
            <w:r w:rsidR="00B257DD" w:rsidRPr="007B517F">
              <w:rPr>
                <w:rFonts w:eastAsia="Times New Roman" w:cstheme="minorHAnsi"/>
                <w:color w:val="000000" w:themeColor="text1"/>
                <w:lang w:val="en-GB"/>
              </w:rPr>
              <w:t xml:space="preserve"> kg</w:t>
            </w:r>
          </w:p>
        </w:tc>
        <w:tc>
          <w:tcPr>
            <w:tcW w:w="2671" w:type="dxa"/>
            <w:vAlign w:val="center"/>
          </w:tcPr>
          <w:p w14:paraId="4EF2EDC4" w14:textId="77777777" w:rsidR="00B257DD" w:rsidRPr="00884585" w:rsidRDefault="00B257DD" w:rsidP="00BA7DD3">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1200 mg q24h</w:t>
            </w:r>
          </w:p>
        </w:tc>
        <w:tc>
          <w:tcPr>
            <w:tcW w:w="2672" w:type="dxa"/>
            <w:vMerge/>
          </w:tcPr>
          <w:p w14:paraId="58985E08" w14:textId="77777777" w:rsidR="00B257DD" w:rsidRDefault="00B257DD" w:rsidP="00BA7DD3">
            <w:pPr>
              <w:spacing w:line="360" w:lineRule="auto"/>
              <w:jc w:val="both"/>
              <w:rPr>
                <w:rFonts w:eastAsia="Times New Roman" w:cstheme="minorHAnsi"/>
                <w:color w:val="000000" w:themeColor="text1"/>
                <w:lang w:val="en-GB"/>
              </w:rPr>
            </w:pPr>
          </w:p>
        </w:tc>
        <w:tc>
          <w:tcPr>
            <w:tcW w:w="2672" w:type="dxa"/>
            <w:vAlign w:val="center"/>
          </w:tcPr>
          <w:p w14:paraId="685C2CF9" w14:textId="77777777" w:rsidR="00B257DD" w:rsidRPr="00884585" w:rsidRDefault="00B257DD" w:rsidP="00BA7DD3">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1400 mg q24h</w:t>
            </w:r>
          </w:p>
        </w:tc>
        <w:tc>
          <w:tcPr>
            <w:tcW w:w="2672" w:type="dxa"/>
            <w:vMerge/>
          </w:tcPr>
          <w:p w14:paraId="33364505" w14:textId="77777777" w:rsidR="00B257DD" w:rsidRDefault="00B257DD" w:rsidP="00BA7DD3">
            <w:pPr>
              <w:spacing w:line="360" w:lineRule="auto"/>
              <w:jc w:val="both"/>
              <w:rPr>
                <w:rFonts w:eastAsia="Times New Roman" w:cstheme="minorHAnsi"/>
                <w:color w:val="000000" w:themeColor="text1"/>
                <w:lang w:val="en-GB"/>
              </w:rPr>
            </w:pPr>
          </w:p>
        </w:tc>
      </w:tr>
      <w:tr w:rsidR="00B257DD" w14:paraId="4C4DB81D" w14:textId="77777777" w:rsidTr="00BA7DD3">
        <w:tc>
          <w:tcPr>
            <w:tcW w:w="2263" w:type="dxa"/>
            <w:vAlign w:val="center"/>
          </w:tcPr>
          <w:p w14:paraId="311851B8" w14:textId="3A7926CE" w:rsidR="00B257DD" w:rsidRPr="007B517F" w:rsidRDefault="00B257DD" w:rsidP="00BA7DD3">
            <w:pPr>
              <w:spacing w:line="360" w:lineRule="auto"/>
              <w:jc w:val="center"/>
              <w:rPr>
                <w:rFonts w:eastAsia="Times New Roman" w:cstheme="minorHAnsi"/>
                <w:color w:val="000000" w:themeColor="text1"/>
                <w:lang w:val="en-GB"/>
              </w:rPr>
            </w:pPr>
            <w:r w:rsidRPr="007B517F">
              <w:rPr>
                <w:rFonts w:eastAsia="Times New Roman" w:cstheme="minorHAnsi"/>
                <w:color w:val="000000" w:themeColor="text1"/>
                <w:lang w:val="en-GB"/>
              </w:rPr>
              <w:t>10</w:t>
            </w:r>
            <w:r w:rsidR="00AD7FAB">
              <w:rPr>
                <w:rFonts w:eastAsia="Times New Roman" w:cstheme="minorHAnsi"/>
                <w:color w:val="000000" w:themeColor="text1"/>
                <w:lang w:val="en-GB"/>
              </w:rPr>
              <w:t>1</w:t>
            </w:r>
            <w:r w:rsidRPr="007B517F">
              <w:rPr>
                <w:rFonts w:eastAsia="Times New Roman" w:cstheme="minorHAnsi"/>
                <w:color w:val="000000" w:themeColor="text1"/>
                <w:lang w:val="en-GB"/>
              </w:rPr>
              <w:t xml:space="preserve"> kg – 1</w:t>
            </w:r>
            <w:r w:rsidR="00AD7FAB">
              <w:rPr>
                <w:rFonts w:eastAsia="Times New Roman" w:cstheme="minorHAnsi"/>
                <w:color w:val="000000" w:themeColor="text1"/>
                <w:lang w:val="en-GB"/>
              </w:rPr>
              <w:t>20</w:t>
            </w:r>
            <w:r w:rsidRPr="007B517F">
              <w:rPr>
                <w:rFonts w:eastAsia="Times New Roman" w:cstheme="minorHAnsi"/>
                <w:color w:val="000000" w:themeColor="text1"/>
                <w:lang w:val="en-GB"/>
              </w:rPr>
              <w:t xml:space="preserve"> kg</w:t>
            </w:r>
          </w:p>
        </w:tc>
        <w:tc>
          <w:tcPr>
            <w:tcW w:w="2671" w:type="dxa"/>
            <w:vAlign w:val="center"/>
          </w:tcPr>
          <w:p w14:paraId="0D03CE39" w14:textId="77777777" w:rsidR="00B257DD" w:rsidRPr="00884585" w:rsidRDefault="00B257DD" w:rsidP="00BA7DD3">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1400 mg q24h</w:t>
            </w:r>
          </w:p>
        </w:tc>
        <w:tc>
          <w:tcPr>
            <w:tcW w:w="2672" w:type="dxa"/>
            <w:vMerge/>
          </w:tcPr>
          <w:p w14:paraId="660B1408" w14:textId="77777777" w:rsidR="00B257DD" w:rsidRDefault="00B257DD" w:rsidP="00BA7DD3">
            <w:pPr>
              <w:spacing w:line="360" w:lineRule="auto"/>
              <w:jc w:val="both"/>
              <w:rPr>
                <w:rFonts w:eastAsia="Times New Roman" w:cstheme="minorHAnsi"/>
                <w:color w:val="000000" w:themeColor="text1"/>
                <w:lang w:val="en-GB"/>
              </w:rPr>
            </w:pPr>
          </w:p>
        </w:tc>
        <w:tc>
          <w:tcPr>
            <w:tcW w:w="2672" w:type="dxa"/>
            <w:vAlign w:val="center"/>
          </w:tcPr>
          <w:p w14:paraId="520C6101" w14:textId="77777777" w:rsidR="00B257DD" w:rsidRPr="00884585" w:rsidRDefault="00B257DD" w:rsidP="00BA7DD3">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1600 mg q24h</w:t>
            </w:r>
          </w:p>
        </w:tc>
        <w:tc>
          <w:tcPr>
            <w:tcW w:w="2672" w:type="dxa"/>
            <w:vMerge/>
          </w:tcPr>
          <w:p w14:paraId="3FF244FF" w14:textId="77777777" w:rsidR="00B257DD" w:rsidRDefault="00B257DD" w:rsidP="00BA7DD3">
            <w:pPr>
              <w:spacing w:line="360" w:lineRule="auto"/>
              <w:jc w:val="both"/>
              <w:rPr>
                <w:rFonts w:eastAsia="Times New Roman" w:cstheme="minorHAnsi"/>
                <w:color w:val="000000" w:themeColor="text1"/>
                <w:lang w:val="en-GB"/>
              </w:rPr>
            </w:pPr>
          </w:p>
        </w:tc>
      </w:tr>
      <w:tr w:rsidR="00B257DD" w14:paraId="46107EAD" w14:textId="77777777" w:rsidTr="00BA7DD3">
        <w:tc>
          <w:tcPr>
            <w:tcW w:w="2263" w:type="dxa"/>
            <w:vAlign w:val="center"/>
          </w:tcPr>
          <w:p w14:paraId="5C9D0354" w14:textId="35F53318" w:rsidR="00B257DD" w:rsidRPr="007B517F" w:rsidRDefault="00B257DD" w:rsidP="00BA7DD3">
            <w:pPr>
              <w:spacing w:line="360" w:lineRule="auto"/>
              <w:jc w:val="center"/>
              <w:rPr>
                <w:rFonts w:eastAsia="Times New Roman" w:cstheme="minorHAnsi"/>
                <w:color w:val="000000" w:themeColor="text1"/>
                <w:lang w:val="en-GB"/>
              </w:rPr>
            </w:pPr>
            <w:r w:rsidRPr="007B517F">
              <w:rPr>
                <w:rFonts w:eastAsia="Times New Roman" w:cstheme="minorHAnsi"/>
                <w:color w:val="000000" w:themeColor="text1"/>
                <w:lang w:val="en-GB"/>
              </w:rPr>
              <w:t>12</w:t>
            </w:r>
            <w:r w:rsidR="000F75F3">
              <w:rPr>
                <w:rFonts w:eastAsia="Times New Roman" w:cstheme="minorHAnsi"/>
                <w:color w:val="000000" w:themeColor="text1"/>
                <w:lang w:val="en-GB"/>
              </w:rPr>
              <w:t>1</w:t>
            </w:r>
            <w:r w:rsidRPr="007B517F">
              <w:rPr>
                <w:rFonts w:eastAsia="Times New Roman" w:cstheme="minorHAnsi"/>
                <w:color w:val="000000" w:themeColor="text1"/>
                <w:lang w:val="en-GB"/>
              </w:rPr>
              <w:t xml:space="preserve"> kg – 1</w:t>
            </w:r>
            <w:r w:rsidR="000F75F3">
              <w:rPr>
                <w:rFonts w:eastAsia="Times New Roman" w:cstheme="minorHAnsi"/>
                <w:color w:val="000000" w:themeColor="text1"/>
                <w:lang w:val="en-GB"/>
              </w:rPr>
              <w:t>40</w:t>
            </w:r>
            <w:r w:rsidRPr="007B517F">
              <w:rPr>
                <w:rFonts w:eastAsia="Times New Roman" w:cstheme="minorHAnsi"/>
                <w:color w:val="000000" w:themeColor="text1"/>
                <w:lang w:val="en-GB"/>
              </w:rPr>
              <w:t xml:space="preserve"> kg</w:t>
            </w:r>
          </w:p>
        </w:tc>
        <w:tc>
          <w:tcPr>
            <w:tcW w:w="2671" w:type="dxa"/>
            <w:vAlign w:val="center"/>
          </w:tcPr>
          <w:p w14:paraId="0E95A2B5" w14:textId="77777777" w:rsidR="00B257DD" w:rsidRPr="00884585" w:rsidRDefault="00B257DD" w:rsidP="00BA7DD3">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1600 mg q24h</w:t>
            </w:r>
          </w:p>
        </w:tc>
        <w:tc>
          <w:tcPr>
            <w:tcW w:w="2672" w:type="dxa"/>
            <w:vMerge/>
          </w:tcPr>
          <w:p w14:paraId="1D8FB087" w14:textId="77777777" w:rsidR="00B257DD" w:rsidRDefault="00B257DD" w:rsidP="00BA7DD3">
            <w:pPr>
              <w:spacing w:line="360" w:lineRule="auto"/>
              <w:jc w:val="both"/>
              <w:rPr>
                <w:rFonts w:eastAsia="Times New Roman" w:cstheme="minorHAnsi"/>
                <w:color w:val="000000" w:themeColor="text1"/>
                <w:lang w:val="en-GB"/>
              </w:rPr>
            </w:pPr>
          </w:p>
        </w:tc>
        <w:tc>
          <w:tcPr>
            <w:tcW w:w="2672" w:type="dxa"/>
            <w:vMerge w:val="restart"/>
            <w:vAlign w:val="center"/>
          </w:tcPr>
          <w:p w14:paraId="2C73FC6B" w14:textId="77777777" w:rsidR="00B257DD" w:rsidRPr="00884585" w:rsidRDefault="00B257DD" w:rsidP="00BA7DD3">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1800 mg q24h</w:t>
            </w:r>
          </w:p>
        </w:tc>
        <w:tc>
          <w:tcPr>
            <w:tcW w:w="2672" w:type="dxa"/>
            <w:vMerge/>
          </w:tcPr>
          <w:p w14:paraId="78A75262" w14:textId="77777777" w:rsidR="00B257DD" w:rsidRDefault="00B257DD" w:rsidP="00BA7DD3">
            <w:pPr>
              <w:spacing w:line="360" w:lineRule="auto"/>
              <w:jc w:val="both"/>
              <w:rPr>
                <w:rFonts w:eastAsia="Times New Roman" w:cstheme="minorHAnsi"/>
                <w:color w:val="000000" w:themeColor="text1"/>
                <w:lang w:val="en-GB"/>
              </w:rPr>
            </w:pPr>
          </w:p>
        </w:tc>
      </w:tr>
      <w:tr w:rsidR="00B257DD" w14:paraId="5524F3B5" w14:textId="77777777" w:rsidTr="00BA7DD3">
        <w:tc>
          <w:tcPr>
            <w:tcW w:w="2263" w:type="dxa"/>
            <w:vAlign w:val="center"/>
          </w:tcPr>
          <w:p w14:paraId="01D87D1B" w14:textId="1FF5955B" w:rsidR="00B257DD" w:rsidRPr="007B517F" w:rsidRDefault="00B257DD" w:rsidP="00BA7DD3">
            <w:pPr>
              <w:spacing w:line="360" w:lineRule="auto"/>
              <w:jc w:val="center"/>
              <w:rPr>
                <w:rFonts w:eastAsia="Times New Roman" w:cstheme="minorHAnsi"/>
                <w:color w:val="000000" w:themeColor="text1"/>
                <w:lang w:val="en-GB"/>
              </w:rPr>
            </w:pPr>
            <w:r w:rsidRPr="007B517F">
              <w:rPr>
                <w:rFonts w:eastAsia="Times New Roman" w:cstheme="minorHAnsi"/>
                <w:color w:val="000000" w:themeColor="text1"/>
                <w:lang w:val="en-GB"/>
              </w:rPr>
              <w:t>14</w:t>
            </w:r>
            <w:r w:rsidR="00863EF9">
              <w:rPr>
                <w:rFonts w:eastAsia="Times New Roman" w:cstheme="minorHAnsi"/>
                <w:color w:val="000000" w:themeColor="text1"/>
                <w:lang w:val="en-GB"/>
              </w:rPr>
              <w:t>1</w:t>
            </w:r>
            <w:r w:rsidRPr="007B517F">
              <w:rPr>
                <w:rFonts w:eastAsia="Times New Roman" w:cstheme="minorHAnsi"/>
                <w:color w:val="000000" w:themeColor="text1"/>
                <w:lang w:val="en-GB"/>
              </w:rPr>
              <w:t xml:space="preserve"> kg – 150 kg</w:t>
            </w:r>
          </w:p>
        </w:tc>
        <w:tc>
          <w:tcPr>
            <w:tcW w:w="2671" w:type="dxa"/>
            <w:vAlign w:val="center"/>
          </w:tcPr>
          <w:p w14:paraId="69442882" w14:textId="77777777" w:rsidR="00B257DD" w:rsidRPr="00884585" w:rsidRDefault="00B257DD" w:rsidP="00BA7DD3">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1800 mg q24h</w:t>
            </w:r>
          </w:p>
        </w:tc>
        <w:tc>
          <w:tcPr>
            <w:tcW w:w="2672" w:type="dxa"/>
            <w:vMerge/>
          </w:tcPr>
          <w:p w14:paraId="76D2E9CD" w14:textId="77777777" w:rsidR="00B257DD" w:rsidRDefault="00B257DD" w:rsidP="00BA7DD3">
            <w:pPr>
              <w:spacing w:line="360" w:lineRule="auto"/>
              <w:jc w:val="both"/>
              <w:rPr>
                <w:rFonts w:eastAsia="Times New Roman" w:cstheme="minorHAnsi"/>
                <w:color w:val="000000" w:themeColor="text1"/>
                <w:lang w:val="en-GB"/>
              </w:rPr>
            </w:pPr>
          </w:p>
        </w:tc>
        <w:tc>
          <w:tcPr>
            <w:tcW w:w="2672" w:type="dxa"/>
            <w:vMerge/>
            <w:vAlign w:val="center"/>
          </w:tcPr>
          <w:p w14:paraId="146067DE" w14:textId="77777777" w:rsidR="00B257DD" w:rsidRPr="00884585" w:rsidRDefault="00B257DD" w:rsidP="00BA7DD3">
            <w:pPr>
              <w:spacing w:line="360" w:lineRule="auto"/>
              <w:jc w:val="center"/>
              <w:rPr>
                <w:rFonts w:eastAsia="Times New Roman" w:cstheme="minorHAnsi"/>
                <w:color w:val="000000" w:themeColor="text1"/>
                <w:lang w:val="en-GB"/>
              </w:rPr>
            </w:pPr>
          </w:p>
        </w:tc>
        <w:tc>
          <w:tcPr>
            <w:tcW w:w="2672" w:type="dxa"/>
            <w:vMerge/>
          </w:tcPr>
          <w:p w14:paraId="517D7601" w14:textId="77777777" w:rsidR="00B257DD" w:rsidRDefault="00B257DD" w:rsidP="00BA7DD3">
            <w:pPr>
              <w:spacing w:line="360" w:lineRule="auto"/>
              <w:jc w:val="both"/>
              <w:rPr>
                <w:rFonts w:eastAsia="Times New Roman" w:cstheme="minorHAnsi"/>
                <w:color w:val="000000" w:themeColor="text1"/>
                <w:lang w:val="en-GB"/>
              </w:rPr>
            </w:pPr>
          </w:p>
        </w:tc>
      </w:tr>
      <w:tr w:rsidR="00B257DD" w14:paraId="55901E52" w14:textId="77777777" w:rsidTr="00BA7DD3">
        <w:tc>
          <w:tcPr>
            <w:tcW w:w="12950" w:type="dxa"/>
            <w:gridSpan w:val="5"/>
            <w:vAlign w:val="center"/>
          </w:tcPr>
          <w:p w14:paraId="05A63D73" w14:textId="77777777" w:rsidR="00B257DD" w:rsidRDefault="00B257DD" w:rsidP="00BA7DD3">
            <w:pPr>
              <w:spacing w:line="360" w:lineRule="auto"/>
              <w:jc w:val="both"/>
              <w:rPr>
                <w:rFonts w:eastAsia="Times New Roman" w:cstheme="minorHAnsi"/>
                <w:color w:val="000000" w:themeColor="text1"/>
                <w:lang w:val="en-GB"/>
              </w:rPr>
            </w:pPr>
            <w:r w:rsidRPr="005741CA">
              <w:rPr>
                <w:rFonts w:eastAsia="Times New Roman" w:cstheme="minorHAnsi"/>
                <w:color w:val="000000" w:themeColor="text1"/>
                <w:lang w:val="en-GB"/>
              </w:rPr>
              <w:t>CRRT: continuous renal replacement therapy; q</w:t>
            </w:r>
            <w:r>
              <w:rPr>
                <w:rFonts w:eastAsia="Times New Roman" w:cstheme="minorHAnsi"/>
                <w:color w:val="000000" w:themeColor="text1"/>
                <w:lang w:val="en-GB"/>
              </w:rPr>
              <w:t>24h</w:t>
            </w:r>
            <w:r w:rsidRPr="005741CA">
              <w:rPr>
                <w:rFonts w:eastAsia="Times New Roman" w:cstheme="minorHAnsi"/>
                <w:color w:val="000000" w:themeColor="text1"/>
                <w:lang w:val="en-GB"/>
              </w:rPr>
              <w:t xml:space="preserve">: </w:t>
            </w:r>
            <w:r>
              <w:rPr>
                <w:rFonts w:eastAsia="Times New Roman" w:cstheme="minorHAnsi"/>
                <w:color w:val="000000" w:themeColor="text1"/>
                <w:lang w:val="en-GB"/>
              </w:rPr>
              <w:t>every 24 hours</w:t>
            </w:r>
            <w:r w:rsidRPr="005741CA">
              <w:rPr>
                <w:rFonts w:eastAsia="Times New Roman" w:cstheme="minorHAnsi"/>
                <w:color w:val="000000" w:themeColor="text1"/>
                <w:lang w:val="en-GB"/>
              </w:rPr>
              <w:t>.</w:t>
            </w:r>
          </w:p>
        </w:tc>
      </w:tr>
    </w:tbl>
    <w:p w14:paraId="7D51362B" w14:textId="379BC3E8" w:rsidR="0071671B" w:rsidRPr="00E03B11" w:rsidDel="005E7EB9" w:rsidRDefault="0071671B" w:rsidP="007D702D">
      <w:pPr>
        <w:spacing w:before="160" w:after="0" w:line="480" w:lineRule="auto"/>
        <w:jc w:val="both"/>
        <w:rPr>
          <w:del w:id="1511" w:author="My Luong Vuong" w:date="2023-11-21T00:10:00Z"/>
          <w:rFonts w:eastAsia="Times New Roman" w:cstheme="minorHAnsi"/>
          <w:color w:val="000000" w:themeColor="text1"/>
          <w:lang w:val="en-GB"/>
        </w:rPr>
      </w:pPr>
      <w:del w:id="1512" w:author="My Luong Vuong" w:date="2023-11-21T00:10:00Z">
        <w:r w:rsidRPr="00E03B11" w:rsidDel="005E7EB9">
          <w:rPr>
            <w:rFonts w:eastAsia="Times New Roman" w:cstheme="minorHAnsi"/>
            <w:b/>
            <w:bCs/>
            <w:color w:val="000000" w:themeColor="text1"/>
            <w:lang w:val="en-GB"/>
          </w:rPr>
          <w:lastRenderedPageBreak/>
          <w:delText xml:space="preserve">Table </w:delText>
        </w:r>
        <w:r w:rsidR="007C087B" w:rsidRPr="00E03B11" w:rsidDel="005E7EB9">
          <w:rPr>
            <w:rFonts w:eastAsia="Times New Roman" w:cstheme="minorHAnsi"/>
            <w:b/>
            <w:bCs/>
            <w:color w:val="000000" w:themeColor="text1"/>
            <w:lang w:val="en-GB"/>
          </w:rPr>
          <w:delText>4</w:delText>
        </w:r>
        <w:r w:rsidRPr="00E03B11" w:rsidDel="005E7EB9">
          <w:rPr>
            <w:rFonts w:eastAsia="Times New Roman" w:cstheme="minorHAnsi"/>
            <w:color w:val="000000" w:themeColor="text1"/>
            <w:lang w:val="en-GB"/>
          </w:rPr>
          <w:delText xml:space="preserve">. </w:delText>
        </w:r>
        <w:r w:rsidR="00217685" w:rsidRPr="00E03B11" w:rsidDel="005E7EB9">
          <w:rPr>
            <w:rFonts w:eastAsia="Times New Roman" w:cstheme="minorHAnsi"/>
            <w:color w:val="000000" w:themeColor="text1"/>
            <w:lang w:val="en-GB"/>
          </w:rPr>
          <w:delText>Population level target attainment</w:delText>
        </w:r>
      </w:del>
    </w:p>
    <w:tbl>
      <w:tblPr>
        <w:tblStyle w:val="TableGrid1"/>
        <w:tblW w:w="1148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1418"/>
        <w:gridCol w:w="1843"/>
        <w:gridCol w:w="4111"/>
        <w:gridCol w:w="4111"/>
      </w:tblGrid>
      <w:tr w:rsidR="00DF665D" w:rsidRPr="00E03B11" w:rsidDel="005E7EB9" w14:paraId="10AD62F5" w14:textId="12F9E6CA" w:rsidTr="00597307">
        <w:trPr>
          <w:trHeight w:val="283"/>
          <w:jc w:val="center"/>
          <w:del w:id="1513" w:author="My Luong Vuong" w:date="2023-11-21T00:10:00Z"/>
        </w:trPr>
        <w:tc>
          <w:tcPr>
            <w:tcW w:w="1418" w:type="dxa"/>
            <w:tcBorders>
              <w:top w:val="single" w:sz="4" w:space="0" w:color="auto"/>
              <w:bottom w:val="single" w:sz="4" w:space="0" w:color="auto"/>
            </w:tcBorders>
          </w:tcPr>
          <w:p w14:paraId="5CE3B257" w14:textId="2EA55F82" w:rsidR="00DF665D" w:rsidRPr="00E03B11" w:rsidDel="005E7EB9" w:rsidRDefault="00D843D5" w:rsidP="00DA0AA9">
            <w:pPr>
              <w:tabs>
                <w:tab w:val="center" w:pos="3087"/>
              </w:tabs>
              <w:spacing w:line="360" w:lineRule="auto"/>
              <w:contextualSpacing/>
              <w:jc w:val="center"/>
              <w:rPr>
                <w:del w:id="1514" w:author="My Luong Vuong" w:date="2023-11-21T00:10:00Z"/>
                <w:rFonts w:asciiTheme="minorHAnsi" w:hAnsiTheme="minorHAnsi" w:cstheme="minorHAnsi"/>
                <w:b/>
                <w:bCs/>
                <w:sz w:val="22"/>
                <w:szCs w:val="22"/>
                <w:lang w:val="en-GB"/>
              </w:rPr>
            </w:pPr>
            <w:del w:id="1515" w:author="My Luong Vuong" w:date="2023-11-21T00:10:00Z">
              <w:r w:rsidRPr="00E03B11" w:rsidDel="005E7EB9">
                <w:rPr>
                  <w:rFonts w:cstheme="minorHAnsi"/>
                  <w:b/>
                  <w:bCs/>
                  <w:sz w:val="22"/>
                  <w:szCs w:val="22"/>
                  <w:lang w:val="en-GB"/>
                </w:rPr>
                <w:delText>Variables</w:delText>
              </w:r>
            </w:del>
          </w:p>
        </w:tc>
        <w:tc>
          <w:tcPr>
            <w:tcW w:w="1843" w:type="dxa"/>
            <w:tcBorders>
              <w:top w:val="single" w:sz="4" w:space="0" w:color="auto"/>
              <w:bottom w:val="single" w:sz="4" w:space="0" w:color="auto"/>
            </w:tcBorders>
          </w:tcPr>
          <w:p w14:paraId="263DA5A6" w14:textId="5997DF28" w:rsidR="00DF665D" w:rsidRPr="00E03B11" w:rsidDel="005E7EB9" w:rsidRDefault="00965829" w:rsidP="00DA0AA9">
            <w:pPr>
              <w:tabs>
                <w:tab w:val="center" w:pos="3087"/>
              </w:tabs>
              <w:spacing w:line="360" w:lineRule="auto"/>
              <w:contextualSpacing/>
              <w:jc w:val="center"/>
              <w:rPr>
                <w:del w:id="1516" w:author="My Luong Vuong" w:date="2023-11-21T00:10:00Z"/>
                <w:rFonts w:cstheme="minorHAnsi"/>
                <w:b/>
                <w:bCs/>
                <w:sz w:val="22"/>
                <w:szCs w:val="22"/>
                <w:lang w:val="en-GB"/>
              </w:rPr>
            </w:pPr>
            <w:del w:id="1517" w:author="My Luong Vuong" w:date="2023-11-21T00:10:00Z">
              <w:r w:rsidRPr="00E03B11" w:rsidDel="005E7EB9">
                <w:rPr>
                  <w:rFonts w:cstheme="minorHAnsi"/>
                  <w:b/>
                  <w:bCs/>
                  <w:sz w:val="22"/>
                  <w:szCs w:val="22"/>
                  <w:lang w:val="en-GB"/>
                </w:rPr>
                <w:delText>Day</w:delText>
              </w:r>
            </w:del>
          </w:p>
        </w:tc>
        <w:tc>
          <w:tcPr>
            <w:tcW w:w="4111" w:type="dxa"/>
            <w:tcBorders>
              <w:top w:val="single" w:sz="4" w:space="0" w:color="auto"/>
              <w:bottom w:val="single" w:sz="4" w:space="0" w:color="auto"/>
            </w:tcBorders>
          </w:tcPr>
          <w:p w14:paraId="60B9DBD4" w14:textId="1A0C2D56" w:rsidR="00DF665D" w:rsidRPr="00E03B11" w:rsidDel="005E7EB9" w:rsidRDefault="00E4489F" w:rsidP="00DA0AA9">
            <w:pPr>
              <w:spacing w:line="360" w:lineRule="auto"/>
              <w:contextualSpacing/>
              <w:jc w:val="center"/>
              <w:rPr>
                <w:del w:id="1518" w:author="My Luong Vuong" w:date="2023-11-21T00:10:00Z"/>
                <w:rFonts w:cstheme="minorHAnsi"/>
                <w:b/>
                <w:bCs/>
                <w:color w:val="000000" w:themeColor="text1"/>
                <w:sz w:val="22"/>
                <w:szCs w:val="22"/>
                <w:lang w:val="en-GB"/>
              </w:rPr>
            </w:pPr>
            <w:del w:id="1519" w:author="My Luong Vuong" w:date="2023-11-21T00:10:00Z">
              <w:r w:rsidRPr="00E03B11" w:rsidDel="005E7EB9">
                <w:rPr>
                  <w:rFonts w:cstheme="minorHAnsi"/>
                  <w:b/>
                  <w:bCs/>
                  <w:color w:val="000000" w:themeColor="text1"/>
                  <w:sz w:val="22"/>
                  <w:szCs w:val="22"/>
                  <w:lang w:val="en-GB"/>
                </w:rPr>
                <w:delText>Standard dosing</w:delText>
              </w:r>
            </w:del>
          </w:p>
        </w:tc>
        <w:tc>
          <w:tcPr>
            <w:tcW w:w="4111" w:type="dxa"/>
            <w:tcBorders>
              <w:top w:val="single" w:sz="4" w:space="0" w:color="auto"/>
              <w:bottom w:val="single" w:sz="4" w:space="0" w:color="auto"/>
            </w:tcBorders>
          </w:tcPr>
          <w:p w14:paraId="42214052" w14:textId="44E4A77B" w:rsidR="00DF665D" w:rsidRPr="00E03B11" w:rsidDel="005E7EB9" w:rsidRDefault="00E4489F" w:rsidP="00DA0AA9">
            <w:pPr>
              <w:spacing w:line="360" w:lineRule="auto"/>
              <w:contextualSpacing/>
              <w:jc w:val="center"/>
              <w:rPr>
                <w:del w:id="1520" w:author="My Luong Vuong" w:date="2023-11-21T00:10:00Z"/>
                <w:rFonts w:cstheme="minorHAnsi"/>
                <w:b/>
                <w:bCs/>
                <w:color w:val="000000" w:themeColor="text1"/>
                <w:sz w:val="22"/>
                <w:szCs w:val="22"/>
                <w:lang w:val="en-GB"/>
              </w:rPr>
            </w:pPr>
            <w:del w:id="1521" w:author="My Luong Vuong" w:date="2023-11-21T00:10:00Z">
              <w:r w:rsidRPr="00E03B11" w:rsidDel="005E7EB9">
                <w:rPr>
                  <w:rFonts w:cstheme="minorHAnsi"/>
                  <w:b/>
                  <w:bCs/>
                  <w:color w:val="000000" w:themeColor="text1"/>
                  <w:sz w:val="22"/>
                  <w:szCs w:val="22"/>
                  <w:lang w:val="en-GB"/>
                </w:rPr>
                <w:delText>Optimised dosing</w:delText>
              </w:r>
            </w:del>
          </w:p>
        </w:tc>
      </w:tr>
      <w:tr w:rsidR="00855066" w:rsidRPr="00E03B11" w:rsidDel="005E7EB9" w14:paraId="689ED193" w14:textId="3A271894" w:rsidTr="00217923">
        <w:trPr>
          <w:trHeight w:val="283"/>
          <w:jc w:val="center"/>
          <w:del w:id="1522" w:author="My Luong Vuong" w:date="2023-11-21T00:10:00Z"/>
        </w:trPr>
        <w:tc>
          <w:tcPr>
            <w:tcW w:w="1418" w:type="dxa"/>
            <w:vMerge w:val="restart"/>
          </w:tcPr>
          <w:p w14:paraId="66BA0A52" w14:textId="5F058470" w:rsidR="00855066" w:rsidRPr="00E03B11" w:rsidDel="005E7EB9" w:rsidRDefault="00855066" w:rsidP="000B1478">
            <w:pPr>
              <w:spacing w:line="360" w:lineRule="auto"/>
              <w:contextualSpacing/>
              <w:jc w:val="center"/>
              <w:rPr>
                <w:del w:id="1523" w:author="My Luong Vuong" w:date="2023-11-21T00:10:00Z"/>
                <w:rFonts w:asciiTheme="minorHAnsi" w:hAnsiTheme="minorHAnsi" w:cstheme="minorHAnsi"/>
                <w:sz w:val="22"/>
                <w:szCs w:val="22"/>
                <w:lang w:val="en-GB"/>
              </w:rPr>
            </w:pPr>
            <w:del w:id="1524" w:author="My Luong Vuong" w:date="2023-11-21T00:10:00Z">
              <w:r w:rsidRPr="00E03B11" w:rsidDel="005E7EB9">
                <w:rPr>
                  <w:rFonts w:cstheme="minorHAnsi"/>
                  <w:szCs w:val="22"/>
                  <w:lang w:val="en-GB"/>
                </w:rPr>
                <w:delText xml:space="preserve">PTA of </w:delText>
              </w:r>
              <w:r w:rsidR="00105584" w:rsidRPr="00CA5A80" w:rsidDel="005E7EB9">
                <w:rPr>
                  <w:i/>
                  <w:iCs/>
                  <w:lang w:val="en-GB"/>
                </w:rPr>
                <w:delText>f</w:delText>
              </w:r>
              <w:r w:rsidR="00105584" w:rsidRPr="00E03B11" w:rsidDel="005E7EB9">
                <w:rPr>
                  <w:sz w:val="22"/>
                  <w:szCs w:val="22"/>
                  <w:lang w:val="en-GB"/>
                </w:rPr>
                <w:delText>AUC</w:delText>
              </w:r>
              <w:r w:rsidR="007068AB" w:rsidRPr="00E03B11" w:rsidDel="005E7EB9">
                <w:rPr>
                  <w:vertAlign w:val="subscript"/>
                  <w:lang w:val="en-GB"/>
                </w:rPr>
                <w:delText>0-24</w:delText>
              </w:r>
              <w:r w:rsidRPr="00E03B11" w:rsidDel="005E7EB9">
                <w:rPr>
                  <w:vertAlign w:val="subscript"/>
                  <w:lang w:val="en-GB"/>
                </w:rPr>
                <w:delText xml:space="preserve"> </w:delText>
              </w:r>
              <w:r w:rsidRPr="00E03B11" w:rsidDel="005E7EB9">
                <w:rPr>
                  <w:lang w:val="en-GB"/>
                </w:rPr>
                <w:delText>≥</w:delText>
              </w:r>
              <w:r w:rsidR="00105584" w:rsidRPr="00E03B11" w:rsidDel="005E7EB9">
                <w:rPr>
                  <w:sz w:val="22"/>
                  <w:szCs w:val="22"/>
                  <w:lang w:val="en-GB"/>
                </w:rPr>
                <w:delText>200</w:delText>
              </w:r>
              <w:r w:rsidRPr="00E03B11" w:rsidDel="005E7EB9">
                <w:rPr>
                  <w:lang w:val="en-GB"/>
                </w:rPr>
                <w:delText xml:space="preserve"> mg</w:delText>
              </w:r>
              <w:r w:rsidR="00105584" w:rsidRPr="00E03B11" w:rsidDel="005E7EB9">
                <w:rPr>
                  <w:sz w:val="22"/>
                  <w:szCs w:val="22"/>
                  <w:lang w:val="en-GB"/>
                </w:rPr>
                <w:delText>xh</w:delText>
              </w:r>
              <w:r w:rsidRPr="00E03B11" w:rsidDel="005E7EB9">
                <w:rPr>
                  <w:lang w:val="en-GB"/>
                </w:rPr>
                <w:delText>/L</w:delText>
              </w:r>
              <w:r w:rsidR="00773B22" w:rsidRPr="00E03B11" w:rsidDel="005E7EB9">
                <w:rPr>
                  <w:sz w:val="22"/>
                  <w:szCs w:val="22"/>
                  <w:lang w:val="en-GB"/>
                </w:rPr>
                <w:delText xml:space="preserve"> (%)</w:delText>
              </w:r>
            </w:del>
          </w:p>
        </w:tc>
        <w:tc>
          <w:tcPr>
            <w:tcW w:w="1843" w:type="dxa"/>
          </w:tcPr>
          <w:p w14:paraId="0A2AEA46" w14:textId="064ED87C" w:rsidR="00855066" w:rsidRPr="00E03B11" w:rsidDel="005E7EB9" w:rsidRDefault="00855066" w:rsidP="000B1478">
            <w:pPr>
              <w:spacing w:line="360" w:lineRule="auto"/>
              <w:contextualSpacing/>
              <w:jc w:val="center"/>
              <w:rPr>
                <w:del w:id="1525" w:author="My Luong Vuong" w:date="2023-11-21T00:10:00Z"/>
                <w:rFonts w:cstheme="minorHAnsi"/>
                <w:sz w:val="22"/>
                <w:szCs w:val="22"/>
                <w:lang w:val="en-GB"/>
              </w:rPr>
            </w:pPr>
            <w:del w:id="1526" w:author="My Luong Vuong" w:date="2023-11-21T00:10:00Z">
              <w:r w:rsidRPr="00E03B11" w:rsidDel="005E7EB9">
                <w:rPr>
                  <w:rFonts w:cstheme="minorHAnsi"/>
                  <w:sz w:val="22"/>
                  <w:szCs w:val="22"/>
                  <w:lang w:val="en-GB"/>
                </w:rPr>
                <w:delText>1</w:delText>
              </w:r>
            </w:del>
          </w:p>
        </w:tc>
        <w:tc>
          <w:tcPr>
            <w:tcW w:w="4111" w:type="dxa"/>
            <w:tcBorders>
              <w:top w:val="single" w:sz="4" w:space="0" w:color="auto"/>
            </w:tcBorders>
          </w:tcPr>
          <w:p w14:paraId="0D56017F" w14:textId="6AA7B0B2" w:rsidR="00855066" w:rsidRPr="00E03B11" w:rsidDel="005E7EB9" w:rsidRDefault="007B1AAB" w:rsidP="000B1478">
            <w:pPr>
              <w:spacing w:line="360" w:lineRule="auto"/>
              <w:contextualSpacing/>
              <w:jc w:val="center"/>
              <w:rPr>
                <w:del w:id="1527" w:author="My Luong Vuong" w:date="2023-11-21T00:10:00Z"/>
                <w:rFonts w:cstheme="minorHAnsi"/>
                <w:color w:val="000000" w:themeColor="text1"/>
                <w:sz w:val="22"/>
                <w:szCs w:val="22"/>
                <w:lang w:val="en-GB"/>
              </w:rPr>
            </w:pPr>
            <w:del w:id="1528" w:author="My Luong Vuong" w:date="2023-11-21T00:10:00Z">
              <w:r w:rsidRPr="00E03B11" w:rsidDel="005E7EB9">
                <w:rPr>
                  <w:rFonts w:cstheme="minorHAnsi"/>
                  <w:color w:val="000000" w:themeColor="text1"/>
                  <w:sz w:val="22"/>
                  <w:szCs w:val="22"/>
                  <w:lang w:val="en-GB"/>
                </w:rPr>
                <w:delText>78.83</w:delText>
              </w:r>
            </w:del>
          </w:p>
        </w:tc>
        <w:tc>
          <w:tcPr>
            <w:tcW w:w="4111" w:type="dxa"/>
            <w:tcBorders>
              <w:top w:val="single" w:sz="4" w:space="0" w:color="auto"/>
            </w:tcBorders>
          </w:tcPr>
          <w:p w14:paraId="2FE112E6" w14:textId="34519DFF" w:rsidR="00855066" w:rsidRPr="00E03B11" w:rsidDel="005E7EB9" w:rsidRDefault="00FA2ED5" w:rsidP="000B1478">
            <w:pPr>
              <w:spacing w:line="360" w:lineRule="auto"/>
              <w:contextualSpacing/>
              <w:jc w:val="center"/>
              <w:rPr>
                <w:del w:id="1529" w:author="My Luong Vuong" w:date="2023-11-21T00:10:00Z"/>
                <w:rFonts w:cstheme="minorHAnsi"/>
                <w:color w:val="000000" w:themeColor="text1"/>
                <w:sz w:val="22"/>
                <w:szCs w:val="22"/>
                <w:lang w:val="en-GB"/>
              </w:rPr>
            </w:pPr>
            <w:del w:id="1530" w:author="My Luong Vuong" w:date="2023-11-21T00:10:00Z">
              <w:r w:rsidRPr="00E03B11" w:rsidDel="005E7EB9">
                <w:rPr>
                  <w:rFonts w:cstheme="minorHAnsi"/>
                  <w:color w:val="000000" w:themeColor="text1"/>
                  <w:sz w:val="22"/>
                  <w:szCs w:val="22"/>
                  <w:lang w:val="en-GB"/>
                </w:rPr>
                <w:delText>95.43</w:delText>
              </w:r>
            </w:del>
          </w:p>
        </w:tc>
      </w:tr>
      <w:tr w:rsidR="00855066" w:rsidRPr="00E03B11" w:rsidDel="005E7EB9" w14:paraId="5FB99AC4" w14:textId="7B2FF493" w:rsidTr="00217923">
        <w:trPr>
          <w:trHeight w:val="283"/>
          <w:jc w:val="center"/>
          <w:del w:id="1531" w:author="My Luong Vuong" w:date="2023-11-21T00:10:00Z"/>
        </w:trPr>
        <w:tc>
          <w:tcPr>
            <w:tcW w:w="1418" w:type="dxa"/>
            <w:vMerge/>
          </w:tcPr>
          <w:p w14:paraId="2FDAF44E" w14:textId="08E6B08C" w:rsidR="00855066" w:rsidRPr="00E03B11" w:rsidDel="005E7EB9" w:rsidRDefault="00855066" w:rsidP="000B1478">
            <w:pPr>
              <w:spacing w:line="360" w:lineRule="auto"/>
              <w:contextualSpacing/>
              <w:jc w:val="center"/>
              <w:rPr>
                <w:del w:id="1532" w:author="My Luong Vuong" w:date="2023-11-21T00:10:00Z"/>
                <w:rFonts w:cstheme="minorHAnsi"/>
                <w:sz w:val="22"/>
                <w:szCs w:val="22"/>
                <w:lang w:val="en-GB"/>
              </w:rPr>
            </w:pPr>
          </w:p>
        </w:tc>
        <w:tc>
          <w:tcPr>
            <w:tcW w:w="1843" w:type="dxa"/>
          </w:tcPr>
          <w:p w14:paraId="7DDB307F" w14:textId="14D2488D" w:rsidR="00855066" w:rsidRPr="00E03B11" w:rsidDel="005E7EB9" w:rsidRDefault="00855066" w:rsidP="000B1478">
            <w:pPr>
              <w:spacing w:line="360" w:lineRule="auto"/>
              <w:contextualSpacing/>
              <w:jc w:val="center"/>
              <w:rPr>
                <w:del w:id="1533" w:author="My Luong Vuong" w:date="2023-11-21T00:10:00Z"/>
                <w:rFonts w:cstheme="minorHAnsi"/>
                <w:sz w:val="22"/>
                <w:szCs w:val="22"/>
                <w:lang w:val="en-GB"/>
              </w:rPr>
            </w:pPr>
            <w:del w:id="1534" w:author="My Luong Vuong" w:date="2023-11-21T00:10:00Z">
              <w:r w:rsidRPr="00E03B11" w:rsidDel="005E7EB9">
                <w:rPr>
                  <w:rFonts w:cstheme="minorHAnsi"/>
                  <w:sz w:val="22"/>
                  <w:szCs w:val="22"/>
                  <w:lang w:val="en-GB"/>
                </w:rPr>
                <w:delText>2</w:delText>
              </w:r>
            </w:del>
          </w:p>
        </w:tc>
        <w:tc>
          <w:tcPr>
            <w:tcW w:w="4111" w:type="dxa"/>
          </w:tcPr>
          <w:p w14:paraId="5092E78C" w14:textId="50650012" w:rsidR="00855066" w:rsidRPr="00E03B11" w:rsidDel="005E7EB9" w:rsidRDefault="001C6163" w:rsidP="000B1478">
            <w:pPr>
              <w:spacing w:line="360" w:lineRule="auto"/>
              <w:contextualSpacing/>
              <w:jc w:val="center"/>
              <w:rPr>
                <w:del w:id="1535" w:author="My Luong Vuong" w:date="2023-11-21T00:10:00Z"/>
                <w:rFonts w:cstheme="minorHAnsi"/>
                <w:color w:val="000000" w:themeColor="text1"/>
                <w:sz w:val="22"/>
                <w:szCs w:val="22"/>
                <w:lang w:val="en-GB"/>
              </w:rPr>
            </w:pPr>
            <w:del w:id="1536" w:author="My Luong Vuong" w:date="2023-11-21T00:10:00Z">
              <w:r w:rsidRPr="00E03B11" w:rsidDel="005E7EB9">
                <w:rPr>
                  <w:rFonts w:cstheme="minorHAnsi"/>
                  <w:color w:val="000000" w:themeColor="text1"/>
                  <w:sz w:val="22"/>
                  <w:szCs w:val="22"/>
                  <w:lang w:val="en-GB"/>
                </w:rPr>
                <w:delText>86.46</w:delText>
              </w:r>
            </w:del>
          </w:p>
        </w:tc>
        <w:tc>
          <w:tcPr>
            <w:tcW w:w="4111" w:type="dxa"/>
          </w:tcPr>
          <w:p w14:paraId="18DFE0A3" w14:textId="7245CF55" w:rsidR="00855066" w:rsidRPr="00E03B11" w:rsidDel="005E7EB9" w:rsidRDefault="00A0195F" w:rsidP="000B1478">
            <w:pPr>
              <w:spacing w:line="360" w:lineRule="auto"/>
              <w:contextualSpacing/>
              <w:jc w:val="center"/>
              <w:rPr>
                <w:del w:id="1537" w:author="My Luong Vuong" w:date="2023-11-21T00:10:00Z"/>
                <w:rFonts w:cstheme="minorHAnsi"/>
                <w:color w:val="000000" w:themeColor="text1"/>
                <w:sz w:val="22"/>
                <w:szCs w:val="22"/>
                <w:lang w:val="en-GB"/>
              </w:rPr>
            </w:pPr>
            <w:del w:id="1538" w:author="My Luong Vuong" w:date="2023-11-21T00:10:00Z">
              <w:r w:rsidRPr="00E03B11" w:rsidDel="005E7EB9">
                <w:rPr>
                  <w:rFonts w:cstheme="minorHAnsi"/>
                  <w:color w:val="000000" w:themeColor="text1"/>
                  <w:sz w:val="22"/>
                  <w:szCs w:val="22"/>
                  <w:lang w:val="en-GB"/>
                </w:rPr>
                <w:delText>97.37</w:delText>
              </w:r>
            </w:del>
          </w:p>
        </w:tc>
      </w:tr>
      <w:tr w:rsidR="00855066" w:rsidRPr="00E03B11" w:rsidDel="005E7EB9" w14:paraId="78F6EF8E" w14:textId="221941AC" w:rsidTr="00217923">
        <w:trPr>
          <w:trHeight w:val="283"/>
          <w:jc w:val="center"/>
          <w:del w:id="1539" w:author="My Luong Vuong" w:date="2023-11-21T00:10:00Z"/>
        </w:trPr>
        <w:tc>
          <w:tcPr>
            <w:tcW w:w="1418" w:type="dxa"/>
            <w:vMerge/>
          </w:tcPr>
          <w:p w14:paraId="6E732AF7" w14:textId="79C69F9D" w:rsidR="00855066" w:rsidRPr="00E03B11" w:rsidDel="005E7EB9" w:rsidRDefault="00855066" w:rsidP="000B1478">
            <w:pPr>
              <w:spacing w:line="360" w:lineRule="auto"/>
              <w:contextualSpacing/>
              <w:jc w:val="center"/>
              <w:rPr>
                <w:del w:id="1540" w:author="My Luong Vuong" w:date="2023-11-21T00:10:00Z"/>
                <w:rFonts w:cstheme="minorHAnsi"/>
                <w:sz w:val="22"/>
                <w:szCs w:val="22"/>
                <w:lang w:val="en-GB"/>
              </w:rPr>
            </w:pPr>
          </w:p>
        </w:tc>
        <w:tc>
          <w:tcPr>
            <w:tcW w:w="1843" w:type="dxa"/>
          </w:tcPr>
          <w:p w14:paraId="534436CC" w14:textId="43286A03" w:rsidR="00855066" w:rsidRPr="00E03B11" w:rsidDel="005E7EB9" w:rsidRDefault="00855066" w:rsidP="000B1478">
            <w:pPr>
              <w:spacing w:line="360" w:lineRule="auto"/>
              <w:contextualSpacing/>
              <w:jc w:val="center"/>
              <w:rPr>
                <w:del w:id="1541" w:author="My Luong Vuong" w:date="2023-11-21T00:10:00Z"/>
                <w:rFonts w:cstheme="minorHAnsi"/>
                <w:sz w:val="22"/>
                <w:szCs w:val="22"/>
                <w:lang w:val="en-GB"/>
              </w:rPr>
            </w:pPr>
            <w:del w:id="1542" w:author="My Luong Vuong" w:date="2023-11-21T00:10:00Z">
              <w:r w:rsidRPr="00E03B11" w:rsidDel="005E7EB9">
                <w:rPr>
                  <w:rFonts w:cstheme="minorHAnsi"/>
                  <w:sz w:val="22"/>
                  <w:szCs w:val="22"/>
                  <w:lang w:val="en-GB"/>
                </w:rPr>
                <w:delText>7</w:delText>
              </w:r>
            </w:del>
          </w:p>
        </w:tc>
        <w:tc>
          <w:tcPr>
            <w:tcW w:w="4111" w:type="dxa"/>
          </w:tcPr>
          <w:p w14:paraId="3FF8980E" w14:textId="107DE44C" w:rsidR="00855066" w:rsidRPr="00E03B11" w:rsidDel="005E7EB9" w:rsidRDefault="00BB4ED6" w:rsidP="000B1478">
            <w:pPr>
              <w:spacing w:line="360" w:lineRule="auto"/>
              <w:contextualSpacing/>
              <w:jc w:val="center"/>
              <w:rPr>
                <w:del w:id="1543" w:author="My Luong Vuong" w:date="2023-11-21T00:10:00Z"/>
                <w:rFonts w:cstheme="minorHAnsi"/>
                <w:color w:val="000000" w:themeColor="text1"/>
                <w:sz w:val="22"/>
                <w:szCs w:val="22"/>
                <w:lang w:val="en-GB"/>
              </w:rPr>
            </w:pPr>
            <w:del w:id="1544" w:author="My Luong Vuong" w:date="2023-11-21T00:10:00Z">
              <w:r w:rsidRPr="00E03B11" w:rsidDel="005E7EB9">
                <w:rPr>
                  <w:rFonts w:cstheme="minorHAnsi"/>
                  <w:color w:val="000000" w:themeColor="text1"/>
                  <w:sz w:val="22"/>
                  <w:szCs w:val="22"/>
                  <w:lang w:val="en-GB"/>
                </w:rPr>
                <w:delText>92.60</w:delText>
              </w:r>
            </w:del>
          </w:p>
        </w:tc>
        <w:tc>
          <w:tcPr>
            <w:tcW w:w="4111" w:type="dxa"/>
          </w:tcPr>
          <w:p w14:paraId="79317232" w14:textId="093DC773" w:rsidR="00855066" w:rsidRPr="00E03B11" w:rsidDel="005E7EB9" w:rsidRDefault="00951E75" w:rsidP="000B1478">
            <w:pPr>
              <w:spacing w:line="360" w:lineRule="auto"/>
              <w:contextualSpacing/>
              <w:jc w:val="center"/>
              <w:rPr>
                <w:del w:id="1545" w:author="My Luong Vuong" w:date="2023-11-21T00:10:00Z"/>
                <w:rFonts w:cstheme="minorHAnsi"/>
                <w:color w:val="000000" w:themeColor="text1"/>
                <w:sz w:val="22"/>
                <w:szCs w:val="22"/>
                <w:lang w:val="en-GB"/>
              </w:rPr>
            </w:pPr>
            <w:del w:id="1546" w:author="My Luong Vuong" w:date="2023-11-21T00:10:00Z">
              <w:r w:rsidRPr="00E03B11" w:rsidDel="005E7EB9">
                <w:rPr>
                  <w:rFonts w:cstheme="minorHAnsi"/>
                  <w:color w:val="000000" w:themeColor="text1"/>
                  <w:sz w:val="22"/>
                  <w:szCs w:val="22"/>
                  <w:lang w:val="en-GB"/>
                </w:rPr>
                <w:delText>97.42</w:delText>
              </w:r>
            </w:del>
          </w:p>
        </w:tc>
      </w:tr>
      <w:tr w:rsidR="00855066" w:rsidRPr="00E03B11" w:rsidDel="005E7EB9" w14:paraId="30614288" w14:textId="34951D4A" w:rsidTr="00217923">
        <w:trPr>
          <w:trHeight w:val="283"/>
          <w:jc w:val="center"/>
          <w:del w:id="1547" w:author="My Luong Vuong" w:date="2023-11-21T00:10:00Z"/>
        </w:trPr>
        <w:tc>
          <w:tcPr>
            <w:tcW w:w="1418" w:type="dxa"/>
            <w:vMerge/>
            <w:tcBorders>
              <w:bottom w:val="single" w:sz="4" w:space="0" w:color="auto"/>
            </w:tcBorders>
          </w:tcPr>
          <w:p w14:paraId="3451237B" w14:textId="3DF9347B" w:rsidR="00855066" w:rsidRPr="00E03B11" w:rsidDel="005E7EB9" w:rsidRDefault="00855066" w:rsidP="000B1478">
            <w:pPr>
              <w:spacing w:line="360" w:lineRule="auto"/>
              <w:contextualSpacing/>
              <w:jc w:val="center"/>
              <w:rPr>
                <w:del w:id="1548" w:author="My Luong Vuong" w:date="2023-11-21T00:10:00Z"/>
                <w:rFonts w:cstheme="minorHAnsi"/>
                <w:sz w:val="22"/>
                <w:szCs w:val="22"/>
                <w:lang w:val="en-GB"/>
              </w:rPr>
            </w:pPr>
          </w:p>
        </w:tc>
        <w:tc>
          <w:tcPr>
            <w:tcW w:w="1843" w:type="dxa"/>
            <w:tcBorders>
              <w:bottom w:val="single" w:sz="4" w:space="0" w:color="auto"/>
            </w:tcBorders>
          </w:tcPr>
          <w:p w14:paraId="27CAFA21" w14:textId="0C442AF2" w:rsidR="00855066" w:rsidRPr="00E03B11" w:rsidDel="005E7EB9" w:rsidRDefault="00855066" w:rsidP="000B1478">
            <w:pPr>
              <w:spacing w:line="360" w:lineRule="auto"/>
              <w:contextualSpacing/>
              <w:jc w:val="center"/>
              <w:rPr>
                <w:del w:id="1549" w:author="My Luong Vuong" w:date="2023-11-21T00:10:00Z"/>
                <w:rFonts w:cstheme="minorHAnsi"/>
                <w:sz w:val="22"/>
                <w:szCs w:val="22"/>
                <w:lang w:val="en-GB"/>
              </w:rPr>
            </w:pPr>
            <w:del w:id="1550" w:author="My Luong Vuong" w:date="2023-11-21T00:10:00Z">
              <w:r w:rsidRPr="00E03B11" w:rsidDel="005E7EB9">
                <w:rPr>
                  <w:rFonts w:cstheme="minorHAnsi"/>
                  <w:sz w:val="22"/>
                  <w:szCs w:val="22"/>
                  <w:lang w:val="en-GB"/>
                </w:rPr>
                <w:delText>14</w:delText>
              </w:r>
            </w:del>
          </w:p>
        </w:tc>
        <w:tc>
          <w:tcPr>
            <w:tcW w:w="4111" w:type="dxa"/>
            <w:tcBorders>
              <w:bottom w:val="single" w:sz="4" w:space="0" w:color="auto"/>
            </w:tcBorders>
          </w:tcPr>
          <w:p w14:paraId="56755F85" w14:textId="0E387EEC" w:rsidR="00855066" w:rsidRPr="00E03B11" w:rsidDel="005E7EB9" w:rsidRDefault="006A286B" w:rsidP="000B1478">
            <w:pPr>
              <w:spacing w:line="360" w:lineRule="auto"/>
              <w:contextualSpacing/>
              <w:jc w:val="center"/>
              <w:rPr>
                <w:del w:id="1551" w:author="My Luong Vuong" w:date="2023-11-21T00:10:00Z"/>
                <w:rFonts w:cstheme="minorHAnsi"/>
                <w:color w:val="000000" w:themeColor="text1"/>
                <w:sz w:val="22"/>
                <w:szCs w:val="22"/>
                <w:lang w:val="en-GB"/>
              </w:rPr>
            </w:pPr>
            <w:del w:id="1552" w:author="My Luong Vuong" w:date="2023-11-21T00:10:00Z">
              <w:r w:rsidRPr="00E03B11" w:rsidDel="005E7EB9">
                <w:rPr>
                  <w:rFonts w:cstheme="minorHAnsi"/>
                  <w:color w:val="000000" w:themeColor="text1"/>
                  <w:sz w:val="22"/>
                  <w:szCs w:val="22"/>
                  <w:lang w:val="en-GB"/>
                </w:rPr>
                <w:delText>93.59</w:delText>
              </w:r>
            </w:del>
          </w:p>
        </w:tc>
        <w:tc>
          <w:tcPr>
            <w:tcW w:w="4111" w:type="dxa"/>
            <w:tcBorders>
              <w:bottom w:val="single" w:sz="4" w:space="0" w:color="auto"/>
            </w:tcBorders>
          </w:tcPr>
          <w:p w14:paraId="2AC05A9F" w14:textId="7F8BE31F" w:rsidR="00855066" w:rsidRPr="00E03B11" w:rsidDel="005E7EB9" w:rsidRDefault="0027770D" w:rsidP="000B1478">
            <w:pPr>
              <w:spacing w:line="360" w:lineRule="auto"/>
              <w:contextualSpacing/>
              <w:jc w:val="center"/>
              <w:rPr>
                <w:del w:id="1553" w:author="My Luong Vuong" w:date="2023-11-21T00:10:00Z"/>
                <w:rFonts w:cstheme="minorHAnsi"/>
                <w:color w:val="000000" w:themeColor="text1"/>
                <w:sz w:val="22"/>
                <w:szCs w:val="22"/>
                <w:lang w:val="en-GB"/>
              </w:rPr>
            </w:pPr>
            <w:del w:id="1554" w:author="My Luong Vuong" w:date="2023-11-21T00:10:00Z">
              <w:r w:rsidRPr="00E03B11" w:rsidDel="005E7EB9">
                <w:rPr>
                  <w:rFonts w:cstheme="minorHAnsi"/>
                  <w:color w:val="000000" w:themeColor="text1"/>
                  <w:sz w:val="22"/>
                  <w:szCs w:val="22"/>
                  <w:lang w:val="en-GB"/>
                </w:rPr>
                <w:delText>97.49</w:delText>
              </w:r>
            </w:del>
          </w:p>
        </w:tc>
      </w:tr>
      <w:tr w:rsidR="003A62DF" w:rsidRPr="00E03B11" w:rsidDel="005E7EB9" w14:paraId="5A914281" w14:textId="53118B2D" w:rsidTr="00217923">
        <w:trPr>
          <w:trHeight w:val="283"/>
          <w:jc w:val="center"/>
          <w:del w:id="1555" w:author="My Luong Vuong" w:date="2023-11-21T00:10:00Z"/>
        </w:trPr>
        <w:tc>
          <w:tcPr>
            <w:tcW w:w="1418" w:type="dxa"/>
            <w:vMerge w:val="restart"/>
            <w:tcBorders>
              <w:top w:val="single" w:sz="4" w:space="0" w:color="auto"/>
            </w:tcBorders>
          </w:tcPr>
          <w:p w14:paraId="1E421ACC" w14:textId="233EBDE4" w:rsidR="003A62DF" w:rsidRPr="00E03B11" w:rsidDel="005E7EB9" w:rsidRDefault="008479FD" w:rsidP="000B1478">
            <w:pPr>
              <w:spacing w:line="360" w:lineRule="auto"/>
              <w:contextualSpacing/>
              <w:jc w:val="center"/>
              <w:rPr>
                <w:del w:id="1556" w:author="My Luong Vuong" w:date="2023-11-21T00:10:00Z"/>
                <w:rFonts w:cstheme="minorHAnsi"/>
                <w:sz w:val="22"/>
                <w:szCs w:val="22"/>
                <w:lang w:val="en-GB"/>
              </w:rPr>
            </w:pPr>
            <w:del w:id="1557" w:author="My Luong Vuong" w:date="2023-11-21T00:10:00Z">
              <w:r w:rsidRPr="00E03B11" w:rsidDel="005E7EB9">
                <w:rPr>
                  <w:rFonts w:cstheme="minorHAnsi"/>
                  <w:sz w:val="22"/>
                  <w:szCs w:val="22"/>
                  <w:lang w:val="en-GB"/>
                </w:rPr>
                <w:delText>Percentage of patients with C</w:delText>
              </w:r>
              <w:r w:rsidRPr="00E03B11" w:rsidDel="005E7EB9">
                <w:rPr>
                  <w:rFonts w:cstheme="minorHAnsi"/>
                  <w:vertAlign w:val="subscript"/>
                  <w:lang w:val="en-GB"/>
                </w:rPr>
                <w:delText>min</w:delText>
              </w:r>
              <w:r w:rsidRPr="00E03B11" w:rsidDel="005E7EB9">
                <w:rPr>
                  <w:rFonts w:cstheme="minorHAnsi"/>
                  <w:sz w:val="22"/>
                  <w:szCs w:val="22"/>
                  <w:lang w:val="en-GB"/>
                </w:rPr>
                <w:delText xml:space="preserve"> ≥</w:delText>
              </w:r>
              <w:r w:rsidR="008F7172" w:rsidRPr="00E03B11" w:rsidDel="005E7EB9">
                <w:rPr>
                  <w:rFonts w:cstheme="minorHAnsi"/>
                  <w:sz w:val="22"/>
                  <w:szCs w:val="22"/>
                  <w:lang w:val="en-GB"/>
                </w:rPr>
                <w:delText>80</w:delText>
              </w:r>
              <w:r w:rsidRPr="00E03B11" w:rsidDel="005E7EB9">
                <w:rPr>
                  <w:rFonts w:cstheme="minorHAnsi"/>
                  <w:sz w:val="22"/>
                  <w:szCs w:val="22"/>
                  <w:lang w:val="en-GB"/>
                </w:rPr>
                <w:delText>.</w:delText>
              </w:r>
              <w:r w:rsidR="008F7172" w:rsidRPr="00E03B11" w:rsidDel="005E7EB9">
                <w:rPr>
                  <w:rFonts w:cstheme="minorHAnsi"/>
                  <w:sz w:val="22"/>
                  <w:szCs w:val="22"/>
                  <w:lang w:val="en-GB"/>
                </w:rPr>
                <w:delText>00</w:delText>
              </w:r>
              <w:r w:rsidRPr="00E03B11" w:rsidDel="005E7EB9">
                <w:rPr>
                  <w:rFonts w:cstheme="minorHAnsi"/>
                  <w:sz w:val="22"/>
                  <w:szCs w:val="22"/>
                  <w:lang w:val="en-GB"/>
                </w:rPr>
                <w:delText xml:space="preserve"> mg/L</w:delText>
              </w:r>
              <w:r w:rsidR="002539AB" w:rsidRPr="00E03B11" w:rsidDel="005E7EB9">
                <w:rPr>
                  <w:rFonts w:cstheme="minorHAnsi"/>
                  <w:sz w:val="22"/>
                  <w:szCs w:val="22"/>
                  <w:lang w:val="en-GB"/>
                </w:rPr>
                <w:delText xml:space="preserve"> (%)</w:delText>
              </w:r>
            </w:del>
          </w:p>
        </w:tc>
        <w:tc>
          <w:tcPr>
            <w:tcW w:w="1843" w:type="dxa"/>
            <w:tcBorders>
              <w:top w:val="single" w:sz="4" w:space="0" w:color="auto"/>
            </w:tcBorders>
          </w:tcPr>
          <w:p w14:paraId="690AD135" w14:textId="72E9B578" w:rsidR="003A62DF" w:rsidRPr="00E03B11" w:rsidDel="005E7EB9" w:rsidRDefault="003A62DF" w:rsidP="000B1478">
            <w:pPr>
              <w:spacing w:line="360" w:lineRule="auto"/>
              <w:contextualSpacing/>
              <w:jc w:val="center"/>
              <w:rPr>
                <w:del w:id="1558" w:author="My Luong Vuong" w:date="2023-11-21T00:10:00Z"/>
                <w:rFonts w:cstheme="minorHAnsi"/>
                <w:sz w:val="22"/>
                <w:szCs w:val="22"/>
                <w:lang w:val="en-GB"/>
              </w:rPr>
            </w:pPr>
            <w:del w:id="1559" w:author="My Luong Vuong" w:date="2023-11-21T00:10:00Z">
              <w:r w:rsidRPr="00E03B11" w:rsidDel="005E7EB9">
                <w:rPr>
                  <w:rFonts w:cstheme="minorHAnsi"/>
                  <w:sz w:val="22"/>
                  <w:szCs w:val="22"/>
                  <w:lang w:val="en-GB"/>
                </w:rPr>
                <w:delText>1</w:delText>
              </w:r>
            </w:del>
          </w:p>
        </w:tc>
        <w:tc>
          <w:tcPr>
            <w:tcW w:w="4111" w:type="dxa"/>
            <w:tcBorders>
              <w:top w:val="single" w:sz="4" w:space="0" w:color="auto"/>
            </w:tcBorders>
          </w:tcPr>
          <w:p w14:paraId="07D83C41" w14:textId="5A92D51A" w:rsidR="003A62DF" w:rsidRPr="00E03B11" w:rsidDel="005E7EB9" w:rsidRDefault="00A717B3" w:rsidP="000B1478">
            <w:pPr>
              <w:spacing w:line="360" w:lineRule="auto"/>
              <w:contextualSpacing/>
              <w:jc w:val="center"/>
              <w:rPr>
                <w:del w:id="1560" w:author="My Luong Vuong" w:date="2023-11-21T00:10:00Z"/>
                <w:rFonts w:cstheme="minorHAnsi"/>
                <w:color w:val="000000" w:themeColor="text1"/>
                <w:sz w:val="22"/>
                <w:szCs w:val="22"/>
                <w:lang w:val="en-GB"/>
              </w:rPr>
            </w:pPr>
            <w:del w:id="1561" w:author="My Luong Vuong" w:date="2023-11-21T00:10:00Z">
              <w:r w:rsidRPr="00E03B11" w:rsidDel="005E7EB9">
                <w:rPr>
                  <w:rFonts w:cstheme="minorHAnsi"/>
                  <w:color w:val="000000" w:themeColor="text1"/>
                  <w:sz w:val="22"/>
                  <w:szCs w:val="22"/>
                  <w:lang w:val="en-GB"/>
                </w:rPr>
                <w:delText>0.00</w:delText>
              </w:r>
            </w:del>
          </w:p>
        </w:tc>
        <w:tc>
          <w:tcPr>
            <w:tcW w:w="4111" w:type="dxa"/>
            <w:tcBorders>
              <w:top w:val="single" w:sz="4" w:space="0" w:color="auto"/>
            </w:tcBorders>
          </w:tcPr>
          <w:p w14:paraId="036526E1" w14:textId="5CAF7B14" w:rsidR="003A62DF" w:rsidRPr="00E03B11" w:rsidDel="005E7EB9" w:rsidRDefault="0015488A" w:rsidP="000B1478">
            <w:pPr>
              <w:spacing w:line="360" w:lineRule="auto"/>
              <w:contextualSpacing/>
              <w:jc w:val="center"/>
              <w:rPr>
                <w:del w:id="1562" w:author="My Luong Vuong" w:date="2023-11-21T00:10:00Z"/>
                <w:rFonts w:cstheme="minorHAnsi"/>
                <w:color w:val="000000" w:themeColor="text1"/>
                <w:sz w:val="22"/>
                <w:szCs w:val="22"/>
                <w:lang w:val="en-GB"/>
              </w:rPr>
            </w:pPr>
            <w:del w:id="1563" w:author="My Luong Vuong" w:date="2023-11-21T00:10:00Z">
              <w:r w:rsidRPr="00E03B11" w:rsidDel="005E7EB9">
                <w:rPr>
                  <w:rFonts w:cstheme="minorHAnsi"/>
                  <w:color w:val="000000" w:themeColor="text1"/>
                  <w:sz w:val="22"/>
                  <w:szCs w:val="22"/>
                  <w:lang w:val="en-GB"/>
                </w:rPr>
                <w:delText>0.00</w:delText>
              </w:r>
            </w:del>
          </w:p>
        </w:tc>
      </w:tr>
      <w:tr w:rsidR="003A62DF" w:rsidRPr="00E03B11" w:rsidDel="005E7EB9" w14:paraId="2E1E61C5" w14:textId="742BF330" w:rsidTr="00217923">
        <w:trPr>
          <w:trHeight w:val="283"/>
          <w:jc w:val="center"/>
          <w:del w:id="1564" w:author="My Luong Vuong" w:date="2023-11-21T00:10:00Z"/>
        </w:trPr>
        <w:tc>
          <w:tcPr>
            <w:tcW w:w="1418" w:type="dxa"/>
            <w:vMerge/>
          </w:tcPr>
          <w:p w14:paraId="11B1349E" w14:textId="6315202D" w:rsidR="003A62DF" w:rsidRPr="00E03B11" w:rsidDel="005E7EB9" w:rsidRDefault="003A62DF" w:rsidP="000B1478">
            <w:pPr>
              <w:spacing w:line="360" w:lineRule="auto"/>
              <w:contextualSpacing/>
              <w:jc w:val="center"/>
              <w:rPr>
                <w:del w:id="1565" w:author="My Luong Vuong" w:date="2023-11-21T00:10:00Z"/>
                <w:rFonts w:asciiTheme="minorHAnsi" w:hAnsiTheme="minorHAnsi" w:cstheme="minorHAnsi"/>
                <w:sz w:val="22"/>
                <w:szCs w:val="22"/>
                <w:lang w:val="en-GB"/>
              </w:rPr>
            </w:pPr>
          </w:p>
        </w:tc>
        <w:tc>
          <w:tcPr>
            <w:tcW w:w="1843" w:type="dxa"/>
          </w:tcPr>
          <w:p w14:paraId="563C5E80" w14:textId="2153D471" w:rsidR="003A62DF" w:rsidRPr="00E03B11" w:rsidDel="005E7EB9" w:rsidRDefault="003A62DF" w:rsidP="000B1478">
            <w:pPr>
              <w:spacing w:line="360" w:lineRule="auto"/>
              <w:contextualSpacing/>
              <w:jc w:val="center"/>
              <w:rPr>
                <w:del w:id="1566" w:author="My Luong Vuong" w:date="2023-11-21T00:10:00Z"/>
                <w:rFonts w:cstheme="minorHAnsi"/>
                <w:sz w:val="22"/>
                <w:szCs w:val="22"/>
                <w:lang w:val="en-GB"/>
              </w:rPr>
            </w:pPr>
            <w:del w:id="1567" w:author="My Luong Vuong" w:date="2023-11-21T00:10:00Z">
              <w:r w:rsidRPr="00E03B11" w:rsidDel="005E7EB9">
                <w:rPr>
                  <w:rFonts w:cstheme="minorHAnsi"/>
                  <w:sz w:val="22"/>
                  <w:szCs w:val="22"/>
                  <w:lang w:val="en-GB"/>
                </w:rPr>
                <w:delText>2</w:delText>
              </w:r>
            </w:del>
          </w:p>
        </w:tc>
        <w:tc>
          <w:tcPr>
            <w:tcW w:w="4111" w:type="dxa"/>
          </w:tcPr>
          <w:p w14:paraId="1DD505EB" w14:textId="1A45812B" w:rsidR="003A62DF" w:rsidRPr="00E03B11" w:rsidDel="005E7EB9" w:rsidRDefault="00A717B3" w:rsidP="000B1478">
            <w:pPr>
              <w:spacing w:line="360" w:lineRule="auto"/>
              <w:contextualSpacing/>
              <w:jc w:val="center"/>
              <w:rPr>
                <w:del w:id="1568" w:author="My Luong Vuong" w:date="2023-11-21T00:10:00Z"/>
                <w:rFonts w:cstheme="minorHAnsi"/>
                <w:color w:val="000000" w:themeColor="text1"/>
                <w:sz w:val="22"/>
                <w:szCs w:val="22"/>
                <w:lang w:val="en-GB"/>
              </w:rPr>
            </w:pPr>
            <w:del w:id="1569" w:author="My Luong Vuong" w:date="2023-11-21T00:10:00Z">
              <w:r w:rsidRPr="00E03B11" w:rsidDel="005E7EB9">
                <w:rPr>
                  <w:rFonts w:cstheme="minorHAnsi"/>
                  <w:color w:val="000000" w:themeColor="text1"/>
                  <w:sz w:val="22"/>
                  <w:szCs w:val="22"/>
                  <w:lang w:val="en-GB"/>
                </w:rPr>
                <w:delText>0.00</w:delText>
              </w:r>
            </w:del>
          </w:p>
        </w:tc>
        <w:tc>
          <w:tcPr>
            <w:tcW w:w="4111" w:type="dxa"/>
          </w:tcPr>
          <w:p w14:paraId="47BCB952" w14:textId="79635E77" w:rsidR="003A62DF" w:rsidRPr="00E03B11" w:rsidDel="005E7EB9" w:rsidRDefault="0015488A" w:rsidP="000B1478">
            <w:pPr>
              <w:spacing w:line="360" w:lineRule="auto"/>
              <w:contextualSpacing/>
              <w:jc w:val="center"/>
              <w:rPr>
                <w:del w:id="1570" w:author="My Luong Vuong" w:date="2023-11-21T00:10:00Z"/>
                <w:rFonts w:cstheme="minorHAnsi"/>
                <w:color w:val="000000" w:themeColor="text1"/>
                <w:sz w:val="22"/>
                <w:szCs w:val="22"/>
                <w:lang w:val="en-GB"/>
              </w:rPr>
            </w:pPr>
            <w:del w:id="1571" w:author="My Luong Vuong" w:date="2023-11-21T00:10:00Z">
              <w:r w:rsidRPr="00E03B11" w:rsidDel="005E7EB9">
                <w:rPr>
                  <w:rFonts w:cstheme="minorHAnsi"/>
                  <w:color w:val="000000" w:themeColor="text1"/>
                  <w:sz w:val="22"/>
                  <w:szCs w:val="22"/>
                  <w:lang w:val="en-GB"/>
                </w:rPr>
                <w:delText>0.00</w:delText>
              </w:r>
            </w:del>
          </w:p>
        </w:tc>
      </w:tr>
      <w:tr w:rsidR="003A62DF" w:rsidRPr="00E03B11" w:rsidDel="005E7EB9" w14:paraId="78619DD5" w14:textId="45F68CC1" w:rsidTr="00217923">
        <w:trPr>
          <w:trHeight w:val="283"/>
          <w:jc w:val="center"/>
          <w:del w:id="1572" w:author="My Luong Vuong" w:date="2023-11-21T00:10:00Z"/>
        </w:trPr>
        <w:tc>
          <w:tcPr>
            <w:tcW w:w="1418" w:type="dxa"/>
            <w:vMerge/>
          </w:tcPr>
          <w:p w14:paraId="4F4DECCC" w14:textId="551D714C" w:rsidR="003A62DF" w:rsidRPr="00E03B11" w:rsidDel="005E7EB9" w:rsidRDefault="003A62DF" w:rsidP="000B1478">
            <w:pPr>
              <w:spacing w:line="360" w:lineRule="auto"/>
              <w:contextualSpacing/>
              <w:jc w:val="center"/>
              <w:rPr>
                <w:del w:id="1573" w:author="My Luong Vuong" w:date="2023-11-21T00:10:00Z"/>
                <w:rFonts w:cstheme="minorHAnsi"/>
                <w:sz w:val="22"/>
                <w:szCs w:val="22"/>
                <w:lang w:val="en-GB"/>
              </w:rPr>
            </w:pPr>
          </w:p>
        </w:tc>
        <w:tc>
          <w:tcPr>
            <w:tcW w:w="1843" w:type="dxa"/>
          </w:tcPr>
          <w:p w14:paraId="7B8237C1" w14:textId="6B73B039" w:rsidR="003A62DF" w:rsidRPr="00E03B11" w:rsidDel="005E7EB9" w:rsidRDefault="003A62DF" w:rsidP="000B1478">
            <w:pPr>
              <w:spacing w:line="360" w:lineRule="auto"/>
              <w:contextualSpacing/>
              <w:jc w:val="center"/>
              <w:rPr>
                <w:del w:id="1574" w:author="My Luong Vuong" w:date="2023-11-21T00:10:00Z"/>
                <w:rFonts w:cstheme="minorHAnsi"/>
                <w:sz w:val="22"/>
                <w:szCs w:val="22"/>
                <w:lang w:val="en-GB"/>
              </w:rPr>
            </w:pPr>
            <w:del w:id="1575" w:author="My Luong Vuong" w:date="2023-11-21T00:10:00Z">
              <w:r w:rsidRPr="00E03B11" w:rsidDel="005E7EB9">
                <w:rPr>
                  <w:rFonts w:cstheme="minorHAnsi"/>
                  <w:sz w:val="22"/>
                  <w:szCs w:val="22"/>
                  <w:lang w:val="en-GB"/>
                </w:rPr>
                <w:delText>7</w:delText>
              </w:r>
            </w:del>
          </w:p>
        </w:tc>
        <w:tc>
          <w:tcPr>
            <w:tcW w:w="4111" w:type="dxa"/>
          </w:tcPr>
          <w:p w14:paraId="31265AA6" w14:textId="3927A6B5" w:rsidR="003A62DF" w:rsidRPr="00E03B11" w:rsidDel="005E7EB9" w:rsidRDefault="00A717B3" w:rsidP="000B1478">
            <w:pPr>
              <w:spacing w:line="360" w:lineRule="auto"/>
              <w:contextualSpacing/>
              <w:jc w:val="center"/>
              <w:rPr>
                <w:del w:id="1576" w:author="My Luong Vuong" w:date="2023-11-21T00:10:00Z"/>
                <w:rFonts w:cstheme="minorHAnsi"/>
                <w:color w:val="000000" w:themeColor="text1"/>
                <w:sz w:val="22"/>
                <w:szCs w:val="22"/>
                <w:lang w:val="en-GB"/>
              </w:rPr>
            </w:pPr>
            <w:del w:id="1577" w:author="My Luong Vuong" w:date="2023-11-21T00:10:00Z">
              <w:r w:rsidRPr="00E03B11" w:rsidDel="005E7EB9">
                <w:rPr>
                  <w:rFonts w:cstheme="minorHAnsi"/>
                  <w:color w:val="000000" w:themeColor="text1"/>
                  <w:sz w:val="22"/>
                  <w:szCs w:val="22"/>
                  <w:lang w:val="en-GB"/>
                </w:rPr>
                <w:delText>0.14</w:delText>
              </w:r>
            </w:del>
          </w:p>
        </w:tc>
        <w:tc>
          <w:tcPr>
            <w:tcW w:w="4111" w:type="dxa"/>
          </w:tcPr>
          <w:p w14:paraId="781FD5FF" w14:textId="63A82DEB" w:rsidR="003A62DF" w:rsidRPr="00E03B11" w:rsidDel="005E7EB9" w:rsidRDefault="0015488A" w:rsidP="000B1478">
            <w:pPr>
              <w:spacing w:line="360" w:lineRule="auto"/>
              <w:contextualSpacing/>
              <w:jc w:val="center"/>
              <w:rPr>
                <w:del w:id="1578" w:author="My Luong Vuong" w:date="2023-11-21T00:10:00Z"/>
                <w:rFonts w:cstheme="minorHAnsi"/>
                <w:color w:val="000000" w:themeColor="text1"/>
                <w:sz w:val="22"/>
                <w:szCs w:val="22"/>
                <w:lang w:val="en-GB"/>
              </w:rPr>
            </w:pPr>
            <w:del w:id="1579" w:author="My Luong Vuong" w:date="2023-11-21T00:10:00Z">
              <w:r w:rsidRPr="00E03B11" w:rsidDel="005E7EB9">
                <w:rPr>
                  <w:rFonts w:cstheme="minorHAnsi"/>
                  <w:color w:val="000000" w:themeColor="text1"/>
                  <w:sz w:val="22"/>
                  <w:szCs w:val="22"/>
                  <w:lang w:val="en-GB"/>
                </w:rPr>
                <w:delText>0.20</w:delText>
              </w:r>
            </w:del>
          </w:p>
        </w:tc>
      </w:tr>
      <w:tr w:rsidR="003A62DF" w:rsidRPr="00E03B11" w:rsidDel="005E7EB9" w14:paraId="0A23B137" w14:textId="2DB0F130" w:rsidTr="00597307">
        <w:trPr>
          <w:trHeight w:val="283"/>
          <w:jc w:val="center"/>
          <w:del w:id="1580" w:author="My Luong Vuong" w:date="2023-11-21T00:10:00Z"/>
        </w:trPr>
        <w:tc>
          <w:tcPr>
            <w:tcW w:w="1418" w:type="dxa"/>
            <w:vMerge/>
            <w:tcBorders>
              <w:bottom w:val="single" w:sz="4" w:space="0" w:color="auto"/>
            </w:tcBorders>
          </w:tcPr>
          <w:p w14:paraId="5E0333E0" w14:textId="1E828FAC" w:rsidR="003A62DF" w:rsidRPr="00E03B11" w:rsidDel="005E7EB9" w:rsidRDefault="003A62DF" w:rsidP="000B1478">
            <w:pPr>
              <w:spacing w:line="360" w:lineRule="auto"/>
              <w:contextualSpacing/>
              <w:jc w:val="center"/>
              <w:rPr>
                <w:del w:id="1581" w:author="My Luong Vuong" w:date="2023-11-21T00:10:00Z"/>
                <w:rFonts w:cstheme="minorHAnsi"/>
                <w:sz w:val="22"/>
                <w:szCs w:val="22"/>
                <w:lang w:val="en-GB"/>
              </w:rPr>
            </w:pPr>
          </w:p>
        </w:tc>
        <w:tc>
          <w:tcPr>
            <w:tcW w:w="1843" w:type="dxa"/>
            <w:tcBorders>
              <w:bottom w:val="single" w:sz="4" w:space="0" w:color="auto"/>
            </w:tcBorders>
          </w:tcPr>
          <w:p w14:paraId="3BE9FD4E" w14:textId="39E5EC21" w:rsidR="003A62DF" w:rsidRPr="00E03B11" w:rsidDel="005E7EB9" w:rsidRDefault="003A62DF" w:rsidP="000B1478">
            <w:pPr>
              <w:spacing w:line="360" w:lineRule="auto"/>
              <w:contextualSpacing/>
              <w:jc w:val="center"/>
              <w:rPr>
                <w:del w:id="1582" w:author="My Luong Vuong" w:date="2023-11-21T00:10:00Z"/>
                <w:rFonts w:cstheme="minorHAnsi"/>
                <w:sz w:val="22"/>
                <w:szCs w:val="22"/>
                <w:lang w:val="en-GB"/>
              </w:rPr>
            </w:pPr>
            <w:del w:id="1583" w:author="My Luong Vuong" w:date="2023-11-21T00:10:00Z">
              <w:r w:rsidRPr="00E03B11" w:rsidDel="005E7EB9">
                <w:rPr>
                  <w:rFonts w:cstheme="minorHAnsi"/>
                  <w:sz w:val="22"/>
                  <w:szCs w:val="22"/>
                  <w:lang w:val="en-GB"/>
                </w:rPr>
                <w:delText>14</w:delText>
              </w:r>
            </w:del>
          </w:p>
        </w:tc>
        <w:tc>
          <w:tcPr>
            <w:tcW w:w="4111" w:type="dxa"/>
            <w:tcBorders>
              <w:bottom w:val="single" w:sz="4" w:space="0" w:color="auto"/>
            </w:tcBorders>
          </w:tcPr>
          <w:p w14:paraId="393FBC73" w14:textId="5F566CDD" w:rsidR="003A62DF" w:rsidRPr="00E03B11" w:rsidDel="005E7EB9" w:rsidRDefault="00A717B3" w:rsidP="000B1478">
            <w:pPr>
              <w:spacing w:line="360" w:lineRule="auto"/>
              <w:contextualSpacing/>
              <w:jc w:val="center"/>
              <w:rPr>
                <w:del w:id="1584" w:author="My Luong Vuong" w:date="2023-11-21T00:10:00Z"/>
                <w:rFonts w:cstheme="minorHAnsi"/>
                <w:color w:val="000000" w:themeColor="text1"/>
                <w:sz w:val="22"/>
                <w:szCs w:val="22"/>
                <w:lang w:val="en-GB"/>
              </w:rPr>
            </w:pPr>
            <w:del w:id="1585" w:author="My Luong Vuong" w:date="2023-11-21T00:10:00Z">
              <w:r w:rsidRPr="00E03B11" w:rsidDel="005E7EB9">
                <w:rPr>
                  <w:rFonts w:cstheme="minorHAnsi"/>
                  <w:color w:val="000000" w:themeColor="text1"/>
                  <w:sz w:val="22"/>
                  <w:szCs w:val="22"/>
                  <w:lang w:val="en-GB"/>
                </w:rPr>
                <w:delText>0.54</w:delText>
              </w:r>
            </w:del>
          </w:p>
        </w:tc>
        <w:tc>
          <w:tcPr>
            <w:tcW w:w="4111" w:type="dxa"/>
            <w:tcBorders>
              <w:bottom w:val="single" w:sz="4" w:space="0" w:color="auto"/>
            </w:tcBorders>
          </w:tcPr>
          <w:p w14:paraId="666D4CAF" w14:textId="0E27F364" w:rsidR="003A62DF" w:rsidRPr="00E03B11" w:rsidDel="005E7EB9" w:rsidRDefault="00D21206" w:rsidP="000B1478">
            <w:pPr>
              <w:spacing w:line="360" w:lineRule="auto"/>
              <w:contextualSpacing/>
              <w:jc w:val="center"/>
              <w:rPr>
                <w:del w:id="1586" w:author="My Luong Vuong" w:date="2023-11-21T00:10:00Z"/>
                <w:rFonts w:cstheme="minorHAnsi"/>
                <w:color w:val="000000" w:themeColor="text1"/>
                <w:sz w:val="22"/>
                <w:szCs w:val="22"/>
                <w:lang w:val="en-GB"/>
              </w:rPr>
            </w:pPr>
            <w:del w:id="1587" w:author="My Luong Vuong" w:date="2023-11-21T00:10:00Z">
              <w:r w:rsidRPr="00E03B11" w:rsidDel="005E7EB9">
                <w:rPr>
                  <w:rFonts w:cstheme="minorHAnsi"/>
                  <w:color w:val="000000" w:themeColor="text1"/>
                  <w:sz w:val="22"/>
                  <w:szCs w:val="22"/>
                  <w:lang w:val="en-GB"/>
                </w:rPr>
                <w:delText>0.61</w:delText>
              </w:r>
            </w:del>
          </w:p>
        </w:tc>
      </w:tr>
      <w:tr w:rsidR="00E37932" w:rsidRPr="00E03B11" w:rsidDel="005E7EB9" w14:paraId="78961B9A" w14:textId="0A735773" w:rsidTr="00217923">
        <w:trPr>
          <w:trHeight w:val="283"/>
          <w:jc w:val="center"/>
          <w:del w:id="1588" w:author="My Luong Vuong" w:date="2023-11-21T00:10:00Z"/>
        </w:trPr>
        <w:tc>
          <w:tcPr>
            <w:tcW w:w="11483" w:type="dxa"/>
            <w:gridSpan w:val="4"/>
            <w:tcBorders>
              <w:bottom w:val="nil"/>
            </w:tcBorders>
          </w:tcPr>
          <w:p w14:paraId="5898CA4F" w14:textId="479A6DCE" w:rsidR="00E37932" w:rsidRPr="00E03B11" w:rsidDel="005E7EB9" w:rsidRDefault="00CA509E" w:rsidP="00597307">
            <w:pPr>
              <w:spacing w:line="360" w:lineRule="auto"/>
              <w:contextualSpacing/>
              <w:rPr>
                <w:del w:id="1589" w:author="My Luong Vuong" w:date="2023-11-21T00:10:00Z"/>
                <w:rFonts w:cstheme="minorHAnsi"/>
                <w:color w:val="000000" w:themeColor="text1"/>
                <w:sz w:val="22"/>
                <w:szCs w:val="22"/>
                <w:lang w:val="en-GB"/>
              </w:rPr>
            </w:pPr>
            <w:del w:id="1590" w:author="My Luong Vuong" w:date="2023-11-21T00:10:00Z">
              <w:r w:rsidRPr="00E03B11" w:rsidDel="005E7EB9">
                <w:rPr>
                  <w:rFonts w:cstheme="minorHAnsi"/>
                  <w:sz w:val="22"/>
                  <w:szCs w:val="22"/>
                  <w:lang w:val="en-GB"/>
                </w:rPr>
                <w:delText>C</w:delText>
              </w:r>
              <w:r w:rsidRPr="00E03B11" w:rsidDel="005E7EB9">
                <w:rPr>
                  <w:rFonts w:cstheme="minorHAnsi"/>
                  <w:sz w:val="22"/>
                  <w:szCs w:val="22"/>
                  <w:vertAlign w:val="subscript"/>
                  <w:lang w:val="en-GB"/>
                </w:rPr>
                <w:delText>min</w:delText>
              </w:r>
              <w:r w:rsidRPr="00E03B11" w:rsidDel="005E7EB9">
                <w:rPr>
                  <w:rFonts w:cstheme="minorHAnsi"/>
                  <w:color w:val="000000" w:themeColor="text1"/>
                  <w:sz w:val="22"/>
                  <w:szCs w:val="22"/>
                  <w:lang w:val="en-GB"/>
                </w:rPr>
                <w:delText>: trough concentration</w:delText>
              </w:r>
              <w:r w:rsidR="004B1E51" w:rsidRPr="00E03B11" w:rsidDel="005E7EB9">
                <w:rPr>
                  <w:rFonts w:cstheme="minorHAnsi"/>
                  <w:color w:val="000000" w:themeColor="text1"/>
                  <w:sz w:val="22"/>
                  <w:szCs w:val="22"/>
                  <w:lang w:val="en-GB"/>
                </w:rPr>
                <w:delText>;</w:delText>
              </w:r>
              <w:r w:rsidRPr="00E03B11" w:rsidDel="005E7EB9">
                <w:rPr>
                  <w:rFonts w:cstheme="minorHAnsi"/>
                  <w:color w:val="000000" w:themeColor="text1"/>
                  <w:sz w:val="22"/>
                  <w:szCs w:val="22"/>
                  <w:lang w:val="en-GB"/>
                </w:rPr>
                <w:delText xml:space="preserve"> </w:delText>
              </w:r>
              <w:r w:rsidR="004B1E51" w:rsidRPr="00CA5A80" w:rsidDel="005E7EB9">
                <w:rPr>
                  <w:rFonts w:cstheme="minorHAnsi"/>
                  <w:i/>
                  <w:iCs/>
                  <w:color w:val="000000" w:themeColor="text1"/>
                  <w:lang w:val="en-GB"/>
                </w:rPr>
                <w:delText>f</w:delText>
              </w:r>
              <w:r w:rsidR="004B1E51" w:rsidRPr="00E03B11" w:rsidDel="005E7EB9">
                <w:rPr>
                  <w:rFonts w:cstheme="minorHAnsi"/>
                  <w:color w:val="000000" w:themeColor="text1"/>
                  <w:sz w:val="22"/>
                  <w:szCs w:val="22"/>
                  <w:lang w:val="en-GB"/>
                </w:rPr>
                <w:delText>AUC</w:delText>
              </w:r>
              <w:r w:rsidR="004B1E51" w:rsidRPr="00E03B11" w:rsidDel="005E7EB9">
                <w:rPr>
                  <w:rFonts w:cstheme="minorHAnsi"/>
                  <w:color w:val="000000" w:themeColor="text1"/>
                  <w:vertAlign w:val="subscript"/>
                  <w:lang w:val="en-GB"/>
                </w:rPr>
                <w:delText>0-24</w:delText>
              </w:r>
              <w:r w:rsidR="004B1E51" w:rsidRPr="00E03B11" w:rsidDel="005E7EB9">
                <w:rPr>
                  <w:rFonts w:cstheme="minorHAnsi"/>
                  <w:color w:val="000000" w:themeColor="text1"/>
                  <w:sz w:val="22"/>
                  <w:szCs w:val="22"/>
                  <w:lang w:val="en-GB"/>
                </w:rPr>
                <w:delText xml:space="preserve">: </w:delText>
              </w:r>
              <w:r w:rsidR="00793282" w:rsidRPr="00E03B11" w:rsidDel="005E7EB9">
                <w:rPr>
                  <w:rFonts w:cstheme="minorHAnsi"/>
                  <w:color w:val="000000" w:themeColor="text1"/>
                  <w:sz w:val="22"/>
                  <w:szCs w:val="22"/>
                  <w:lang w:val="en-GB"/>
                </w:rPr>
                <w:delText xml:space="preserve">the area under </w:delText>
              </w:r>
              <w:r w:rsidR="004B1E51" w:rsidRPr="00E03B11" w:rsidDel="005E7EB9">
                <w:rPr>
                  <w:rFonts w:cstheme="minorHAnsi"/>
                  <w:color w:val="000000" w:themeColor="text1"/>
                  <w:sz w:val="22"/>
                  <w:szCs w:val="22"/>
                  <w:lang w:val="en-GB"/>
                </w:rPr>
                <w:delText>the unbound concentration-time curve for 24 hours</w:delText>
              </w:r>
              <w:r w:rsidR="006C40C7" w:rsidRPr="00E03B11" w:rsidDel="005E7EB9">
                <w:rPr>
                  <w:rFonts w:cstheme="minorHAnsi"/>
                  <w:color w:val="000000" w:themeColor="text1"/>
                  <w:sz w:val="22"/>
                  <w:szCs w:val="22"/>
                  <w:lang w:val="en-GB"/>
                </w:rPr>
                <w:delText xml:space="preserve">; </w:delText>
              </w:r>
              <w:r w:rsidR="00B11699" w:rsidRPr="00E03B11" w:rsidDel="005E7EB9">
                <w:rPr>
                  <w:rFonts w:cstheme="minorHAnsi"/>
                  <w:color w:val="000000" w:themeColor="text1"/>
                  <w:sz w:val="22"/>
                  <w:szCs w:val="22"/>
                  <w:lang w:val="en-GB"/>
                </w:rPr>
                <w:delText xml:space="preserve">PTA: </w:delText>
              </w:r>
              <w:r w:rsidR="00C77992" w:rsidRPr="00E03B11" w:rsidDel="005E7EB9">
                <w:rPr>
                  <w:rFonts w:cstheme="minorHAnsi"/>
                  <w:color w:val="000000" w:themeColor="text1"/>
                  <w:sz w:val="22"/>
                  <w:szCs w:val="22"/>
                  <w:lang w:val="en-GB"/>
                </w:rPr>
                <w:delText>probability of target attainment.</w:delText>
              </w:r>
            </w:del>
          </w:p>
        </w:tc>
      </w:tr>
    </w:tbl>
    <w:p w14:paraId="31E32954" w14:textId="445FB688" w:rsidR="00B901B3" w:rsidRPr="00E03B11" w:rsidRDefault="008A1420" w:rsidP="00794556">
      <w:pPr>
        <w:spacing w:after="0" w:line="480" w:lineRule="auto"/>
        <w:jc w:val="center"/>
        <w:rPr>
          <w:rFonts w:eastAsia="Times New Roman" w:cstheme="minorHAnsi"/>
          <w:color w:val="000000" w:themeColor="text1"/>
          <w:lang w:val="en-GB"/>
        </w:rPr>
      </w:pPr>
      <w:del w:id="1591" w:author="My Luong Vuong" w:date="2023-11-24T10:53:00Z">
        <w:r w:rsidRPr="00E03B11" w:rsidDel="00DD4826">
          <w:rPr>
            <w:rFonts w:eastAsia="Times New Roman" w:cstheme="minorHAnsi"/>
            <w:noProof/>
            <w:color w:val="000000" w:themeColor="text1"/>
            <w:lang w:val="en-GB"/>
          </w:rPr>
          <w:lastRenderedPageBreak/>
          <w:drawing>
            <wp:inline distT="0" distB="0" distL="0" distR="0" wp14:anchorId="12C27936" wp14:editId="26EA56A0">
              <wp:extent cx="8229599" cy="48006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29599" cy="4800600"/>
                      </a:xfrm>
                      <a:prstGeom prst="rect">
                        <a:avLst/>
                      </a:prstGeom>
                    </pic:spPr>
                  </pic:pic>
                </a:graphicData>
              </a:graphic>
            </wp:inline>
          </w:drawing>
        </w:r>
      </w:del>
    </w:p>
    <w:p w14:paraId="24C72F30" w14:textId="45843FEC" w:rsidR="00642C91" w:rsidRPr="00E03B11" w:rsidDel="00DD4826" w:rsidRDefault="00A917B0" w:rsidP="0073337C">
      <w:pPr>
        <w:spacing w:line="240" w:lineRule="auto"/>
        <w:jc w:val="both"/>
        <w:rPr>
          <w:del w:id="1592" w:author="My Luong Vuong" w:date="2023-11-24T10:54:00Z"/>
          <w:rFonts w:eastAsia="Times New Roman" w:cstheme="minorHAnsi"/>
          <w:color w:val="000000" w:themeColor="text1"/>
          <w:lang w:val="en-GB"/>
        </w:rPr>
      </w:pPr>
      <w:del w:id="1593" w:author="My Luong Vuong" w:date="2023-11-24T10:54:00Z">
        <w:r w:rsidRPr="00E03B11" w:rsidDel="00DD4826">
          <w:rPr>
            <w:rFonts w:eastAsia="Times New Roman" w:cstheme="minorHAnsi"/>
            <w:b/>
            <w:bCs/>
            <w:color w:val="000000" w:themeColor="text1"/>
            <w:lang w:val="en-GB"/>
          </w:rPr>
          <w:delText>Fig</w:delText>
        </w:r>
      </w:del>
      <w:del w:id="1594" w:author="My Luong Vuong" w:date="2023-11-20T23:41:00Z">
        <w:r w:rsidRPr="00E03B11" w:rsidDel="00793C50">
          <w:rPr>
            <w:rFonts w:eastAsia="Times New Roman" w:cstheme="minorHAnsi"/>
            <w:b/>
            <w:bCs/>
            <w:color w:val="000000" w:themeColor="text1"/>
            <w:lang w:val="en-GB"/>
          </w:rPr>
          <w:delText>ure 1</w:delText>
        </w:r>
      </w:del>
      <w:del w:id="1595" w:author="My Luong Vuong" w:date="2023-11-24T10:54:00Z">
        <w:r w:rsidRPr="00E03B11" w:rsidDel="00DD4826">
          <w:rPr>
            <w:rFonts w:eastAsia="Times New Roman" w:cstheme="minorHAnsi"/>
            <w:color w:val="000000" w:themeColor="text1"/>
            <w:lang w:val="en-GB"/>
          </w:rPr>
          <w:delText xml:space="preserve">. </w:delText>
        </w:r>
        <w:r w:rsidR="000D4F8F" w:rsidRPr="00EC3EFC" w:rsidDel="00DD4826">
          <w:rPr>
            <w:rFonts w:eastAsia="Times New Roman" w:cstheme="minorHAnsi"/>
            <w:color w:val="0070C0"/>
            <w:lang w:val="en-GB"/>
          </w:rPr>
          <w:delText>prediction-corrected Visual Predictive Check</w:delText>
        </w:r>
        <w:r w:rsidRPr="00EC3EFC" w:rsidDel="00DD4826">
          <w:rPr>
            <w:rFonts w:eastAsia="Times New Roman" w:cstheme="minorHAnsi"/>
            <w:color w:val="0070C0"/>
            <w:lang w:val="en-GB"/>
          </w:rPr>
          <w:delText xml:space="preserve"> </w:delText>
        </w:r>
        <w:r w:rsidRPr="00E03B11" w:rsidDel="00DD4826">
          <w:rPr>
            <w:rFonts w:eastAsia="Times New Roman" w:cstheme="minorHAnsi"/>
            <w:color w:val="000000" w:themeColor="text1"/>
            <w:lang w:val="en-GB"/>
          </w:rPr>
          <w:delText>of the predictive</w:delText>
        </w:r>
        <w:r w:rsidR="005F05FA" w:rsidRPr="00E03B11" w:rsidDel="00DD4826">
          <w:rPr>
            <w:rFonts w:eastAsia="Times New Roman" w:cstheme="minorHAnsi"/>
            <w:color w:val="000000" w:themeColor="text1"/>
            <w:lang w:val="en-GB"/>
          </w:rPr>
          <w:delText xml:space="preserve"> pooled</w:delText>
        </w:r>
        <w:r w:rsidRPr="00E03B11" w:rsidDel="00DD4826">
          <w:rPr>
            <w:rFonts w:eastAsia="Times New Roman" w:cstheme="minorHAnsi"/>
            <w:color w:val="000000" w:themeColor="text1"/>
            <w:lang w:val="en-GB"/>
          </w:rPr>
          <w:delText xml:space="preserve"> popPK model. </w:delText>
        </w:r>
      </w:del>
      <w:del w:id="1596" w:author="My Luong Vuong" w:date="2023-11-20T23:11:00Z">
        <w:r w:rsidR="0063066D" w:rsidRPr="00E03B11" w:rsidDel="00B40422">
          <w:rPr>
            <w:rFonts w:eastAsia="Times New Roman" w:cstheme="minorHAnsi"/>
            <w:color w:val="000000" w:themeColor="text1"/>
            <w:lang w:val="en-GB"/>
          </w:rPr>
          <w:delText>Grey</w:delText>
        </w:r>
        <w:r w:rsidRPr="00E03B11" w:rsidDel="00B40422">
          <w:rPr>
            <w:rFonts w:eastAsia="Times New Roman" w:cstheme="minorHAnsi"/>
            <w:color w:val="000000" w:themeColor="text1"/>
            <w:lang w:val="en-GB"/>
          </w:rPr>
          <w:delText xml:space="preserve"> </w:delText>
        </w:r>
      </w:del>
      <w:del w:id="1597" w:author="My Luong Vuong" w:date="2023-11-24T10:54:00Z">
        <w:r w:rsidR="0063066D" w:rsidRPr="00E03B11" w:rsidDel="00DD4826">
          <w:rPr>
            <w:rFonts w:eastAsia="Times New Roman" w:cstheme="minorHAnsi"/>
            <w:color w:val="000000" w:themeColor="text1"/>
            <w:lang w:val="en-GB"/>
          </w:rPr>
          <w:delText>dots</w:delText>
        </w:r>
        <w:r w:rsidRPr="00E03B11" w:rsidDel="00DD4826">
          <w:rPr>
            <w:rFonts w:eastAsia="Times New Roman" w:cstheme="minorHAnsi"/>
            <w:color w:val="000000" w:themeColor="text1"/>
            <w:lang w:val="en-GB"/>
          </w:rPr>
          <w:delText xml:space="preserve"> represent the observed </w:delText>
        </w:r>
        <w:r w:rsidR="007A4008" w:rsidRPr="00E03B11" w:rsidDel="00DD4826">
          <w:rPr>
            <w:rFonts w:eastAsia="Times New Roman" w:cstheme="minorHAnsi"/>
            <w:color w:val="000000" w:themeColor="text1"/>
            <w:lang w:val="en-GB"/>
          </w:rPr>
          <w:delText>fluconazole</w:delText>
        </w:r>
        <w:r w:rsidRPr="00E03B11" w:rsidDel="00DD4826">
          <w:rPr>
            <w:rFonts w:eastAsia="Times New Roman" w:cstheme="minorHAnsi"/>
            <w:color w:val="000000" w:themeColor="text1"/>
            <w:lang w:val="en-GB"/>
          </w:rPr>
          <w:delText xml:space="preserve"> concentrations. The</w:delText>
        </w:r>
        <w:r w:rsidR="00223921" w:rsidRPr="00E03B11" w:rsidDel="00DD4826">
          <w:rPr>
            <w:rFonts w:eastAsia="Times New Roman" w:cstheme="minorHAnsi"/>
            <w:color w:val="000000" w:themeColor="text1"/>
            <w:lang w:val="en-GB"/>
          </w:rPr>
          <w:delText xml:space="preserve"> </w:delText>
        </w:r>
        <w:r w:rsidR="005C4328" w:rsidRPr="00E03B11" w:rsidDel="00DD4826">
          <w:rPr>
            <w:rFonts w:eastAsia="Times New Roman" w:cstheme="minorHAnsi"/>
            <w:color w:val="000000" w:themeColor="text1"/>
            <w:lang w:val="en-GB"/>
          </w:rPr>
          <w:delText xml:space="preserve">horizontal </w:delText>
        </w:r>
        <w:r w:rsidR="00223921" w:rsidRPr="00E03B11" w:rsidDel="00DD4826">
          <w:rPr>
            <w:rFonts w:eastAsia="Times New Roman" w:cstheme="minorHAnsi"/>
            <w:color w:val="000000" w:themeColor="text1"/>
            <w:lang w:val="en-GB"/>
          </w:rPr>
          <w:delText xml:space="preserve">dashed </w:delText>
        </w:r>
      </w:del>
      <w:del w:id="1598" w:author="My Luong Vuong" w:date="2023-11-20T23:11:00Z">
        <w:r w:rsidR="00223921" w:rsidRPr="00E03B11" w:rsidDel="00481766">
          <w:rPr>
            <w:rFonts w:eastAsia="Times New Roman" w:cstheme="minorHAnsi"/>
            <w:color w:val="000000" w:themeColor="text1"/>
            <w:lang w:val="en-GB"/>
          </w:rPr>
          <w:delText>black</w:delText>
        </w:r>
        <w:r w:rsidRPr="00E03B11" w:rsidDel="00481766">
          <w:rPr>
            <w:rFonts w:eastAsia="Times New Roman" w:cstheme="minorHAnsi"/>
            <w:color w:val="000000" w:themeColor="text1"/>
            <w:lang w:val="en-GB"/>
          </w:rPr>
          <w:delText xml:space="preserve"> </w:delText>
        </w:r>
      </w:del>
      <w:del w:id="1599" w:author="My Luong Vuong" w:date="2023-11-24T10:54:00Z">
        <w:r w:rsidRPr="00E03B11" w:rsidDel="00DD4826">
          <w:rPr>
            <w:rFonts w:eastAsia="Times New Roman" w:cstheme="minorHAnsi"/>
            <w:color w:val="000000" w:themeColor="text1"/>
            <w:lang w:val="en-GB"/>
          </w:rPr>
          <w:delText>line</w:delText>
        </w:r>
        <w:r w:rsidR="005C4328" w:rsidRPr="00E03B11" w:rsidDel="00DD4826">
          <w:rPr>
            <w:rFonts w:eastAsia="Times New Roman" w:cstheme="minorHAnsi"/>
            <w:color w:val="000000" w:themeColor="text1"/>
            <w:lang w:val="en-GB"/>
          </w:rPr>
          <w:delText>, from top to bottom,</w:delText>
        </w:r>
        <w:r w:rsidR="00B70D93" w:rsidRPr="00E03B11" w:rsidDel="00DD4826">
          <w:rPr>
            <w:rFonts w:eastAsia="Times New Roman" w:cstheme="minorHAnsi"/>
            <w:color w:val="000000" w:themeColor="text1"/>
            <w:lang w:val="en-GB"/>
          </w:rPr>
          <w:delText xml:space="preserve"> are the 2.5</w:delText>
        </w:r>
        <w:r w:rsidR="00B70D93" w:rsidRPr="00E03B11" w:rsidDel="00DD4826">
          <w:rPr>
            <w:rFonts w:eastAsia="Times New Roman" w:cstheme="minorHAnsi"/>
            <w:color w:val="000000" w:themeColor="text1"/>
            <w:vertAlign w:val="superscript"/>
            <w:lang w:val="en-GB"/>
          </w:rPr>
          <w:delText>th</w:delText>
        </w:r>
        <w:r w:rsidR="00B70D93" w:rsidRPr="00E03B11" w:rsidDel="00DD4826">
          <w:rPr>
            <w:rFonts w:eastAsia="Times New Roman" w:cstheme="minorHAnsi"/>
            <w:color w:val="000000" w:themeColor="text1"/>
            <w:lang w:val="en-GB"/>
          </w:rPr>
          <w:delText>, 50th and 97.5th</w:delText>
        </w:r>
        <w:r w:rsidR="005C4328" w:rsidRPr="00E03B11" w:rsidDel="00DD4826">
          <w:rPr>
            <w:rFonts w:eastAsia="Times New Roman" w:cstheme="minorHAnsi"/>
            <w:color w:val="000000" w:themeColor="text1"/>
            <w:lang w:val="en-GB"/>
          </w:rPr>
          <w:delText xml:space="preserve"> </w:delText>
        </w:r>
        <w:r w:rsidR="00B70D93" w:rsidRPr="00E03B11" w:rsidDel="00DD4826">
          <w:rPr>
            <w:rFonts w:eastAsia="Times New Roman" w:cstheme="minorHAnsi"/>
            <w:color w:val="000000" w:themeColor="text1"/>
            <w:lang w:val="en-GB"/>
          </w:rPr>
          <w:delText>percentiles</w:delText>
        </w:r>
        <w:r w:rsidRPr="00E03B11" w:rsidDel="00DD4826">
          <w:rPr>
            <w:rFonts w:eastAsia="Times New Roman" w:cstheme="minorHAnsi"/>
            <w:color w:val="000000" w:themeColor="text1"/>
            <w:lang w:val="en-GB"/>
          </w:rPr>
          <w:delText xml:space="preserve"> of the observed data</w:delText>
        </w:r>
        <w:r w:rsidR="00856D47" w:rsidRPr="00E03B11" w:rsidDel="00DD4826">
          <w:rPr>
            <w:rFonts w:eastAsia="Times New Roman" w:cstheme="minorHAnsi"/>
            <w:color w:val="000000" w:themeColor="text1"/>
            <w:lang w:val="en-GB"/>
          </w:rPr>
          <w:delText>, respectively</w:delText>
        </w:r>
        <w:r w:rsidRPr="00E03B11" w:rsidDel="00DD4826">
          <w:rPr>
            <w:rFonts w:eastAsia="Times New Roman" w:cstheme="minorHAnsi"/>
            <w:color w:val="000000" w:themeColor="text1"/>
            <w:lang w:val="en-GB"/>
          </w:rPr>
          <w:delText>.</w:delText>
        </w:r>
        <w:r w:rsidR="00C41643" w:rsidRPr="00E03B11" w:rsidDel="00DD4826">
          <w:rPr>
            <w:rFonts w:eastAsia="Times New Roman" w:cstheme="minorHAnsi"/>
            <w:color w:val="000000" w:themeColor="text1"/>
            <w:lang w:val="en-GB"/>
          </w:rPr>
          <w:delText xml:space="preserve"> The vertical dashed </w:delText>
        </w:r>
      </w:del>
      <w:del w:id="1600" w:author="My Luong Vuong" w:date="2023-11-20T23:11:00Z">
        <w:r w:rsidR="00C41643" w:rsidRPr="00E03B11" w:rsidDel="00BD5BD0">
          <w:rPr>
            <w:rFonts w:eastAsia="Times New Roman" w:cstheme="minorHAnsi"/>
            <w:color w:val="000000" w:themeColor="text1"/>
            <w:lang w:val="en-GB"/>
          </w:rPr>
          <w:delText xml:space="preserve">black </w:delText>
        </w:r>
      </w:del>
      <w:del w:id="1601" w:author="My Luong Vuong" w:date="2023-11-24T10:54:00Z">
        <w:r w:rsidR="00C41643" w:rsidRPr="00E03B11" w:rsidDel="00DD4826">
          <w:rPr>
            <w:rFonts w:eastAsia="Times New Roman" w:cstheme="minorHAnsi"/>
            <w:color w:val="000000" w:themeColor="text1"/>
            <w:lang w:val="en-GB"/>
          </w:rPr>
          <w:delText>line illustrates the start of fluconazole</w:delText>
        </w:r>
        <w:r w:rsidR="00A57828" w:rsidRPr="00E03B11" w:rsidDel="00DD4826">
          <w:rPr>
            <w:rFonts w:eastAsia="Times New Roman" w:cstheme="minorHAnsi"/>
            <w:color w:val="000000" w:themeColor="text1"/>
            <w:lang w:val="en-GB"/>
          </w:rPr>
          <w:delText xml:space="preserve"> </w:delText>
        </w:r>
        <w:r w:rsidR="00C41643" w:rsidRPr="00E03B11" w:rsidDel="00DD4826">
          <w:rPr>
            <w:rFonts w:eastAsia="Times New Roman" w:cstheme="minorHAnsi"/>
            <w:color w:val="000000" w:themeColor="text1"/>
            <w:lang w:val="en-GB"/>
          </w:rPr>
          <w:delText>infusion.</w:delText>
        </w:r>
        <w:r w:rsidRPr="00E03B11" w:rsidDel="00DD4826">
          <w:rPr>
            <w:rFonts w:eastAsia="Times New Roman" w:cstheme="minorHAnsi"/>
            <w:color w:val="000000" w:themeColor="text1"/>
            <w:lang w:val="en-GB"/>
          </w:rPr>
          <w:delText xml:space="preserve"> The </w:delText>
        </w:r>
      </w:del>
      <w:del w:id="1602" w:author="My Luong Vuong" w:date="2023-11-20T23:12:00Z">
        <w:r w:rsidRPr="00E03B11" w:rsidDel="00D555D6">
          <w:rPr>
            <w:rFonts w:eastAsia="Times New Roman" w:cstheme="minorHAnsi"/>
            <w:color w:val="000000" w:themeColor="text1"/>
            <w:lang w:val="en-GB"/>
          </w:rPr>
          <w:delText xml:space="preserve">red </w:delText>
        </w:r>
      </w:del>
      <w:del w:id="1603" w:author="My Luong Vuong" w:date="2023-11-24T10:54:00Z">
        <w:r w:rsidRPr="00E03B11" w:rsidDel="00DD4826">
          <w:rPr>
            <w:rFonts w:eastAsia="Times New Roman" w:cstheme="minorHAnsi"/>
            <w:color w:val="000000" w:themeColor="text1"/>
            <w:lang w:val="en-GB"/>
          </w:rPr>
          <w:delText xml:space="preserve">and </w:delText>
        </w:r>
      </w:del>
      <w:del w:id="1604" w:author="My Luong Vuong" w:date="2023-11-20T23:12:00Z">
        <w:r w:rsidRPr="00E03B11" w:rsidDel="00D555D6">
          <w:rPr>
            <w:rFonts w:eastAsia="Times New Roman" w:cstheme="minorHAnsi"/>
            <w:color w:val="000000" w:themeColor="text1"/>
            <w:lang w:val="en-GB"/>
          </w:rPr>
          <w:delText xml:space="preserve">blue </w:delText>
        </w:r>
      </w:del>
      <w:del w:id="1605" w:author="My Luong Vuong" w:date="2023-11-24T10:54:00Z">
        <w:r w:rsidRPr="00E03B11" w:rsidDel="00DD4826">
          <w:rPr>
            <w:rFonts w:eastAsia="Times New Roman" w:cstheme="minorHAnsi"/>
            <w:color w:val="000000" w:themeColor="text1"/>
            <w:lang w:val="en-GB"/>
          </w:rPr>
          <w:delText xml:space="preserve">shaded areas indicate the </w:delText>
        </w:r>
        <w:r w:rsidR="00F137CF" w:rsidRPr="00E03B11" w:rsidDel="00DD4826">
          <w:rPr>
            <w:rFonts w:eastAsia="Times New Roman" w:cstheme="minorHAnsi"/>
            <w:color w:val="000000" w:themeColor="text1"/>
            <w:lang w:val="en-GB"/>
          </w:rPr>
          <w:delText>95</w:delText>
        </w:r>
        <w:r w:rsidRPr="00E03B11" w:rsidDel="00DD4826">
          <w:rPr>
            <w:rFonts w:eastAsia="Times New Roman" w:cstheme="minorHAnsi"/>
            <w:color w:val="000000" w:themeColor="text1"/>
            <w:lang w:val="en-GB"/>
          </w:rPr>
          <w:delText xml:space="preserve">% prediction intervals of the </w:delText>
        </w:r>
        <w:r w:rsidR="00856D47" w:rsidRPr="00E03B11" w:rsidDel="00DD4826">
          <w:rPr>
            <w:rFonts w:eastAsia="Times New Roman" w:cstheme="minorHAnsi"/>
            <w:color w:val="000000" w:themeColor="text1"/>
            <w:lang w:val="en-GB"/>
          </w:rPr>
          <w:delText>50th</w:delText>
        </w:r>
        <w:r w:rsidRPr="00E03B11" w:rsidDel="00DD4826">
          <w:rPr>
            <w:rFonts w:eastAsia="Times New Roman" w:cstheme="minorHAnsi"/>
            <w:color w:val="000000" w:themeColor="text1"/>
            <w:lang w:val="en-GB"/>
          </w:rPr>
          <w:delText xml:space="preserve"> and </w:delText>
        </w:r>
        <w:r w:rsidR="00571B2A" w:rsidRPr="00E03B11" w:rsidDel="00DD4826">
          <w:rPr>
            <w:rFonts w:eastAsia="Times New Roman" w:cstheme="minorHAnsi"/>
            <w:color w:val="000000" w:themeColor="text1"/>
            <w:lang w:val="en-GB"/>
          </w:rPr>
          <w:delText>2.5</w:delText>
        </w:r>
        <w:r w:rsidRPr="00E03B11" w:rsidDel="00DD4826">
          <w:rPr>
            <w:rFonts w:eastAsia="Times New Roman" w:cstheme="minorHAnsi"/>
            <w:color w:val="000000" w:themeColor="text1"/>
            <w:lang w:val="en-GB"/>
          </w:rPr>
          <w:delText xml:space="preserve">th and </w:delText>
        </w:r>
        <w:r w:rsidR="00571B2A" w:rsidRPr="00E03B11" w:rsidDel="00DD4826">
          <w:rPr>
            <w:rFonts w:eastAsia="Times New Roman" w:cstheme="minorHAnsi"/>
            <w:color w:val="000000" w:themeColor="text1"/>
            <w:lang w:val="en-GB"/>
          </w:rPr>
          <w:delText>97.5</w:delText>
        </w:r>
        <w:r w:rsidRPr="00E03B11" w:rsidDel="00DD4826">
          <w:rPr>
            <w:rFonts w:eastAsia="Times New Roman" w:cstheme="minorHAnsi"/>
            <w:color w:val="000000" w:themeColor="text1"/>
            <w:lang w:val="en-GB"/>
          </w:rPr>
          <w:delText xml:space="preserve">th percentiles, respectively, of the simulated data (n=1000). </w:delText>
        </w:r>
      </w:del>
    </w:p>
    <w:p w14:paraId="426DEEAB" w14:textId="1DD804EC" w:rsidR="00301051" w:rsidRDefault="0023474D">
      <w:pPr>
        <w:rPr>
          <w:ins w:id="1606" w:author="My Luong Vuong" w:date="2023-11-20T23:16:00Z"/>
          <w:rFonts w:eastAsia="Times New Roman" w:cstheme="minorHAnsi"/>
          <w:color w:val="000000" w:themeColor="text1"/>
          <w:lang w:val="en-GB"/>
        </w:rPr>
      </w:pPr>
      <w:ins w:id="1607" w:author="My Luong Vuong" w:date="2023-11-20T23:17:00Z">
        <w:r>
          <w:rPr>
            <w:rFonts w:eastAsia="Times New Roman" w:cstheme="minorHAnsi"/>
            <w:noProof/>
            <w:color w:val="000000" w:themeColor="text1"/>
            <w:lang w:val="en-GB"/>
          </w:rPr>
          <w:lastRenderedPageBreak/>
          <w:drawing>
            <wp:inline distT="0" distB="0" distL="0" distR="0" wp14:anchorId="0341879D" wp14:editId="048508B6">
              <wp:extent cx="8862665" cy="4580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862665" cy="4580890"/>
                      </a:xfrm>
                      <a:prstGeom prst="rect">
                        <a:avLst/>
                      </a:prstGeom>
                    </pic:spPr>
                  </pic:pic>
                </a:graphicData>
              </a:graphic>
            </wp:inline>
          </w:drawing>
        </w:r>
      </w:ins>
    </w:p>
    <w:p w14:paraId="11C87ACD" w14:textId="49D0D367" w:rsidR="00301051" w:rsidRDefault="001B3939">
      <w:pPr>
        <w:rPr>
          <w:ins w:id="1608" w:author="My Luong Vuong" w:date="2023-11-20T23:16:00Z"/>
          <w:rFonts w:eastAsia="Times New Roman" w:cstheme="minorHAnsi"/>
          <w:color w:val="000000" w:themeColor="text1"/>
          <w:lang w:val="en-GB"/>
        </w:rPr>
      </w:pPr>
      <w:ins w:id="1609" w:author="My Luong Vuong" w:date="2023-11-20T23:28:00Z">
        <w:r w:rsidRPr="00430C7C">
          <w:rPr>
            <w:rFonts w:eastAsia="Times New Roman" w:cstheme="minorHAnsi"/>
            <w:b/>
            <w:bCs/>
            <w:color w:val="000000" w:themeColor="text1"/>
            <w:lang w:val="en-GB"/>
            <w:rPrChange w:id="1610" w:author="My Luong Vuong" w:date="2023-11-20T23:35:00Z">
              <w:rPr>
                <w:rFonts w:eastAsia="Times New Roman" w:cstheme="minorHAnsi"/>
                <w:color w:val="000000" w:themeColor="text1"/>
                <w:lang w:val="en-GB"/>
              </w:rPr>
            </w:rPrChange>
          </w:rPr>
          <w:t xml:space="preserve">Fig. </w:t>
        </w:r>
      </w:ins>
      <w:ins w:id="1611" w:author="My Luong Vuong" w:date="2023-11-24T10:54:00Z">
        <w:r w:rsidR="00E411F7">
          <w:rPr>
            <w:rFonts w:eastAsia="Times New Roman" w:cstheme="minorHAnsi"/>
            <w:b/>
            <w:bCs/>
            <w:color w:val="000000" w:themeColor="text1"/>
            <w:lang w:val="en-GB"/>
          </w:rPr>
          <w:t>1</w:t>
        </w:r>
      </w:ins>
      <w:ins w:id="1612" w:author="My Luong Vuong" w:date="2023-11-20T23:28:00Z">
        <w:r w:rsidRPr="001B3939">
          <w:rPr>
            <w:rFonts w:eastAsia="Times New Roman" w:cstheme="minorHAnsi"/>
            <w:color w:val="000000" w:themeColor="text1"/>
            <w:lang w:val="en-GB"/>
          </w:rPr>
          <w:t xml:space="preserve">. Probability of target attainment of </w:t>
        </w:r>
        <w:r w:rsidRPr="008670A7">
          <w:rPr>
            <w:rFonts w:eastAsia="Times New Roman" w:cstheme="minorHAnsi"/>
            <w:i/>
            <w:iCs/>
            <w:color w:val="000000" w:themeColor="text1"/>
            <w:lang w:val="en-GB"/>
            <w:rPrChange w:id="1613" w:author="My Luong Vuong" w:date="2023-11-20T23:35:00Z">
              <w:rPr>
                <w:rFonts w:eastAsia="Times New Roman" w:cstheme="minorHAnsi"/>
                <w:color w:val="000000" w:themeColor="text1"/>
                <w:lang w:val="en-GB"/>
              </w:rPr>
            </w:rPrChange>
          </w:rPr>
          <w:t>f</w:t>
        </w:r>
        <w:r w:rsidRPr="001B3939">
          <w:rPr>
            <w:rFonts w:eastAsia="Times New Roman" w:cstheme="minorHAnsi"/>
            <w:color w:val="000000" w:themeColor="text1"/>
            <w:lang w:val="en-GB"/>
          </w:rPr>
          <w:t>AUC</w:t>
        </w:r>
        <w:r w:rsidRPr="00834C8C">
          <w:rPr>
            <w:rFonts w:eastAsia="Times New Roman" w:cstheme="minorHAnsi"/>
            <w:color w:val="000000" w:themeColor="text1"/>
            <w:vertAlign w:val="subscript"/>
            <w:lang w:val="en-GB"/>
            <w:rPrChange w:id="1614" w:author="My Luong Vuong" w:date="2023-11-20T23:35:00Z">
              <w:rPr>
                <w:rFonts w:eastAsia="Times New Roman" w:cstheme="minorHAnsi"/>
                <w:color w:val="000000" w:themeColor="text1"/>
                <w:lang w:val="en-GB"/>
              </w:rPr>
            </w:rPrChange>
          </w:rPr>
          <w:t>0-24</w:t>
        </w:r>
        <w:r w:rsidRPr="001B3939">
          <w:rPr>
            <w:rFonts w:eastAsia="Times New Roman" w:cstheme="minorHAnsi"/>
            <w:color w:val="000000" w:themeColor="text1"/>
            <w:lang w:val="en-GB"/>
          </w:rPr>
          <w:t xml:space="preserve"> 200 </w:t>
        </w:r>
        <w:proofErr w:type="spellStart"/>
        <w:r w:rsidRPr="001B3939">
          <w:rPr>
            <w:rFonts w:eastAsia="Times New Roman" w:cstheme="minorHAnsi"/>
            <w:color w:val="000000" w:themeColor="text1"/>
            <w:lang w:val="en-GB"/>
          </w:rPr>
          <w:t>mgxh</w:t>
        </w:r>
        <w:proofErr w:type="spellEnd"/>
        <w:r w:rsidRPr="001B3939">
          <w:rPr>
            <w:rFonts w:eastAsia="Times New Roman" w:cstheme="minorHAnsi"/>
            <w:color w:val="000000" w:themeColor="text1"/>
            <w:lang w:val="en-GB"/>
          </w:rPr>
          <w:t xml:space="preserve">/L over time. </w:t>
        </w:r>
      </w:ins>
      <w:ins w:id="1615" w:author="My Luong Vuong" w:date="2023-11-20T23:35:00Z">
        <w:r w:rsidR="00D2785B">
          <w:rPr>
            <w:rFonts w:eastAsia="Times New Roman" w:cstheme="minorHAnsi"/>
            <w:color w:val="000000" w:themeColor="text1"/>
            <w:lang w:val="en-GB"/>
          </w:rPr>
          <w:t>CKDEPI</w:t>
        </w:r>
      </w:ins>
      <w:ins w:id="1616" w:author="My Luong Vuong" w:date="2023-11-20T23:28:00Z">
        <w:r w:rsidRPr="001B3939">
          <w:rPr>
            <w:rFonts w:eastAsia="Times New Roman" w:cstheme="minorHAnsi"/>
            <w:color w:val="000000" w:themeColor="text1"/>
            <w:lang w:val="en-GB"/>
          </w:rPr>
          <w:t xml:space="preserve">: </w:t>
        </w:r>
      </w:ins>
      <w:ins w:id="1617" w:author="My Luong Vuong" w:date="2023-11-20T23:36:00Z">
        <w:r w:rsidR="009224E3" w:rsidRPr="009224E3">
          <w:rPr>
            <w:rFonts w:eastAsia="Times New Roman" w:cstheme="minorHAnsi"/>
            <w:color w:val="000000" w:themeColor="text1"/>
            <w:lang w:val="en-GB"/>
          </w:rPr>
          <w:t>estimated glomerular filtration rate (calculated using the Chronic Kidney Disease Epidemiology Collaboration equation</w:t>
        </w:r>
        <w:r w:rsidR="006B1229">
          <w:rPr>
            <w:rFonts w:eastAsia="Times New Roman" w:cstheme="minorHAnsi"/>
            <w:color w:val="000000" w:themeColor="text1"/>
            <w:lang w:val="en-GB"/>
          </w:rPr>
          <w:t>)</w:t>
        </w:r>
      </w:ins>
      <w:ins w:id="1618" w:author="My Luong Vuong" w:date="2023-11-20T23:28:00Z">
        <w:r w:rsidRPr="001B3939">
          <w:rPr>
            <w:rFonts w:eastAsia="Times New Roman" w:cstheme="minorHAnsi"/>
            <w:color w:val="000000" w:themeColor="text1"/>
            <w:lang w:val="en-GB"/>
          </w:rPr>
          <w:t>.</w:t>
        </w:r>
      </w:ins>
      <w:ins w:id="1619" w:author="My Luong Vuong" w:date="2023-11-20T23:16:00Z">
        <w:r w:rsidR="00301051">
          <w:rPr>
            <w:rFonts w:eastAsia="Times New Roman" w:cstheme="minorHAnsi"/>
            <w:color w:val="000000" w:themeColor="text1"/>
            <w:lang w:val="en-GB"/>
          </w:rPr>
          <w:br w:type="page"/>
        </w:r>
      </w:ins>
    </w:p>
    <w:p w14:paraId="3ACBCF1D" w14:textId="0E69F429" w:rsidR="00C40B2F" w:rsidRDefault="00642C91">
      <w:pPr>
        <w:rPr>
          <w:ins w:id="1620" w:author="My Luong Vuong" w:date="2023-11-20T23:05:00Z"/>
          <w:rFonts w:eastAsia="Times New Roman" w:cstheme="minorHAnsi"/>
          <w:color w:val="000000" w:themeColor="text1"/>
          <w:lang w:val="en-GB"/>
        </w:rPr>
      </w:pPr>
      <w:r w:rsidRPr="00E03B11">
        <w:rPr>
          <w:rFonts w:eastAsia="Times New Roman" w:cstheme="minorHAnsi"/>
          <w:noProof/>
          <w:color w:val="000000" w:themeColor="text1"/>
          <w:lang w:val="en-GB"/>
        </w:rPr>
        <w:lastRenderedPageBreak/>
        <w:drawing>
          <wp:inline distT="0" distB="0" distL="0" distR="0" wp14:anchorId="6D084236" wp14:editId="5CF1F327">
            <wp:extent cx="8863330" cy="45812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863330" cy="4581233"/>
                    </a:xfrm>
                    <a:prstGeom prst="rect">
                      <a:avLst/>
                    </a:prstGeom>
                  </pic:spPr>
                </pic:pic>
              </a:graphicData>
            </a:graphic>
          </wp:inline>
        </w:drawing>
      </w:r>
    </w:p>
    <w:p w14:paraId="6199936D" w14:textId="1259916D" w:rsidR="00C40B2F" w:rsidRDefault="00C40B2F">
      <w:pPr>
        <w:rPr>
          <w:ins w:id="1621" w:author="My Luong Vuong" w:date="2023-11-20T23:05:00Z"/>
          <w:rFonts w:eastAsia="Times New Roman" w:cstheme="minorHAnsi"/>
          <w:color w:val="000000" w:themeColor="text1"/>
          <w:lang w:val="en-GB"/>
        </w:rPr>
      </w:pPr>
      <w:ins w:id="1622" w:author="My Luong Vuong" w:date="2023-11-20T23:05:00Z">
        <w:r w:rsidRPr="00222A5D">
          <w:rPr>
            <w:rFonts w:eastAsia="Times New Roman" w:cstheme="minorHAnsi"/>
            <w:b/>
            <w:bCs/>
            <w:color w:val="000000" w:themeColor="text1"/>
            <w:lang w:val="en-GB"/>
            <w:rPrChange w:id="1623" w:author="My Luong Vuong" w:date="2023-11-20T23:15:00Z">
              <w:rPr>
                <w:rFonts w:eastAsia="Times New Roman" w:cstheme="minorHAnsi"/>
                <w:color w:val="000000" w:themeColor="text1"/>
                <w:lang w:val="en-GB"/>
              </w:rPr>
            </w:rPrChange>
          </w:rPr>
          <w:t>Fig</w:t>
        </w:r>
      </w:ins>
      <w:ins w:id="1624" w:author="My Luong Vuong" w:date="2023-11-20T23:15:00Z">
        <w:r w:rsidR="008C7C18" w:rsidRPr="00222A5D">
          <w:rPr>
            <w:rFonts w:eastAsia="Times New Roman" w:cstheme="minorHAnsi"/>
            <w:b/>
            <w:bCs/>
            <w:color w:val="000000" w:themeColor="text1"/>
            <w:lang w:val="en-GB"/>
            <w:rPrChange w:id="1625" w:author="My Luong Vuong" w:date="2023-11-20T23:15:00Z">
              <w:rPr>
                <w:rFonts w:eastAsia="Times New Roman" w:cstheme="minorHAnsi"/>
                <w:color w:val="000000" w:themeColor="text1"/>
                <w:lang w:val="en-GB"/>
              </w:rPr>
            </w:rPrChange>
          </w:rPr>
          <w:t>.</w:t>
        </w:r>
      </w:ins>
      <w:ins w:id="1626" w:author="My Luong Vuong" w:date="2023-11-20T23:05:00Z">
        <w:r w:rsidRPr="00222A5D">
          <w:rPr>
            <w:rFonts w:eastAsia="Times New Roman" w:cstheme="minorHAnsi"/>
            <w:b/>
            <w:bCs/>
            <w:color w:val="000000" w:themeColor="text1"/>
            <w:lang w:val="en-GB"/>
            <w:rPrChange w:id="1627" w:author="My Luong Vuong" w:date="2023-11-20T23:15:00Z">
              <w:rPr>
                <w:rFonts w:eastAsia="Times New Roman" w:cstheme="minorHAnsi"/>
                <w:color w:val="000000" w:themeColor="text1"/>
                <w:lang w:val="en-GB"/>
              </w:rPr>
            </w:rPrChange>
          </w:rPr>
          <w:t xml:space="preserve"> </w:t>
        </w:r>
      </w:ins>
      <w:ins w:id="1628" w:author="My Luong Vuong" w:date="2023-11-24T10:54:00Z">
        <w:r w:rsidR="00A45485">
          <w:rPr>
            <w:rFonts w:eastAsia="Times New Roman" w:cstheme="minorHAnsi"/>
            <w:b/>
            <w:bCs/>
            <w:color w:val="000000" w:themeColor="text1"/>
            <w:lang w:val="en-GB"/>
          </w:rPr>
          <w:t>2</w:t>
        </w:r>
      </w:ins>
      <w:ins w:id="1629" w:author="My Luong Vuong" w:date="2023-11-20T23:05:00Z">
        <w:r w:rsidRPr="00C40B2F">
          <w:rPr>
            <w:rFonts w:eastAsia="Times New Roman" w:cstheme="minorHAnsi"/>
            <w:color w:val="000000" w:themeColor="text1"/>
            <w:lang w:val="en-GB"/>
          </w:rPr>
          <w:t xml:space="preserve">. Probability of target attainment of </w:t>
        </w:r>
      </w:ins>
      <w:ins w:id="1630" w:author="My Luong Vuong" w:date="2023-11-20T23:13:00Z">
        <w:r w:rsidR="00270621" w:rsidRPr="00270621">
          <w:rPr>
            <w:rFonts w:eastAsia="Times New Roman" w:cstheme="minorHAnsi"/>
            <w:i/>
            <w:iCs/>
            <w:color w:val="000000" w:themeColor="text1"/>
            <w:lang w:val="en-GB"/>
          </w:rPr>
          <w:t>f</w:t>
        </w:r>
        <w:r w:rsidR="00270621" w:rsidRPr="003D6865">
          <w:rPr>
            <w:rFonts w:eastAsia="Times New Roman" w:cstheme="minorHAnsi"/>
            <w:color w:val="000000" w:themeColor="text1"/>
            <w:lang w:val="en-GB"/>
            <w:rPrChange w:id="1631" w:author="My Luong Vuong" w:date="2023-11-20T23:14:00Z">
              <w:rPr>
                <w:rFonts w:eastAsia="Times New Roman" w:cstheme="minorHAnsi"/>
                <w:i/>
                <w:iCs/>
                <w:color w:val="000000" w:themeColor="text1"/>
                <w:lang w:val="en-GB"/>
              </w:rPr>
            </w:rPrChange>
          </w:rPr>
          <w:t>AUC</w:t>
        </w:r>
        <w:r w:rsidR="00270621" w:rsidRPr="003D6865">
          <w:rPr>
            <w:rFonts w:eastAsia="Times New Roman" w:cstheme="minorHAnsi"/>
            <w:color w:val="000000" w:themeColor="text1"/>
            <w:vertAlign w:val="subscript"/>
            <w:lang w:val="en-GB"/>
            <w:rPrChange w:id="1632" w:author="My Luong Vuong" w:date="2023-11-20T23:14:00Z">
              <w:rPr>
                <w:rFonts w:eastAsia="Times New Roman" w:cstheme="minorHAnsi"/>
                <w:i/>
                <w:iCs/>
                <w:color w:val="000000" w:themeColor="text1"/>
                <w:lang w:val="en-GB"/>
              </w:rPr>
            </w:rPrChange>
          </w:rPr>
          <w:t>0-24</w:t>
        </w:r>
      </w:ins>
      <w:ins w:id="1633" w:author="My Luong Vuong" w:date="2023-11-20T23:14:00Z">
        <w:r w:rsidR="00826359">
          <w:rPr>
            <w:rFonts w:eastAsia="Times New Roman" w:cstheme="minorHAnsi"/>
            <w:color w:val="000000" w:themeColor="text1"/>
            <w:vertAlign w:val="subscript"/>
            <w:lang w:val="en-GB"/>
          </w:rPr>
          <w:t xml:space="preserve"> </w:t>
        </w:r>
        <w:r w:rsidR="00AE2D1B">
          <w:rPr>
            <w:rFonts w:eastAsia="Times New Roman" w:cstheme="minorHAnsi"/>
            <w:color w:val="000000" w:themeColor="text1"/>
            <w:lang w:val="en-GB"/>
          </w:rPr>
          <w:t>200</w:t>
        </w:r>
      </w:ins>
      <w:ins w:id="1634" w:author="My Luong Vuong" w:date="2023-11-20T23:05:00Z">
        <w:r w:rsidRPr="00C40B2F">
          <w:rPr>
            <w:rFonts w:eastAsia="Times New Roman" w:cstheme="minorHAnsi"/>
            <w:color w:val="000000" w:themeColor="text1"/>
            <w:lang w:val="en-GB"/>
          </w:rPr>
          <w:t xml:space="preserve"> </w:t>
        </w:r>
        <w:proofErr w:type="spellStart"/>
        <w:r w:rsidRPr="00C40B2F">
          <w:rPr>
            <w:rFonts w:eastAsia="Times New Roman" w:cstheme="minorHAnsi"/>
            <w:color w:val="000000" w:themeColor="text1"/>
            <w:lang w:val="en-GB"/>
          </w:rPr>
          <w:t>mgxh</w:t>
        </w:r>
        <w:proofErr w:type="spellEnd"/>
        <w:r w:rsidRPr="00C40B2F">
          <w:rPr>
            <w:rFonts w:eastAsia="Times New Roman" w:cstheme="minorHAnsi"/>
            <w:color w:val="000000" w:themeColor="text1"/>
            <w:lang w:val="en-GB"/>
          </w:rPr>
          <w:t>/L</w:t>
        </w:r>
      </w:ins>
      <w:ins w:id="1635" w:author="My Luong Vuong" w:date="2023-11-20T23:12:00Z">
        <w:r w:rsidR="00270621">
          <w:rPr>
            <w:rFonts w:eastAsia="Times New Roman" w:cstheme="minorHAnsi"/>
            <w:color w:val="000000" w:themeColor="text1"/>
            <w:lang w:val="en-GB"/>
          </w:rPr>
          <w:t xml:space="preserve"> </w:t>
        </w:r>
      </w:ins>
      <w:ins w:id="1636" w:author="My Luong Vuong" w:date="2023-11-20T23:14:00Z">
        <w:r w:rsidR="00BA51D8">
          <w:rPr>
            <w:rFonts w:eastAsia="Times New Roman" w:cstheme="minorHAnsi"/>
            <w:color w:val="000000" w:themeColor="text1"/>
            <w:lang w:val="en-GB"/>
          </w:rPr>
          <w:t xml:space="preserve">over </w:t>
        </w:r>
      </w:ins>
      <w:ins w:id="1637" w:author="My Luong Vuong" w:date="2023-11-24T13:20:00Z">
        <w:r w:rsidR="00F20739">
          <w:rPr>
            <w:rFonts w:eastAsia="Times New Roman" w:cstheme="minorHAnsi"/>
            <w:color w:val="000000" w:themeColor="text1"/>
            <w:lang w:val="en-GB"/>
          </w:rPr>
          <w:t>body weight range</w:t>
        </w:r>
      </w:ins>
      <w:ins w:id="1638" w:author="My Luong Vuong" w:date="2023-11-20T23:05:00Z">
        <w:r w:rsidRPr="00C40B2F">
          <w:rPr>
            <w:rFonts w:eastAsia="Times New Roman" w:cstheme="minorHAnsi"/>
            <w:color w:val="000000" w:themeColor="text1"/>
            <w:lang w:val="en-GB"/>
          </w:rPr>
          <w:t>. CRRT: continuous renal replacement therapy</w:t>
        </w:r>
      </w:ins>
      <w:ins w:id="1639" w:author="My Luong Vuong" w:date="2023-11-24T13:16:00Z">
        <w:r w:rsidR="00A35D6D">
          <w:rPr>
            <w:rFonts w:eastAsia="Times New Roman" w:cstheme="minorHAnsi"/>
            <w:color w:val="000000" w:themeColor="text1"/>
            <w:lang w:val="en-GB"/>
          </w:rPr>
          <w:t>, LD: loading dose, MD: maintenance dose.</w:t>
        </w:r>
      </w:ins>
    </w:p>
    <w:p w14:paraId="4838DBE5" w14:textId="28F78591" w:rsidR="006662BF" w:rsidRPr="00E03B11" w:rsidRDefault="006662BF">
      <w:pPr>
        <w:rPr>
          <w:rFonts w:eastAsia="Times New Roman" w:cstheme="minorHAnsi"/>
          <w:color w:val="000000" w:themeColor="text1"/>
          <w:lang w:val="en-GB"/>
        </w:rPr>
      </w:pPr>
      <w:r w:rsidRPr="00E03B11">
        <w:rPr>
          <w:rFonts w:eastAsia="Times New Roman" w:cstheme="minorHAnsi"/>
          <w:noProof/>
          <w:color w:val="000000" w:themeColor="text1"/>
          <w:lang w:val="en-GB"/>
        </w:rPr>
        <w:lastRenderedPageBreak/>
        <w:drawing>
          <wp:inline distT="0" distB="0" distL="0" distR="0" wp14:anchorId="715D9BE3" wp14:editId="211BF5CB">
            <wp:extent cx="8863330" cy="45812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863330" cy="4581233"/>
                    </a:xfrm>
                    <a:prstGeom prst="rect">
                      <a:avLst/>
                    </a:prstGeom>
                  </pic:spPr>
                </pic:pic>
              </a:graphicData>
            </a:graphic>
          </wp:inline>
        </w:drawing>
      </w:r>
    </w:p>
    <w:p w14:paraId="4F9FAE1D" w14:textId="1300D3D5" w:rsidR="00216F6C" w:rsidRDefault="000C6D32" w:rsidP="000C6D32">
      <w:pPr>
        <w:rPr>
          <w:ins w:id="1640" w:author="My Luong Vuong" w:date="2023-11-20T23:42:00Z"/>
          <w:rFonts w:eastAsia="Times New Roman" w:cstheme="minorHAnsi"/>
          <w:color w:val="000000" w:themeColor="text1"/>
          <w:lang w:val="en-GB"/>
        </w:rPr>
      </w:pPr>
      <w:ins w:id="1641" w:author="My Luong Vuong" w:date="2023-11-20T23:41:00Z">
        <w:r w:rsidRPr="00BA7DD3">
          <w:rPr>
            <w:rFonts w:eastAsia="Times New Roman" w:cstheme="minorHAnsi"/>
            <w:b/>
            <w:bCs/>
            <w:color w:val="000000" w:themeColor="text1"/>
            <w:lang w:val="en-GB"/>
          </w:rPr>
          <w:t xml:space="preserve">Fig. </w:t>
        </w:r>
      </w:ins>
      <w:ins w:id="1642" w:author="My Luong Vuong" w:date="2023-11-24T10:54:00Z">
        <w:r w:rsidR="00D42623">
          <w:rPr>
            <w:rFonts w:eastAsia="Times New Roman" w:cstheme="minorHAnsi"/>
            <w:b/>
            <w:bCs/>
            <w:color w:val="000000" w:themeColor="text1"/>
            <w:lang w:val="en-GB"/>
          </w:rPr>
          <w:t>3</w:t>
        </w:r>
      </w:ins>
      <w:ins w:id="1643" w:author="My Luong Vuong" w:date="2023-11-20T23:41:00Z">
        <w:r w:rsidRPr="00C40B2F">
          <w:rPr>
            <w:rFonts w:eastAsia="Times New Roman" w:cstheme="minorHAnsi"/>
            <w:color w:val="000000" w:themeColor="text1"/>
            <w:lang w:val="en-GB"/>
          </w:rPr>
          <w:t xml:space="preserve">. Probability of target attainment of </w:t>
        </w:r>
        <w:r w:rsidRPr="00270621">
          <w:rPr>
            <w:rFonts w:eastAsia="Times New Roman" w:cstheme="minorHAnsi"/>
            <w:i/>
            <w:iCs/>
            <w:color w:val="000000" w:themeColor="text1"/>
            <w:lang w:val="en-GB"/>
          </w:rPr>
          <w:t>f</w:t>
        </w:r>
        <w:r w:rsidRPr="00BA7DD3">
          <w:rPr>
            <w:rFonts w:eastAsia="Times New Roman" w:cstheme="minorHAnsi"/>
            <w:color w:val="000000" w:themeColor="text1"/>
            <w:lang w:val="en-GB"/>
          </w:rPr>
          <w:t>AUC</w:t>
        </w:r>
        <w:r w:rsidRPr="00BA7DD3">
          <w:rPr>
            <w:rFonts w:eastAsia="Times New Roman" w:cstheme="minorHAnsi"/>
            <w:color w:val="000000" w:themeColor="text1"/>
            <w:vertAlign w:val="subscript"/>
            <w:lang w:val="en-GB"/>
          </w:rPr>
          <w:t>0-24</w:t>
        </w:r>
        <w:r>
          <w:rPr>
            <w:rFonts w:eastAsia="Times New Roman" w:cstheme="minorHAnsi"/>
            <w:color w:val="000000" w:themeColor="text1"/>
            <w:vertAlign w:val="subscript"/>
            <w:lang w:val="en-GB"/>
          </w:rPr>
          <w:t xml:space="preserve"> </w:t>
        </w:r>
        <w:r>
          <w:rPr>
            <w:rFonts w:eastAsia="Times New Roman" w:cstheme="minorHAnsi"/>
            <w:color w:val="000000" w:themeColor="text1"/>
            <w:lang w:val="en-GB"/>
          </w:rPr>
          <w:t>200</w:t>
        </w:r>
        <w:r w:rsidRPr="00C40B2F">
          <w:rPr>
            <w:rFonts w:eastAsia="Times New Roman" w:cstheme="minorHAnsi"/>
            <w:color w:val="000000" w:themeColor="text1"/>
            <w:lang w:val="en-GB"/>
          </w:rPr>
          <w:t xml:space="preserve"> </w:t>
        </w:r>
        <w:proofErr w:type="spellStart"/>
        <w:r w:rsidRPr="00C40B2F">
          <w:rPr>
            <w:rFonts w:eastAsia="Times New Roman" w:cstheme="minorHAnsi"/>
            <w:color w:val="000000" w:themeColor="text1"/>
            <w:lang w:val="en-GB"/>
          </w:rPr>
          <w:t>mgxh</w:t>
        </w:r>
        <w:proofErr w:type="spellEnd"/>
        <w:r w:rsidRPr="00C40B2F">
          <w:rPr>
            <w:rFonts w:eastAsia="Times New Roman" w:cstheme="minorHAnsi"/>
            <w:color w:val="000000" w:themeColor="text1"/>
            <w:lang w:val="en-GB"/>
          </w:rPr>
          <w:t>/L</w:t>
        </w:r>
        <w:r>
          <w:rPr>
            <w:rFonts w:eastAsia="Times New Roman" w:cstheme="minorHAnsi"/>
            <w:color w:val="000000" w:themeColor="text1"/>
            <w:lang w:val="en-GB"/>
          </w:rPr>
          <w:t xml:space="preserve"> over </w:t>
        </w:r>
      </w:ins>
      <w:ins w:id="1644" w:author="My Luong Vuong" w:date="2023-11-24T13:20:00Z">
        <w:r w:rsidR="000B01A2">
          <w:rPr>
            <w:rFonts w:eastAsia="Times New Roman" w:cstheme="minorHAnsi"/>
            <w:color w:val="000000" w:themeColor="text1"/>
            <w:lang w:val="en-GB"/>
          </w:rPr>
          <w:t>body weight range</w:t>
        </w:r>
      </w:ins>
      <w:ins w:id="1645" w:author="My Luong Vuong" w:date="2023-11-20T23:41:00Z">
        <w:r w:rsidRPr="00C40B2F">
          <w:rPr>
            <w:rFonts w:eastAsia="Times New Roman" w:cstheme="minorHAnsi"/>
            <w:color w:val="000000" w:themeColor="text1"/>
            <w:lang w:val="en-GB"/>
          </w:rPr>
          <w:t>. CRRT: continuous renal replacement therapy</w:t>
        </w:r>
      </w:ins>
      <w:ins w:id="1646" w:author="My Luong Vuong" w:date="2023-11-24T13:16:00Z">
        <w:r w:rsidR="00C62B02">
          <w:rPr>
            <w:rFonts w:eastAsia="Times New Roman" w:cstheme="minorHAnsi"/>
            <w:color w:val="000000" w:themeColor="text1"/>
            <w:lang w:val="en-GB"/>
          </w:rPr>
          <w:t xml:space="preserve">, </w:t>
        </w:r>
        <w:r w:rsidR="00C62B02">
          <w:rPr>
            <w:rFonts w:eastAsia="Times New Roman" w:cstheme="minorHAnsi"/>
            <w:color w:val="000000" w:themeColor="text1"/>
            <w:lang w:val="en-GB"/>
          </w:rPr>
          <w:t>LD: loading dose, MD: maintenance dose</w:t>
        </w:r>
      </w:ins>
      <w:ins w:id="1647" w:author="My Luong Vuong" w:date="2023-11-20T23:41:00Z">
        <w:r w:rsidRPr="00C40B2F">
          <w:rPr>
            <w:rFonts w:eastAsia="Times New Roman" w:cstheme="minorHAnsi"/>
            <w:color w:val="000000" w:themeColor="text1"/>
            <w:lang w:val="en-GB"/>
          </w:rPr>
          <w:t>.</w:t>
        </w:r>
      </w:ins>
    </w:p>
    <w:p w14:paraId="33467031" w14:textId="77777777" w:rsidR="00216F6C" w:rsidRDefault="00216F6C">
      <w:pPr>
        <w:rPr>
          <w:ins w:id="1648" w:author="My Luong Vuong" w:date="2023-11-20T23:42:00Z"/>
          <w:rFonts w:eastAsia="Times New Roman" w:cstheme="minorHAnsi"/>
          <w:color w:val="000000" w:themeColor="text1"/>
          <w:lang w:val="en-GB"/>
        </w:rPr>
      </w:pPr>
      <w:ins w:id="1649" w:author="My Luong Vuong" w:date="2023-11-20T23:42:00Z">
        <w:r>
          <w:rPr>
            <w:rFonts w:eastAsia="Times New Roman" w:cstheme="minorHAnsi"/>
            <w:color w:val="000000" w:themeColor="text1"/>
            <w:lang w:val="en-GB"/>
          </w:rPr>
          <w:br w:type="page"/>
        </w:r>
      </w:ins>
    </w:p>
    <w:p w14:paraId="0B640F27" w14:textId="30EE3C0C" w:rsidR="000C6D32" w:rsidRDefault="00216F6C" w:rsidP="000C6D32">
      <w:pPr>
        <w:rPr>
          <w:ins w:id="1650" w:author="My Luong Vuong" w:date="2023-11-20T23:46:00Z"/>
          <w:rFonts w:eastAsia="Times New Roman" w:cstheme="minorHAnsi"/>
          <w:color w:val="000000" w:themeColor="text1"/>
          <w:lang w:val="en-GB"/>
        </w:rPr>
      </w:pPr>
      <w:ins w:id="1651" w:author="My Luong Vuong" w:date="2023-11-20T23:42:00Z">
        <w:r>
          <w:rPr>
            <w:rFonts w:eastAsia="Times New Roman" w:cstheme="minorHAnsi"/>
            <w:noProof/>
            <w:color w:val="000000" w:themeColor="text1"/>
            <w:lang w:val="en-GB"/>
          </w:rPr>
          <w:lastRenderedPageBreak/>
          <w:drawing>
            <wp:inline distT="0" distB="0" distL="0" distR="0" wp14:anchorId="3E82628A" wp14:editId="46E7BCA5">
              <wp:extent cx="8862665" cy="45808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862665" cy="4580889"/>
                      </a:xfrm>
                      <a:prstGeom prst="rect">
                        <a:avLst/>
                      </a:prstGeom>
                    </pic:spPr>
                  </pic:pic>
                </a:graphicData>
              </a:graphic>
            </wp:inline>
          </w:drawing>
        </w:r>
      </w:ins>
    </w:p>
    <w:p w14:paraId="593A0D64" w14:textId="3CB2AE6C" w:rsidR="00295824" w:rsidRPr="00E03B11" w:rsidRDefault="00BE0336">
      <w:pPr>
        <w:rPr>
          <w:rFonts w:eastAsia="Times New Roman" w:cstheme="minorHAnsi"/>
          <w:color w:val="000000" w:themeColor="text1"/>
          <w:lang w:val="en-GB"/>
        </w:rPr>
        <w:sectPr w:rsidR="00295824" w:rsidRPr="00E03B11" w:rsidSect="00FF47EE">
          <w:type w:val="continuous"/>
          <w:pgSz w:w="16838" w:h="11906" w:orient="landscape" w:code="9"/>
          <w:pgMar w:top="1440" w:right="1440" w:bottom="1440" w:left="1440" w:header="720" w:footer="720" w:gutter="0"/>
          <w:cols w:space="720"/>
          <w:docGrid w:linePitch="360"/>
        </w:sectPr>
        <w:pPrChange w:id="1652" w:author="My Luong Vuong" w:date="2023-11-21T12:30:00Z">
          <w:pPr>
            <w:jc w:val="both"/>
          </w:pPr>
        </w:pPrChange>
      </w:pPr>
      <w:ins w:id="1653" w:author="My Luong Vuong" w:date="2023-11-20T23:46:00Z">
        <w:r w:rsidRPr="00BA7DD3">
          <w:rPr>
            <w:rFonts w:eastAsia="Times New Roman" w:cstheme="minorHAnsi"/>
            <w:b/>
            <w:bCs/>
            <w:color w:val="000000" w:themeColor="text1"/>
            <w:lang w:val="en-GB"/>
          </w:rPr>
          <w:t xml:space="preserve">Fig. </w:t>
        </w:r>
      </w:ins>
      <w:ins w:id="1654" w:author="My Luong Vuong" w:date="2023-11-24T10:54:00Z">
        <w:r w:rsidR="00084E05">
          <w:rPr>
            <w:rFonts w:eastAsia="Times New Roman" w:cstheme="minorHAnsi"/>
            <w:b/>
            <w:bCs/>
            <w:color w:val="000000" w:themeColor="text1"/>
            <w:lang w:val="en-GB"/>
          </w:rPr>
          <w:t>4</w:t>
        </w:r>
      </w:ins>
      <w:ins w:id="1655" w:author="My Luong Vuong" w:date="2023-11-20T23:46:00Z">
        <w:r w:rsidRPr="00C40B2F">
          <w:rPr>
            <w:rFonts w:eastAsia="Times New Roman" w:cstheme="minorHAnsi"/>
            <w:color w:val="000000" w:themeColor="text1"/>
            <w:lang w:val="en-GB"/>
          </w:rPr>
          <w:t>.</w:t>
        </w:r>
      </w:ins>
      <w:del w:id="1656" w:author="My Luong Vuong" w:date="2023-11-20T23:41:00Z">
        <w:r w:rsidR="00A17596" w:rsidRPr="00E03B11" w:rsidDel="000C6D32">
          <w:rPr>
            <w:rFonts w:eastAsia="Times New Roman" w:cstheme="minorHAnsi"/>
            <w:b/>
            <w:bCs/>
            <w:color w:val="000000" w:themeColor="text1"/>
            <w:lang w:val="en-GB"/>
          </w:rPr>
          <w:delText>Figure 2</w:delText>
        </w:r>
        <w:r w:rsidR="00A17596" w:rsidRPr="00E03B11" w:rsidDel="000C6D32">
          <w:rPr>
            <w:rFonts w:eastAsia="Times New Roman" w:cstheme="minorHAnsi"/>
            <w:color w:val="000000" w:themeColor="text1"/>
            <w:lang w:val="en-GB"/>
          </w:rPr>
          <w:delText xml:space="preserve">. </w:delText>
        </w:r>
        <w:r w:rsidR="00B0295B" w:rsidRPr="001026C6" w:rsidDel="000C6D32">
          <w:rPr>
            <w:rFonts w:eastAsia="Times New Roman" w:cstheme="minorHAnsi"/>
            <w:color w:val="0070C0"/>
            <w:lang w:val="en-GB"/>
          </w:rPr>
          <w:delText>Optimised dosing regimens simulations</w:delText>
        </w:r>
        <w:r w:rsidR="00B0295B" w:rsidRPr="00E03B11" w:rsidDel="000C6D32">
          <w:rPr>
            <w:rFonts w:eastAsia="Times New Roman" w:cstheme="minorHAnsi"/>
            <w:color w:val="000000" w:themeColor="text1"/>
            <w:lang w:val="en-GB"/>
          </w:rPr>
          <w:delText xml:space="preserve"> </w:delText>
        </w:r>
        <w:r w:rsidR="00DA0D97" w:rsidRPr="00E03B11" w:rsidDel="000C6D32">
          <w:rPr>
            <w:rFonts w:eastAsia="Times New Roman" w:cstheme="minorHAnsi"/>
            <w:color w:val="000000" w:themeColor="text1"/>
            <w:lang w:val="en-GB"/>
          </w:rPr>
          <w:delText xml:space="preserve">over the entire body weight range </w:delText>
        </w:r>
        <w:r w:rsidR="004175D0" w:rsidRPr="00E03B11" w:rsidDel="000C6D32">
          <w:rPr>
            <w:rFonts w:eastAsia="Times New Roman" w:cstheme="minorHAnsi"/>
            <w:color w:val="000000" w:themeColor="text1"/>
            <w:lang w:val="en-GB"/>
          </w:rPr>
          <w:delText xml:space="preserve">in terms of </w:delText>
        </w:r>
        <w:r w:rsidR="00711182" w:rsidRPr="00E03B11" w:rsidDel="000C6D32">
          <w:rPr>
            <w:rFonts w:eastAsia="Times New Roman" w:cstheme="minorHAnsi"/>
            <w:color w:val="000000" w:themeColor="text1"/>
            <w:lang w:val="en-GB"/>
          </w:rPr>
          <w:delText xml:space="preserve">(a) Probability of target attainment of </w:delText>
        </w:r>
        <w:r w:rsidR="00711182" w:rsidRPr="00CA5A80" w:rsidDel="000C6D32">
          <w:rPr>
            <w:rFonts w:eastAsia="Times New Roman" w:cstheme="minorHAnsi"/>
            <w:i/>
            <w:iCs/>
            <w:color w:val="000000" w:themeColor="text1"/>
            <w:lang w:val="en-GB"/>
          </w:rPr>
          <w:delText>f</w:delText>
        </w:r>
        <w:r w:rsidR="00711182" w:rsidRPr="00E03B11" w:rsidDel="000C6D32">
          <w:rPr>
            <w:rFonts w:eastAsia="Times New Roman" w:cstheme="minorHAnsi"/>
            <w:color w:val="000000" w:themeColor="text1"/>
            <w:lang w:val="en-GB"/>
          </w:rPr>
          <w:delText>AUC 200 mgxh/L and (b) Probability of reaching toxicity threshold of 80 mg/L.</w:delText>
        </w:r>
        <w:r w:rsidR="00B43AE9" w:rsidRPr="00E03B11" w:rsidDel="000C6D32">
          <w:rPr>
            <w:rFonts w:eastAsia="Times New Roman" w:cstheme="minorHAnsi"/>
            <w:color w:val="000000" w:themeColor="text1"/>
            <w:lang w:val="en-GB"/>
          </w:rPr>
          <w:delText xml:space="preserve"> </w:delText>
        </w:r>
        <w:r w:rsidR="0033256E" w:rsidRPr="00E03B11" w:rsidDel="000C6D32">
          <w:rPr>
            <w:rFonts w:eastAsia="Times New Roman" w:cstheme="minorHAnsi"/>
            <w:color w:val="000000" w:themeColor="text1"/>
            <w:lang w:val="en-GB"/>
          </w:rPr>
          <w:delText xml:space="preserve">BW: Body weight; </w:delText>
        </w:r>
        <w:r w:rsidR="00B43AE9" w:rsidRPr="00E03B11" w:rsidDel="000C6D32">
          <w:rPr>
            <w:rFonts w:eastAsia="Times New Roman" w:cstheme="minorHAnsi"/>
            <w:color w:val="000000" w:themeColor="text1"/>
            <w:lang w:val="en-GB"/>
          </w:rPr>
          <w:delText>CRRT: continuous renal replacement therapy</w:delText>
        </w:r>
        <w:r w:rsidR="00944895" w:rsidRPr="00E03B11" w:rsidDel="000C6D32">
          <w:rPr>
            <w:rFonts w:eastAsia="Times New Roman" w:cstheme="minorHAnsi"/>
            <w:color w:val="000000" w:themeColor="text1"/>
            <w:lang w:val="en-GB"/>
          </w:rPr>
          <w:delText>; q24h: every 24 hour.</w:delText>
        </w:r>
        <w:r w:rsidR="00642C91" w:rsidRPr="00E03B11" w:rsidDel="004D6113">
          <w:rPr>
            <w:rFonts w:eastAsia="Times New Roman" w:cstheme="minorHAnsi"/>
            <w:color w:val="000000" w:themeColor="text1"/>
            <w:lang w:val="en-GB"/>
          </w:rPr>
          <w:br w:type="page"/>
        </w:r>
      </w:del>
    </w:p>
    <w:p w14:paraId="359BFC30" w14:textId="1A4180F8" w:rsidR="0001219E" w:rsidRPr="00E03B11" w:rsidDel="007D7B37" w:rsidRDefault="00D42421" w:rsidP="00F7569F">
      <w:pPr>
        <w:jc w:val="center"/>
        <w:rPr>
          <w:del w:id="1657" w:author="My Luong Vuong" w:date="2023-11-21T12:29:00Z"/>
          <w:rFonts w:eastAsia="Times New Roman" w:cstheme="minorHAnsi"/>
          <w:color w:val="000000" w:themeColor="text1"/>
          <w:lang w:val="en-GB"/>
        </w:rPr>
      </w:pPr>
      <w:del w:id="1658" w:author="My Luong Vuong" w:date="2023-11-21T12:29:00Z">
        <w:r w:rsidRPr="00E03B11" w:rsidDel="007D7B37">
          <w:rPr>
            <w:rFonts w:eastAsia="Times New Roman" w:cstheme="minorHAnsi"/>
            <w:noProof/>
            <w:color w:val="000000" w:themeColor="text1"/>
            <w:lang w:val="en-GB"/>
          </w:rPr>
          <w:lastRenderedPageBreak/>
          <w:drawing>
            <wp:inline distT="0" distB="0" distL="0" distR="0" wp14:anchorId="68786DB5" wp14:editId="57308DF7">
              <wp:extent cx="5943600" cy="740254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7402549"/>
                      </a:xfrm>
                      <a:prstGeom prst="rect">
                        <a:avLst/>
                      </a:prstGeom>
                    </pic:spPr>
                  </pic:pic>
                </a:graphicData>
              </a:graphic>
            </wp:inline>
          </w:drawing>
        </w:r>
      </w:del>
    </w:p>
    <w:p w14:paraId="00F7E7C5" w14:textId="63E07A68" w:rsidR="00D42421" w:rsidRPr="00E03B11" w:rsidDel="007D7B37" w:rsidRDefault="00F739C9" w:rsidP="00B91F1E">
      <w:pPr>
        <w:spacing w:line="240" w:lineRule="auto"/>
        <w:jc w:val="both"/>
        <w:rPr>
          <w:del w:id="1659" w:author="My Luong Vuong" w:date="2023-11-21T12:29:00Z"/>
          <w:rFonts w:eastAsia="Times New Roman" w:cstheme="minorHAnsi"/>
          <w:color w:val="000000" w:themeColor="text1"/>
          <w:lang w:val="en-GB"/>
        </w:rPr>
      </w:pPr>
      <w:bookmarkStart w:id="1660" w:name="_Hlk136679606"/>
      <w:del w:id="1661" w:author="My Luong Vuong" w:date="2023-11-21T12:29:00Z">
        <w:r w:rsidRPr="00E03B11" w:rsidDel="007D7B37">
          <w:rPr>
            <w:rFonts w:eastAsia="Times New Roman" w:cstheme="minorHAnsi"/>
            <w:b/>
            <w:bCs/>
            <w:color w:val="000000" w:themeColor="text1"/>
            <w:lang w:val="en-GB"/>
          </w:rPr>
          <w:delText xml:space="preserve">Figure </w:delText>
        </w:r>
        <w:r w:rsidR="006662BF" w:rsidRPr="00E03B11" w:rsidDel="007D7B37">
          <w:rPr>
            <w:rFonts w:eastAsia="Times New Roman" w:cstheme="minorHAnsi"/>
            <w:b/>
            <w:bCs/>
            <w:color w:val="000000" w:themeColor="text1"/>
            <w:lang w:val="en-GB"/>
          </w:rPr>
          <w:delText>3</w:delText>
        </w:r>
        <w:r w:rsidRPr="00E03B11" w:rsidDel="007D7B37">
          <w:rPr>
            <w:rFonts w:eastAsia="Times New Roman" w:cstheme="minorHAnsi"/>
            <w:color w:val="000000" w:themeColor="text1"/>
            <w:lang w:val="en-GB"/>
          </w:rPr>
          <w:delText xml:space="preserve">. </w:delText>
        </w:r>
        <w:r w:rsidR="001606B7" w:rsidRPr="00FF5C07" w:rsidDel="007D7B37">
          <w:rPr>
            <w:rFonts w:eastAsia="Times New Roman" w:cstheme="minorHAnsi"/>
            <w:color w:val="0070C0"/>
            <w:lang w:val="en-GB"/>
          </w:rPr>
          <w:delText>Population-level simulation</w:delText>
        </w:r>
        <w:r w:rsidR="001606B7" w:rsidRPr="00E03B11" w:rsidDel="007D7B37">
          <w:rPr>
            <w:rFonts w:eastAsia="Times New Roman" w:cstheme="minorHAnsi"/>
            <w:color w:val="000000" w:themeColor="text1"/>
            <w:lang w:val="en-GB"/>
          </w:rPr>
          <w:delText xml:space="preserve"> of (a) standard dosing regimen and (b) optimized dosing regimen. Concentration is represented by the median line and a ribbon showing the 90% percentile range of the population. </w:delText>
        </w:r>
        <w:r w:rsidR="001606B7" w:rsidRPr="00CA5A80" w:rsidDel="007D7B37">
          <w:rPr>
            <w:rFonts w:eastAsia="Times New Roman" w:cstheme="minorHAnsi"/>
            <w:i/>
            <w:iCs/>
            <w:color w:val="000000" w:themeColor="text1"/>
            <w:lang w:val="en-GB"/>
          </w:rPr>
          <w:delText>f</w:delText>
        </w:r>
        <w:r w:rsidR="001606B7" w:rsidRPr="00E03B11" w:rsidDel="007D7B37">
          <w:rPr>
            <w:rFonts w:eastAsia="Times New Roman" w:cstheme="minorHAnsi"/>
            <w:color w:val="000000" w:themeColor="text1"/>
            <w:lang w:val="en-GB"/>
          </w:rPr>
          <w:delText>AUC is represented by a box plot with whiskers showing the 5th and 95th percentiles of the population.</w:delText>
        </w:r>
      </w:del>
    </w:p>
    <w:bookmarkEnd w:id="1660"/>
    <w:p w14:paraId="362595AC" w14:textId="2C09B9E2" w:rsidR="00E15001" w:rsidRPr="00E03B11" w:rsidDel="007D7B37" w:rsidRDefault="00E15001" w:rsidP="00857E76">
      <w:pPr>
        <w:spacing w:after="0" w:line="480" w:lineRule="auto"/>
        <w:jc w:val="both"/>
        <w:rPr>
          <w:del w:id="1662" w:author="My Luong Vuong" w:date="2023-11-21T12:29:00Z"/>
          <w:rFonts w:eastAsia="Times New Roman" w:cstheme="minorHAnsi"/>
          <w:color w:val="000000" w:themeColor="text1"/>
          <w:lang w:val="en-GB"/>
        </w:rPr>
      </w:pPr>
      <w:del w:id="1663" w:author="My Luong Vuong" w:date="2023-11-21T12:29:00Z">
        <w:r w:rsidRPr="00E03B11" w:rsidDel="007D7B37">
          <w:rPr>
            <w:rFonts w:eastAsia="Times New Roman" w:cstheme="minorHAnsi"/>
            <w:noProof/>
            <w:color w:val="000000" w:themeColor="text1"/>
            <w:lang w:val="en-GB"/>
          </w:rPr>
          <w:lastRenderedPageBreak/>
          <w:drawing>
            <wp:inline distT="0" distB="0" distL="0" distR="0" wp14:anchorId="4A535921" wp14:editId="43140A87">
              <wp:extent cx="5943600" cy="7402830"/>
              <wp:effectExtent l="0" t="0" r="0" b="7620"/>
              <wp:docPr id="3" name="Picture 3"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line,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402830"/>
                      </a:xfrm>
                      <a:prstGeom prst="rect">
                        <a:avLst/>
                      </a:prstGeom>
                    </pic:spPr>
                  </pic:pic>
                </a:graphicData>
              </a:graphic>
            </wp:inline>
          </w:drawing>
        </w:r>
      </w:del>
    </w:p>
    <w:p w14:paraId="06A0ACCD" w14:textId="53193039" w:rsidR="003C1B0C" w:rsidRPr="00E03B11" w:rsidDel="007D7B37" w:rsidRDefault="003C1B0C" w:rsidP="00262FB6">
      <w:pPr>
        <w:spacing w:line="240" w:lineRule="auto"/>
        <w:jc w:val="both"/>
        <w:rPr>
          <w:del w:id="1664" w:author="My Luong Vuong" w:date="2023-11-21T12:29:00Z"/>
          <w:rFonts w:eastAsia="Times New Roman" w:cstheme="minorHAnsi"/>
          <w:color w:val="000000" w:themeColor="text1"/>
          <w:lang w:val="en-GB"/>
        </w:rPr>
      </w:pPr>
      <w:del w:id="1665" w:author="My Luong Vuong" w:date="2023-11-21T12:29:00Z">
        <w:r w:rsidRPr="00E03B11" w:rsidDel="007D7B37">
          <w:rPr>
            <w:rFonts w:eastAsia="Times New Roman" w:cstheme="minorHAnsi"/>
            <w:b/>
            <w:bCs/>
            <w:color w:val="000000" w:themeColor="text1"/>
            <w:lang w:val="en-GB"/>
          </w:rPr>
          <w:delText xml:space="preserve">Figure </w:delText>
        </w:r>
        <w:r w:rsidR="000B62B8" w:rsidRPr="00E03B11" w:rsidDel="007D7B37">
          <w:rPr>
            <w:rFonts w:eastAsia="Times New Roman" w:cstheme="minorHAnsi"/>
            <w:b/>
            <w:bCs/>
            <w:color w:val="000000" w:themeColor="text1"/>
            <w:lang w:val="en-GB"/>
          </w:rPr>
          <w:delText>4</w:delText>
        </w:r>
        <w:r w:rsidRPr="00E03B11" w:rsidDel="007D7B37">
          <w:rPr>
            <w:rFonts w:eastAsia="Times New Roman" w:cstheme="minorHAnsi"/>
            <w:color w:val="000000" w:themeColor="text1"/>
            <w:lang w:val="en-GB"/>
          </w:rPr>
          <w:delText xml:space="preserve">. </w:delText>
        </w:r>
        <w:r w:rsidR="00262FB6" w:rsidRPr="008D7AAD" w:rsidDel="007D7B37">
          <w:rPr>
            <w:rFonts w:eastAsia="Times New Roman" w:cstheme="minorHAnsi"/>
            <w:color w:val="0070C0"/>
            <w:lang w:val="en-GB"/>
          </w:rPr>
          <w:delText xml:space="preserve">Receiver operating characteristics plots </w:delText>
        </w:r>
        <w:r w:rsidR="00262FB6" w:rsidRPr="00E03B11" w:rsidDel="007D7B37">
          <w:rPr>
            <w:rFonts w:eastAsia="Times New Roman" w:cstheme="minorHAnsi"/>
            <w:color w:val="000000" w:themeColor="text1"/>
            <w:lang w:val="en-GB"/>
          </w:rPr>
          <w:delText xml:space="preserve">representing the clinical relevance of bodyweight on </w:delText>
        </w:r>
        <w:r w:rsidR="004D66B5" w:rsidRPr="00E03B11" w:rsidDel="007D7B37">
          <w:rPr>
            <w:rFonts w:eastAsia="Times New Roman" w:cstheme="minorHAnsi"/>
            <w:color w:val="000000" w:themeColor="text1"/>
            <w:lang w:val="en-GB"/>
          </w:rPr>
          <w:delText>flu</w:delText>
        </w:r>
        <w:r w:rsidR="00262FB6" w:rsidRPr="00E03B11" w:rsidDel="007D7B37">
          <w:rPr>
            <w:rFonts w:eastAsia="Times New Roman" w:cstheme="minorHAnsi"/>
            <w:color w:val="000000" w:themeColor="text1"/>
            <w:lang w:val="en-GB"/>
          </w:rPr>
          <w:delText xml:space="preserve">conazole probability of attaining the </w:delText>
        </w:r>
        <w:r w:rsidR="005C6FE3" w:rsidRPr="00CA5A80" w:rsidDel="007D7B37">
          <w:rPr>
            <w:rFonts w:eastAsia="Times New Roman" w:cstheme="minorHAnsi"/>
            <w:i/>
            <w:iCs/>
            <w:color w:val="000000" w:themeColor="text1"/>
            <w:lang w:val="en-GB"/>
          </w:rPr>
          <w:delText>f</w:delText>
        </w:r>
        <w:r w:rsidR="005C6FE3" w:rsidRPr="00E03B11" w:rsidDel="007D7B37">
          <w:rPr>
            <w:rFonts w:eastAsia="Times New Roman" w:cstheme="minorHAnsi"/>
            <w:color w:val="000000" w:themeColor="text1"/>
            <w:lang w:val="en-GB"/>
          </w:rPr>
          <w:delText>AUC</w:delText>
        </w:r>
        <w:r w:rsidR="00262FB6" w:rsidRPr="00E03B11" w:rsidDel="007D7B37">
          <w:rPr>
            <w:rFonts w:eastAsia="Times New Roman" w:cstheme="minorHAnsi"/>
            <w:color w:val="000000" w:themeColor="text1"/>
            <w:lang w:val="en-GB"/>
          </w:rPr>
          <w:delText xml:space="preserve"> treatment target at</w:delText>
        </w:r>
        <w:r w:rsidR="00014D98" w:rsidRPr="00E03B11" w:rsidDel="007D7B37">
          <w:rPr>
            <w:rFonts w:eastAsia="Times New Roman" w:cstheme="minorHAnsi"/>
            <w:color w:val="000000" w:themeColor="text1"/>
            <w:lang w:val="en-GB"/>
          </w:rPr>
          <w:delText xml:space="preserve"> (a)</w:delText>
        </w:r>
        <w:r w:rsidR="00262FB6" w:rsidRPr="00E03B11" w:rsidDel="007D7B37">
          <w:rPr>
            <w:rFonts w:eastAsia="Times New Roman" w:cstheme="minorHAnsi"/>
            <w:color w:val="000000" w:themeColor="text1"/>
            <w:lang w:val="en-GB"/>
          </w:rPr>
          <w:delText xml:space="preserve"> day</w:delText>
        </w:r>
        <w:r w:rsidR="00014D98" w:rsidRPr="00E03B11" w:rsidDel="007D7B37">
          <w:rPr>
            <w:rFonts w:eastAsia="Times New Roman" w:cstheme="minorHAnsi"/>
            <w:color w:val="000000" w:themeColor="text1"/>
            <w:lang w:val="en-GB"/>
          </w:rPr>
          <w:delText xml:space="preserve"> 1, (b) day 2, (c) day 7 and (d) day 14</w:delText>
        </w:r>
        <w:r w:rsidR="00262FB6" w:rsidRPr="00E03B11" w:rsidDel="007D7B37">
          <w:rPr>
            <w:rFonts w:eastAsia="Times New Roman" w:cstheme="minorHAnsi"/>
            <w:color w:val="000000" w:themeColor="text1"/>
            <w:lang w:val="en-GB"/>
          </w:rPr>
          <w:delText xml:space="preserve">. The </w:delText>
        </w:r>
        <w:r w:rsidR="00CA4489" w:rsidRPr="00E03B11" w:rsidDel="007D7B37">
          <w:rPr>
            <w:rFonts w:eastAsia="Times New Roman" w:cstheme="minorHAnsi"/>
            <w:color w:val="000000" w:themeColor="text1"/>
            <w:lang w:val="en-GB"/>
          </w:rPr>
          <w:delText>orange</w:delText>
        </w:r>
        <w:r w:rsidR="00262FB6" w:rsidRPr="00E03B11" w:rsidDel="007D7B37">
          <w:rPr>
            <w:rFonts w:eastAsia="Times New Roman" w:cstheme="minorHAnsi"/>
            <w:color w:val="000000" w:themeColor="text1"/>
            <w:lang w:val="en-GB"/>
          </w:rPr>
          <w:delText xml:space="preserve"> line represents the standard dosing regimen</w:delText>
        </w:r>
        <w:r w:rsidR="00D74252" w:rsidRPr="00E03B11" w:rsidDel="007D7B37">
          <w:rPr>
            <w:rFonts w:eastAsia="Times New Roman" w:cstheme="minorHAnsi"/>
            <w:color w:val="000000" w:themeColor="text1"/>
            <w:lang w:val="en-GB"/>
          </w:rPr>
          <w:delText xml:space="preserve"> of 800 mg q.d. in the first treatment day followed by 400 mg q.d</w:delText>
        </w:r>
        <w:r w:rsidR="00262FB6" w:rsidRPr="00E03B11" w:rsidDel="007D7B37">
          <w:rPr>
            <w:rFonts w:eastAsia="Times New Roman" w:cstheme="minorHAnsi"/>
            <w:color w:val="000000" w:themeColor="text1"/>
            <w:lang w:val="en-GB"/>
          </w:rPr>
          <w:delText>.</w:delText>
        </w:r>
        <w:r w:rsidR="00B31E42" w:rsidRPr="00E03B11" w:rsidDel="007D7B37">
          <w:rPr>
            <w:rFonts w:eastAsia="Times New Roman" w:cstheme="minorHAnsi"/>
            <w:color w:val="000000" w:themeColor="text1"/>
            <w:lang w:val="en-GB"/>
          </w:rPr>
          <w:delText xml:space="preserve"> </w:delText>
        </w:r>
        <w:r w:rsidR="00262FB6" w:rsidRPr="00E03B11" w:rsidDel="007D7B37">
          <w:rPr>
            <w:rFonts w:eastAsia="Times New Roman" w:cstheme="minorHAnsi"/>
            <w:color w:val="000000" w:themeColor="text1"/>
            <w:lang w:val="en-GB"/>
          </w:rPr>
          <w:delText xml:space="preserve">The </w:delText>
        </w:r>
        <w:r w:rsidR="00B31E42" w:rsidRPr="00E03B11" w:rsidDel="007D7B37">
          <w:rPr>
            <w:rFonts w:eastAsia="Times New Roman" w:cstheme="minorHAnsi"/>
            <w:color w:val="000000" w:themeColor="text1"/>
            <w:lang w:val="en-GB"/>
          </w:rPr>
          <w:delText>blue</w:delText>
        </w:r>
        <w:r w:rsidR="00262FB6" w:rsidRPr="00E03B11" w:rsidDel="007D7B37">
          <w:rPr>
            <w:rFonts w:eastAsia="Times New Roman" w:cstheme="minorHAnsi"/>
            <w:color w:val="000000" w:themeColor="text1"/>
            <w:lang w:val="en-GB"/>
          </w:rPr>
          <w:delText xml:space="preserve"> line represents the </w:delText>
        </w:r>
        <w:r w:rsidR="009906E8" w:rsidRPr="00E03B11" w:rsidDel="007D7B37">
          <w:rPr>
            <w:rFonts w:eastAsia="Times New Roman" w:cstheme="minorHAnsi"/>
            <w:color w:val="000000" w:themeColor="text1"/>
            <w:lang w:val="en-GB"/>
          </w:rPr>
          <w:delText xml:space="preserve">optimised </w:delText>
        </w:r>
        <w:r w:rsidR="00262FB6" w:rsidRPr="00E03B11" w:rsidDel="007D7B37">
          <w:rPr>
            <w:rFonts w:eastAsia="Times New Roman" w:cstheme="minorHAnsi"/>
            <w:color w:val="000000" w:themeColor="text1"/>
            <w:lang w:val="en-GB"/>
          </w:rPr>
          <w:delText>inclusive dosing</w:delText>
        </w:r>
        <w:r w:rsidR="006F6C5F" w:rsidRPr="00E03B11" w:rsidDel="007D7B37">
          <w:rPr>
            <w:rFonts w:eastAsia="Times New Roman" w:cstheme="minorHAnsi"/>
            <w:color w:val="000000" w:themeColor="text1"/>
            <w:lang w:val="en-GB"/>
          </w:rPr>
          <w:delText xml:space="preserve"> presented in table 3</w:delText>
        </w:r>
        <w:r w:rsidR="00262FB6" w:rsidRPr="00E03B11" w:rsidDel="007D7B37">
          <w:rPr>
            <w:rFonts w:eastAsia="Times New Roman" w:cstheme="minorHAnsi"/>
            <w:color w:val="000000" w:themeColor="text1"/>
            <w:lang w:val="en-GB"/>
          </w:rPr>
          <w:delText>.</w:delText>
        </w:r>
      </w:del>
    </w:p>
    <w:p w14:paraId="5A176275" w14:textId="512DCBF7" w:rsidR="00E15001" w:rsidRPr="00E03B11" w:rsidDel="007D7B37" w:rsidRDefault="00E15001">
      <w:pPr>
        <w:rPr>
          <w:del w:id="1666" w:author="My Luong Vuong" w:date="2023-11-21T12:29:00Z"/>
          <w:rFonts w:eastAsia="Times New Roman" w:cstheme="minorHAnsi"/>
          <w:color w:val="000000" w:themeColor="text1"/>
          <w:lang w:val="en-GB"/>
        </w:rPr>
      </w:pPr>
      <w:del w:id="1667" w:author="My Luong Vuong" w:date="2023-11-21T12:29:00Z">
        <w:r w:rsidRPr="00E03B11" w:rsidDel="007D7B37">
          <w:rPr>
            <w:rFonts w:eastAsia="Times New Roman" w:cstheme="minorHAnsi"/>
            <w:color w:val="000000" w:themeColor="text1"/>
            <w:lang w:val="en-GB"/>
          </w:rPr>
          <w:br w:type="page"/>
        </w:r>
      </w:del>
    </w:p>
    <w:p w14:paraId="14C80F25" w14:textId="6388955E" w:rsidR="00E6620C" w:rsidRPr="00E03B11" w:rsidDel="007D7B37" w:rsidRDefault="00E6620C">
      <w:pPr>
        <w:rPr>
          <w:del w:id="1668" w:author="My Luong Vuong" w:date="2023-11-21T12:30:00Z"/>
          <w:rFonts w:eastAsia="Times New Roman" w:cstheme="minorHAnsi"/>
          <w:color w:val="000000" w:themeColor="text1"/>
          <w:lang w:val="en-GB"/>
        </w:rPr>
        <w:sectPr w:rsidR="00E6620C" w:rsidRPr="00E03B11" w:rsidDel="007D7B37" w:rsidSect="00295824">
          <w:pgSz w:w="11906" w:h="16838" w:code="9"/>
          <w:pgMar w:top="1440" w:right="1440" w:bottom="1440" w:left="1440" w:header="720" w:footer="720" w:gutter="0"/>
          <w:cols w:space="720"/>
          <w:docGrid w:linePitch="360"/>
        </w:sectPr>
        <w:pPrChange w:id="1669" w:author="My Luong Vuong" w:date="2023-11-21T12:29:00Z">
          <w:pPr>
            <w:spacing w:after="0" w:line="480" w:lineRule="auto"/>
            <w:jc w:val="both"/>
          </w:pPr>
        </w:pPrChange>
      </w:pPr>
    </w:p>
    <w:p w14:paraId="2161F671" w14:textId="09D716E9" w:rsidR="00D51BC1" w:rsidRPr="00790105" w:rsidRDefault="0057479A" w:rsidP="00857E76">
      <w:pPr>
        <w:spacing w:after="0" w:line="480" w:lineRule="auto"/>
        <w:jc w:val="both"/>
        <w:rPr>
          <w:b/>
          <w:bCs/>
        </w:rPr>
      </w:pPr>
      <w:del w:id="1670" w:author="My Luong Vuong" w:date="2023-11-21T12:30:00Z">
        <w:r w:rsidRPr="00E03B11" w:rsidDel="007D7B37">
          <w:rPr>
            <w:rFonts w:eastAsia="Times New Roman" w:cstheme="minorHAnsi"/>
            <w:color w:val="000000" w:themeColor="text1"/>
            <w:lang w:val="en-GB"/>
          </w:rPr>
          <w:lastRenderedPageBreak/>
          <w:delText xml:space="preserve"> </w:delText>
        </w:r>
      </w:del>
      <w:r w:rsidR="00D51BC1" w:rsidRPr="00790105">
        <w:rPr>
          <w:b/>
          <w:bCs/>
        </w:rPr>
        <w:t>References</w:t>
      </w:r>
    </w:p>
    <w:p w14:paraId="377CC788" w14:textId="4D5E8E00" w:rsidR="0059609A" w:rsidRPr="0059609A" w:rsidRDefault="00965426" w:rsidP="0059609A">
      <w:pPr>
        <w:pStyle w:val="EndNoteBibliography"/>
        <w:spacing w:after="0"/>
        <w:rPr>
          <w:ins w:id="1671" w:author="My Luong Vuong" w:date="2023-11-24T15:54:00Z"/>
          <w:rPrChange w:id="1672" w:author="My Luong Vuong" w:date="2023-11-24T15:54:00Z">
            <w:rPr>
              <w:ins w:id="1673" w:author="My Luong Vuong" w:date="2023-11-24T15:54:00Z"/>
              <w:lang w:val="en-GB"/>
            </w:rPr>
          </w:rPrChange>
        </w:rPr>
        <w:pPrChange w:id="1674" w:author="My Luong Vuong" w:date="2023-11-24T15:54:00Z">
          <w:pPr>
            <w:spacing w:after="0" w:line="480" w:lineRule="auto"/>
          </w:pPr>
        </w:pPrChange>
      </w:pPr>
      <w:r w:rsidRPr="00E03B11">
        <w:rPr>
          <w:noProof w:val="0"/>
          <w:lang w:val="en-GB"/>
        </w:rPr>
        <w:fldChar w:fldCharType="begin"/>
      </w:r>
      <w:r w:rsidRPr="00790105">
        <w:rPr>
          <w:noProof w:val="0"/>
        </w:rPr>
        <w:instrText xml:space="preserve"> ADDIN EN.REFLIST </w:instrText>
      </w:r>
      <w:r w:rsidRPr="00E03B11">
        <w:rPr>
          <w:noProof w:val="0"/>
          <w:lang w:val="en-GB"/>
        </w:rPr>
        <w:fldChar w:fldCharType="separate"/>
      </w:r>
      <w:ins w:id="1675" w:author="My Luong Vuong" w:date="2023-11-24T15:54:00Z">
        <w:r w:rsidR="0059609A" w:rsidRPr="0059609A">
          <w:rPr>
            <w:rPrChange w:id="1676" w:author="My Luong Vuong" w:date="2023-11-24T15:54:00Z">
              <w:rPr>
                <w:lang w:val="en-GB"/>
              </w:rPr>
            </w:rPrChange>
          </w:rPr>
          <w:t xml:space="preserve">[1] Cornely OA, Bassetti M, Calandra T, Garbino J, Kullberg BJ, Lortholary O, et al. ESCMID* guideline for the diagnosis and management of Candida diseases 2012: non-neutropenic adult patients. Clin Microbiol Infect. 2012;18 Suppl 7:19-37. </w:t>
        </w:r>
        <w:r w:rsidR="0059609A">
          <w:fldChar w:fldCharType="begin"/>
        </w:r>
        <w:r w:rsidR="0059609A">
          <w:instrText xml:space="preserve"> HYPERLINK "http://doi.org/10.1111/1469-0691.12039" </w:instrText>
        </w:r>
        <w:r w:rsidR="0059609A">
          <w:fldChar w:fldCharType="separate"/>
        </w:r>
        <w:r w:rsidR="0059609A" w:rsidRPr="0059609A">
          <w:rPr>
            <w:rStyle w:val="Hyperlink"/>
            <w:rPrChange w:id="1677" w:author="My Luong Vuong" w:date="2023-11-24T15:54:00Z">
              <w:rPr>
                <w:lang w:val="en-GB"/>
              </w:rPr>
            </w:rPrChange>
          </w:rPr>
          <w:t>http://doi.org/10.1111/1469-0691.12039</w:t>
        </w:r>
        <w:r w:rsidR="0059609A">
          <w:fldChar w:fldCharType="end"/>
        </w:r>
        <w:r w:rsidR="0059609A" w:rsidRPr="0059609A">
          <w:rPr>
            <w:rPrChange w:id="1678" w:author="My Luong Vuong" w:date="2023-11-24T15:54:00Z">
              <w:rPr>
                <w:lang w:val="en-GB"/>
              </w:rPr>
            </w:rPrChange>
          </w:rPr>
          <w:t>.</w:t>
        </w:r>
      </w:ins>
    </w:p>
    <w:p w14:paraId="0CA01E24" w14:textId="074BDAF2" w:rsidR="0059609A" w:rsidRPr="0059609A" w:rsidRDefault="0059609A" w:rsidP="0059609A">
      <w:pPr>
        <w:pStyle w:val="EndNoteBibliography"/>
        <w:spacing w:after="0"/>
        <w:rPr>
          <w:ins w:id="1679" w:author="My Luong Vuong" w:date="2023-11-24T15:54:00Z"/>
          <w:rPrChange w:id="1680" w:author="My Luong Vuong" w:date="2023-11-24T15:54:00Z">
            <w:rPr>
              <w:ins w:id="1681" w:author="My Luong Vuong" w:date="2023-11-24T15:54:00Z"/>
              <w:lang w:val="en-GB"/>
            </w:rPr>
          </w:rPrChange>
        </w:rPr>
        <w:pPrChange w:id="1682" w:author="My Luong Vuong" w:date="2023-11-24T15:54:00Z">
          <w:pPr>
            <w:spacing w:after="0" w:line="480" w:lineRule="auto"/>
          </w:pPr>
        </w:pPrChange>
      </w:pPr>
      <w:ins w:id="1683" w:author="My Luong Vuong" w:date="2023-11-24T15:54:00Z">
        <w:r w:rsidRPr="0059609A">
          <w:rPr>
            <w:rPrChange w:id="1684" w:author="My Luong Vuong" w:date="2023-11-24T15:54:00Z">
              <w:rPr>
                <w:lang w:val="en-GB"/>
              </w:rPr>
            </w:rPrChange>
          </w:rPr>
          <w:t xml:space="preserve">[2] Chen S, Slavin M, Nguyen Q, Marriott D, Playford EG, Ellis D, et al. Active surveillance for candidemia, Australia. Emerg Infect Dis. 2006;12:1508-16. </w:t>
        </w:r>
        <w:r>
          <w:fldChar w:fldCharType="begin"/>
        </w:r>
        <w:r>
          <w:instrText xml:space="preserve"> HYPERLINK "http://doi.org/10.3201/eid1210.060389" </w:instrText>
        </w:r>
        <w:r>
          <w:fldChar w:fldCharType="separate"/>
        </w:r>
        <w:r w:rsidRPr="0059609A">
          <w:rPr>
            <w:rStyle w:val="Hyperlink"/>
            <w:rPrChange w:id="1685" w:author="My Luong Vuong" w:date="2023-11-24T15:54:00Z">
              <w:rPr>
                <w:lang w:val="en-GB"/>
              </w:rPr>
            </w:rPrChange>
          </w:rPr>
          <w:t>http://doi.org/10.3201/eid1210.060389</w:t>
        </w:r>
        <w:r>
          <w:fldChar w:fldCharType="end"/>
        </w:r>
        <w:r w:rsidRPr="0059609A">
          <w:rPr>
            <w:rPrChange w:id="1686" w:author="My Luong Vuong" w:date="2023-11-24T15:54:00Z">
              <w:rPr>
                <w:lang w:val="en-GB"/>
              </w:rPr>
            </w:rPrChange>
          </w:rPr>
          <w:t>.</w:t>
        </w:r>
      </w:ins>
    </w:p>
    <w:p w14:paraId="1F5BEB77" w14:textId="1E72C9FB" w:rsidR="0059609A" w:rsidRPr="0059609A" w:rsidRDefault="0059609A" w:rsidP="0059609A">
      <w:pPr>
        <w:pStyle w:val="EndNoteBibliography"/>
        <w:spacing w:after="0"/>
        <w:rPr>
          <w:ins w:id="1687" w:author="My Luong Vuong" w:date="2023-11-24T15:54:00Z"/>
          <w:rPrChange w:id="1688" w:author="My Luong Vuong" w:date="2023-11-24T15:54:00Z">
            <w:rPr>
              <w:ins w:id="1689" w:author="My Luong Vuong" w:date="2023-11-24T15:54:00Z"/>
              <w:lang w:val="en-GB"/>
            </w:rPr>
          </w:rPrChange>
        </w:rPr>
        <w:pPrChange w:id="1690" w:author="My Luong Vuong" w:date="2023-11-24T15:54:00Z">
          <w:pPr>
            <w:spacing w:after="0" w:line="480" w:lineRule="auto"/>
          </w:pPr>
        </w:pPrChange>
      </w:pPr>
      <w:ins w:id="1691" w:author="My Luong Vuong" w:date="2023-11-24T15:54:00Z">
        <w:r w:rsidRPr="0059609A">
          <w:rPr>
            <w:rPrChange w:id="1692" w:author="My Luong Vuong" w:date="2023-11-24T15:54:00Z">
              <w:rPr>
                <w:lang w:val="en-GB"/>
              </w:rPr>
            </w:rPrChange>
          </w:rPr>
          <w:t xml:space="preserve">[3] Eggimann P, Garbino J, Pittet D. Epidemiology of Candida species infections in critically ill non-immunosuppressed patients. Lancet Infect Dis. 2003;3:685-702. </w:t>
        </w:r>
        <w:r>
          <w:fldChar w:fldCharType="begin"/>
        </w:r>
        <w:r>
          <w:instrText xml:space="preserve"> HYPERLINK "http://doi.org/10.1016/s1473-3099(03)00801-6" </w:instrText>
        </w:r>
        <w:r>
          <w:fldChar w:fldCharType="separate"/>
        </w:r>
        <w:r w:rsidRPr="0059609A">
          <w:rPr>
            <w:rStyle w:val="Hyperlink"/>
            <w:rPrChange w:id="1693" w:author="My Luong Vuong" w:date="2023-11-24T15:54:00Z">
              <w:rPr>
                <w:lang w:val="en-GB"/>
              </w:rPr>
            </w:rPrChange>
          </w:rPr>
          <w:t>http://doi.org/10.1016/s1473-3099(03)00801-6</w:t>
        </w:r>
        <w:r>
          <w:fldChar w:fldCharType="end"/>
        </w:r>
        <w:r w:rsidRPr="0059609A">
          <w:rPr>
            <w:rPrChange w:id="1694" w:author="My Luong Vuong" w:date="2023-11-24T15:54:00Z">
              <w:rPr>
                <w:lang w:val="en-GB"/>
              </w:rPr>
            </w:rPrChange>
          </w:rPr>
          <w:t>.</w:t>
        </w:r>
      </w:ins>
    </w:p>
    <w:p w14:paraId="21B204DA" w14:textId="7D7823A5" w:rsidR="0059609A" w:rsidRPr="0059609A" w:rsidRDefault="0059609A" w:rsidP="0059609A">
      <w:pPr>
        <w:pStyle w:val="EndNoteBibliography"/>
        <w:spacing w:after="0"/>
        <w:rPr>
          <w:ins w:id="1695" w:author="My Luong Vuong" w:date="2023-11-24T15:54:00Z"/>
          <w:rPrChange w:id="1696" w:author="My Luong Vuong" w:date="2023-11-24T15:54:00Z">
            <w:rPr>
              <w:ins w:id="1697" w:author="My Luong Vuong" w:date="2023-11-24T15:54:00Z"/>
              <w:lang w:val="en-GB"/>
            </w:rPr>
          </w:rPrChange>
        </w:rPr>
        <w:pPrChange w:id="1698" w:author="My Luong Vuong" w:date="2023-11-24T15:54:00Z">
          <w:pPr>
            <w:spacing w:after="0" w:line="480" w:lineRule="auto"/>
          </w:pPr>
        </w:pPrChange>
      </w:pPr>
      <w:ins w:id="1699" w:author="My Luong Vuong" w:date="2023-11-24T15:54:00Z">
        <w:r w:rsidRPr="0059609A">
          <w:rPr>
            <w:rPrChange w:id="1700" w:author="My Luong Vuong" w:date="2023-11-24T15:54:00Z">
              <w:rPr>
                <w:lang w:val="en-GB"/>
              </w:rPr>
            </w:rPrChange>
          </w:rPr>
          <w:t xml:space="preserve">[4] Tissot F, Agrawal S, Pagano L, Petrikkos G, Groll AH, Skiada A, et al. ECIL-6 guidelines for the treatment of invasive candidiasis, aspergillosis and mucormycosis in leukemia and hematopoietic stem cell transplant patients. Haematologica. 2017;102:433-44. </w:t>
        </w:r>
        <w:r>
          <w:fldChar w:fldCharType="begin"/>
        </w:r>
        <w:r>
          <w:instrText xml:space="preserve"> HYPERLINK "http://doi.org/10.3324/haematol.2016.152900" </w:instrText>
        </w:r>
        <w:r>
          <w:fldChar w:fldCharType="separate"/>
        </w:r>
        <w:r w:rsidRPr="0059609A">
          <w:rPr>
            <w:rStyle w:val="Hyperlink"/>
            <w:rPrChange w:id="1701" w:author="My Luong Vuong" w:date="2023-11-24T15:54:00Z">
              <w:rPr>
                <w:lang w:val="en-GB"/>
              </w:rPr>
            </w:rPrChange>
          </w:rPr>
          <w:t>http://doi.org/10.3324/haematol.2016.152900</w:t>
        </w:r>
        <w:r>
          <w:fldChar w:fldCharType="end"/>
        </w:r>
        <w:r w:rsidRPr="0059609A">
          <w:rPr>
            <w:rPrChange w:id="1702" w:author="My Luong Vuong" w:date="2023-11-24T15:54:00Z">
              <w:rPr>
                <w:lang w:val="en-GB"/>
              </w:rPr>
            </w:rPrChange>
          </w:rPr>
          <w:t>.</w:t>
        </w:r>
      </w:ins>
    </w:p>
    <w:p w14:paraId="7F4C662F" w14:textId="37320355" w:rsidR="0059609A" w:rsidRPr="0059609A" w:rsidRDefault="0059609A" w:rsidP="0059609A">
      <w:pPr>
        <w:pStyle w:val="EndNoteBibliography"/>
        <w:spacing w:after="0"/>
        <w:rPr>
          <w:ins w:id="1703" w:author="My Luong Vuong" w:date="2023-11-24T15:54:00Z"/>
          <w:rPrChange w:id="1704" w:author="My Luong Vuong" w:date="2023-11-24T15:54:00Z">
            <w:rPr>
              <w:ins w:id="1705" w:author="My Luong Vuong" w:date="2023-11-24T15:54:00Z"/>
              <w:lang w:val="en-GB"/>
            </w:rPr>
          </w:rPrChange>
        </w:rPr>
        <w:pPrChange w:id="1706" w:author="My Luong Vuong" w:date="2023-11-24T15:54:00Z">
          <w:pPr>
            <w:spacing w:after="0" w:line="480" w:lineRule="auto"/>
          </w:pPr>
        </w:pPrChange>
      </w:pPr>
      <w:ins w:id="1707" w:author="My Luong Vuong" w:date="2023-11-24T15:54:00Z">
        <w:r w:rsidRPr="0059609A">
          <w:rPr>
            <w:rPrChange w:id="1708" w:author="My Luong Vuong" w:date="2023-11-24T15:54:00Z">
              <w:rPr>
                <w:lang w:val="en-GB"/>
              </w:rPr>
            </w:rPrChange>
          </w:rPr>
          <w:t xml:space="preserve">[5] Pappas PG, Kauffman CA, Andes DR, Clancy CJ, Marr KA, Ostrosky-Zeichner L, et al. Clinical Practice Guideline for the Management of Candidiasis: 2016 Update by the Infectious Diseases Society of America. Clin Infect Dis. 2016;62:e1-50. </w:t>
        </w:r>
        <w:r>
          <w:fldChar w:fldCharType="begin"/>
        </w:r>
        <w:r>
          <w:instrText xml:space="preserve"> HYPERLINK "http://doi.org/10.1093/cid/civ933" </w:instrText>
        </w:r>
        <w:r>
          <w:fldChar w:fldCharType="separate"/>
        </w:r>
        <w:r w:rsidRPr="0059609A">
          <w:rPr>
            <w:rStyle w:val="Hyperlink"/>
            <w:rPrChange w:id="1709" w:author="My Luong Vuong" w:date="2023-11-24T15:54:00Z">
              <w:rPr>
                <w:lang w:val="en-GB"/>
              </w:rPr>
            </w:rPrChange>
          </w:rPr>
          <w:t>http://doi.org/10.1093/cid/civ933</w:t>
        </w:r>
        <w:r>
          <w:fldChar w:fldCharType="end"/>
        </w:r>
        <w:r w:rsidRPr="0059609A">
          <w:rPr>
            <w:rPrChange w:id="1710" w:author="My Luong Vuong" w:date="2023-11-24T15:54:00Z">
              <w:rPr>
                <w:lang w:val="en-GB"/>
              </w:rPr>
            </w:rPrChange>
          </w:rPr>
          <w:t>.</w:t>
        </w:r>
      </w:ins>
    </w:p>
    <w:p w14:paraId="7E35D8D0" w14:textId="5E2A277A" w:rsidR="0059609A" w:rsidRPr="0059609A" w:rsidRDefault="0059609A" w:rsidP="0059609A">
      <w:pPr>
        <w:pStyle w:val="EndNoteBibliography"/>
        <w:spacing w:after="0"/>
        <w:rPr>
          <w:ins w:id="1711" w:author="My Luong Vuong" w:date="2023-11-24T15:54:00Z"/>
          <w:rPrChange w:id="1712" w:author="My Luong Vuong" w:date="2023-11-24T15:54:00Z">
            <w:rPr>
              <w:ins w:id="1713" w:author="My Luong Vuong" w:date="2023-11-24T15:54:00Z"/>
              <w:lang w:val="en-GB"/>
            </w:rPr>
          </w:rPrChange>
        </w:rPr>
        <w:pPrChange w:id="1714" w:author="My Luong Vuong" w:date="2023-11-24T15:54:00Z">
          <w:pPr>
            <w:spacing w:after="0" w:line="480" w:lineRule="auto"/>
          </w:pPr>
        </w:pPrChange>
      </w:pPr>
      <w:ins w:id="1715" w:author="My Luong Vuong" w:date="2023-11-24T15:54:00Z">
        <w:r w:rsidRPr="0059609A">
          <w:rPr>
            <w:rPrChange w:id="1716" w:author="My Luong Vuong" w:date="2023-11-24T15:54:00Z">
              <w:rPr>
                <w:lang w:val="en-GB"/>
              </w:rPr>
            </w:rPrChange>
          </w:rPr>
          <w:t xml:space="preserve">[6] Debruyne D, Ryckelynck JP. Clinical pharmacokinetics of fluconazole. Clin Pharmacokinet. 1993;24:10-27. </w:t>
        </w:r>
        <w:r>
          <w:fldChar w:fldCharType="begin"/>
        </w:r>
        <w:r>
          <w:instrText xml:space="preserve"> HYPERLINK "http://doi.org/10.2165/00003088-199324010-00002" </w:instrText>
        </w:r>
        <w:r>
          <w:fldChar w:fldCharType="separate"/>
        </w:r>
        <w:r w:rsidRPr="0059609A">
          <w:rPr>
            <w:rStyle w:val="Hyperlink"/>
            <w:rPrChange w:id="1717" w:author="My Luong Vuong" w:date="2023-11-24T15:54:00Z">
              <w:rPr>
                <w:lang w:val="en-GB"/>
              </w:rPr>
            </w:rPrChange>
          </w:rPr>
          <w:t>http://doi.org/10.2165/00003088-199324010-00002</w:t>
        </w:r>
        <w:r>
          <w:fldChar w:fldCharType="end"/>
        </w:r>
        <w:r w:rsidRPr="0059609A">
          <w:rPr>
            <w:rPrChange w:id="1718" w:author="My Luong Vuong" w:date="2023-11-24T15:54:00Z">
              <w:rPr>
                <w:lang w:val="en-GB"/>
              </w:rPr>
            </w:rPrChange>
          </w:rPr>
          <w:t>.</w:t>
        </w:r>
      </w:ins>
    </w:p>
    <w:p w14:paraId="6EB651AC" w14:textId="2594C938" w:rsidR="0059609A" w:rsidRPr="0059609A" w:rsidRDefault="0059609A" w:rsidP="0059609A">
      <w:pPr>
        <w:pStyle w:val="EndNoteBibliography"/>
        <w:spacing w:after="0"/>
        <w:rPr>
          <w:ins w:id="1719" w:author="My Luong Vuong" w:date="2023-11-24T15:54:00Z"/>
          <w:rPrChange w:id="1720" w:author="My Luong Vuong" w:date="2023-11-24T15:54:00Z">
            <w:rPr>
              <w:ins w:id="1721" w:author="My Luong Vuong" w:date="2023-11-24T15:54:00Z"/>
              <w:lang w:val="en-GB"/>
            </w:rPr>
          </w:rPrChange>
        </w:rPr>
        <w:pPrChange w:id="1722" w:author="My Luong Vuong" w:date="2023-11-24T15:54:00Z">
          <w:pPr>
            <w:spacing w:after="0" w:line="480" w:lineRule="auto"/>
          </w:pPr>
        </w:pPrChange>
      </w:pPr>
      <w:ins w:id="1723" w:author="My Luong Vuong" w:date="2023-11-24T15:54:00Z">
        <w:r w:rsidRPr="0059609A">
          <w:rPr>
            <w:rPrChange w:id="1724" w:author="My Luong Vuong" w:date="2023-11-24T15:54:00Z">
              <w:rPr>
                <w:lang w:val="en-GB"/>
              </w:rPr>
            </w:rPrChange>
          </w:rPr>
          <w:t xml:space="preserve">[7] Grau S, Pozo JC, Romá E, Salavert M, Barrueta JA, Peral C, et al. Cost-effectiveness of three echinocandins and fluconazole in the treatment of candidemia and/or invasive candidiasis in nonneutropenic adult patients. Clinicoecon Outcomes Res. 2015;7:527-35. </w:t>
        </w:r>
        <w:r>
          <w:fldChar w:fldCharType="begin"/>
        </w:r>
        <w:r>
          <w:instrText xml:space="preserve"> HYPERLINK "http://doi.org/10.2147/ceor.S91587" </w:instrText>
        </w:r>
        <w:r>
          <w:fldChar w:fldCharType="separate"/>
        </w:r>
        <w:r w:rsidRPr="0059609A">
          <w:rPr>
            <w:rStyle w:val="Hyperlink"/>
            <w:rPrChange w:id="1725" w:author="My Luong Vuong" w:date="2023-11-24T15:54:00Z">
              <w:rPr>
                <w:lang w:val="en-GB"/>
              </w:rPr>
            </w:rPrChange>
          </w:rPr>
          <w:t>http://doi.org/10.2147/ceor.S91587</w:t>
        </w:r>
        <w:r>
          <w:fldChar w:fldCharType="end"/>
        </w:r>
        <w:r w:rsidRPr="0059609A">
          <w:rPr>
            <w:rPrChange w:id="1726" w:author="My Luong Vuong" w:date="2023-11-24T15:54:00Z">
              <w:rPr>
                <w:lang w:val="en-GB"/>
              </w:rPr>
            </w:rPrChange>
          </w:rPr>
          <w:t>.</w:t>
        </w:r>
      </w:ins>
    </w:p>
    <w:p w14:paraId="02F980B1" w14:textId="59EFBF40" w:rsidR="0059609A" w:rsidRPr="0059609A" w:rsidRDefault="0059609A" w:rsidP="0059609A">
      <w:pPr>
        <w:pStyle w:val="EndNoteBibliography"/>
        <w:spacing w:after="0"/>
        <w:rPr>
          <w:ins w:id="1727" w:author="My Luong Vuong" w:date="2023-11-24T15:54:00Z"/>
          <w:rPrChange w:id="1728" w:author="My Luong Vuong" w:date="2023-11-24T15:54:00Z">
            <w:rPr>
              <w:ins w:id="1729" w:author="My Luong Vuong" w:date="2023-11-24T15:54:00Z"/>
              <w:lang w:val="en-GB"/>
            </w:rPr>
          </w:rPrChange>
        </w:rPr>
        <w:pPrChange w:id="1730" w:author="My Luong Vuong" w:date="2023-11-24T15:54:00Z">
          <w:pPr>
            <w:spacing w:after="0" w:line="480" w:lineRule="auto"/>
          </w:pPr>
        </w:pPrChange>
      </w:pPr>
      <w:ins w:id="1731" w:author="My Luong Vuong" w:date="2023-11-24T15:54:00Z">
        <w:r w:rsidRPr="0059609A">
          <w:rPr>
            <w:rPrChange w:id="1732" w:author="My Luong Vuong" w:date="2023-11-24T15:54:00Z">
              <w:rPr>
                <w:lang w:val="en-GB"/>
              </w:rPr>
            </w:rPrChange>
          </w:rPr>
          <w:t xml:space="preserve">[8] Pea F, Righi E, Cojutti P, Carnelutti A, Baccarani U, Soardo G, et al. Intra-abdominal penetration and pharmacodynamic exposure to fluconazole in three liver transplant patients with deep-seated candidiasis. J Antimicrob Chemother. 2014;69:2585-6. </w:t>
        </w:r>
        <w:r>
          <w:fldChar w:fldCharType="begin"/>
        </w:r>
        <w:r>
          <w:instrText xml:space="preserve"> HYPERLINK "http://doi.org/10.1093/jac/dku169" </w:instrText>
        </w:r>
        <w:r>
          <w:fldChar w:fldCharType="separate"/>
        </w:r>
        <w:r w:rsidRPr="0059609A">
          <w:rPr>
            <w:rStyle w:val="Hyperlink"/>
            <w:rPrChange w:id="1733" w:author="My Luong Vuong" w:date="2023-11-24T15:54:00Z">
              <w:rPr>
                <w:lang w:val="en-GB"/>
              </w:rPr>
            </w:rPrChange>
          </w:rPr>
          <w:t>http://doi.org/10.1093/jac/dku169</w:t>
        </w:r>
        <w:r>
          <w:fldChar w:fldCharType="end"/>
        </w:r>
        <w:r w:rsidRPr="0059609A">
          <w:rPr>
            <w:rPrChange w:id="1734" w:author="My Luong Vuong" w:date="2023-11-24T15:54:00Z">
              <w:rPr>
                <w:lang w:val="en-GB"/>
              </w:rPr>
            </w:rPrChange>
          </w:rPr>
          <w:t>.</w:t>
        </w:r>
      </w:ins>
    </w:p>
    <w:p w14:paraId="7E979849" w14:textId="77777777" w:rsidR="0059609A" w:rsidRPr="0059609A" w:rsidRDefault="0059609A" w:rsidP="0059609A">
      <w:pPr>
        <w:pStyle w:val="EndNoteBibliography"/>
        <w:spacing w:after="0"/>
        <w:rPr>
          <w:ins w:id="1735" w:author="My Luong Vuong" w:date="2023-11-24T15:54:00Z"/>
          <w:rPrChange w:id="1736" w:author="My Luong Vuong" w:date="2023-11-24T15:54:00Z">
            <w:rPr>
              <w:ins w:id="1737" w:author="My Luong Vuong" w:date="2023-11-24T15:54:00Z"/>
              <w:lang w:val="en-GB"/>
            </w:rPr>
          </w:rPrChange>
        </w:rPr>
        <w:pPrChange w:id="1738" w:author="My Luong Vuong" w:date="2023-11-24T15:54:00Z">
          <w:pPr>
            <w:spacing w:after="0" w:line="480" w:lineRule="auto"/>
          </w:pPr>
        </w:pPrChange>
      </w:pPr>
      <w:ins w:id="1739" w:author="My Luong Vuong" w:date="2023-11-24T15:54:00Z">
        <w:r w:rsidRPr="0059609A">
          <w:rPr>
            <w:rPrChange w:id="1740" w:author="My Luong Vuong" w:date="2023-11-24T15:54:00Z">
              <w:rPr>
                <w:lang w:val="en-GB"/>
              </w:rPr>
            </w:rPrChange>
          </w:rPr>
          <w:t>[9] Pfizer. Summary of Product Characteristics (SmPC) Diflucan. Summary of Product Characteristics (SmPC) Diflucan. 2012.</w:t>
        </w:r>
      </w:ins>
    </w:p>
    <w:p w14:paraId="39561DF6" w14:textId="235562C6" w:rsidR="0059609A" w:rsidRPr="0059609A" w:rsidRDefault="0059609A" w:rsidP="0059609A">
      <w:pPr>
        <w:pStyle w:val="EndNoteBibliography"/>
        <w:spacing w:after="0"/>
        <w:rPr>
          <w:ins w:id="1741" w:author="My Luong Vuong" w:date="2023-11-24T15:54:00Z"/>
          <w:rPrChange w:id="1742" w:author="My Luong Vuong" w:date="2023-11-24T15:54:00Z">
            <w:rPr>
              <w:ins w:id="1743" w:author="My Luong Vuong" w:date="2023-11-24T15:54:00Z"/>
              <w:lang w:val="en-GB"/>
            </w:rPr>
          </w:rPrChange>
        </w:rPr>
        <w:pPrChange w:id="1744" w:author="My Luong Vuong" w:date="2023-11-24T15:54:00Z">
          <w:pPr>
            <w:spacing w:after="0" w:line="480" w:lineRule="auto"/>
          </w:pPr>
        </w:pPrChange>
      </w:pPr>
      <w:ins w:id="1745" w:author="My Luong Vuong" w:date="2023-11-24T15:54:00Z">
        <w:r w:rsidRPr="0059609A">
          <w:rPr>
            <w:rPrChange w:id="1746" w:author="My Luong Vuong" w:date="2023-11-24T15:54:00Z">
              <w:rPr>
                <w:lang w:val="en-GB"/>
              </w:rPr>
            </w:rPrChange>
          </w:rPr>
          <w:t xml:space="preserve">[10] Wade KC, Benjamin DK, Jr., Kaufman DA, Ward RM, Smith PB, Jayaraman B, et al. Fluconazole dosing for the prevention or treatment of invasive candidiasis in young infants. Pediatr Infect Dis J. 2009;28:717-23. </w:t>
        </w:r>
        <w:r>
          <w:fldChar w:fldCharType="begin"/>
        </w:r>
        <w:r>
          <w:instrText xml:space="preserve"> HYPERLINK "http://doi.org/10.1097/INF.0b013e31819f1f50" </w:instrText>
        </w:r>
        <w:r>
          <w:fldChar w:fldCharType="separate"/>
        </w:r>
        <w:r w:rsidRPr="0059609A">
          <w:rPr>
            <w:rStyle w:val="Hyperlink"/>
            <w:rPrChange w:id="1747" w:author="My Luong Vuong" w:date="2023-11-24T15:54:00Z">
              <w:rPr>
                <w:lang w:val="en-GB"/>
              </w:rPr>
            </w:rPrChange>
          </w:rPr>
          <w:t>http://doi.org/10.1097/INF.0b013e31819f1f50</w:t>
        </w:r>
        <w:r>
          <w:fldChar w:fldCharType="end"/>
        </w:r>
        <w:r w:rsidRPr="0059609A">
          <w:rPr>
            <w:rPrChange w:id="1748" w:author="My Luong Vuong" w:date="2023-11-24T15:54:00Z">
              <w:rPr>
                <w:lang w:val="en-GB"/>
              </w:rPr>
            </w:rPrChange>
          </w:rPr>
          <w:t>.</w:t>
        </w:r>
      </w:ins>
    </w:p>
    <w:p w14:paraId="4117794A" w14:textId="498BF177" w:rsidR="0059609A" w:rsidRPr="0059609A" w:rsidRDefault="0059609A" w:rsidP="0059609A">
      <w:pPr>
        <w:pStyle w:val="EndNoteBibliography"/>
        <w:spacing w:after="0"/>
        <w:rPr>
          <w:ins w:id="1749" w:author="My Luong Vuong" w:date="2023-11-24T15:54:00Z"/>
          <w:rPrChange w:id="1750" w:author="My Luong Vuong" w:date="2023-11-24T15:54:00Z">
            <w:rPr>
              <w:ins w:id="1751" w:author="My Luong Vuong" w:date="2023-11-24T15:54:00Z"/>
              <w:lang w:val="en-GB"/>
            </w:rPr>
          </w:rPrChange>
        </w:rPr>
        <w:pPrChange w:id="1752" w:author="My Luong Vuong" w:date="2023-11-24T15:54:00Z">
          <w:pPr>
            <w:spacing w:after="0" w:line="480" w:lineRule="auto"/>
          </w:pPr>
        </w:pPrChange>
      </w:pPr>
      <w:ins w:id="1753" w:author="My Luong Vuong" w:date="2023-11-24T15:54:00Z">
        <w:r w:rsidRPr="0059609A">
          <w:rPr>
            <w:rPrChange w:id="1754" w:author="My Luong Vuong" w:date="2023-11-24T15:54:00Z">
              <w:rPr>
                <w:lang w:val="en-GB"/>
              </w:rPr>
            </w:rPrChange>
          </w:rPr>
          <w:t xml:space="preserve">[11] Muilwijk EW, de Lange DW, Schouten JA, Wasmann RE, Ter Heine R, Burger DM, et al. Suboptimal Dosing of Fluconazole in Critically Ill Patients: Time To Rethink Dosing. Antimicrob Agents Chemother. 2020;64. </w:t>
        </w:r>
        <w:r>
          <w:fldChar w:fldCharType="begin"/>
        </w:r>
        <w:r>
          <w:instrText xml:space="preserve"> HYPERLINK "http://doi.org/10.1128/aac.00984-20" </w:instrText>
        </w:r>
        <w:r>
          <w:fldChar w:fldCharType="separate"/>
        </w:r>
        <w:r w:rsidRPr="0059609A">
          <w:rPr>
            <w:rStyle w:val="Hyperlink"/>
            <w:rPrChange w:id="1755" w:author="My Luong Vuong" w:date="2023-11-24T15:54:00Z">
              <w:rPr>
                <w:lang w:val="en-GB"/>
              </w:rPr>
            </w:rPrChange>
          </w:rPr>
          <w:t>http://doi.org/10.1128/aac.00984-20</w:t>
        </w:r>
        <w:r>
          <w:fldChar w:fldCharType="end"/>
        </w:r>
        <w:r w:rsidRPr="0059609A">
          <w:rPr>
            <w:rPrChange w:id="1756" w:author="My Luong Vuong" w:date="2023-11-24T15:54:00Z">
              <w:rPr>
                <w:lang w:val="en-GB"/>
              </w:rPr>
            </w:rPrChange>
          </w:rPr>
          <w:t>.</w:t>
        </w:r>
      </w:ins>
    </w:p>
    <w:p w14:paraId="6BA6A426" w14:textId="1FA8836A" w:rsidR="0059609A" w:rsidRPr="0059609A" w:rsidRDefault="0059609A" w:rsidP="0059609A">
      <w:pPr>
        <w:pStyle w:val="EndNoteBibliography"/>
        <w:spacing w:after="0"/>
        <w:rPr>
          <w:ins w:id="1757" w:author="My Luong Vuong" w:date="2023-11-24T15:54:00Z"/>
          <w:rPrChange w:id="1758" w:author="My Luong Vuong" w:date="2023-11-24T15:54:00Z">
            <w:rPr>
              <w:ins w:id="1759" w:author="My Luong Vuong" w:date="2023-11-24T15:54:00Z"/>
              <w:lang w:val="en-GB"/>
            </w:rPr>
          </w:rPrChange>
        </w:rPr>
        <w:pPrChange w:id="1760" w:author="My Luong Vuong" w:date="2023-11-24T15:54:00Z">
          <w:pPr>
            <w:spacing w:after="0" w:line="480" w:lineRule="auto"/>
          </w:pPr>
        </w:pPrChange>
      </w:pPr>
      <w:ins w:id="1761" w:author="My Luong Vuong" w:date="2023-11-24T15:54:00Z">
        <w:r w:rsidRPr="0059609A">
          <w:rPr>
            <w:rPrChange w:id="1762" w:author="My Luong Vuong" w:date="2023-11-24T15:54:00Z">
              <w:rPr>
                <w:lang w:val="en-GB"/>
              </w:rPr>
            </w:rPrChange>
          </w:rPr>
          <w:t xml:space="preserve">[12] Bellmann R, Smuszkiewicz P. Pharmacokinetics of antifungal drugs: practical implications for optimized treatment of patients. Infection. 2017;45:737-79. </w:t>
        </w:r>
        <w:r>
          <w:fldChar w:fldCharType="begin"/>
        </w:r>
        <w:r>
          <w:instrText xml:space="preserve"> HYPERLINK "http://doi.org/10.1007/s15010-017-1042-z" </w:instrText>
        </w:r>
        <w:r>
          <w:fldChar w:fldCharType="separate"/>
        </w:r>
        <w:r w:rsidRPr="0059609A">
          <w:rPr>
            <w:rStyle w:val="Hyperlink"/>
            <w:rPrChange w:id="1763" w:author="My Luong Vuong" w:date="2023-11-24T15:54:00Z">
              <w:rPr>
                <w:lang w:val="en-GB"/>
              </w:rPr>
            </w:rPrChange>
          </w:rPr>
          <w:t>http://doi.org/10.1007/s15010-017-1042-z</w:t>
        </w:r>
        <w:r>
          <w:fldChar w:fldCharType="end"/>
        </w:r>
        <w:r w:rsidRPr="0059609A">
          <w:rPr>
            <w:rPrChange w:id="1764" w:author="My Luong Vuong" w:date="2023-11-24T15:54:00Z">
              <w:rPr>
                <w:lang w:val="en-GB"/>
              </w:rPr>
            </w:rPrChange>
          </w:rPr>
          <w:t>.</w:t>
        </w:r>
      </w:ins>
    </w:p>
    <w:p w14:paraId="1E3A62FA" w14:textId="77777777" w:rsidR="0059609A" w:rsidRPr="0059609A" w:rsidRDefault="0059609A" w:rsidP="0059609A">
      <w:pPr>
        <w:pStyle w:val="EndNoteBibliography"/>
        <w:spacing w:after="0"/>
        <w:rPr>
          <w:ins w:id="1765" w:author="My Luong Vuong" w:date="2023-11-24T15:54:00Z"/>
          <w:rPrChange w:id="1766" w:author="My Luong Vuong" w:date="2023-11-24T15:54:00Z">
            <w:rPr>
              <w:ins w:id="1767" w:author="My Luong Vuong" w:date="2023-11-24T15:54:00Z"/>
              <w:lang w:val="en-GB"/>
            </w:rPr>
          </w:rPrChange>
        </w:rPr>
        <w:pPrChange w:id="1768" w:author="My Luong Vuong" w:date="2023-11-24T15:54:00Z">
          <w:pPr>
            <w:spacing w:after="0" w:line="480" w:lineRule="auto"/>
          </w:pPr>
        </w:pPrChange>
      </w:pPr>
      <w:ins w:id="1769" w:author="My Luong Vuong" w:date="2023-11-24T15:54:00Z">
        <w:r w:rsidRPr="0059609A">
          <w:rPr>
            <w:rPrChange w:id="1770" w:author="My Luong Vuong" w:date="2023-11-24T15:54:00Z">
              <w:rPr>
                <w:lang w:val="en-GB"/>
              </w:rPr>
            </w:rPrChange>
          </w:rPr>
          <w:t>[13] European Committee on Antimicrobial Susceptibility Testing. Fluconazole: Rationale for the clinical breakpoints, version 3.0, 2020. 2020.</w:t>
        </w:r>
      </w:ins>
    </w:p>
    <w:p w14:paraId="236C9C39" w14:textId="119B609A" w:rsidR="0059609A" w:rsidRPr="0059609A" w:rsidRDefault="0059609A" w:rsidP="0059609A">
      <w:pPr>
        <w:pStyle w:val="EndNoteBibliography"/>
        <w:spacing w:after="0"/>
        <w:rPr>
          <w:ins w:id="1771" w:author="My Luong Vuong" w:date="2023-11-24T15:54:00Z"/>
          <w:rPrChange w:id="1772" w:author="My Luong Vuong" w:date="2023-11-24T15:54:00Z">
            <w:rPr>
              <w:ins w:id="1773" w:author="My Luong Vuong" w:date="2023-11-24T15:54:00Z"/>
              <w:lang w:val="en-GB"/>
            </w:rPr>
          </w:rPrChange>
        </w:rPr>
        <w:pPrChange w:id="1774" w:author="My Luong Vuong" w:date="2023-11-24T15:54:00Z">
          <w:pPr>
            <w:spacing w:after="0" w:line="480" w:lineRule="auto"/>
          </w:pPr>
        </w:pPrChange>
      </w:pPr>
      <w:ins w:id="1775" w:author="My Luong Vuong" w:date="2023-11-24T15:54:00Z">
        <w:r w:rsidRPr="0059609A">
          <w:rPr>
            <w:rPrChange w:id="1776" w:author="My Luong Vuong" w:date="2023-11-24T15:54:00Z">
              <w:rPr>
                <w:lang w:val="en-GB"/>
              </w:rPr>
            </w:rPrChange>
          </w:rPr>
          <w:t xml:space="preserve">[14] Rodríguez-Tudela JL, Almirante B, Rodríguez-Pardo D, Laguna F, Donnelly JP, Mouton JW, et al. Correlation of the MIC and dose/MIC ratio of fluconazole to the therapeutic response of patients with mucosal candidiasis and candidemia. Antimicrob Agents Chemother. 2007;51:3599-604. </w:t>
        </w:r>
        <w:r>
          <w:fldChar w:fldCharType="begin"/>
        </w:r>
        <w:r>
          <w:instrText xml:space="preserve"> HYPERLINK "http://doi.org/10.1128/aac.00296-07" </w:instrText>
        </w:r>
        <w:r>
          <w:fldChar w:fldCharType="separate"/>
        </w:r>
        <w:r w:rsidRPr="0059609A">
          <w:rPr>
            <w:rStyle w:val="Hyperlink"/>
            <w:rPrChange w:id="1777" w:author="My Luong Vuong" w:date="2023-11-24T15:54:00Z">
              <w:rPr>
                <w:lang w:val="en-GB"/>
              </w:rPr>
            </w:rPrChange>
          </w:rPr>
          <w:t>http://doi.org/10.1128/aac.00296-07</w:t>
        </w:r>
        <w:r>
          <w:fldChar w:fldCharType="end"/>
        </w:r>
        <w:r w:rsidRPr="0059609A">
          <w:rPr>
            <w:rPrChange w:id="1778" w:author="My Luong Vuong" w:date="2023-11-24T15:54:00Z">
              <w:rPr>
                <w:lang w:val="en-GB"/>
              </w:rPr>
            </w:rPrChange>
          </w:rPr>
          <w:t>.</w:t>
        </w:r>
      </w:ins>
    </w:p>
    <w:p w14:paraId="3B680403" w14:textId="77777777" w:rsidR="0059609A" w:rsidRPr="0059609A" w:rsidRDefault="0059609A" w:rsidP="0059609A">
      <w:pPr>
        <w:pStyle w:val="EndNoteBibliography"/>
        <w:spacing w:after="0"/>
        <w:rPr>
          <w:ins w:id="1779" w:author="My Luong Vuong" w:date="2023-11-24T15:54:00Z"/>
          <w:rPrChange w:id="1780" w:author="My Luong Vuong" w:date="2023-11-24T15:54:00Z">
            <w:rPr>
              <w:ins w:id="1781" w:author="My Luong Vuong" w:date="2023-11-24T15:54:00Z"/>
              <w:lang w:val="en-GB"/>
            </w:rPr>
          </w:rPrChange>
        </w:rPr>
        <w:pPrChange w:id="1782" w:author="My Luong Vuong" w:date="2023-11-24T15:54:00Z">
          <w:pPr>
            <w:spacing w:after="0" w:line="480" w:lineRule="auto"/>
          </w:pPr>
        </w:pPrChange>
      </w:pPr>
      <w:ins w:id="1783" w:author="My Luong Vuong" w:date="2023-11-24T15:54:00Z">
        <w:r w:rsidRPr="0059609A">
          <w:rPr>
            <w:rPrChange w:id="1784" w:author="My Luong Vuong" w:date="2023-11-24T15:54:00Z">
              <w:rPr>
                <w:lang w:val="en-GB"/>
              </w:rPr>
            </w:rPrChange>
          </w:rPr>
          <w:t>[15] Matsumoto K, Ueno K, Yoshimura H, Morii M, Takada M, Sawai T, et al. Fluconazole-Induced Convulsions at Serum Trough Concentrations of Approximately 80 μg/mL. Therapeutic Drug Monitoring. 2000;22:635-6.</w:t>
        </w:r>
      </w:ins>
    </w:p>
    <w:p w14:paraId="77CA1ADC" w14:textId="77777777" w:rsidR="0059609A" w:rsidRPr="0059609A" w:rsidRDefault="0059609A" w:rsidP="0059609A">
      <w:pPr>
        <w:pStyle w:val="EndNoteBibliography"/>
        <w:spacing w:after="0"/>
        <w:rPr>
          <w:ins w:id="1785" w:author="My Luong Vuong" w:date="2023-11-24T15:54:00Z"/>
          <w:rPrChange w:id="1786" w:author="My Luong Vuong" w:date="2023-11-24T15:54:00Z">
            <w:rPr>
              <w:ins w:id="1787" w:author="My Luong Vuong" w:date="2023-11-24T15:54:00Z"/>
              <w:lang w:val="en-GB"/>
            </w:rPr>
          </w:rPrChange>
        </w:rPr>
        <w:pPrChange w:id="1788" w:author="My Luong Vuong" w:date="2023-11-24T15:54:00Z">
          <w:pPr>
            <w:spacing w:after="0" w:line="480" w:lineRule="auto"/>
          </w:pPr>
        </w:pPrChange>
      </w:pPr>
      <w:ins w:id="1789" w:author="My Luong Vuong" w:date="2023-11-24T15:54:00Z">
        <w:r w:rsidRPr="0059609A">
          <w:rPr>
            <w:rPrChange w:id="1790" w:author="My Luong Vuong" w:date="2023-11-24T15:54:00Z">
              <w:rPr>
                <w:lang w:val="en-GB"/>
              </w:rPr>
            </w:rPrChange>
          </w:rPr>
          <w:t>[16] Lewis. R, Bruggemann. R, Padoin. C, Maertens. J, Marchetti. O, Groll. A, et al. Triazole Antifungal Therapeutic Drug Monitoring. In Proceedings of the ECIL 6 Meeting, Sophia Antipolis, France, 11–12 September 2015.  ECIL 6 meeting. Sophia Antipolis, France.</w:t>
        </w:r>
      </w:ins>
    </w:p>
    <w:p w14:paraId="05512D1B" w14:textId="43A44B97" w:rsidR="0059609A" w:rsidRPr="0059609A" w:rsidRDefault="0059609A" w:rsidP="0059609A">
      <w:pPr>
        <w:pStyle w:val="EndNoteBibliography"/>
        <w:spacing w:after="0"/>
        <w:rPr>
          <w:ins w:id="1791" w:author="My Luong Vuong" w:date="2023-11-24T15:54:00Z"/>
          <w:rPrChange w:id="1792" w:author="My Luong Vuong" w:date="2023-11-24T15:54:00Z">
            <w:rPr>
              <w:ins w:id="1793" w:author="My Luong Vuong" w:date="2023-11-24T15:54:00Z"/>
              <w:lang w:val="en-GB"/>
            </w:rPr>
          </w:rPrChange>
        </w:rPr>
        <w:pPrChange w:id="1794" w:author="My Luong Vuong" w:date="2023-11-24T15:54:00Z">
          <w:pPr>
            <w:spacing w:after="0" w:line="480" w:lineRule="auto"/>
          </w:pPr>
        </w:pPrChange>
      </w:pPr>
      <w:ins w:id="1795" w:author="My Luong Vuong" w:date="2023-11-24T15:54:00Z">
        <w:r w:rsidRPr="0059609A">
          <w:rPr>
            <w:rPrChange w:id="1796" w:author="My Luong Vuong" w:date="2023-11-24T15:54:00Z">
              <w:rPr>
                <w:lang w:val="en-GB"/>
              </w:rPr>
            </w:rPrChange>
          </w:rPr>
          <w:t xml:space="preserve">[17] Boonstra JM, Märtson AG, Sandaradura I, Kosterink JGW, van der Werf TS, Marriott DJE, et al. Optimization of Fluconazole Dosing for the Prevention and Treatment of Invasive Candidiasis Based </w:t>
        </w:r>
        <w:r w:rsidRPr="0059609A">
          <w:rPr>
            <w:rPrChange w:id="1797" w:author="My Luong Vuong" w:date="2023-11-24T15:54:00Z">
              <w:rPr>
                <w:lang w:val="en-GB"/>
              </w:rPr>
            </w:rPrChange>
          </w:rPr>
          <w:lastRenderedPageBreak/>
          <w:t xml:space="preserve">on the Pharmacokinetics of Fluconazole in Critically Ill Patients. Antimicrob Agents Chemother. 2021;65. </w:t>
        </w:r>
        <w:r>
          <w:fldChar w:fldCharType="begin"/>
        </w:r>
        <w:r>
          <w:instrText xml:space="preserve"> HYPERLINK "http://doi.org/10.1128/aac.01554-20" </w:instrText>
        </w:r>
        <w:r>
          <w:fldChar w:fldCharType="separate"/>
        </w:r>
        <w:r w:rsidRPr="0059609A">
          <w:rPr>
            <w:rStyle w:val="Hyperlink"/>
            <w:rPrChange w:id="1798" w:author="My Luong Vuong" w:date="2023-11-24T15:54:00Z">
              <w:rPr>
                <w:lang w:val="en-GB"/>
              </w:rPr>
            </w:rPrChange>
          </w:rPr>
          <w:t>http://doi.org/10.1128/aac.01554-20</w:t>
        </w:r>
        <w:r>
          <w:fldChar w:fldCharType="end"/>
        </w:r>
        <w:r w:rsidRPr="0059609A">
          <w:rPr>
            <w:rPrChange w:id="1799" w:author="My Luong Vuong" w:date="2023-11-24T15:54:00Z">
              <w:rPr>
                <w:lang w:val="en-GB"/>
              </w:rPr>
            </w:rPrChange>
          </w:rPr>
          <w:t>.</w:t>
        </w:r>
      </w:ins>
    </w:p>
    <w:p w14:paraId="790AA03D" w14:textId="620A7ED3" w:rsidR="0059609A" w:rsidRPr="0059609A" w:rsidRDefault="0059609A" w:rsidP="0059609A">
      <w:pPr>
        <w:pStyle w:val="EndNoteBibliography"/>
        <w:spacing w:after="0"/>
        <w:rPr>
          <w:ins w:id="1800" w:author="My Luong Vuong" w:date="2023-11-24T15:54:00Z"/>
          <w:rPrChange w:id="1801" w:author="My Luong Vuong" w:date="2023-11-24T15:54:00Z">
            <w:rPr>
              <w:ins w:id="1802" w:author="My Luong Vuong" w:date="2023-11-24T15:54:00Z"/>
              <w:lang w:val="en-GB"/>
            </w:rPr>
          </w:rPrChange>
        </w:rPr>
        <w:pPrChange w:id="1803" w:author="My Luong Vuong" w:date="2023-11-24T15:54:00Z">
          <w:pPr>
            <w:spacing w:after="0" w:line="480" w:lineRule="auto"/>
          </w:pPr>
        </w:pPrChange>
      </w:pPr>
      <w:ins w:id="1804" w:author="My Luong Vuong" w:date="2023-11-24T15:54:00Z">
        <w:r w:rsidRPr="0059609A">
          <w:rPr>
            <w:rPrChange w:id="1805" w:author="My Luong Vuong" w:date="2023-11-24T15:54:00Z">
              <w:rPr>
                <w:lang w:val="en-GB"/>
              </w:rPr>
            </w:rPrChange>
          </w:rPr>
          <w:t xml:space="preserve">[18] Sandaradura I, Marriott DJE, Day RO, Norris RLG, Pang E, Stocker SL, et al. Current fluconazole treatment regimens result in under-dosing of critically ill adults during early therapy. Eur J Clin Microbiol Infect Dis. 2021;40:1521-8. </w:t>
        </w:r>
        <w:r>
          <w:fldChar w:fldCharType="begin"/>
        </w:r>
        <w:r>
          <w:instrText xml:space="preserve"> HYPERLINK "http://doi.org/10.1007/s10096-021-04201-w" </w:instrText>
        </w:r>
        <w:r>
          <w:fldChar w:fldCharType="separate"/>
        </w:r>
        <w:r w:rsidRPr="0059609A">
          <w:rPr>
            <w:rStyle w:val="Hyperlink"/>
            <w:rPrChange w:id="1806" w:author="My Luong Vuong" w:date="2023-11-24T15:54:00Z">
              <w:rPr>
                <w:lang w:val="en-GB"/>
              </w:rPr>
            </w:rPrChange>
          </w:rPr>
          <w:t>http://doi.org/10.1007/s10096-021-04201-w</w:t>
        </w:r>
        <w:r>
          <w:fldChar w:fldCharType="end"/>
        </w:r>
        <w:r w:rsidRPr="0059609A">
          <w:rPr>
            <w:rPrChange w:id="1807" w:author="My Luong Vuong" w:date="2023-11-24T15:54:00Z">
              <w:rPr>
                <w:lang w:val="en-GB"/>
              </w:rPr>
            </w:rPrChange>
          </w:rPr>
          <w:t>.</w:t>
        </w:r>
      </w:ins>
    </w:p>
    <w:p w14:paraId="755F6EF4" w14:textId="7FF10A3F" w:rsidR="0059609A" w:rsidRPr="0059609A" w:rsidRDefault="0059609A" w:rsidP="0059609A">
      <w:pPr>
        <w:pStyle w:val="EndNoteBibliography"/>
        <w:spacing w:after="0"/>
        <w:rPr>
          <w:ins w:id="1808" w:author="My Luong Vuong" w:date="2023-11-24T15:54:00Z"/>
          <w:rPrChange w:id="1809" w:author="My Luong Vuong" w:date="2023-11-24T15:54:00Z">
            <w:rPr>
              <w:ins w:id="1810" w:author="My Luong Vuong" w:date="2023-11-24T15:54:00Z"/>
              <w:lang w:val="en-GB"/>
            </w:rPr>
          </w:rPrChange>
        </w:rPr>
        <w:pPrChange w:id="1811" w:author="My Luong Vuong" w:date="2023-11-24T15:54:00Z">
          <w:pPr>
            <w:spacing w:after="0" w:line="480" w:lineRule="auto"/>
          </w:pPr>
        </w:pPrChange>
      </w:pPr>
      <w:ins w:id="1812" w:author="My Luong Vuong" w:date="2023-11-24T15:54:00Z">
        <w:r w:rsidRPr="0059609A">
          <w:rPr>
            <w:rPrChange w:id="1813" w:author="My Luong Vuong" w:date="2023-11-24T15:54:00Z">
              <w:rPr>
                <w:lang w:val="en-GB"/>
              </w:rPr>
            </w:rPrChange>
          </w:rPr>
          <w:t xml:space="preserve">[19] Van Daele R, Wauters J, Lagrou K, Denooz R, Hayette MP, Gijsen M, et al. Pharmacokinetic Variability and Target Attainment of Fluconazole in Critically Ill Patients. Microorganisms. 2021;9. </w:t>
        </w:r>
        <w:r>
          <w:fldChar w:fldCharType="begin"/>
        </w:r>
        <w:r>
          <w:instrText xml:space="preserve"> HYPERLINK "http://doi.org/10.3390/microorganisms9102068" </w:instrText>
        </w:r>
        <w:r>
          <w:fldChar w:fldCharType="separate"/>
        </w:r>
        <w:r w:rsidRPr="0059609A">
          <w:rPr>
            <w:rStyle w:val="Hyperlink"/>
            <w:rPrChange w:id="1814" w:author="My Luong Vuong" w:date="2023-11-24T15:54:00Z">
              <w:rPr>
                <w:lang w:val="en-GB"/>
              </w:rPr>
            </w:rPrChange>
          </w:rPr>
          <w:t>http://doi.org/10.3390/microorganisms9102068</w:t>
        </w:r>
        <w:r>
          <w:fldChar w:fldCharType="end"/>
        </w:r>
        <w:r w:rsidRPr="0059609A">
          <w:rPr>
            <w:rPrChange w:id="1815" w:author="My Luong Vuong" w:date="2023-11-24T15:54:00Z">
              <w:rPr>
                <w:lang w:val="en-GB"/>
              </w:rPr>
            </w:rPrChange>
          </w:rPr>
          <w:t>.</w:t>
        </w:r>
      </w:ins>
    </w:p>
    <w:p w14:paraId="0A245006" w14:textId="7B2FAB2A" w:rsidR="0059609A" w:rsidRPr="0059609A" w:rsidRDefault="0059609A" w:rsidP="0059609A">
      <w:pPr>
        <w:pStyle w:val="EndNoteBibliography"/>
        <w:spacing w:after="0"/>
        <w:rPr>
          <w:ins w:id="1816" w:author="My Luong Vuong" w:date="2023-11-24T15:54:00Z"/>
          <w:rPrChange w:id="1817" w:author="My Luong Vuong" w:date="2023-11-24T15:54:00Z">
            <w:rPr>
              <w:ins w:id="1818" w:author="My Luong Vuong" w:date="2023-11-24T15:54:00Z"/>
              <w:lang w:val="en-GB"/>
            </w:rPr>
          </w:rPrChange>
        </w:rPr>
        <w:pPrChange w:id="1819" w:author="My Luong Vuong" w:date="2023-11-24T15:54:00Z">
          <w:pPr>
            <w:spacing w:after="0" w:line="480" w:lineRule="auto"/>
          </w:pPr>
        </w:pPrChange>
      </w:pPr>
      <w:ins w:id="1820" w:author="My Luong Vuong" w:date="2023-11-24T15:54:00Z">
        <w:r w:rsidRPr="0059609A">
          <w:rPr>
            <w:rPrChange w:id="1821" w:author="My Luong Vuong" w:date="2023-11-24T15:54:00Z">
              <w:rPr>
                <w:lang w:val="en-GB"/>
              </w:rPr>
            </w:rPrChange>
          </w:rPr>
          <w:t xml:space="preserve">[20] Alobaid AS, Wallis SC, Jarrett P, Starr T, Stuart J, Lassig-Smith M, et al. Effect of Obesity on the Population Pharmacokinetics of Fluconazole in Critically Ill Patients. Antimicrob Agents Chemother. 2016;60:6550-7. </w:t>
        </w:r>
        <w:r>
          <w:fldChar w:fldCharType="begin"/>
        </w:r>
        <w:r>
          <w:instrText xml:space="preserve"> HYPERLINK "http://doi.org/10.1128/aac.01088-16" </w:instrText>
        </w:r>
        <w:r>
          <w:fldChar w:fldCharType="separate"/>
        </w:r>
        <w:r w:rsidRPr="0059609A">
          <w:rPr>
            <w:rStyle w:val="Hyperlink"/>
            <w:rPrChange w:id="1822" w:author="My Luong Vuong" w:date="2023-11-24T15:54:00Z">
              <w:rPr>
                <w:lang w:val="en-GB"/>
              </w:rPr>
            </w:rPrChange>
          </w:rPr>
          <w:t>http://doi.org/10.1128/aac.01088-16</w:t>
        </w:r>
        <w:r>
          <w:fldChar w:fldCharType="end"/>
        </w:r>
        <w:r w:rsidRPr="0059609A">
          <w:rPr>
            <w:rPrChange w:id="1823" w:author="My Luong Vuong" w:date="2023-11-24T15:54:00Z">
              <w:rPr>
                <w:lang w:val="en-GB"/>
              </w:rPr>
            </w:rPrChange>
          </w:rPr>
          <w:t>.</w:t>
        </w:r>
      </w:ins>
    </w:p>
    <w:p w14:paraId="68682ED3" w14:textId="1DE4FDF6" w:rsidR="0059609A" w:rsidRPr="0059609A" w:rsidRDefault="0059609A" w:rsidP="0059609A">
      <w:pPr>
        <w:pStyle w:val="EndNoteBibliography"/>
        <w:spacing w:after="0"/>
        <w:rPr>
          <w:ins w:id="1824" w:author="My Luong Vuong" w:date="2023-11-24T15:54:00Z"/>
          <w:rPrChange w:id="1825" w:author="My Luong Vuong" w:date="2023-11-24T15:54:00Z">
            <w:rPr>
              <w:ins w:id="1826" w:author="My Luong Vuong" w:date="2023-11-24T15:54:00Z"/>
              <w:lang w:val="en-GB"/>
            </w:rPr>
          </w:rPrChange>
        </w:rPr>
        <w:pPrChange w:id="1827" w:author="My Luong Vuong" w:date="2023-11-24T15:54:00Z">
          <w:pPr>
            <w:spacing w:after="0" w:line="480" w:lineRule="auto"/>
          </w:pPr>
        </w:pPrChange>
      </w:pPr>
      <w:ins w:id="1828" w:author="My Luong Vuong" w:date="2023-11-24T15:54:00Z">
        <w:r w:rsidRPr="0059609A">
          <w:rPr>
            <w:rPrChange w:id="1829" w:author="My Luong Vuong" w:date="2023-11-24T15:54:00Z">
              <w:rPr>
                <w:lang w:val="en-GB"/>
              </w:rPr>
            </w:rPrChange>
          </w:rPr>
          <w:t xml:space="preserve">[21] Jonsson EN, Karlsson MO. Automated covariate model building within NONMEM. Pharm Res. 1998;15:1463-8. </w:t>
        </w:r>
        <w:r>
          <w:fldChar w:fldCharType="begin"/>
        </w:r>
        <w:r>
          <w:instrText xml:space="preserve"> HYPERLINK "http://doi.org/10.1023/a:1011970125687" </w:instrText>
        </w:r>
        <w:r>
          <w:fldChar w:fldCharType="separate"/>
        </w:r>
        <w:r w:rsidRPr="0059609A">
          <w:rPr>
            <w:rStyle w:val="Hyperlink"/>
            <w:rPrChange w:id="1830" w:author="My Luong Vuong" w:date="2023-11-24T15:54:00Z">
              <w:rPr>
                <w:lang w:val="en-GB"/>
              </w:rPr>
            </w:rPrChange>
          </w:rPr>
          <w:t>http://doi.org/10.1023/a:1011970125687</w:t>
        </w:r>
        <w:r>
          <w:fldChar w:fldCharType="end"/>
        </w:r>
        <w:r w:rsidRPr="0059609A">
          <w:rPr>
            <w:rPrChange w:id="1831" w:author="My Luong Vuong" w:date="2023-11-24T15:54:00Z">
              <w:rPr>
                <w:lang w:val="en-GB"/>
              </w:rPr>
            </w:rPrChange>
          </w:rPr>
          <w:t>.</w:t>
        </w:r>
      </w:ins>
    </w:p>
    <w:p w14:paraId="2C970F46" w14:textId="5ADA54B5" w:rsidR="0059609A" w:rsidRPr="0059609A" w:rsidRDefault="0059609A" w:rsidP="0059609A">
      <w:pPr>
        <w:pStyle w:val="EndNoteBibliography"/>
        <w:spacing w:after="0"/>
        <w:rPr>
          <w:ins w:id="1832" w:author="My Luong Vuong" w:date="2023-11-24T15:54:00Z"/>
          <w:rPrChange w:id="1833" w:author="My Luong Vuong" w:date="2023-11-24T15:54:00Z">
            <w:rPr>
              <w:ins w:id="1834" w:author="My Luong Vuong" w:date="2023-11-24T15:54:00Z"/>
              <w:lang w:val="en-GB"/>
            </w:rPr>
          </w:rPrChange>
        </w:rPr>
        <w:pPrChange w:id="1835" w:author="My Luong Vuong" w:date="2023-11-24T15:54:00Z">
          <w:pPr>
            <w:spacing w:after="0" w:line="480" w:lineRule="auto"/>
          </w:pPr>
        </w:pPrChange>
      </w:pPr>
      <w:ins w:id="1836" w:author="My Luong Vuong" w:date="2023-11-24T15:54:00Z">
        <w:r w:rsidRPr="0059609A">
          <w:rPr>
            <w:rPrChange w:id="1837" w:author="My Luong Vuong" w:date="2023-11-24T15:54:00Z">
              <w:rPr>
                <w:lang w:val="en-GB"/>
              </w:rPr>
            </w:rPrChange>
          </w:rPr>
          <w:t xml:space="preserve">[22] Boer P. Estimated lean body mass as an index for normalization of body fluid volumes in humans. Am J Physiol. 1984;247:F632-6. </w:t>
        </w:r>
        <w:r>
          <w:fldChar w:fldCharType="begin"/>
        </w:r>
        <w:r>
          <w:instrText xml:space="preserve"> HYPERLINK "http://doi.org/10.1152/ajprenal.1984.247.4.F632" </w:instrText>
        </w:r>
        <w:r>
          <w:fldChar w:fldCharType="separate"/>
        </w:r>
        <w:r w:rsidRPr="0059609A">
          <w:rPr>
            <w:rStyle w:val="Hyperlink"/>
            <w:rPrChange w:id="1838" w:author="My Luong Vuong" w:date="2023-11-24T15:54:00Z">
              <w:rPr>
                <w:lang w:val="en-GB"/>
              </w:rPr>
            </w:rPrChange>
          </w:rPr>
          <w:t>http://doi.org/10.1152/ajprenal.1984.247.4.F632</w:t>
        </w:r>
        <w:r>
          <w:fldChar w:fldCharType="end"/>
        </w:r>
        <w:r w:rsidRPr="0059609A">
          <w:rPr>
            <w:rPrChange w:id="1839" w:author="My Luong Vuong" w:date="2023-11-24T15:54:00Z">
              <w:rPr>
                <w:lang w:val="en-GB"/>
              </w:rPr>
            </w:rPrChange>
          </w:rPr>
          <w:t>.</w:t>
        </w:r>
      </w:ins>
    </w:p>
    <w:p w14:paraId="24237935" w14:textId="36951F8D" w:rsidR="0059609A" w:rsidRPr="0059609A" w:rsidRDefault="0059609A" w:rsidP="0059609A">
      <w:pPr>
        <w:pStyle w:val="EndNoteBibliography"/>
        <w:spacing w:after="0"/>
        <w:rPr>
          <w:ins w:id="1840" w:author="My Luong Vuong" w:date="2023-11-24T15:54:00Z"/>
          <w:rPrChange w:id="1841" w:author="My Luong Vuong" w:date="2023-11-24T15:54:00Z">
            <w:rPr>
              <w:ins w:id="1842" w:author="My Luong Vuong" w:date="2023-11-24T15:54:00Z"/>
              <w:lang w:val="en-GB"/>
            </w:rPr>
          </w:rPrChange>
        </w:rPr>
        <w:pPrChange w:id="1843" w:author="My Luong Vuong" w:date="2023-11-24T15:54:00Z">
          <w:pPr>
            <w:spacing w:after="0" w:line="480" w:lineRule="auto"/>
          </w:pPr>
        </w:pPrChange>
      </w:pPr>
      <w:ins w:id="1844" w:author="My Luong Vuong" w:date="2023-11-24T15:54:00Z">
        <w:r w:rsidRPr="0059609A">
          <w:rPr>
            <w:rPrChange w:id="1845" w:author="My Luong Vuong" w:date="2023-11-24T15:54:00Z">
              <w:rPr>
                <w:lang w:val="en-GB"/>
              </w:rPr>
            </w:rPrChange>
          </w:rPr>
          <w:t xml:space="preserve">[23] Sharma A, Sahasrabudhe V, Musib L, Zhang S, Younis I, Kanodia J. Time to Rethink the Current Paradigm for Assessing Kidney Function in Drug Development and Beyond. Clin Pharmacol Ther. 2022;112:946-58. </w:t>
        </w:r>
        <w:r>
          <w:fldChar w:fldCharType="begin"/>
        </w:r>
        <w:r>
          <w:instrText xml:space="preserve"> HYPERLINK "http://doi.org/10.1002/cpt.2489" </w:instrText>
        </w:r>
        <w:r>
          <w:fldChar w:fldCharType="separate"/>
        </w:r>
        <w:r w:rsidRPr="0059609A">
          <w:rPr>
            <w:rStyle w:val="Hyperlink"/>
            <w:rPrChange w:id="1846" w:author="My Luong Vuong" w:date="2023-11-24T15:54:00Z">
              <w:rPr>
                <w:lang w:val="en-GB"/>
              </w:rPr>
            </w:rPrChange>
          </w:rPr>
          <w:t>http://doi.org/10.1002/cpt.2489</w:t>
        </w:r>
        <w:r>
          <w:fldChar w:fldCharType="end"/>
        </w:r>
        <w:r w:rsidRPr="0059609A">
          <w:rPr>
            <w:rPrChange w:id="1847" w:author="My Luong Vuong" w:date="2023-11-24T15:54:00Z">
              <w:rPr>
                <w:lang w:val="en-GB"/>
              </w:rPr>
            </w:rPrChange>
          </w:rPr>
          <w:t>.</w:t>
        </w:r>
      </w:ins>
    </w:p>
    <w:p w14:paraId="00EAF2AD" w14:textId="302ADD72" w:rsidR="0059609A" w:rsidRPr="0059609A" w:rsidRDefault="0059609A" w:rsidP="0059609A">
      <w:pPr>
        <w:pStyle w:val="EndNoteBibliography"/>
        <w:spacing w:after="0"/>
        <w:rPr>
          <w:ins w:id="1848" w:author="My Luong Vuong" w:date="2023-11-24T15:54:00Z"/>
          <w:rPrChange w:id="1849" w:author="My Luong Vuong" w:date="2023-11-24T15:54:00Z">
            <w:rPr>
              <w:ins w:id="1850" w:author="My Luong Vuong" w:date="2023-11-24T15:54:00Z"/>
              <w:lang w:val="en-GB"/>
            </w:rPr>
          </w:rPrChange>
        </w:rPr>
        <w:pPrChange w:id="1851" w:author="My Luong Vuong" w:date="2023-11-24T15:54:00Z">
          <w:pPr>
            <w:spacing w:after="0" w:line="480" w:lineRule="auto"/>
          </w:pPr>
        </w:pPrChange>
      </w:pPr>
      <w:ins w:id="1852" w:author="My Luong Vuong" w:date="2023-11-24T15:54:00Z">
        <w:r w:rsidRPr="0059609A">
          <w:rPr>
            <w:rPrChange w:id="1853" w:author="My Luong Vuong" w:date="2023-11-24T15:54:00Z">
              <w:rPr>
                <w:lang w:val="en-GB"/>
              </w:rPr>
            </w:rPrChange>
          </w:rPr>
          <w:t xml:space="preserve">[24] Mould DR, Upton RN. Basic concepts in population modeling, simulation, and model-based drug development-part 2: introduction to pharmacokinetic modeling methods. CPT Pharmacometrics Syst Pharmacol. 2013;2:e38. </w:t>
        </w:r>
        <w:r>
          <w:fldChar w:fldCharType="begin"/>
        </w:r>
        <w:r>
          <w:instrText xml:space="preserve"> HYPERLINK "http://doi.org/10.1038/psp.2013.14" </w:instrText>
        </w:r>
        <w:r>
          <w:fldChar w:fldCharType="separate"/>
        </w:r>
        <w:r w:rsidRPr="0059609A">
          <w:rPr>
            <w:rStyle w:val="Hyperlink"/>
            <w:rPrChange w:id="1854" w:author="My Luong Vuong" w:date="2023-11-24T15:54:00Z">
              <w:rPr>
                <w:lang w:val="en-GB"/>
              </w:rPr>
            </w:rPrChange>
          </w:rPr>
          <w:t>http://doi.org/10.1038/psp.2013.14</w:t>
        </w:r>
        <w:r>
          <w:fldChar w:fldCharType="end"/>
        </w:r>
        <w:r w:rsidRPr="0059609A">
          <w:rPr>
            <w:rPrChange w:id="1855" w:author="My Luong Vuong" w:date="2023-11-24T15:54:00Z">
              <w:rPr>
                <w:lang w:val="en-GB"/>
              </w:rPr>
            </w:rPrChange>
          </w:rPr>
          <w:t>.</w:t>
        </w:r>
      </w:ins>
    </w:p>
    <w:p w14:paraId="6FBC232F" w14:textId="17317AF7" w:rsidR="0059609A" w:rsidRPr="0059609A" w:rsidRDefault="0059609A" w:rsidP="0059609A">
      <w:pPr>
        <w:pStyle w:val="EndNoteBibliography"/>
        <w:spacing w:after="0"/>
        <w:rPr>
          <w:ins w:id="1856" w:author="My Luong Vuong" w:date="2023-11-24T15:54:00Z"/>
          <w:rPrChange w:id="1857" w:author="My Luong Vuong" w:date="2023-11-24T15:54:00Z">
            <w:rPr>
              <w:ins w:id="1858" w:author="My Luong Vuong" w:date="2023-11-24T15:54:00Z"/>
              <w:lang w:val="en-GB"/>
            </w:rPr>
          </w:rPrChange>
        </w:rPr>
        <w:pPrChange w:id="1859" w:author="My Luong Vuong" w:date="2023-11-24T15:54:00Z">
          <w:pPr>
            <w:spacing w:after="0" w:line="480" w:lineRule="auto"/>
          </w:pPr>
        </w:pPrChange>
      </w:pPr>
      <w:ins w:id="1860" w:author="My Luong Vuong" w:date="2023-11-24T15:54:00Z">
        <w:r w:rsidRPr="0059609A">
          <w:rPr>
            <w:rPrChange w:id="1861" w:author="My Luong Vuong" w:date="2023-11-24T15:54:00Z">
              <w:rPr>
                <w:lang w:val="en-GB"/>
              </w:rPr>
            </w:rPrChange>
          </w:rPr>
          <w:t xml:space="preserve">[25] Huque MH, Carlin JB, Simpson JA, Lee KJ. A comparison of multiple imputation methods for missing data in longitudinal studies. BMC Medical Research Methodology. 2018;18:168. </w:t>
        </w:r>
        <w:r>
          <w:fldChar w:fldCharType="begin"/>
        </w:r>
        <w:r>
          <w:instrText xml:space="preserve"> HYPERLINK "http://doi.org/10.1186/s12874-018-0615-6" </w:instrText>
        </w:r>
        <w:r>
          <w:fldChar w:fldCharType="separate"/>
        </w:r>
        <w:r w:rsidRPr="0059609A">
          <w:rPr>
            <w:rStyle w:val="Hyperlink"/>
            <w:rPrChange w:id="1862" w:author="My Luong Vuong" w:date="2023-11-24T15:54:00Z">
              <w:rPr>
                <w:lang w:val="en-GB"/>
              </w:rPr>
            </w:rPrChange>
          </w:rPr>
          <w:t>http://doi.org/10.1186/s12874-018-0615-6</w:t>
        </w:r>
        <w:r>
          <w:fldChar w:fldCharType="end"/>
        </w:r>
        <w:r w:rsidRPr="0059609A">
          <w:rPr>
            <w:rPrChange w:id="1863" w:author="My Luong Vuong" w:date="2023-11-24T15:54:00Z">
              <w:rPr>
                <w:lang w:val="en-GB"/>
              </w:rPr>
            </w:rPrChange>
          </w:rPr>
          <w:t>.</w:t>
        </w:r>
      </w:ins>
    </w:p>
    <w:p w14:paraId="2514D7A2" w14:textId="77777777" w:rsidR="0059609A" w:rsidRPr="0059609A" w:rsidRDefault="0059609A" w:rsidP="0059609A">
      <w:pPr>
        <w:pStyle w:val="EndNoteBibliography"/>
        <w:spacing w:after="0"/>
        <w:rPr>
          <w:ins w:id="1864" w:author="My Luong Vuong" w:date="2023-11-24T15:54:00Z"/>
          <w:rPrChange w:id="1865" w:author="My Luong Vuong" w:date="2023-11-24T15:54:00Z">
            <w:rPr>
              <w:ins w:id="1866" w:author="My Luong Vuong" w:date="2023-11-24T15:54:00Z"/>
              <w:lang w:val="en-GB"/>
            </w:rPr>
          </w:rPrChange>
        </w:rPr>
        <w:pPrChange w:id="1867" w:author="My Luong Vuong" w:date="2023-11-24T15:54:00Z">
          <w:pPr>
            <w:spacing w:after="0" w:line="480" w:lineRule="auto"/>
          </w:pPr>
        </w:pPrChange>
      </w:pPr>
      <w:ins w:id="1868" w:author="My Luong Vuong" w:date="2023-11-24T15:54:00Z">
        <w:r w:rsidRPr="0059609A">
          <w:rPr>
            <w:rPrChange w:id="1869" w:author="My Luong Vuong" w:date="2023-11-24T15:54:00Z">
              <w:rPr>
                <w:lang w:val="en-GB"/>
              </w:rPr>
            </w:rPrChange>
          </w:rPr>
          <w:t>[26] Buuren Sv. Flexible Imputation of Missing Data, Second Edition: Taylor &amp; Francis Group; 2018.</w:t>
        </w:r>
      </w:ins>
    </w:p>
    <w:p w14:paraId="6202FF7A" w14:textId="64E0FF38" w:rsidR="0059609A" w:rsidRPr="0059609A" w:rsidRDefault="0059609A" w:rsidP="0059609A">
      <w:pPr>
        <w:pStyle w:val="EndNoteBibliography"/>
        <w:spacing w:after="0"/>
        <w:rPr>
          <w:ins w:id="1870" w:author="My Luong Vuong" w:date="2023-11-24T15:54:00Z"/>
          <w:rPrChange w:id="1871" w:author="My Luong Vuong" w:date="2023-11-24T15:54:00Z">
            <w:rPr>
              <w:ins w:id="1872" w:author="My Luong Vuong" w:date="2023-11-24T15:54:00Z"/>
              <w:lang w:val="en-GB"/>
            </w:rPr>
          </w:rPrChange>
        </w:rPr>
        <w:pPrChange w:id="1873" w:author="My Luong Vuong" w:date="2023-11-24T15:54:00Z">
          <w:pPr>
            <w:spacing w:after="0" w:line="480" w:lineRule="auto"/>
          </w:pPr>
        </w:pPrChange>
      </w:pPr>
      <w:ins w:id="1874" w:author="My Luong Vuong" w:date="2023-11-24T15:54:00Z">
        <w:r w:rsidRPr="0059609A">
          <w:rPr>
            <w:rPrChange w:id="1875" w:author="My Luong Vuong" w:date="2023-11-24T15:54:00Z">
              <w:rPr>
                <w:lang w:val="en-GB"/>
              </w:rPr>
            </w:rPrChange>
          </w:rPr>
          <w:t xml:space="preserve">[27] Austin PC, White IR, Lee DS, van Buuren S. Missing Data in Clinical Research: A Tutorial on Multiple Imputation. Can J Cardiol. 2021;37:1322-31. </w:t>
        </w:r>
        <w:r>
          <w:fldChar w:fldCharType="begin"/>
        </w:r>
        <w:r>
          <w:instrText xml:space="preserve"> HYPERLINK "http://doi.org/10.1016/j.cjca.2020.11.010" </w:instrText>
        </w:r>
        <w:r>
          <w:fldChar w:fldCharType="separate"/>
        </w:r>
        <w:r w:rsidRPr="0059609A">
          <w:rPr>
            <w:rStyle w:val="Hyperlink"/>
            <w:rPrChange w:id="1876" w:author="My Luong Vuong" w:date="2023-11-24T15:54:00Z">
              <w:rPr>
                <w:lang w:val="en-GB"/>
              </w:rPr>
            </w:rPrChange>
          </w:rPr>
          <w:t>http://doi.org/10.1016/j.cjca.2020.11.010</w:t>
        </w:r>
        <w:r>
          <w:fldChar w:fldCharType="end"/>
        </w:r>
        <w:r w:rsidRPr="0059609A">
          <w:rPr>
            <w:rPrChange w:id="1877" w:author="My Luong Vuong" w:date="2023-11-24T15:54:00Z">
              <w:rPr>
                <w:lang w:val="en-GB"/>
              </w:rPr>
            </w:rPrChange>
          </w:rPr>
          <w:t>.</w:t>
        </w:r>
      </w:ins>
    </w:p>
    <w:p w14:paraId="00564435" w14:textId="77777777" w:rsidR="0059609A" w:rsidRPr="0059609A" w:rsidRDefault="0059609A" w:rsidP="0059609A">
      <w:pPr>
        <w:pStyle w:val="EndNoteBibliography"/>
        <w:spacing w:after="0"/>
        <w:rPr>
          <w:ins w:id="1878" w:author="My Luong Vuong" w:date="2023-11-24T15:54:00Z"/>
          <w:rPrChange w:id="1879" w:author="My Luong Vuong" w:date="2023-11-24T15:54:00Z">
            <w:rPr>
              <w:ins w:id="1880" w:author="My Luong Vuong" w:date="2023-11-24T15:54:00Z"/>
              <w:lang w:val="en-GB"/>
            </w:rPr>
          </w:rPrChange>
        </w:rPr>
        <w:pPrChange w:id="1881" w:author="My Luong Vuong" w:date="2023-11-24T15:54:00Z">
          <w:pPr>
            <w:spacing w:after="0" w:line="480" w:lineRule="auto"/>
          </w:pPr>
        </w:pPrChange>
      </w:pPr>
      <w:ins w:id="1882" w:author="My Luong Vuong" w:date="2023-11-24T15:54:00Z">
        <w:r w:rsidRPr="0059609A">
          <w:rPr>
            <w:rPrChange w:id="1883" w:author="My Luong Vuong" w:date="2023-11-24T15:54:00Z">
              <w:rPr>
                <w:lang w:val="en-GB"/>
              </w:rPr>
            </w:rPrChange>
          </w:rPr>
          <w:t>[28] Rubin DB. Multiple Imputation for Nonresponse in Surveys. New York, NY: New York, NY: John Wiley &amp; Sons, Inc.; 1987.</w:t>
        </w:r>
      </w:ins>
    </w:p>
    <w:p w14:paraId="6B7DB224" w14:textId="16A1212A" w:rsidR="0059609A" w:rsidRPr="0059609A" w:rsidRDefault="0059609A" w:rsidP="0059609A">
      <w:pPr>
        <w:pStyle w:val="EndNoteBibliography"/>
        <w:spacing w:after="0"/>
        <w:rPr>
          <w:ins w:id="1884" w:author="My Luong Vuong" w:date="2023-11-24T15:54:00Z"/>
          <w:rPrChange w:id="1885" w:author="My Luong Vuong" w:date="2023-11-24T15:54:00Z">
            <w:rPr>
              <w:ins w:id="1886" w:author="My Luong Vuong" w:date="2023-11-24T15:54:00Z"/>
              <w:lang w:val="en-GB"/>
            </w:rPr>
          </w:rPrChange>
        </w:rPr>
        <w:pPrChange w:id="1887" w:author="My Luong Vuong" w:date="2023-11-24T15:54:00Z">
          <w:pPr>
            <w:spacing w:after="0" w:line="480" w:lineRule="auto"/>
          </w:pPr>
        </w:pPrChange>
      </w:pPr>
      <w:ins w:id="1888" w:author="My Luong Vuong" w:date="2023-11-24T15:54:00Z">
        <w:r w:rsidRPr="0059609A">
          <w:rPr>
            <w:rPrChange w:id="1889" w:author="My Luong Vuong" w:date="2023-11-24T15:54:00Z">
              <w:rPr>
                <w:lang w:val="en-GB"/>
              </w:rPr>
            </w:rPrChange>
          </w:rPr>
          <w:t xml:space="preserve">[29] Harel O. The estimation of R 2 and adjusted R 2 in incomplete data sets using multiple imputation. Journal of Applied Statistics. 2009;36:1109-18. </w:t>
        </w:r>
        <w:r>
          <w:fldChar w:fldCharType="begin"/>
        </w:r>
        <w:r>
          <w:instrText xml:space="preserve"> HYPERLINK "http://doi.org/10.1080/02664760802553000" </w:instrText>
        </w:r>
        <w:r>
          <w:fldChar w:fldCharType="separate"/>
        </w:r>
        <w:r w:rsidRPr="0059609A">
          <w:rPr>
            <w:rStyle w:val="Hyperlink"/>
            <w:rPrChange w:id="1890" w:author="My Luong Vuong" w:date="2023-11-24T15:54:00Z">
              <w:rPr>
                <w:lang w:val="en-GB"/>
              </w:rPr>
            </w:rPrChange>
          </w:rPr>
          <w:t>http://doi.org/10.1080/02664760802553000</w:t>
        </w:r>
        <w:r>
          <w:fldChar w:fldCharType="end"/>
        </w:r>
        <w:r w:rsidRPr="0059609A">
          <w:rPr>
            <w:rPrChange w:id="1891" w:author="My Luong Vuong" w:date="2023-11-24T15:54:00Z">
              <w:rPr>
                <w:lang w:val="en-GB"/>
              </w:rPr>
            </w:rPrChange>
          </w:rPr>
          <w:t>.</w:t>
        </w:r>
      </w:ins>
    </w:p>
    <w:p w14:paraId="7CCA4AB7" w14:textId="77777777" w:rsidR="0059609A" w:rsidRPr="0059609A" w:rsidRDefault="0059609A" w:rsidP="0059609A">
      <w:pPr>
        <w:pStyle w:val="EndNoteBibliography"/>
        <w:spacing w:after="0"/>
        <w:rPr>
          <w:ins w:id="1892" w:author="My Luong Vuong" w:date="2023-11-24T15:54:00Z"/>
          <w:rPrChange w:id="1893" w:author="My Luong Vuong" w:date="2023-11-24T15:54:00Z">
            <w:rPr>
              <w:ins w:id="1894" w:author="My Luong Vuong" w:date="2023-11-24T15:54:00Z"/>
              <w:lang w:val="en-GB"/>
            </w:rPr>
          </w:rPrChange>
        </w:rPr>
        <w:pPrChange w:id="1895" w:author="My Luong Vuong" w:date="2023-11-24T15:54:00Z">
          <w:pPr>
            <w:spacing w:after="0" w:line="480" w:lineRule="auto"/>
          </w:pPr>
        </w:pPrChange>
      </w:pPr>
      <w:ins w:id="1896" w:author="My Luong Vuong" w:date="2023-11-24T15:54:00Z">
        <w:r w:rsidRPr="0059609A">
          <w:rPr>
            <w:rPrChange w:id="1897" w:author="My Luong Vuong" w:date="2023-11-24T15:54:00Z">
              <w:rPr>
                <w:lang w:val="en-GB"/>
              </w:rPr>
            </w:rPrChange>
          </w:rPr>
          <w:t>[30] Hosmer DW, Lemeshow S, May S. Applied Survival Analysis: Regression Modeling of Time-to-Event Data, Second Edition: John Wiley &amp; Sons, Inc.; 2008.</w:t>
        </w:r>
      </w:ins>
    </w:p>
    <w:p w14:paraId="0123AF09" w14:textId="48D6F443" w:rsidR="0059609A" w:rsidRPr="0059609A" w:rsidRDefault="0059609A" w:rsidP="0059609A">
      <w:pPr>
        <w:pStyle w:val="EndNoteBibliography"/>
        <w:spacing w:after="0"/>
        <w:rPr>
          <w:ins w:id="1898" w:author="My Luong Vuong" w:date="2023-11-24T15:54:00Z"/>
          <w:rPrChange w:id="1899" w:author="My Luong Vuong" w:date="2023-11-24T15:54:00Z">
            <w:rPr>
              <w:ins w:id="1900" w:author="My Luong Vuong" w:date="2023-11-24T15:54:00Z"/>
              <w:lang w:val="en-GB"/>
            </w:rPr>
          </w:rPrChange>
        </w:rPr>
        <w:pPrChange w:id="1901" w:author="My Luong Vuong" w:date="2023-11-24T15:54:00Z">
          <w:pPr>
            <w:spacing w:after="0" w:line="480" w:lineRule="auto"/>
          </w:pPr>
        </w:pPrChange>
      </w:pPr>
      <w:ins w:id="1902" w:author="My Luong Vuong" w:date="2023-11-24T15:54:00Z">
        <w:r w:rsidRPr="0059609A">
          <w:rPr>
            <w:rPrChange w:id="1903" w:author="My Luong Vuong" w:date="2023-11-24T15:54:00Z">
              <w:rPr>
                <w:lang w:val="en-GB"/>
              </w:rPr>
            </w:rPrChange>
          </w:rPr>
          <w:t xml:space="preserve">[31] Karlsson MO, Savic RM. Diagnosing model diagnostics. Clin Pharmacol Ther. 2007;82:17-20. </w:t>
        </w:r>
        <w:r>
          <w:fldChar w:fldCharType="begin"/>
        </w:r>
        <w:r>
          <w:instrText xml:space="preserve"> HYPERLINK "http://doi.org/10.1038/sj.clpt.6100241" </w:instrText>
        </w:r>
        <w:r>
          <w:fldChar w:fldCharType="separate"/>
        </w:r>
        <w:r w:rsidRPr="0059609A">
          <w:rPr>
            <w:rStyle w:val="Hyperlink"/>
            <w:rPrChange w:id="1904" w:author="My Luong Vuong" w:date="2023-11-24T15:54:00Z">
              <w:rPr>
                <w:lang w:val="en-GB"/>
              </w:rPr>
            </w:rPrChange>
          </w:rPr>
          <w:t>http://doi.org/10.1038/sj.clpt.6100241</w:t>
        </w:r>
        <w:r>
          <w:fldChar w:fldCharType="end"/>
        </w:r>
        <w:r w:rsidRPr="0059609A">
          <w:rPr>
            <w:rPrChange w:id="1905" w:author="My Luong Vuong" w:date="2023-11-24T15:54:00Z">
              <w:rPr>
                <w:lang w:val="en-GB"/>
              </w:rPr>
            </w:rPrChange>
          </w:rPr>
          <w:t>.</w:t>
        </w:r>
      </w:ins>
    </w:p>
    <w:p w14:paraId="50B99149" w14:textId="77777777" w:rsidR="0059609A" w:rsidRPr="0059609A" w:rsidRDefault="0059609A" w:rsidP="0059609A">
      <w:pPr>
        <w:pStyle w:val="EndNoteBibliography"/>
        <w:spacing w:after="0"/>
        <w:rPr>
          <w:ins w:id="1906" w:author="My Luong Vuong" w:date="2023-11-24T15:54:00Z"/>
          <w:rPrChange w:id="1907" w:author="My Luong Vuong" w:date="2023-11-24T15:54:00Z">
            <w:rPr>
              <w:ins w:id="1908" w:author="My Luong Vuong" w:date="2023-11-24T15:54:00Z"/>
              <w:lang w:val="en-GB"/>
            </w:rPr>
          </w:rPrChange>
        </w:rPr>
        <w:pPrChange w:id="1909" w:author="My Luong Vuong" w:date="2023-11-24T15:54:00Z">
          <w:pPr>
            <w:spacing w:after="0" w:line="480" w:lineRule="auto"/>
          </w:pPr>
        </w:pPrChange>
      </w:pPr>
      <w:ins w:id="1910" w:author="My Luong Vuong" w:date="2023-11-24T15:54:00Z">
        <w:r w:rsidRPr="0059609A">
          <w:rPr>
            <w:rPrChange w:id="1911" w:author="My Luong Vuong" w:date="2023-11-24T15:54:00Z">
              <w:rPr>
                <w:lang w:val="en-GB"/>
              </w:rPr>
            </w:rPrChange>
          </w:rPr>
          <w:t>[32] PDR. fluconazole - Drug Summary.</w:t>
        </w:r>
      </w:ins>
    </w:p>
    <w:p w14:paraId="778FDADD" w14:textId="7F4F2EF9" w:rsidR="0059609A" w:rsidRPr="0059609A" w:rsidRDefault="0059609A" w:rsidP="0059609A">
      <w:pPr>
        <w:pStyle w:val="EndNoteBibliography"/>
        <w:spacing w:after="0"/>
        <w:rPr>
          <w:ins w:id="1912" w:author="My Luong Vuong" w:date="2023-11-24T15:54:00Z"/>
          <w:rPrChange w:id="1913" w:author="My Luong Vuong" w:date="2023-11-24T15:54:00Z">
            <w:rPr>
              <w:ins w:id="1914" w:author="My Luong Vuong" w:date="2023-11-24T15:54:00Z"/>
              <w:lang w:val="en-GB"/>
            </w:rPr>
          </w:rPrChange>
        </w:rPr>
        <w:pPrChange w:id="1915" w:author="My Luong Vuong" w:date="2023-11-24T15:54:00Z">
          <w:pPr>
            <w:spacing w:after="0" w:line="480" w:lineRule="auto"/>
          </w:pPr>
        </w:pPrChange>
      </w:pPr>
      <w:ins w:id="1916" w:author="My Luong Vuong" w:date="2023-11-24T15:54:00Z">
        <w:r w:rsidRPr="0059609A">
          <w:rPr>
            <w:rPrChange w:id="1917" w:author="My Luong Vuong" w:date="2023-11-24T15:54:00Z">
              <w:rPr>
                <w:lang w:val="en-GB"/>
              </w:rPr>
            </w:rPrChange>
          </w:rPr>
          <w:t xml:space="preserve">[33] Sandaradura I, Wojciechowski J, Marriott DJE, Day RO, Stocker S, Reuter SE. Model-Optimized Fluconazole Dose Selection for Critically Ill Patients Improves Early Pharmacodynamic Target Attainment without the Need for Therapeutic Drug Monitoring. Antimicrob Agents Chemother. 2021;65. </w:t>
        </w:r>
        <w:r>
          <w:fldChar w:fldCharType="begin"/>
        </w:r>
        <w:r>
          <w:instrText xml:space="preserve"> HYPERLINK "http://doi.org/10.1128/aac.02019-20" </w:instrText>
        </w:r>
        <w:r>
          <w:fldChar w:fldCharType="separate"/>
        </w:r>
        <w:r w:rsidRPr="0059609A">
          <w:rPr>
            <w:rStyle w:val="Hyperlink"/>
            <w:rPrChange w:id="1918" w:author="My Luong Vuong" w:date="2023-11-24T15:54:00Z">
              <w:rPr>
                <w:lang w:val="en-GB"/>
              </w:rPr>
            </w:rPrChange>
          </w:rPr>
          <w:t>http://doi.org/10.1128/aac.02019-20</w:t>
        </w:r>
        <w:r>
          <w:fldChar w:fldCharType="end"/>
        </w:r>
        <w:r w:rsidRPr="0059609A">
          <w:rPr>
            <w:rPrChange w:id="1919" w:author="My Luong Vuong" w:date="2023-11-24T15:54:00Z">
              <w:rPr>
                <w:lang w:val="en-GB"/>
              </w:rPr>
            </w:rPrChange>
          </w:rPr>
          <w:t>.</w:t>
        </w:r>
      </w:ins>
    </w:p>
    <w:p w14:paraId="4FF1E7E3" w14:textId="0E7ED10E" w:rsidR="0059609A" w:rsidRPr="0059609A" w:rsidRDefault="0059609A" w:rsidP="0059609A">
      <w:pPr>
        <w:pStyle w:val="EndNoteBibliography"/>
        <w:spacing w:after="0"/>
        <w:rPr>
          <w:ins w:id="1920" w:author="My Luong Vuong" w:date="2023-11-24T15:54:00Z"/>
          <w:rPrChange w:id="1921" w:author="My Luong Vuong" w:date="2023-11-24T15:54:00Z">
            <w:rPr>
              <w:ins w:id="1922" w:author="My Luong Vuong" w:date="2023-11-24T15:54:00Z"/>
              <w:lang w:val="en-GB"/>
            </w:rPr>
          </w:rPrChange>
        </w:rPr>
        <w:pPrChange w:id="1923" w:author="My Luong Vuong" w:date="2023-11-24T15:54:00Z">
          <w:pPr>
            <w:spacing w:after="0" w:line="480" w:lineRule="auto"/>
          </w:pPr>
        </w:pPrChange>
      </w:pPr>
      <w:ins w:id="1924" w:author="My Luong Vuong" w:date="2023-11-24T15:54:00Z">
        <w:r w:rsidRPr="0059609A">
          <w:rPr>
            <w:rPrChange w:id="1925" w:author="My Luong Vuong" w:date="2023-11-24T15:54:00Z">
              <w:rPr>
                <w:lang w:val="en-GB"/>
              </w:rPr>
            </w:rPrChange>
          </w:rPr>
          <w:t xml:space="preserve">[34] Van Daele R, Debaveye Y, Lagrou K, Spriet I. Fluconazole Underexposure in Critically Ill Patients: a Matter of Using the Right Targets? Antimicrob Agents Chemother. 2021;65. </w:t>
        </w:r>
        <w:r>
          <w:fldChar w:fldCharType="begin"/>
        </w:r>
        <w:r>
          <w:instrText xml:space="preserve"> HYPERLINK "http://doi.org/10.1128/aac.00430-21" </w:instrText>
        </w:r>
        <w:r>
          <w:fldChar w:fldCharType="separate"/>
        </w:r>
        <w:r w:rsidRPr="0059609A">
          <w:rPr>
            <w:rStyle w:val="Hyperlink"/>
            <w:rPrChange w:id="1926" w:author="My Luong Vuong" w:date="2023-11-24T15:54:00Z">
              <w:rPr>
                <w:lang w:val="en-GB"/>
              </w:rPr>
            </w:rPrChange>
          </w:rPr>
          <w:t>http://doi.org/10.1128/aac.00430-21</w:t>
        </w:r>
        <w:r>
          <w:fldChar w:fldCharType="end"/>
        </w:r>
        <w:r w:rsidRPr="0059609A">
          <w:rPr>
            <w:rPrChange w:id="1927" w:author="My Luong Vuong" w:date="2023-11-24T15:54:00Z">
              <w:rPr>
                <w:lang w:val="en-GB"/>
              </w:rPr>
            </w:rPrChange>
          </w:rPr>
          <w:t>.</w:t>
        </w:r>
      </w:ins>
    </w:p>
    <w:p w14:paraId="28F09FF4" w14:textId="77777777" w:rsidR="0059609A" w:rsidRPr="0059609A" w:rsidRDefault="0059609A" w:rsidP="0059609A">
      <w:pPr>
        <w:pStyle w:val="EndNoteBibliography"/>
        <w:spacing w:after="0"/>
        <w:rPr>
          <w:ins w:id="1928" w:author="My Luong Vuong" w:date="2023-11-24T15:54:00Z"/>
          <w:rPrChange w:id="1929" w:author="My Luong Vuong" w:date="2023-11-24T15:54:00Z">
            <w:rPr>
              <w:ins w:id="1930" w:author="My Luong Vuong" w:date="2023-11-24T15:54:00Z"/>
              <w:lang w:val="en-GB"/>
            </w:rPr>
          </w:rPrChange>
        </w:rPr>
        <w:pPrChange w:id="1931" w:author="My Luong Vuong" w:date="2023-11-24T15:54:00Z">
          <w:pPr>
            <w:spacing w:after="0" w:line="480" w:lineRule="auto"/>
          </w:pPr>
        </w:pPrChange>
      </w:pPr>
      <w:ins w:id="1932" w:author="My Luong Vuong" w:date="2023-11-24T15:54:00Z">
        <w:r w:rsidRPr="0059609A">
          <w:rPr>
            <w:rPrChange w:id="1933" w:author="My Luong Vuong" w:date="2023-11-24T15:54:00Z">
              <w:rPr>
                <w:lang w:val="en-GB"/>
              </w:rPr>
            </w:rPrChange>
          </w:rPr>
          <w:t>[35] Committee for Medicinal Products for Human Use (CHMP) EMA. Guideline on the use of pharmacokinetics and pharmacodynamics in the development of antimicrobial medicinal products. United Kingdom: European Medicines Agency; 2016.</w:t>
        </w:r>
      </w:ins>
    </w:p>
    <w:p w14:paraId="6A1E1AD0" w14:textId="77777777" w:rsidR="0059609A" w:rsidRPr="0059609A" w:rsidRDefault="0059609A" w:rsidP="0059609A">
      <w:pPr>
        <w:pStyle w:val="EndNoteBibliography"/>
        <w:spacing w:after="0"/>
        <w:rPr>
          <w:ins w:id="1934" w:author="My Luong Vuong" w:date="2023-11-24T15:54:00Z"/>
          <w:rPrChange w:id="1935" w:author="My Luong Vuong" w:date="2023-11-24T15:54:00Z">
            <w:rPr>
              <w:ins w:id="1936" w:author="My Luong Vuong" w:date="2023-11-24T15:54:00Z"/>
              <w:lang w:val="en-GB"/>
            </w:rPr>
          </w:rPrChange>
        </w:rPr>
        <w:pPrChange w:id="1937" w:author="My Luong Vuong" w:date="2023-11-24T15:54:00Z">
          <w:pPr>
            <w:spacing w:after="0" w:line="480" w:lineRule="auto"/>
          </w:pPr>
        </w:pPrChange>
      </w:pPr>
      <w:ins w:id="1938" w:author="My Luong Vuong" w:date="2023-11-24T15:54:00Z">
        <w:r w:rsidRPr="0059609A">
          <w:rPr>
            <w:rPrChange w:id="1939" w:author="My Luong Vuong" w:date="2023-11-24T15:54:00Z">
              <w:rPr>
                <w:lang w:val="en-GB"/>
              </w:rPr>
            </w:rPrChange>
          </w:rPr>
          <w:t>[36] Ramachandran KM, Tsokos CP. Chapter 5 - Statistical estimation. In: Ramachandran KM, Tsokos CP, editors. Mathematical Statistics with Applications in R (Third Edition): Academic Press; 2021. p. 179-251.</w:t>
        </w:r>
      </w:ins>
    </w:p>
    <w:p w14:paraId="6DEAC194" w14:textId="405A62F0" w:rsidR="0059609A" w:rsidRPr="0059609A" w:rsidRDefault="0059609A" w:rsidP="0059609A">
      <w:pPr>
        <w:pStyle w:val="EndNoteBibliography"/>
        <w:spacing w:after="0"/>
        <w:rPr>
          <w:ins w:id="1940" w:author="My Luong Vuong" w:date="2023-11-24T15:54:00Z"/>
          <w:rPrChange w:id="1941" w:author="My Luong Vuong" w:date="2023-11-24T15:54:00Z">
            <w:rPr>
              <w:ins w:id="1942" w:author="My Luong Vuong" w:date="2023-11-24T15:54:00Z"/>
              <w:lang w:val="en-GB"/>
            </w:rPr>
          </w:rPrChange>
        </w:rPr>
        <w:pPrChange w:id="1943" w:author="My Luong Vuong" w:date="2023-11-24T15:54:00Z">
          <w:pPr>
            <w:spacing w:after="0" w:line="480" w:lineRule="auto"/>
          </w:pPr>
        </w:pPrChange>
      </w:pPr>
      <w:ins w:id="1944" w:author="My Luong Vuong" w:date="2023-11-24T15:54:00Z">
        <w:r w:rsidRPr="0059609A">
          <w:rPr>
            <w:rPrChange w:id="1945" w:author="My Luong Vuong" w:date="2023-11-24T15:54:00Z">
              <w:rPr>
                <w:lang w:val="en-GB"/>
              </w:rPr>
            </w:rPrChange>
          </w:rPr>
          <w:t xml:space="preserve">[37] Wickham H, Grolemund G. R for Data Science2017. </w:t>
        </w:r>
        <w:r>
          <w:fldChar w:fldCharType="begin"/>
        </w:r>
        <w:r>
          <w:instrText xml:space="preserve"> HYPERLINK "https://r4ds.had.co.nz/" </w:instrText>
        </w:r>
        <w:r>
          <w:fldChar w:fldCharType="separate"/>
        </w:r>
        <w:r w:rsidRPr="0059609A">
          <w:rPr>
            <w:rStyle w:val="Hyperlink"/>
            <w:rPrChange w:id="1946" w:author="My Luong Vuong" w:date="2023-11-24T15:54:00Z">
              <w:rPr>
                <w:lang w:val="en-GB"/>
              </w:rPr>
            </w:rPrChange>
          </w:rPr>
          <w:t>https://r4ds.had.co.nz/</w:t>
        </w:r>
        <w:r>
          <w:fldChar w:fldCharType="end"/>
        </w:r>
        <w:r w:rsidRPr="0059609A">
          <w:rPr>
            <w:rPrChange w:id="1947" w:author="My Luong Vuong" w:date="2023-11-24T15:54:00Z">
              <w:rPr>
                <w:lang w:val="en-GB"/>
              </w:rPr>
            </w:rPrChange>
          </w:rPr>
          <w:t>.</w:t>
        </w:r>
      </w:ins>
    </w:p>
    <w:p w14:paraId="4BA6E727" w14:textId="01FF298B" w:rsidR="0059609A" w:rsidRPr="0059609A" w:rsidRDefault="0059609A" w:rsidP="0059609A">
      <w:pPr>
        <w:pStyle w:val="EndNoteBibliography"/>
        <w:spacing w:after="0"/>
        <w:rPr>
          <w:ins w:id="1948" w:author="My Luong Vuong" w:date="2023-11-24T15:54:00Z"/>
          <w:rPrChange w:id="1949" w:author="My Luong Vuong" w:date="2023-11-24T15:54:00Z">
            <w:rPr>
              <w:ins w:id="1950" w:author="My Luong Vuong" w:date="2023-11-24T15:54:00Z"/>
              <w:lang w:val="en-GB"/>
            </w:rPr>
          </w:rPrChange>
        </w:rPr>
        <w:pPrChange w:id="1951" w:author="My Luong Vuong" w:date="2023-11-24T15:54:00Z">
          <w:pPr>
            <w:spacing w:after="0" w:line="480" w:lineRule="auto"/>
          </w:pPr>
        </w:pPrChange>
      </w:pPr>
      <w:ins w:id="1952" w:author="My Luong Vuong" w:date="2023-11-24T15:54:00Z">
        <w:r w:rsidRPr="0059609A">
          <w:rPr>
            <w:rPrChange w:id="1953" w:author="My Luong Vuong" w:date="2023-11-24T15:54:00Z">
              <w:rPr>
                <w:lang w:val="en-GB"/>
              </w:rPr>
            </w:rPrChange>
          </w:rPr>
          <w:lastRenderedPageBreak/>
          <w:t xml:space="preserve">[38] Keizer RJ, Karlsson MO, Hooker A. Modeling and Simulation Workbench for NONMEM: Tutorial on Pirana, PsN, and Xpose. CPT Pharmacometrics Syst Pharmacol. 2013;2:e50. </w:t>
        </w:r>
        <w:r>
          <w:fldChar w:fldCharType="begin"/>
        </w:r>
        <w:r>
          <w:instrText xml:space="preserve"> HYPERLINK "http://doi.org/10.1038/psp.2013.24" </w:instrText>
        </w:r>
        <w:r>
          <w:fldChar w:fldCharType="separate"/>
        </w:r>
        <w:r w:rsidRPr="0059609A">
          <w:rPr>
            <w:rStyle w:val="Hyperlink"/>
            <w:rPrChange w:id="1954" w:author="My Luong Vuong" w:date="2023-11-24T15:54:00Z">
              <w:rPr>
                <w:lang w:val="en-GB"/>
              </w:rPr>
            </w:rPrChange>
          </w:rPr>
          <w:t>http://doi.org/10.1038/psp.2013.24</w:t>
        </w:r>
        <w:r>
          <w:fldChar w:fldCharType="end"/>
        </w:r>
        <w:r w:rsidRPr="0059609A">
          <w:rPr>
            <w:rPrChange w:id="1955" w:author="My Luong Vuong" w:date="2023-11-24T15:54:00Z">
              <w:rPr>
                <w:lang w:val="en-GB"/>
              </w:rPr>
            </w:rPrChange>
          </w:rPr>
          <w:t>.</w:t>
        </w:r>
      </w:ins>
    </w:p>
    <w:p w14:paraId="66AC08CD" w14:textId="61E5748B" w:rsidR="0059609A" w:rsidRPr="0059609A" w:rsidRDefault="0059609A" w:rsidP="0059609A">
      <w:pPr>
        <w:pStyle w:val="EndNoteBibliography"/>
        <w:spacing w:after="0"/>
        <w:rPr>
          <w:ins w:id="1956" w:author="My Luong Vuong" w:date="2023-11-24T15:54:00Z"/>
          <w:rPrChange w:id="1957" w:author="My Luong Vuong" w:date="2023-11-24T15:54:00Z">
            <w:rPr>
              <w:ins w:id="1958" w:author="My Luong Vuong" w:date="2023-11-24T15:54:00Z"/>
              <w:lang w:val="en-GB"/>
            </w:rPr>
          </w:rPrChange>
        </w:rPr>
        <w:pPrChange w:id="1959" w:author="My Luong Vuong" w:date="2023-11-24T15:54:00Z">
          <w:pPr>
            <w:spacing w:after="0" w:line="480" w:lineRule="auto"/>
          </w:pPr>
        </w:pPrChange>
      </w:pPr>
      <w:ins w:id="1960" w:author="My Luong Vuong" w:date="2023-11-24T15:54:00Z">
        <w:r w:rsidRPr="0059609A">
          <w:rPr>
            <w:rPrChange w:id="1961" w:author="My Luong Vuong" w:date="2023-11-24T15:54:00Z">
              <w:rPr>
                <w:lang w:val="en-GB"/>
              </w:rPr>
            </w:rPrChange>
          </w:rPr>
          <w:t xml:space="preserve">[39] Bergner R, Hoffmann M, Riedel KD, Mikus G, Henrich DM, Haefeli WE, et al. Fluconazole dosing in continuous veno-venous haemofiltration (CVVHF): need for a high daily dose of 800 mg. Nephrol Dial Transplant. 2006;21:1019-23. </w:t>
        </w:r>
        <w:r>
          <w:fldChar w:fldCharType="begin"/>
        </w:r>
        <w:r>
          <w:instrText xml:space="preserve"> HYPERLINK "http://doi.org/10.1093/ndt/gfi284" </w:instrText>
        </w:r>
        <w:r>
          <w:fldChar w:fldCharType="separate"/>
        </w:r>
        <w:r w:rsidRPr="0059609A">
          <w:rPr>
            <w:rStyle w:val="Hyperlink"/>
            <w:rPrChange w:id="1962" w:author="My Luong Vuong" w:date="2023-11-24T15:54:00Z">
              <w:rPr>
                <w:lang w:val="en-GB"/>
              </w:rPr>
            </w:rPrChange>
          </w:rPr>
          <w:t>http://doi.org/10.1093/ndt/gfi284</w:t>
        </w:r>
        <w:r>
          <w:fldChar w:fldCharType="end"/>
        </w:r>
        <w:r w:rsidRPr="0059609A">
          <w:rPr>
            <w:rPrChange w:id="1963" w:author="My Luong Vuong" w:date="2023-11-24T15:54:00Z">
              <w:rPr>
                <w:lang w:val="en-GB"/>
              </w:rPr>
            </w:rPrChange>
          </w:rPr>
          <w:t>.</w:t>
        </w:r>
      </w:ins>
    </w:p>
    <w:p w14:paraId="3B58F59D" w14:textId="7BCBF2C9" w:rsidR="0059609A" w:rsidRPr="0059609A" w:rsidRDefault="0059609A" w:rsidP="0059609A">
      <w:pPr>
        <w:pStyle w:val="EndNoteBibliography"/>
        <w:spacing w:after="0"/>
        <w:rPr>
          <w:ins w:id="1964" w:author="My Luong Vuong" w:date="2023-11-24T15:54:00Z"/>
          <w:rPrChange w:id="1965" w:author="My Luong Vuong" w:date="2023-11-24T15:54:00Z">
            <w:rPr>
              <w:ins w:id="1966" w:author="My Luong Vuong" w:date="2023-11-24T15:54:00Z"/>
              <w:lang w:val="en-GB"/>
            </w:rPr>
          </w:rPrChange>
        </w:rPr>
        <w:pPrChange w:id="1967" w:author="My Luong Vuong" w:date="2023-11-24T15:54:00Z">
          <w:pPr>
            <w:spacing w:after="0" w:line="480" w:lineRule="auto"/>
          </w:pPr>
        </w:pPrChange>
      </w:pPr>
      <w:ins w:id="1968" w:author="My Luong Vuong" w:date="2023-11-24T15:54:00Z">
        <w:r w:rsidRPr="0059609A">
          <w:rPr>
            <w:rPrChange w:id="1969" w:author="My Luong Vuong" w:date="2023-11-24T15:54:00Z">
              <w:rPr>
                <w:lang w:val="en-GB"/>
              </w:rPr>
            </w:rPrChange>
          </w:rPr>
          <w:t xml:space="preserve">[40] Buijk SL, Gyssens IC, Mouton JW, Verbrugh HA, Touw DJ, Bruining HA. Pharmacokinetics of sequential intravenous and enteral fluconazole in critically ill surgical patients with invasive mycoses and compromised gastro-intestinal function. Intensive Care Med. 2001;27:115-21. </w:t>
        </w:r>
        <w:r>
          <w:fldChar w:fldCharType="begin"/>
        </w:r>
        <w:r>
          <w:instrText xml:space="preserve"> HYPERLINK "http://doi.org/10.1007/s001340000771" </w:instrText>
        </w:r>
        <w:r>
          <w:fldChar w:fldCharType="separate"/>
        </w:r>
        <w:r w:rsidRPr="0059609A">
          <w:rPr>
            <w:rStyle w:val="Hyperlink"/>
            <w:rPrChange w:id="1970" w:author="My Luong Vuong" w:date="2023-11-24T15:54:00Z">
              <w:rPr>
                <w:lang w:val="en-GB"/>
              </w:rPr>
            </w:rPrChange>
          </w:rPr>
          <w:t>http://doi.org/10.1007/s001340000771</w:t>
        </w:r>
        <w:r>
          <w:fldChar w:fldCharType="end"/>
        </w:r>
        <w:r w:rsidRPr="0059609A">
          <w:rPr>
            <w:rPrChange w:id="1971" w:author="My Luong Vuong" w:date="2023-11-24T15:54:00Z">
              <w:rPr>
                <w:lang w:val="en-GB"/>
              </w:rPr>
            </w:rPrChange>
          </w:rPr>
          <w:t>.</w:t>
        </w:r>
      </w:ins>
    </w:p>
    <w:p w14:paraId="666FBA18" w14:textId="77777777" w:rsidR="0059609A" w:rsidRPr="0059609A" w:rsidRDefault="0059609A" w:rsidP="0059609A">
      <w:pPr>
        <w:pStyle w:val="EndNoteBibliography"/>
        <w:spacing w:after="0"/>
        <w:rPr>
          <w:ins w:id="1972" w:author="My Luong Vuong" w:date="2023-11-24T15:54:00Z"/>
          <w:rPrChange w:id="1973" w:author="My Luong Vuong" w:date="2023-11-24T15:54:00Z">
            <w:rPr>
              <w:ins w:id="1974" w:author="My Luong Vuong" w:date="2023-11-24T15:54:00Z"/>
              <w:lang w:val="en-GB"/>
            </w:rPr>
          </w:rPrChange>
        </w:rPr>
        <w:pPrChange w:id="1975" w:author="My Luong Vuong" w:date="2023-11-24T15:54:00Z">
          <w:pPr>
            <w:spacing w:after="0" w:line="480" w:lineRule="auto"/>
          </w:pPr>
        </w:pPrChange>
      </w:pPr>
      <w:ins w:id="1976" w:author="My Luong Vuong" w:date="2023-11-24T15:54:00Z">
        <w:r w:rsidRPr="0059609A">
          <w:rPr>
            <w:rPrChange w:id="1977" w:author="My Luong Vuong" w:date="2023-11-24T15:54:00Z">
              <w:rPr>
                <w:lang w:val="en-GB"/>
              </w:rPr>
            </w:rPrChange>
          </w:rPr>
          <w:t>[41] Sinnollareddy MG, Roberts JA, Lipman J, Akova M, Bassetti M, De Waele JJ, et al. Pharmacokinetic variability and exposures of fluconazole, anidulafungin, and caspofungin in intensive care unit patients: Data from multinational Defining Antibiotic Levels in Intensive care unit (DALI) patients Study. Critical Care. 2015;19.</w:t>
        </w:r>
      </w:ins>
    </w:p>
    <w:p w14:paraId="036AC6BA" w14:textId="53DE4675" w:rsidR="0059609A" w:rsidRPr="0059609A" w:rsidRDefault="0059609A" w:rsidP="0059609A">
      <w:pPr>
        <w:pStyle w:val="EndNoteBibliography"/>
        <w:spacing w:after="0"/>
        <w:rPr>
          <w:ins w:id="1978" w:author="My Luong Vuong" w:date="2023-11-24T15:54:00Z"/>
          <w:rPrChange w:id="1979" w:author="My Luong Vuong" w:date="2023-11-24T15:54:00Z">
            <w:rPr>
              <w:ins w:id="1980" w:author="My Luong Vuong" w:date="2023-11-24T15:54:00Z"/>
              <w:lang w:val="en-GB"/>
            </w:rPr>
          </w:rPrChange>
        </w:rPr>
        <w:pPrChange w:id="1981" w:author="My Luong Vuong" w:date="2023-11-24T15:54:00Z">
          <w:pPr>
            <w:spacing w:after="0" w:line="480" w:lineRule="auto"/>
          </w:pPr>
        </w:pPrChange>
      </w:pPr>
      <w:ins w:id="1982" w:author="My Luong Vuong" w:date="2023-11-24T15:54:00Z">
        <w:r w:rsidRPr="0059609A">
          <w:rPr>
            <w:rPrChange w:id="1983" w:author="My Luong Vuong" w:date="2023-11-24T15:54:00Z">
              <w:rPr>
                <w:lang w:val="en-GB"/>
              </w:rPr>
            </w:rPrChange>
          </w:rPr>
          <w:t xml:space="preserve">[42] Azar M, Benedetti A, Riehm KE, Imran M, Krishnan A, Chiovitti M, et al. Individual participant data meta-analyses (IPDMA): data contribution was associated with trial corresponding author country, publication year, and journal impact factor. Journal of Clinical Epidemiology. 2020;124:16-23. </w:t>
        </w:r>
        <w:r>
          <w:fldChar w:fldCharType="begin"/>
        </w:r>
        <w:r>
          <w:instrText xml:space="preserve"> HYPERLINK "http://doi.org/10.1016/j.jclinepi.2020.03.026" </w:instrText>
        </w:r>
        <w:r>
          <w:fldChar w:fldCharType="separate"/>
        </w:r>
        <w:r w:rsidRPr="0059609A">
          <w:rPr>
            <w:rStyle w:val="Hyperlink"/>
            <w:rPrChange w:id="1984" w:author="My Luong Vuong" w:date="2023-11-24T15:54:00Z">
              <w:rPr>
                <w:lang w:val="en-GB"/>
              </w:rPr>
            </w:rPrChange>
          </w:rPr>
          <w:t>http://doi.org/10.1016/j.jclinepi.2020.03.026</w:t>
        </w:r>
        <w:r>
          <w:fldChar w:fldCharType="end"/>
        </w:r>
        <w:r w:rsidRPr="0059609A">
          <w:rPr>
            <w:rPrChange w:id="1985" w:author="My Luong Vuong" w:date="2023-11-24T15:54:00Z">
              <w:rPr>
                <w:lang w:val="en-GB"/>
              </w:rPr>
            </w:rPrChange>
          </w:rPr>
          <w:t>.</w:t>
        </w:r>
      </w:ins>
    </w:p>
    <w:p w14:paraId="043D6B0F" w14:textId="7B7EB656" w:rsidR="0059609A" w:rsidRPr="0059609A" w:rsidRDefault="0059609A" w:rsidP="0059609A">
      <w:pPr>
        <w:pStyle w:val="EndNoteBibliography"/>
        <w:spacing w:after="0"/>
        <w:rPr>
          <w:ins w:id="1986" w:author="My Luong Vuong" w:date="2023-11-24T15:54:00Z"/>
          <w:rPrChange w:id="1987" w:author="My Luong Vuong" w:date="2023-11-24T15:54:00Z">
            <w:rPr>
              <w:ins w:id="1988" w:author="My Luong Vuong" w:date="2023-11-24T15:54:00Z"/>
              <w:lang w:val="en-GB"/>
            </w:rPr>
          </w:rPrChange>
        </w:rPr>
        <w:pPrChange w:id="1989" w:author="My Luong Vuong" w:date="2023-11-24T15:54:00Z">
          <w:pPr>
            <w:spacing w:after="0" w:line="480" w:lineRule="auto"/>
          </w:pPr>
        </w:pPrChange>
      </w:pPr>
      <w:ins w:id="1990" w:author="My Luong Vuong" w:date="2023-11-24T15:54:00Z">
        <w:r w:rsidRPr="0059609A">
          <w:rPr>
            <w:rPrChange w:id="1991" w:author="My Luong Vuong" w:date="2023-11-24T15:54:00Z">
              <w:rPr>
                <w:lang w:val="en-GB"/>
              </w:rPr>
            </w:rPrChange>
          </w:rPr>
          <w:t xml:space="preserve">[43] Tierney JF, Vale C, Riley R, Smith CT, Stewart L, Clarke M, et al. Individual Participant Data (IPD) Meta-analyses of Randomised Controlled Trials: Guidance on Their Use. PLoS Med. 2015;12:e1001855. </w:t>
        </w:r>
        <w:r>
          <w:fldChar w:fldCharType="begin"/>
        </w:r>
        <w:r>
          <w:instrText xml:space="preserve"> HYPERLINK "http://doi.org/10.1371/journal.pmed.1001855" </w:instrText>
        </w:r>
        <w:r>
          <w:fldChar w:fldCharType="separate"/>
        </w:r>
        <w:r w:rsidRPr="0059609A">
          <w:rPr>
            <w:rStyle w:val="Hyperlink"/>
            <w:rPrChange w:id="1992" w:author="My Luong Vuong" w:date="2023-11-24T15:54:00Z">
              <w:rPr>
                <w:lang w:val="en-GB"/>
              </w:rPr>
            </w:rPrChange>
          </w:rPr>
          <w:t>http://doi.org/10.1371/journal.pmed.1001855</w:t>
        </w:r>
        <w:r>
          <w:fldChar w:fldCharType="end"/>
        </w:r>
        <w:r w:rsidRPr="0059609A">
          <w:rPr>
            <w:rPrChange w:id="1993" w:author="My Luong Vuong" w:date="2023-11-24T15:54:00Z">
              <w:rPr>
                <w:lang w:val="en-GB"/>
              </w:rPr>
            </w:rPrChange>
          </w:rPr>
          <w:t>.</w:t>
        </w:r>
      </w:ins>
    </w:p>
    <w:p w14:paraId="4D3A03AE" w14:textId="2A14EE5E" w:rsidR="0059609A" w:rsidRPr="0059609A" w:rsidRDefault="0059609A" w:rsidP="0059609A">
      <w:pPr>
        <w:pStyle w:val="EndNoteBibliography"/>
        <w:spacing w:after="0"/>
        <w:rPr>
          <w:ins w:id="1994" w:author="My Luong Vuong" w:date="2023-11-24T15:54:00Z"/>
          <w:rPrChange w:id="1995" w:author="My Luong Vuong" w:date="2023-11-24T15:54:00Z">
            <w:rPr>
              <w:ins w:id="1996" w:author="My Luong Vuong" w:date="2023-11-24T15:54:00Z"/>
              <w:lang w:val="en-GB"/>
            </w:rPr>
          </w:rPrChange>
        </w:rPr>
        <w:pPrChange w:id="1997" w:author="My Luong Vuong" w:date="2023-11-24T15:54:00Z">
          <w:pPr>
            <w:spacing w:after="0" w:line="480" w:lineRule="auto"/>
          </w:pPr>
        </w:pPrChange>
      </w:pPr>
      <w:ins w:id="1998" w:author="My Luong Vuong" w:date="2023-11-24T15:54:00Z">
        <w:r w:rsidRPr="0059609A">
          <w:rPr>
            <w:rPrChange w:id="1999" w:author="My Luong Vuong" w:date="2023-11-24T15:54:00Z">
              <w:rPr>
                <w:lang w:val="en-GB"/>
              </w:rPr>
            </w:rPrChange>
          </w:rPr>
          <w:t xml:space="preserve">[44] Patel K, Roberts JA, Lipman J, Tett SE, Deldot ME, Kirkpatrick CM. Population pharmacokinetics of fluconazole in critically ill patients receiving continuous venovenous hemodiafiltration: using Monte Carlo simulations to predict doses for specified pharmacodynamic targets. Antimicrob Agents Chemother. 2011;55:5868-73. </w:t>
        </w:r>
        <w:r>
          <w:fldChar w:fldCharType="begin"/>
        </w:r>
        <w:r>
          <w:instrText xml:space="preserve"> HYPERLINK "http://doi.org/10.1128/aac.00424-11" </w:instrText>
        </w:r>
        <w:r>
          <w:fldChar w:fldCharType="separate"/>
        </w:r>
        <w:r w:rsidRPr="0059609A">
          <w:rPr>
            <w:rStyle w:val="Hyperlink"/>
            <w:rPrChange w:id="2000" w:author="My Luong Vuong" w:date="2023-11-24T15:54:00Z">
              <w:rPr>
                <w:lang w:val="en-GB"/>
              </w:rPr>
            </w:rPrChange>
          </w:rPr>
          <w:t>http://doi.org/10.1128/aac.00424-11</w:t>
        </w:r>
        <w:r>
          <w:fldChar w:fldCharType="end"/>
        </w:r>
        <w:r w:rsidRPr="0059609A">
          <w:rPr>
            <w:rPrChange w:id="2001" w:author="My Luong Vuong" w:date="2023-11-24T15:54:00Z">
              <w:rPr>
                <w:lang w:val="en-GB"/>
              </w:rPr>
            </w:rPrChange>
          </w:rPr>
          <w:t>.</w:t>
        </w:r>
      </w:ins>
    </w:p>
    <w:p w14:paraId="1C2F58B6" w14:textId="6E472A9A" w:rsidR="0059609A" w:rsidRPr="0059609A" w:rsidRDefault="0059609A" w:rsidP="0059609A">
      <w:pPr>
        <w:pStyle w:val="EndNoteBibliography"/>
        <w:spacing w:after="0"/>
        <w:rPr>
          <w:ins w:id="2002" w:author="My Luong Vuong" w:date="2023-11-24T15:54:00Z"/>
          <w:rPrChange w:id="2003" w:author="My Luong Vuong" w:date="2023-11-24T15:54:00Z">
            <w:rPr>
              <w:ins w:id="2004" w:author="My Luong Vuong" w:date="2023-11-24T15:54:00Z"/>
              <w:lang w:val="en-GB"/>
            </w:rPr>
          </w:rPrChange>
        </w:rPr>
        <w:pPrChange w:id="2005" w:author="My Luong Vuong" w:date="2023-11-24T15:54:00Z">
          <w:pPr>
            <w:spacing w:after="0" w:line="480" w:lineRule="auto"/>
          </w:pPr>
        </w:pPrChange>
      </w:pPr>
      <w:ins w:id="2006" w:author="My Luong Vuong" w:date="2023-11-24T15:54:00Z">
        <w:r w:rsidRPr="0059609A">
          <w:rPr>
            <w:rPrChange w:id="2007" w:author="My Luong Vuong" w:date="2023-11-24T15:54:00Z">
              <w:rPr>
                <w:lang w:val="en-GB"/>
              </w:rPr>
            </w:rPrChange>
          </w:rPr>
          <w:t xml:space="preserve">[45] Aoyama T, Hirata K, Hirata R, Yamazaki H, Yamamoto Y, Hayashi H, et al. Population pharmacokinetics of fluconazole after administration of fosfluconazole and fluconazole in critically ill patients. J Clin Pharm Ther. 2012;37:356-63. </w:t>
        </w:r>
        <w:r>
          <w:fldChar w:fldCharType="begin"/>
        </w:r>
        <w:r>
          <w:instrText xml:space="preserve"> HYPERLINK "http://doi.org/10.1111/j.1365-2710.2011.01297.x" </w:instrText>
        </w:r>
        <w:r>
          <w:fldChar w:fldCharType="separate"/>
        </w:r>
        <w:r w:rsidRPr="0059609A">
          <w:rPr>
            <w:rStyle w:val="Hyperlink"/>
            <w:rPrChange w:id="2008" w:author="My Luong Vuong" w:date="2023-11-24T15:54:00Z">
              <w:rPr>
                <w:lang w:val="en-GB"/>
              </w:rPr>
            </w:rPrChange>
          </w:rPr>
          <w:t>http://doi.org/10.1111/j.1365-2710.2011.01297.x</w:t>
        </w:r>
        <w:r>
          <w:fldChar w:fldCharType="end"/>
        </w:r>
        <w:r w:rsidRPr="0059609A">
          <w:rPr>
            <w:rPrChange w:id="2009" w:author="My Luong Vuong" w:date="2023-11-24T15:54:00Z">
              <w:rPr>
                <w:lang w:val="en-GB"/>
              </w:rPr>
            </w:rPrChange>
          </w:rPr>
          <w:t>.</w:t>
        </w:r>
      </w:ins>
    </w:p>
    <w:p w14:paraId="28DF368F" w14:textId="0631A6C4" w:rsidR="0059609A" w:rsidRPr="0059609A" w:rsidRDefault="0059609A" w:rsidP="0059609A">
      <w:pPr>
        <w:pStyle w:val="EndNoteBibliography"/>
        <w:spacing w:after="0"/>
        <w:rPr>
          <w:ins w:id="2010" w:author="My Luong Vuong" w:date="2023-11-24T15:54:00Z"/>
          <w:rPrChange w:id="2011" w:author="My Luong Vuong" w:date="2023-11-24T15:54:00Z">
            <w:rPr>
              <w:ins w:id="2012" w:author="My Luong Vuong" w:date="2023-11-24T15:54:00Z"/>
              <w:lang w:val="en-GB"/>
            </w:rPr>
          </w:rPrChange>
        </w:rPr>
        <w:pPrChange w:id="2013" w:author="My Luong Vuong" w:date="2023-11-24T15:54:00Z">
          <w:pPr>
            <w:spacing w:after="0" w:line="480" w:lineRule="auto"/>
          </w:pPr>
        </w:pPrChange>
      </w:pPr>
      <w:ins w:id="2014" w:author="My Luong Vuong" w:date="2023-11-24T15:54:00Z">
        <w:r w:rsidRPr="0059609A">
          <w:rPr>
            <w:rPrChange w:id="2015" w:author="My Luong Vuong" w:date="2023-11-24T15:54:00Z">
              <w:rPr>
                <w:lang w:val="en-GB"/>
              </w:rPr>
            </w:rPrChange>
          </w:rPr>
          <w:t xml:space="preserve">[46] Johansson Å M, Karlsson MO. Comparison of methods for handling missing covariate data. Aaps j. 2013;15:1232-41. </w:t>
        </w:r>
        <w:r>
          <w:fldChar w:fldCharType="begin"/>
        </w:r>
        <w:r>
          <w:instrText xml:space="preserve"> HYPERLINK "http://doi.org/10.1208/s12248-013-9526-y" </w:instrText>
        </w:r>
        <w:r>
          <w:fldChar w:fldCharType="separate"/>
        </w:r>
        <w:r w:rsidRPr="0059609A">
          <w:rPr>
            <w:rStyle w:val="Hyperlink"/>
            <w:rPrChange w:id="2016" w:author="My Luong Vuong" w:date="2023-11-24T15:54:00Z">
              <w:rPr>
                <w:lang w:val="en-GB"/>
              </w:rPr>
            </w:rPrChange>
          </w:rPr>
          <w:t>http://doi.org/10.1208/s12248-013-9526-y</w:t>
        </w:r>
        <w:r>
          <w:fldChar w:fldCharType="end"/>
        </w:r>
        <w:r w:rsidRPr="0059609A">
          <w:rPr>
            <w:rPrChange w:id="2017" w:author="My Luong Vuong" w:date="2023-11-24T15:54:00Z">
              <w:rPr>
                <w:lang w:val="en-GB"/>
              </w:rPr>
            </w:rPrChange>
          </w:rPr>
          <w:t>.</w:t>
        </w:r>
      </w:ins>
    </w:p>
    <w:p w14:paraId="46CB9CD8" w14:textId="00D4AF40" w:rsidR="0059609A" w:rsidRPr="0059609A" w:rsidRDefault="0059609A" w:rsidP="0059609A">
      <w:pPr>
        <w:pStyle w:val="EndNoteBibliography"/>
        <w:spacing w:after="0"/>
        <w:rPr>
          <w:ins w:id="2018" w:author="My Luong Vuong" w:date="2023-11-24T15:54:00Z"/>
          <w:rPrChange w:id="2019" w:author="My Luong Vuong" w:date="2023-11-24T15:54:00Z">
            <w:rPr>
              <w:ins w:id="2020" w:author="My Luong Vuong" w:date="2023-11-24T15:54:00Z"/>
              <w:lang w:val="en-GB"/>
            </w:rPr>
          </w:rPrChange>
        </w:rPr>
        <w:pPrChange w:id="2021" w:author="My Luong Vuong" w:date="2023-11-24T15:54:00Z">
          <w:pPr>
            <w:spacing w:after="0" w:line="480" w:lineRule="auto"/>
          </w:pPr>
        </w:pPrChange>
      </w:pPr>
      <w:ins w:id="2022" w:author="My Luong Vuong" w:date="2023-11-24T15:54:00Z">
        <w:r w:rsidRPr="0059609A">
          <w:rPr>
            <w:rPrChange w:id="2023" w:author="My Luong Vuong" w:date="2023-11-24T15:54:00Z">
              <w:rPr>
                <w:lang w:val="en-GB"/>
              </w:rPr>
            </w:rPrChange>
          </w:rPr>
          <w:t xml:space="preserve">[47] Huang C-Y, Güiza F, De Vlieger G, Meyfroidt G. Daily fluctuations in kidney function in critically ill adults. Critical Care. 2022;26:347. </w:t>
        </w:r>
        <w:r>
          <w:fldChar w:fldCharType="begin"/>
        </w:r>
        <w:r>
          <w:instrText xml:space="preserve"> HYPERLINK "http://doi.org/10.1186/s13054-022-04226-3" </w:instrText>
        </w:r>
        <w:r>
          <w:fldChar w:fldCharType="separate"/>
        </w:r>
        <w:r w:rsidRPr="0059609A">
          <w:rPr>
            <w:rStyle w:val="Hyperlink"/>
            <w:rPrChange w:id="2024" w:author="My Luong Vuong" w:date="2023-11-24T15:54:00Z">
              <w:rPr>
                <w:lang w:val="en-GB"/>
              </w:rPr>
            </w:rPrChange>
          </w:rPr>
          <w:t>http://doi.org/10.1186/s13054-022-04226-3</w:t>
        </w:r>
        <w:r>
          <w:fldChar w:fldCharType="end"/>
        </w:r>
        <w:r w:rsidRPr="0059609A">
          <w:rPr>
            <w:rPrChange w:id="2025" w:author="My Luong Vuong" w:date="2023-11-24T15:54:00Z">
              <w:rPr>
                <w:lang w:val="en-GB"/>
              </w:rPr>
            </w:rPrChange>
          </w:rPr>
          <w:t>.</w:t>
        </w:r>
      </w:ins>
    </w:p>
    <w:p w14:paraId="22AD20BC" w14:textId="2FB095EE" w:rsidR="0059609A" w:rsidRPr="0059609A" w:rsidRDefault="0059609A" w:rsidP="0059609A">
      <w:pPr>
        <w:pStyle w:val="EndNoteBibliography"/>
        <w:spacing w:after="0"/>
        <w:rPr>
          <w:ins w:id="2026" w:author="My Luong Vuong" w:date="2023-11-24T15:54:00Z"/>
          <w:rPrChange w:id="2027" w:author="My Luong Vuong" w:date="2023-11-24T15:54:00Z">
            <w:rPr>
              <w:ins w:id="2028" w:author="My Luong Vuong" w:date="2023-11-24T15:54:00Z"/>
              <w:lang w:val="en-GB"/>
            </w:rPr>
          </w:rPrChange>
        </w:rPr>
        <w:pPrChange w:id="2029" w:author="My Luong Vuong" w:date="2023-11-24T15:54:00Z">
          <w:pPr>
            <w:spacing w:after="0" w:line="480" w:lineRule="auto"/>
          </w:pPr>
        </w:pPrChange>
      </w:pPr>
      <w:ins w:id="2030" w:author="My Luong Vuong" w:date="2023-11-24T15:54:00Z">
        <w:r w:rsidRPr="0059609A">
          <w:rPr>
            <w:rPrChange w:id="2031" w:author="My Luong Vuong" w:date="2023-11-24T15:54:00Z">
              <w:rPr>
                <w:lang w:val="en-GB"/>
              </w:rPr>
            </w:rPrChange>
          </w:rPr>
          <w:t xml:space="preserve">[48] Li P, Stuart EA, Allison DB. Multiple Imputation: A Flexible Tool for Handling Missing Data. Jama. 2015;314:1966-7. </w:t>
        </w:r>
        <w:r>
          <w:fldChar w:fldCharType="begin"/>
        </w:r>
        <w:r>
          <w:instrText xml:space="preserve"> HYPERLINK "http://doi.org/10.1001/jama.2015.15281" </w:instrText>
        </w:r>
        <w:r>
          <w:fldChar w:fldCharType="separate"/>
        </w:r>
        <w:r w:rsidRPr="0059609A">
          <w:rPr>
            <w:rStyle w:val="Hyperlink"/>
            <w:rPrChange w:id="2032" w:author="My Luong Vuong" w:date="2023-11-24T15:54:00Z">
              <w:rPr>
                <w:lang w:val="en-GB"/>
              </w:rPr>
            </w:rPrChange>
          </w:rPr>
          <w:t>http://doi.org/10.1001/jama.2015.15281</w:t>
        </w:r>
        <w:r>
          <w:fldChar w:fldCharType="end"/>
        </w:r>
        <w:r w:rsidRPr="0059609A">
          <w:rPr>
            <w:rPrChange w:id="2033" w:author="My Luong Vuong" w:date="2023-11-24T15:54:00Z">
              <w:rPr>
                <w:lang w:val="en-GB"/>
              </w:rPr>
            </w:rPrChange>
          </w:rPr>
          <w:t>.</w:t>
        </w:r>
      </w:ins>
    </w:p>
    <w:p w14:paraId="0509BE37" w14:textId="77777777" w:rsidR="0059609A" w:rsidRPr="0059609A" w:rsidRDefault="0059609A" w:rsidP="0059609A">
      <w:pPr>
        <w:pStyle w:val="EndNoteBibliography"/>
        <w:spacing w:after="0"/>
        <w:rPr>
          <w:ins w:id="2034" w:author="My Luong Vuong" w:date="2023-11-24T15:54:00Z"/>
          <w:rPrChange w:id="2035" w:author="My Luong Vuong" w:date="2023-11-24T15:54:00Z">
            <w:rPr>
              <w:ins w:id="2036" w:author="My Luong Vuong" w:date="2023-11-24T15:54:00Z"/>
              <w:lang w:val="en-GB"/>
            </w:rPr>
          </w:rPrChange>
        </w:rPr>
        <w:pPrChange w:id="2037" w:author="My Luong Vuong" w:date="2023-11-24T15:54:00Z">
          <w:pPr>
            <w:spacing w:after="0" w:line="480" w:lineRule="auto"/>
          </w:pPr>
        </w:pPrChange>
      </w:pPr>
      <w:ins w:id="2038" w:author="My Luong Vuong" w:date="2023-11-24T15:54:00Z">
        <w:r w:rsidRPr="0059609A">
          <w:rPr>
            <w:rPrChange w:id="2039" w:author="My Luong Vuong" w:date="2023-11-24T15:54:00Z">
              <w:rPr>
                <w:lang w:val="en-GB"/>
              </w:rPr>
            </w:rPrChange>
          </w:rPr>
          <w:t>[49] Lewis R, Brüggemann R, Padoin C, Maertens J, Marchetti O, Groll A, et al. Triazole antifungal therapeutic drug monitoring.  Sixth European Conference on Infections in Leukaemia Meeting, Sophia Antipolis, France2015.</w:t>
        </w:r>
      </w:ins>
    </w:p>
    <w:p w14:paraId="3D18F9F3" w14:textId="7552058B" w:rsidR="0059609A" w:rsidRPr="0059609A" w:rsidRDefault="0059609A" w:rsidP="0059609A">
      <w:pPr>
        <w:pStyle w:val="EndNoteBibliography"/>
        <w:spacing w:after="0"/>
        <w:rPr>
          <w:ins w:id="2040" w:author="My Luong Vuong" w:date="2023-11-24T15:54:00Z"/>
          <w:rPrChange w:id="2041" w:author="My Luong Vuong" w:date="2023-11-24T15:54:00Z">
            <w:rPr>
              <w:ins w:id="2042" w:author="My Luong Vuong" w:date="2023-11-24T15:54:00Z"/>
              <w:lang w:val="en-GB"/>
            </w:rPr>
          </w:rPrChange>
        </w:rPr>
        <w:pPrChange w:id="2043" w:author="My Luong Vuong" w:date="2023-11-24T15:54:00Z">
          <w:pPr>
            <w:spacing w:after="0" w:line="480" w:lineRule="auto"/>
          </w:pPr>
        </w:pPrChange>
      </w:pPr>
      <w:ins w:id="2044" w:author="My Luong Vuong" w:date="2023-11-24T15:54:00Z">
        <w:r w:rsidRPr="0059609A">
          <w:rPr>
            <w:rPrChange w:id="2045" w:author="My Luong Vuong" w:date="2023-11-24T15:54:00Z">
              <w:rPr>
                <w:lang w:val="en-GB"/>
              </w:rPr>
            </w:rPrChange>
          </w:rPr>
          <w:t xml:space="preserve">[50] Simeoli R, Dorlo TPC, Hanff LM, Huitema ADR, Dreesen E. Editorial: Therapeutic Drug Monitoring (TDM): A Useful Tool for Pediatric Pharmacology Applied to Routine Clinical Practice. Front Pharmacol. 2022;13:931843. </w:t>
        </w:r>
        <w:r>
          <w:fldChar w:fldCharType="begin"/>
        </w:r>
        <w:r>
          <w:instrText xml:space="preserve"> HYPERLINK "http://doi.org/10.3389/fphar.2022.931843" </w:instrText>
        </w:r>
        <w:r>
          <w:fldChar w:fldCharType="separate"/>
        </w:r>
        <w:r w:rsidRPr="0059609A">
          <w:rPr>
            <w:rStyle w:val="Hyperlink"/>
            <w:rPrChange w:id="2046" w:author="My Luong Vuong" w:date="2023-11-24T15:54:00Z">
              <w:rPr>
                <w:lang w:val="en-GB"/>
              </w:rPr>
            </w:rPrChange>
          </w:rPr>
          <w:t>http://doi.org/10.3389/fphar.2022.931843</w:t>
        </w:r>
        <w:r>
          <w:fldChar w:fldCharType="end"/>
        </w:r>
        <w:r w:rsidRPr="0059609A">
          <w:rPr>
            <w:rPrChange w:id="2047" w:author="My Luong Vuong" w:date="2023-11-24T15:54:00Z">
              <w:rPr>
                <w:lang w:val="en-GB"/>
              </w:rPr>
            </w:rPrChange>
          </w:rPr>
          <w:t>.</w:t>
        </w:r>
      </w:ins>
    </w:p>
    <w:p w14:paraId="7A601280" w14:textId="0446DF15" w:rsidR="0059609A" w:rsidRPr="0059609A" w:rsidRDefault="0059609A" w:rsidP="0059609A">
      <w:pPr>
        <w:pStyle w:val="EndNoteBibliography"/>
        <w:spacing w:after="0"/>
        <w:rPr>
          <w:ins w:id="2048" w:author="My Luong Vuong" w:date="2023-11-24T15:54:00Z"/>
          <w:rPrChange w:id="2049" w:author="My Luong Vuong" w:date="2023-11-24T15:54:00Z">
            <w:rPr>
              <w:ins w:id="2050" w:author="My Luong Vuong" w:date="2023-11-24T15:54:00Z"/>
              <w:lang w:val="en-GB"/>
            </w:rPr>
          </w:rPrChange>
        </w:rPr>
        <w:pPrChange w:id="2051" w:author="My Luong Vuong" w:date="2023-11-24T15:54:00Z">
          <w:pPr>
            <w:spacing w:after="0" w:line="480" w:lineRule="auto"/>
          </w:pPr>
        </w:pPrChange>
      </w:pPr>
      <w:ins w:id="2052" w:author="My Luong Vuong" w:date="2023-11-24T15:54:00Z">
        <w:r w:rsidRPr="0059609A">
          <w:rPr>
            <w:rPrChange w:id="2053" w:author="My Luong Vuong" w:date="2023-11-24T15:54:00Z">
              <w:rPr>
                <w:lang w:val="en-GB"/>
              </w:rPr>
            </w:rPrChange>
          </w:rPr>
          <w:t xml:space="preserve">[51] Gómez-López A. Antifungal therapeutic drug monitoring: focus on drugs without a clear recommendation. Clin Microbiol Infect. 2020;26:1481-7. </w:t>
        </w:r>
        <w:r>
          <w:fldChar w:fldCharType="begin"/>
        </w:r>
        <w:r>
          <w:instrText xml:space="preserve"> HYPERLINK "http://doi.org/10.1016/j.cmi.2020.05.037" </w:instrText>
        </w:r>
        <w:r>
          <w:fldChar w:fldCharType="separate"/>
        </w:r>
        <w:r w:rsidRPr="0059609A">
          <w:rPr>
            <w:rStyle w:val="Hyperlink"/>
            <w:rPrChange w:id="2054" w:author="My Luong Vuong" w:date="2023-11-24T15:54:00Z">
              <w:rPr>
                <w:lang w:val="en-GB"/>
              </w:rPr>
            </w:rPrChange>
          </w:rPr>
          <w:t>http://doi.org/10.1016/j.cmi.2020.05.037</w:t>
        </w:r>
        <w:r>
          <w:fldChar w:fldCharType="end"/>
        </w:r>
        <w:r w:rsidRPr="0059609A">
          <w:rPr>
            <w:rPrChange w:id="2055" w:author="My Luong Vuong" w:date="2023-11-24T15:54:00Z">
              <w:rPr>
                <w:lang w:val="en-GB"/>
              </w:rPr>
            </w:rPrChange>
          </w:rPr>
          <w:t>.</w:t>
        </w:r>
      </w:ins>
    </w:p>
    <w:p w14:paraId="1A4DD997" w14:textId="46FBFFAD" w:rsidR="0059609A" w:rsidRPr="0059609A" w:rsidRDefault="0059609A" w:rsidP="0059609A">
      <w:pPr>
        <w:pStyle w:val="EndNoteBibliography"/>
        <w:spacing w:after="0"/>
        <w:rPr>
          <w:ins w:id="2056" w:author="My Luong Vuong" w:date="2023-11-24T15:54:00Z"/>
          <w:rPrChange w:id="2057" w:author="My Luong Vuong" w:date="2023-11-24T15:54:00Z">
            <w:rPr>
              <w:ins w:id="2058" w:author="My Luong Vuong" w:date="2023-11-24T15:54:00Z"/>
              <w:lang w:val="en-GB"/>
            </w:rPr>
          </w:rPrChange>
        </w:rPr>
        <w:pPrChange w:id="2059" w:author="My Luong Vuong" w:date="2023-11-24T15:54:00Z">
          <w:pPr>
            <w:spacing w:after="0" w:line="480" w:lineRule="auto"/>
          </w:pPr>
        </w:pPrChange>
      </w:pPr>
      <w:ins w:id="2060" w:author="My Luong Vuong" w:date="2023-11-24T15:54:00Z">
        <w:r w:rsidRPr="0059609A">
          <w:rPr>
            <w:rPrChange w:id="2061" w:author="My Luong Vuong" w:date="2023-11-24T15:54:00Z">
              <w:rPr>
                <w:lang w:val="en-GB"/>
              </w:rPr>
            </w:rPrChange>
          </w:rPr>
          <w:t xml:space="preserve">[52] Darnis S, Fareau N, Corallo CE, Poole S, Dooley MJ, Cheng AC. Estimation of body weight in hospitalized patients. QJM: An International Journal of Medicine. 2012;105:769-74. </w:t>
        </w:r>
        <w:r>
          <w:fldChar w:fldCharType="begin"/>
        </w:r>
        <w:r>
          <w:instrText xml:space="preserve"> HYPERLINK "http://doi.org/10.1093/qjmed/hcs060" </w:instrText>
        </w:r>
        <w:r>
          <w:fldChar w:fldCharType="separate"/>
        </w:r>
        <w:r w:rsidRPr="0059609A">
          <w:rPr>
            <w:rStyle w:val="Hyperlink"/>
            <w:rPrChange w:id="2062" w:author="My Luong Vuong" w:date="2023-11-24T15:54:00Z">
              <w:rPr>
                <w:lang w:val="en-GB"/>
              </w:rPr>
            </w:rPrChange>
          </w:rPr>
          <w:t>http://doi.org/10.1093/qjmed/hcs060</w:t>
        </w:r>
        <w:r>
          <w:fldChar w:fldCharType="end"/>
        </w:r>
        <w:r w:rsidRPr="0059609A">
          <w:rPr>
            <w:rPrChange w:id="2063" w:author="My Luong Vuong" w:date="2023-11-24T15:54:00Z">
              <w:rPr>
                <w:lang w:val="en-GB"/>
              </w:rPr>
            </w:rPrChange>
          </w:rPr>
          <w:t>.</w:t>
        </w:r>
      </w:ins>
    </w:p>
    <w:p w14:paraId="568F58D6" w14:textId="4FCFF077" w:rsidR="0059609A" w:rsidRPr="0059609A" w:rsidRDefault="0059609A" w:rsidP="0059609A">
      <w:pPr>
        <w:pStyle w:val="EndNoteBibliography"/>
        <w:spacing w:after="0"/>
        <w:rPr>
          <w:ins w:id="2064" w:author="My Luong Vuong" w:date="2023-11-24T15:54:00Z"/>
          <w:rPrChange w:id="2065" w:author="My Luong Vuong" w:date="2023-11-24T15:54:00Z">
            <w:rPr>
              <w:ins w:id="2066" w:author="My Luong Vuong" w:date="2023-11-24T15:54:00Z"/>
              <w:lang w:val="en-GB"/>
            </w:rPr>
          </w:rPrChange>
        </w:rPr>
        <w:pPrChange w:id="2067" w:author="My Luong Vuong" w:date="2023-11-24T15:54:00Z">
          <w:pPr>
            <w:spacing w:after="0" w:line="480" w:lineRule="auto"/>
          </w:pPr>
        </w:pPrChange>
      </w:pPr>
      <w:ins w:id="2068" w:author="My Luong Vuong" w:date="2023-11-24T15:54:00Z">
        <w:r w:rsidRPr="0059609A">
          <w:rPr>
            <w:rPrChange w:id="2069" w:author="My Luong Vuong" w:date="2023-11-24T15:54:00Z">
              <w:rPr>
                <w:lang w:val="en-GB"/>
              </w:rPr>
            </w:rPrChange>
          </w:rPr>
          <w:t xml:space="preserve">[53] van Wijk RC, Imperial MZ, Savic RM, Solans BP. Pharmacokinetic analysis across studies to drive knowledge-integration: A tutorial on individual patient data meta-analysis (IPDMA). CPT Pharmacometrics Syst Pharmacol. 2023;12:1187-200. </w:t>
        </w:r>
        <w:r>
          <w:fldChar w:fldCharType="begin"/>
        </w:r>
        <w:r>
          <w:instrText xml:space="preserve"> HYPERLINK "http://doi.org/10.1002/psp4.13002" </w:instrText>
        </w:r>
        <w:r>
          <w:fldChar w:fldCharType="separate"/>
        </w:r>
        <w:r w:rsidRPr="0059609A">
          <w:rPr>
            <w:rStyle w:val="Hyperlink"/>
            <w:rPrChange w:id="2070" w:author="My Luong Vuong" w:date="2023-11-24T15:54:00Z">
              <w:rPr>
                <w:lang w:val="en-GB"/>
              </w:rPr>
            </w:rPrChange>
          </w:rPr>
          <w:t>http://doi.org/10.1002/psp4.13002</w:t>
        </w:r>
        <w:r>
          <w:fldChar w:fldCharType="end"/>
        </w:r>
        <w:r w:rsidRPr="0059609A">
          <w:rPr>
            <w:rPrChange w:id="2071" w:author="My Luong Vuong" w:date="2023-11-24T15:54:00Z">
              <w:rPr>
                <w:lang w:val="en-GB"/>
              </w:rPr>
            </w:rPrChange>
          </w:rPr>
          <w:t>.</w:t>
        </w:r>
      </w:ins>
    </w:p>
    <w:p w14:paraId="20954CEC" w14:textId="12D6FF64" w:rsidR="0059609A" w:rsidRPr="0059609A" w:rsidRDefault="0059609A" w:rsidP="0059609A">
      <w:pPr>
        <w:pStyle w:val="EndNoteBibliography"/>
        <w:spacing w:after="0"/>
        <w:rPr>
          <w:ins w:id="2072" w:author="My Luong Vuong" w:date="2023-11-24T15:54:00Z"/>
          <w:rPrChange w:id="2073" w:author="My Luong Vuong" w:date="2023-11-24T15:54:00Z">
            <w:rPr>
              <w:ins w:id="2074" w:author="My Luong Vuong" w:date="2023-11-24T15:54:00Z"/>
              <w:lang w:val="en-GB"/>
            </w:rPr>
          </w:rPrChange>
        </w:rPr>
        <w:pPrChange w:id="2075" w:author="My Luong Vuong" w:date="2023-11-24T15:54:00Z">
          <w:pPr>
            <w:spacing w:after="0" w:line="480" w:lineRule="auto"/>
          </w:pPr>
        </w:pPrChange>
      </w:pPr>
      <w:ins w:id="2076" w:author="My Luong Vuong" w:date="2023-11-24T15:54:00Z">
        <w:r w:rsidRPr="0059609A">
          <w:rPr>
            <w:rPrChange w:id="2077" w:author="My Luong Vuong" w:date="2023-11-24T15:54:00Z">
              <w:rPr>
                <w:lang w:val="en-GB"/>
              </w:rPr>
            </w:rPrChange>
          </w:rPr>
          <w:t xml:space="preserve">[54] Li L, Li X, Xia Y, Chu Y, Zhong H, Li J, et al. Recommendation of Antimicrobial Dosing Optimization During Continuous Renal Replacement Therapy. Front Pharmacol. 2020;11:786. </w:t>
        </w:r>
        <w:r>
          <w:fldChar w:fldCharType="begin"/>
        </w:r>
        <w:r>
          <w:instrText xml:space="preserve"> HYPERLINK "http://doi.org/10.3389/fphar.2020.00786" </w:instrText>
        </w:r>
        <w:r>
          <w:fldChar w:fldCharType="separate"/>
        </w:r>
        <w:r w:rsidRPr="0059609A">
          <w:rPr>
            <w:rStyle w:val="Hyperlink"/>
            <w:rPrChange w:id="2078" w:author="My Luong Vuong" w:date="2023-11-24T15:54:00Z">
              <w:rPr>
                <w:lang w:val="en-GB"/>
              </w:rPr>
            </w:rPrChange>
          </w:rPr>
          <w:t>http://doi.org/10.3389/fphar.2020.00786</w:t>
        </w:r>
        <w:r>
          <w:fldChar w:fldCharType="end"/>
        </w:r>
        <w:r w:rsidRPr="0059609A">
          <w:rPr>
            <w:rPrChange w:id="2079" w:author="My Luong Vuong" w:date="2023-11-24T15:54:00Z">
              <w:rPr>
                <w:lang w:val="en-GB"/>
              </w:rPr>
            </w:rPrChange>
          </w:rPr>
          <w:t>.</w:t>
        </w:r>
      </w:ins>
    </w:p>
    <w:p w14:paraId="23C50879" w14:textId="00A37387" w:rsidR="0059609A" w:rsidRPr="0059609A" w:rsidRDefault="0059609A" w:rsidP="0059609A">
      <w:pPr>
        <w:pStyle w:val="EndNoteBibliography"/>
        <w:rPr>
          <w:ins w:id="2080" w:author="My Luong Vuong" w:date="2023-11-24T15:54:00Z"/>
          <w:rPrChange w:id="2081" w:author="My Luong Vuong" w:date="2023-11-24T15:54:00Z">
            <w:rPr>
              <w:ins w:id="2082" w:author="My Luong Vuong" w:date="2023-11-24T15:54:00Z"/>
              <w:lang w:val="en-GB"/>
            </w:rPr>
          </w:rPrChange>
        </w:rPr>
        <w:pPrChange w:id="2083" w:author="My Luong Vuong" w:date="2023-11-24T15:54:00Z">
          <w:pPr>
            <w:spacing w:after="0" w:line="480" w:lineRule="auto"/>
          </w:pPr>
        </w:pPrChange>
      </w:pPr>
      <w:ins w:id="2084" w:author="My Luong Vuong" w:date="2023-11-24T15:54:00Z">
        <w:r w:rsidRPr="0059609A">
          <w:rPr>
            <w:rPrChange w:id="2085" w:author="My Luong Vuong" w:date="2023-11-24T15:54:00Z">
              <w:rPr>
                <w:lang w:val="en-GB"/>
              </w:rPr>
            </w:rPrChange>
          </w:rPr>
          <w:lastRenderedPageBreak/>
          <w:t xml:space="preserve">[55] Sterne JA, White IR, Carlin JB, Spratt M, Royston P, Kenward MG, et al. Multiple imputation for missing data in epidemiological and clinical research: potential and pitfalls. Bmj. 2009;338:b2393. </w:t>
        </w:r>
        <w:r>
          <w:fldChar w:fldCharType="begin"/>
        </w:r>
        <w:r>
          <w:instrText xml:space="preserve"> HYPERLINK "http://doi.org/10.1136/bmj.b2393" </w:instrText>
        </w:r>
        <w:r>
          <w:fldChar w:fldCharType="separate"/>
        </w:r>
        <w:r w:rsidRPr="0059609A">
          <w:rPr>
            <w:rStyle w:val="Hyperlink"/>
            <w:rPrChange w:id="2086" w:author="My Luong Vuong" w:date="2023-11-24T15:54:00Z">
              <w:rPr>
                <w:lang w:val="en-GB"/>
              </w:rPr>
            </w:rPrChange>
          </w:rPr>
          <w:t>http://doi.org/10.1136/bmj.b2393</w:t>
        </w:r>
        <w:r>
          <w:fldChar w:fldCharType="end"/>
        </w:r>
        <w:r w:rsidRPr="0059609A">
          <w:rPr>
            <w:rPrChange w:id="2087" w:author="My Luong Vuong" w:date="2023-11-24T15:54:00Z">
              <w:rPr>
                <w:lang w:val="en-GB"/>
              </w:rPr>
            </w:rPrChange>
          </w:rPr>
          <w:t>.</w:t>
        </w:r>
      </w:ins>
    </w:p>
    <w:p w14:paraId="29CC0CE6" w14:textId="230C23C5" w:rsidR="00623840" w:rsidRPr="00623840" w:rsidDel="00B307D1" w:rsidRDefault="00623840" w:rsidP="00623840">
      <w:pPr>
        <w:pStyle w:val="EndNoteBibliography"/>
        <w:spacing w:after="0"/>
        <w:rPr>
          <w:del w:id="2088" w:author="My Luong Vuong" w:date="2023-11-24T09:57:00Z"/>
        </w:rPr>
      </w:pPr>
      <w:del w:id="2089" w:author="My Luong Vuong" w:date="2023-11-24T09:57:00Z">
        <w:r w:rsidRPr="00623840" w:rsidDel="00B307D1">
          <w:delText xml:space="preserve">[1] Cornely OA, Bassetti M, Calandra T, Garbino J, Kullberg BJ, Lortholary O, et al. ESCMID* guideline for the diagnosis and management of Candida diseases 2012: non-neutropenic adult patients. Clin Microbiol Infect. 2012;18 Suppl 7:19-37. </w:delText>
        </w:r>
        <w:r w:rsidR="00D35334" w:rsidDel="00B307D1">
          <w:fldChar w:fldCharType="begin"/>
        </w:r>
        <w:r w:rsidR="00D35334" w:rsidDel="00B307D1">
          <w:delInstrText>HYPERLINK "htt</w:delInstrText>
        </w:r>
        <w:r w:rsidR="00D35334" w:rsidDel="00B307D1">
          <w:delInstrText>p://doi.org/10.1111/1469-0691.12039"</w:delInstrText>
        </w:r>
        <w:r w:rsidR="00D35334" w:rsidDel="00B307D1">
          <w:fldChar w:fldCharType="separate"/>
        </w:r>
        <w:r w:rsidRPr="00623840" w:rsidDel="00B307D1">
          <w:rPr>
            <w:rStyle w:val="Hyperlink"/>
          </w:rPr>
          <w:delText>http://doi.org/10.1111/1469-0691.12039</w:delText>
        </w:r>
        <w:r w:rsidR="00D35334" w:rsidDel="00B307D1">
          <w:rPr>
            <w:rStyle w:val="Hyperlink"/>
          </w:rPr>
          <w:fldChar w:fldCharType="end"/>
        </w:r>
        <w:r w:rsidRPr="00623840" w:rsidDel="00B307D1">
          <w:delText>.</w:delText>
        </w:r>
      </w:del>
    </w:p>
    <w:p w14:paraId="6A8F16EE" w14:textId="2FAB950F" w:rsidR="00623840" w:rsidRPr="00623840" w:rsidDel="00B307D1" w:rsidRDefault="00623840" w:rsidP="00623840">
      <w:pPr>
        <w:pStyle w:val="EndNoteBibliography"/>
        <w:spacing w:after="0"/>
        <w:rPr>
          <w:del w:id="2090" w:author="My Luong Vuong" w:date="2023-11-24T09:57:00Z"/>
        </w:rPr>
      </w:pPr>
      <w:del w:id="2091" w:author="My Luong Vuong" w:date="2023-11-24T09:57:00Z">
        <w:r w:rsidRPr="00623840" w:rsidDel="00B307D1">
          <w:delText xml:space="preserve">[2] Chen S, Slavin M, Nguyen Q, Marriott D, Playford EG, Ellis D, et al. Active surveillance for candidemia, Australia. Emerg Infect Dis. 2006;12:1508-16. </w:delText>
        </w:r>
        <w:r w:rsidR="00D35334" w:rsidDel="00B307D1">
          <w:fldChar w:fldCharType="begin"/>
        </w:r>
        <w:r w:rsidR="00D35334" w:rsidDel="00B307D1">
          <w:delInstrText>HYPERLINK "http://doi.org/10.3201/eid1210.060389"</w:delInstrText>
        </w:r>
        <w:r w:rsidR="00D35334" w:rsidDel="00B307D1">
          <w:fldChar w:fldCharType="separate"/>
        </w:r>
        <w:r w:rsidRPr="00623840" w:rsidDel="00B307D1">
          <w:rPr>
            <w:rStyle w:val="Hyperlink"/>
          </w:rPr>
          <w:delText>http://doi.org/10.3201/eid1210.060389</w:delText>
        </w:r>
        <w:r w:rsidR="00D35334" w:rsidDel="00B307D1">
          <w:rPr>
            <w:rStyle w:val="Hyperlink"/>
          </w:rPr>
          <w:fldChar w:fldCharType="end"/>
        </w:r>
        <w:r w:rsidRPr="00623840" w:rsidDel="00B307D1">
          <w:delText>.</w:delText>
        </w:r>
      </w:del>
    </w:p>
    <w:p w14:paraId="7B0E3FD9" w14:textId="7E50F0A7" w:rsidR="00623840" w:rsidRPr="00623840" w:rsidDel="00B307D1" w:rsidRDefault="00623840" w:rsidP="00623840">
      <w:pPr>
        <w:pStyle w:val="EndNoteBibliography"/>
        <w:spacing w:after="0"/>
        <w:rPr>
          <w:del w:id="2092" w:author="My Luong Vuong" w:date="2023-11-24T09:57:00Z"/>
        </w:rPr>
      </w:pPr>
      <w:del w:id="2093" w:author="My Luong Vuong" w:date="2023-11-24T09:57:00Z">
        <w:r w:rsidRPr="00623840" w:rsidDel="00B307D1">
          <w:delText xml:space="preserve">[3] Eggimann P, Garbino J, Pittet D. Epidemiology of Candida species infections in critically ill non-immunosuppressed patients. Lancet Infect Dis. 2003;3:685-702. </w:delText>
        </w:r>
        <w:r w:rsidR="00D35334" w:rsidDel="00B307D1">
          <w:fldChar w:fldCharType="begin"/>
        </w:r>
        <w:r w:rsidR="00D35334" w:rsidDel="00B307D1">
          <w:delInstrText>HYPERLINK "http://doi.org/10.1016/s1473-3099(03)00801-6"</w:delInstrText>
        </w:r>
        <w:r w:rsidR="00D35334" w:rsidDel="00B307D1">
          <w:fldChar w:fldCharType="separate"/>
        </w:r>
        <w:r w:rsidRPr="00623840" w:rsidDel="00B307D1">
          <w:rPr>
            <w:rStyle w:val="Hyperlink"/>
          </w:rPr>
          <w:delText>http://doi.org/10.1016/s1473-3099(03)00801-6</w:delText>
        </w:r>
        <w:r w:rsidR="00D35334" w:rsidDel="00B307D1">
          <w:rPr>
            <w:rStyle w:val="Hyperlink"/>
          </w:rPr>
          <w:fldChar w:fldCharType="end"/>
        </w:r>
        <w:r w:rsidRPr="00623840" w:rsidDel="00B307D1">
          <w:delText>.</w:delText>
        </w:r>
      </w:del>
    </w:p>
    <w:p w14:paraId="69A4DF37" w14:textId="14A34115" w:rsidR="00623840" w:rsidRPr="00623840" w:rsidDel="00B307D1" w:rsidRDefault="00623840" w:rsidP="00623840">
      <w:pPr>
        <w:pStyle w:val="EndNoteBibliography"/>
        <w:spacing w:after="0"/>
        <w:rPr>
          <w:del w:id="2094" w:author="My Luong Vuong" w:date="2023-11-24T09:57:00Z"/>
        </w:rPr>
      </w:pPr>
      <w:del w:id="2095" w:author="My Luong Vuong" w:date="2023-11-24T09:57:00Z">
        <w:r w:rsidRPr="00623840" w:rsidDel="00B307D1">
          <w:delText xml:space="preserve">[4] Tissot F, Agrawal S, Pagano L, Petrikkos G, Groll AH, Skiada A, et al. ECIL-6 guidelines for the treatment of invasive candidiasis, aspergillosis and mucormycosis in leukemia and hematopoietic stem cell transplant patients. Haematologica. 2017;102:433-44. </w:delText>
        </w:r>
        <w:r w:rsidR="00D35334" w:rsidDel="00B307D1">
          <w:fldChar w:fldCharType="begin"/>
        </w:r>
        <w:r w:rsidR="00D35334" w:rsidDel="00B307D1">
          <w:delInstrText>HYPERLINK "http://doi.org/10.3324/haematol.2016.152900"</w:delInstrText>
        </w:r>
        <w:r w:rsidR="00D35334" w:rsidDel="00B307D1">
          <w:fldChar w:fldCharType="separate"/>
        </w:r>
        <w:r w:rsidRPr="00623840" w:rsidDel="00B307D1">
          <w:rPr>
            <w:rStyle w:val="Hyperlink"/>
          </w:rPr>
          <w:delText>http://doi.org/10.3324/haematol.2016.152900</w:delText>
        </w:r>
        <w:r w:rsidR="00D35334" w:rsidDel="00B307D1">
          <w:rPr>
            <w:rStyle w:val="Hyperlink"/>
          </w:rPr>
          <w:fldChar w:fldCharType="end"/>
        </w:r>
        <w:r w:rsidRPr="00623840" w:rsidDel="00B307D1">
          <w:delText>.</w:delText>
        </w:r>
      </w:del>
    </w:p>
    <w:p w14:paraId="3863F85D" w14:textId="1BFC89EE" w:rsidR="00623840" w:rsidRPr="00623840" w:rsidDel="00B307D1" w:rsidRDefault="00623840" w:rsidP="00623840">
      <w:pPr>
        <w:pStyle w:val="EndNoteBibliography"/>
        <w:spacing w:after="0"/>
        <w:rPr>
          <w:del w:id="2096" w:author="My Luong Vuong" w:date="2023-11-24T09:57:00Z"/>
        </w:rPr>
      </w:pPr>
      <w:del w:id="2097" w:author="My Luong Vuong" w:date="2023-11-24T09:57:00Z">
        <w:r w:rsidRPr="00623840" w:rsidDel="00B307D1">
          <w:delText xml:space="preserve">[5] Pappas PG, Kauffman CA, Andes DR, Clancy CJ, Marr KA, Ostrosky-Zeichner L, et al. Clinical Practice Guideline for the Management of Candidiasis: 2016 Update by the Infectious Diseases Society of America. Clin Infect Dis. 2016;62:e1-50. </w:delText>
        </w:r>
        <w:r w:rsidR="00D35334" w:rsidDel="00B307D1">
          <w:fldChar w:fldCharType="begin"/>
        </w:r>
        <w:r w:rsidR="00D35334" w:rsidDel="00B307D1">
          <w:delInstrText>HYPERLINK "http://doi.org/10.1093/cid/civ933"</w:delInstrText>
        </w:r>
        <w:r w:rsidR="00D35334" w:rsidDel="00B307D1">
          <w:fldChar w:fldCharType="separate"/>
        </w:r>
        <w:r w:rsidRPr="00623840" w:rsidDel="00B307D1">
          <w:rPr>
            <w:rStyle w:val="Hyperlink"/>
          </w:rPr>
          <w:delText>http://doi.org/10.1093/cid/civ933</w:delText>
        </w:r>
        <w:r w:rsidR="00D35334" w:rsidDel="00B307D1">
          <w:rPr>
            <w:rStyle w:val="Hyperlink"/>
          </w:rPr>
          <w:fldChar w:fldCharType="end"/>
        </w:r>
        <w:r w:rsidRPr="00623840" w:rsidDel="00B307D1">
          <w:delText>.</w:delText>
        </w:r>
      </w:del>
    </w:p>
    <w:p w14:paraId="2CE7AAEC" w14:textId="33E1F31D" w:rsidR="00623840" w:rsidRPr="00623840" w:rsidDel="00B307D1" w:rsidRDefault="00623840" w:rsidP="00623840">
      <w:pPr>
        <w:pStyle w:val="EndNoteBibliography"/>
        <w:spacing w:after="0"/>
        <w:rPr>
          <w:del w:id="2098" w:author="My Luong Vuong" w:date="2023-11-24T09:57:00Z"/>
        </w:rPr>
      </w:pPr>
      <w:del w:id="2099" w:author="My Luong Vuong" w:date="2023-11-24T09:57:00Z">
        <w:r w:rsidRPr="00623840" w:rsidDel="00B307D1">
          <w:delText xml:space="preserve">[6] Debruyne D, Ryckelynck JP. Clinical pharmacokinetics of fluconazole. Clin Pharmacokinet. 1993;24:10-27. </w:delText>
        </w:r>
        <w:r w:rsidR="00D35334" w:rsidDel="00B307D1">
          <w:fldChar w:fldCharType="begin"/>
        </w:r>
        <w:r w:rsidR="00D35334" w:rsidDel="00B307D1">
          <w:delInstrText>HYPERLINK "http://doi.org/10.2165/00003088-199324010-00002"</w:delInstrText>
        </w:r>
        <w:r w:rsidR="00D35334" w:rsidDel="00B307D1">
          <w:fldChar w:fldCharType="separate"/>
        </w:r>
        <w:r w:rsidRPr="00623840" w:rsidDel="00B307D1">
          <w:rPr>
            <w:rStyle w:val="Hyperlink"/>
          </w:rPr>
          <w:delText>http://doi.org/10.2165/00003088-199324010-00002</w:delText>
        </w:r>
        <w:r w:rsidR="00D35334" w:rsidDel="00B307D1">
          <w:rPr>
            <w:rStyle w:val="Hyperlink"/>
          </w:rPr>
          <w:fldChar w:fldCharType="end"/>
        </w:r>
        <w:r w:rsidRPr="00623840" w:rsidDel="00B307D1">
          <w:delText>.</w:delText>
        </w:r>
      </w:del>
    </w:p>
    <w:p w14:paraId="20B3EFDF" w14:textId="529593EE" w:rsidR="00623840" w:rsidRPr="00623840" w:rsidDel="00B307D1" w:rsidRDefault="00623840" w:rsidP="00623840">
      <w:pPr>
        <w:pStyle w:val="EndNoteBibliography"/>
        <w:spacing w:after="0"/>
        <w:rPr>
          <w:del w:id="2100" w:author="My Luong Vuong" w:date="2023-11-24T09:57:00Z"/>
        </w:rPr>
      </w:pPr>
      <w:del w:id="2101" w:author="My Luong Vuong" w:date="2023-11-24T09:57:00Z">
        <w:r w:rsidRPr="00623840" w:rsidDel="00B307D1">
          <w:delText xml:space="preserve">[7] Grau S, Pozo JC, Romá E, Salavert M, Barrueta JA, Peral C, et al. Cost-effectiveness of three echinocandins and fluconazole in the treatment of candidemia and/or invasive candidiasis in nonneutropenic adult patients. Clinicoecon Outcomes Res. 2015;7:527-35. </w:delText>
        </w:r>
        <w:r w:rsidR="00D35334" w:rsidDel="00B307D1">
          <w:fldChar w:fldCharType="begin"/>
        </w:r>
        <w:r w:rsidR="00D35334" w:rsidDel="00B307D1">
          <w:delInstrText>HYPERLINK "http://doi.org/10.2147/ceor.S91587"</w:delInstrText>
        </w:r>
        <w:r w:rsidR="00D35334" w:rsidDel="00B307D1">
          <w:fldChar w:fldCharType="separate"/>
        </w:r>
        <w:r w:rsidRPr="00623840" w:rsidDel="00B307D1">
          <w:rPr>
            <w:rStyle w:val="Hyperlink"/>
          </w:rPr>
          <w:delText>http://doi.org/10.2147/ceor.S91587</w:delText>
        </w:r>
        <w:r w:rsidR="00D35334" w:rsidDel="00B307D1">
          <w:rPr>
            <w:rStyle w:val="Hyperlink"/>
          </w:rPr>
          <w:fldChar w:fldCharType="end"/>
        </w:r>
        <w:r w:rsidRPr="00623840" w:rsidDel="00B307D1">
          <w:delText>.</w:delText>
        </w:r>
      </w:del>
    </w:p>
    <w:p w14:paraId="0D19A1DF" w14:textId="40D7AFE4" w:rsidR="00623840" w:rsidRPr="00623840" w:rsidDel="00B307D1" w:rsidRDefault="00623840" w:rsidP="00623840">
      <w:pPr>
        <w:pStyle w:val="EndNoteBibliography"/>
        <w:spacing w:after="0"/>
        <w:rPr>
          <w:del w:id="2102" w:author="My Luong Vuong" w:date="2023-11-24T09:57:00Z"/>
        </w:rPr>
      </w:pPr>
      <w:del w:id="2103" w:author="My Luong Vuong" w:date="2023-11-24T09:57:00Z">
        <w:r w:rsidRPr="00623840" w:rsidDel="00B307D1">
          <w:delText xml:space="preserve">[8] Pea F, Righi E, Cojutti P, Carnelutti A, Baccarani U, Soardo G, et al. Intra-abdominal penetration and pharmacodynamic exposure to fluconazole in three liver transplant patients with deep-seated candidiasis. J Antimicrob Chemother. 2014;69:2585-6. </w:delText>
        </w:r>
        <w:r w:rsidR="00D35334" w:rsidDel="00B307D1">
          <w:fldChar w:fldCharType="begin"/>
        </w:r>
        <w:r w:rsidR="00D35334" w:rsidDel="00B307D1">
          <w:delInstrText>HYPERLINK "http://doi.org/10.1093/jac/dku169"</w:delInstrText>
        </w:r>
        <w:r w:rsidR="00D35334" w:rsidDel="00B307D1">
          <w:fldChar w:fldCharType="separate"/>
        </w:r>
        <w:r w:rsidRPr="00623840" w:rsidDel="00B307D1">
          <w:rPr>
            <w:rStyle w:val="Hyperlink"/>
          </w:rPr>
          <w:delText>http://doi.org/10.1093/jac/dku169</w:delText>
        </w:r>
        <w:r w:rsidR="00D35334" w:rsidDel="00B307D1">
          <w:rPr>
            <w:rStyle w:val="Hyperlink"/>
          </w:rPr>
          <w:fldChar w:fldCharType="end"/>
        </w:r>
        <w:r w:rsidRPr="00623840" w:rsidDel="00B307D1">
          <w:delText>.</w:delText>
        </w:r>
      </w:del>
    </w:p>
    <w:p w14:paraId="42E8FA2F" w14:textId="293C50E0" w:rsidR="00623840" w:rsidRPr="00623840" w:rsidDel="00B307D1" w:rsidRDefault="00623840" w:rsidP="00623840">
      <w:pPr>
        <w:pStyle w:val="EndNoteBibliography"/>
        <w:spacing w:after="0"/>
        <w:rPr>
          <w:del w:id="2104" w:author="My Luong Vuong" w:date="2023-11-24T09:57:00Z"/>
        </w:rPr>
      </w:pPr>
      <w:del w:id="2105" w:author="My Luong Vuong" w:date="2023-11-24T09:57:00Z">
        <w:r w:rsidRPr="00623840" w:rsidDel="00B307D1">
          <w:delText>[9] Pfizer. Summary of Product Characteristics (SmPC) Diflucan. Summary of Product Characteristics (SmPC) Diflucan. 2012.</w:delText>
        </w:r>
      </w:del>
    </w:p>
    <w:p w14:paraId="3401AB91" w14:textId="262C93C9" w:rsidR="00623840" w:rsidRPr="00C64FE6" w:rsidDel="00B307D1" w:rsidRDefault="00623840" w:rsidP="00623840">
      <w:pPr>
        <w:pStyle w:val="EndNoteBibliography"/>
        <w:spacing w:after="0"/>
        <w:rPr>
          <w:del w:id="2106" w:author="My Luong Vuong" w:date="2023-11-24T09:57:00Z"/>
          <w:lang w:val="nl-BE"/>
        </w:rPr>
      </w:pPr>
      <w:del w:id="2107" w:author="My Luong Vuong" w:date="2023-11-24T09:57:00Z">
        <w:r w:rsidRPr="00623840" w:rsidDel="00B307D1">
          <w:delText xml:space="preserve">[10] Wade KC, Benjamin DK, Jr., Kaufman DA, Ward RM, Smith PB, Jayaraman B, et al. Fluconazole dosing for the prevention or treatment of invasive candidiasis in young infants. </w:delText>
        </w:r>
        <w:r w:rsidRPr="00C64FE6" w:rsidDel="00B307D1">
          <w:rPr>
            <w:lang w:val="nl-BE"/>
          </w:rPr>
          <w:delText xml:space="preserve">Pediatr Infect Dis J. 2009;28:717-23. </w:delText>
        </w:r>
        <w:r w:rsidR="00D35334" w:rsidDel="00B307D1">
          <w:fldChar w:fldCharType="begin"/>
        </w:r>
        <w:r w:rsidR="00D35334" w:rsidRPr="00C64FE6" w:rsidDel="00B307D1">
          <w:rPr>
            <w:lang w:val="nl-BE"/>
          </w:rPr>
          <w:delInstrText>HYPERLINK "http://doi.org/10.1097/INF.0b013e31819f1f50"</w:delInstrText>
        </w:r>
        <w:r w:rsidR="00D35334" w:rsidDel="00B307D1">
          <w:fldChar w:fldCharType="separate"/>
        </w:r>
        <w:r w:rsidRPr="00C64FE6" w:rsidDel="00B307D1">
          <w:rPr>
            <w:rStyle w:val="Hyperlink"/>
            <w:lang w:val="nl-BE"/>
          </w:rPr>
          <w:delText>http://doi.org/10.1097/INF.0b013e31819f1f50</w:delText>
        </w:r>
        <w:r w:rsidR="00D35334" w:rsidDel="00B307D1">
          <w:rPr>
            <w:rStyle w:val="Hyperlink"/>
          </w:rPr>
          <w:fldChar w:fldCharType="end"/>
        </w:r>
        <w:r w:rsidRPr="00C64FE6" w:rsidDel="00B307D1">
          <w:rPr>
            <w:lang w:val="nl-BE"/>
          </w:rPr>
          <w:delText>.</w:delText>
        </w:r>
      </w:del>
    </w:p>
    <w:p w14:paraId="783C2212" w14:textId="1E45B3C7" w:rsidR="00623840" w:rsidRPr="00623840" w:rsidDel="00B307D1" w:rsidRDefault="00623840" w:rsidP="00623840">
      <w:pPr>
        <w:pStyle w:val="EndNoteBibliography"/>
        <w:spacing w:after="0"/>
        <w:rPr>
          <w:del w:id="2108" w:author="My Luong Vuong" w:date="2023-11-24T09:57:00Z"/>
        </w:rPr>
      </w:pPr>
      <w:del w:id="2109" w:author="My Luong Vuong" w:date="2023-11-24T09:57:00Z">
        <w:r w:rsidRPr="00C64FE6" w:rsidDel="00B307D1">
          <w:rPr>
            <w:lang w:val="nl-BE"/>
          </w:rPr>
          <w:delText xml:space="preserve">[11] Muilwijk EW, de Lange DW, Schouten JA, Wasmann RE, Ter Heine R, Burger DM, et al. </w:delText>
        </w:r>
        <w:r w:rsidRPr="00623840" w:rsidDel="00B307D1">
          <w:delText xml:space="preserve">Suboptimal Dosing of Fluconazole in Critically Ill Patients: Time To Rethink Dosing. Antimicrob Agents Chemother. 2020;64. </w:delText>
        </w:r>
        <w:r w:rsidR="00D35334" w:rsidDel="00B307D1">
          <w:fldChar w:fldCharType="begin"/>
        </w:r>
        <w:r w:rsidR="00D35334" w:rsidDel="00B307D1">
          <w:delInstrText>HYPERLINK "http://doi.org/10.1128/aac.00984-2</w:delInstrText>
        </w:r>
        <w:r w:rsidR="00D35334" w:rsidDel="00B307D1">
          <w:delInstrText>0"</w:delInstrText>
        </w:r>
        <w:r w:rsidR="00D35334" w:rsidDel="00B307D1">
          <w:fldChar w:fldCharType="separate"/>
        </w:r>
        <w:r w:rsidRPr="00623840" w:rsidDel="00B307D1">
          <w:rPr>
            <w:rStyle w:val="Hyperlink"/>
          </w:rPr>
          <w:delText>http://doi.org/10.1128/aac.00984-20</w:delText>
        </w:r>
        <w:r w:rsidR="00D35334" w:rsidDel="00B307D1">
          <w:rPr>
            <w:rStyle w:val="Hyperlink"/>
          </w:rPr>
          <w:fldChar w:fldCharType="end"/>
        </w:r>
        <w:r w:rsidRPr="00623840" w:rsidDel="00B307D1">
          <w:delText>.</w:delText>
        </w:r>
      </w:del>
    </w:p>
    <w:p w14:paraId="254A67D3" w14:textId="0B633605" w:rsidR="00623840" w:rsidRPr="00623840" w:rsidDel="00B307D1" w:rsidRDefault="00623840" w:rsidP="00623840">
      <w:pPr>
        <w:pStyle w:val="EndNoteBibliography"/>
        <w:spacing w:after="0"/>
        <w:rPr>
          <w:del w:id="2110" w:author="My Luong Vuong" w:date="2023-11-24T09:57:00Z"/>
        </w:rPr>
      </w:pPr>
      <w:del w:id="2111" w:author="My Luong Vuong" w:date="2023-11-24T09:57:00Z">
        <w:r w:rsidRPr="00623840" w:rsidDel="00B307D1">
          <w:delText xml:space="preserve">[12] Bellmann R, Smuszkiewicz P. Pharmacokinetics of antifungal drugs: practical implications for optimized treatment of patients. Infection. 2017;45:737-79. </w:delText>
        </w:r>
        <w:r w:rsidR="00D35334" w:rsidDel="00B307D1">
          <w:fldChar w:fldCharType="begin"/>
        </w:r>
        <w:r w:rsidR="00D35334" w:rsidDel="00B307D1">
          <w:delInstrText>HYPERLINK "http://doi</w:delInstrText>
        </w:r>
        <w:r w:rsidR="00D35334" w:rsidDel="00B307D1">
          <w:delInstrText>.org/10.1007/s15010-017-1042-z"</w:delInstrText>
        </w:r>
        <w:r w:rsidR="00D35334" w:rsidDel="00B307D1">
          <w:fldChar w:fldCharType="separate"/>
        </w:r>
        <w:r w:rsidRPr="00623840" w:rsidDel="00B307D1">
          <w:rPr>
            <w:rStyle w:val="Hyperlink"/>
          </w:rPr>
          <w:delText>http://doi.org/10.1007/s15010-017-1042-z</w:delText>
        </w:r>
        <w:r w:rsidR="00D35334" w:rsidDel="00B307D1">
          <w:rPr>
            <w:rStyle w:val="Hyperlink"/>
          </w:rPr>
          <w:fldChar w:fldCharType="end"/>
        </w:r>
        <w:r w:rsidRPr="00623840" w:rsidDel="00B307D1">
          <w:delText>.</w:delText>
        </w:r>
      </w:del>
    </w:p>
    <w:p w14:paraId="1E48DB97" w14:textId="6B7A059B" w:rsidR="00623840" w:rsidRPr="00C64FE6" w:rsidDel="00B307D1" w:rsidRDefault="00623840" w:rsidP="00623840">
      <w:pPr>
        <w:pStyle w:val="EndNoteBibliography"/>
        <w:spacing w:after="0"/>
        <w:rPr>
          <w:del w:id="2112" w:author="My Luong Vuong" w:date="2023-11-24T09:57:00Z"/>
          <w:lang w:val="es-ES"/>
        </w:rPr>
      </w:pPr>
      <w:del w:id="2113" w:author="My Luong Vuong" w:date="2023-11-24T09:57:00Z">
        <w:r w:rsidRPr="00623840" w:rsidDel="00B307D1">
          <w:delText xml:space="preserve">[13] European Committee on Antimicrobial Susceptibility Testing. Fluconazole: Rationale for the clinical breakpoints, version 3.0, 2020. </w:delText>
        </w:r>
        <w:r w:rsidRPr="00C64FE6" w:rsidDel="00B307D1">
          <w:rPr>
            <w:lang w:val="es-ES"/>
          </w:rPr>
          <w:delText>2020.</w:delText>
        </w:r>
      </w:del>
    </w:p>
    <w:p w14:paraId="27A30A59" w14:textId="72943416" w:rsidR="00623840" w:rsidRPr="00623840" w:rsidDel="00B307D1" w:rsidRDefault="00623840" w:rsidP="00623840">
      <w:pPr>
        <w:pStyle w:val="EndNoteBibliography"/>
        <w:spacing w:after="0"/>
        <w:rPr>
          <w:del w:id="2114" w:author="My Luong Vuong" w:date="2023-11-24T09:57:00Z"/>
        </w:rPr>
      </w:pPr>
      <w:del w:id="2115" w:author="My Luong Vuong" w:date="2023-11-24T09:57:00Z">
        <w:r w:rsidRPr="00C64FE6" w:rsidDel="00B307D1">
          <w:rPr>
            <w:lang w:val="es-ES"/>
          </w:rPr>
          <w:delText xml:space="preserve">[14] Rodríguez-Tudela JL, Almirante B, Rodríguez-Pardo D, Laguna F, Donnelly JP, Mouton JW, et al. </w:delText>
        </w:r>
        <w:r w:rsidRPr="00623840" w:rsidDel="00B307D1">
          <w:delText xml:space="preserve">Correlation of the MIC and dose/MIC ratio of fluconazole to the therapeutic response of patients with mucosal candidiasis and candidemia. Antimicrob Agents Chemother. 2007;51:3599-604. </w:delText>
        </w:r>
        <w:r w:rsidR="00D35334" w:rsidDel="00B307D1">
          <w:fldChar w:fldCharType="begin"/>
        </w:r>
        <w:r w:rsidR="00D35334" w:rsidDel="00B307D1">
          <w:delInstrText>HYPERLINK "http://doi.org/10.1128/aac.00296-07"</w:delInstrText>
        </w:r>
        <w:r w:rsidR="00D35334" w:rsidDel="00B307D1">
          <w:fldChar w:fldCharType="separate"/>
        </w:r>
        <w:r w:rsidRPr="00623840" w:rsidDel="00B307D1">
          <w:rPr>
            <w:rStyle w:val="Hyperlink"/>
          </w:rPr>
          <w:delText>http://doi.org/10.1128/aac.00296-07</w:delText>
        </w:r>
        <w:r w:rsidR="00D35334" w:rsidDel="00B307D1">
          <w:rPr>
            <w:rStyle w:val="Hyperlink"/>
          </w:rPr>
          <w:fldChar w:fldCharType="end"/>
        </w:r>
        <w:r w:rsidRPr="00623840" w:rsidDel="00B307D1">
          <w:delText>.</w:delText>
        </w:r>
      </w:del>
    </w:p>
    <w:p w14:paraId="16120B7F" w14:textId="55176DB3" w:rsidR="00623840" w:rsidRPr="00623840" w:rsidDel="00B307D1" w:rsidRDefault="00623840" w:rsidP="00623840">
      <w:pPr>
        <w:pStyle w:val="EndNoteBibliography"/>
        <w:spacing w:after="0"/>
        <w:rPr>
          <w:del w:id="2116" w:author="My Luong Vuong" w:date="2023-11-24T09:57:00Z"/>
        </w:rPr>
      </w:pPr>
      <w:del w:id="2117" w:author="My Luong Vuong" w:date="2023-11-24T09:57:00Z">
        <w:r w:rsidRPr="00623840" w:rsidDel="00B307D1">
          <w:delText xml:space="preserve">[15] Boonstra JM, Märtson AG, Sandaradura I, Kosterink JGW, van der Werf TS, Marriott DJE, et al. Optimization of Fluconazole Dosing for the Prevention and Treatment of Invasive Candidiasis Based on the Pharmacokinetics of Fluconazole in Critically Ill Patients. Antimicrob Agents Chemother. 2021;65. </w:delText>
        </w:r>
        <w:r w:rsidR="00D35334" w:rsidDel="00B307D1">
          <w:fldChar w:fldCharType="begin"/>
        </w:r>
        <w:r w:rsidR="00D35334" w:rsidDel="00B307D1">
          <w:delInstrText>HYPERLINK "http://doi.org/10.1128/aac.01554-20"</w:delInstrText>
        </w:r>
        <w:r w:rsidR="00D35334" w:rsidDel="00B307D1">
          <w:fldChar w:fldCharType="separate"/>
        </w:r>
        <w:r w:rsidRPr="00623840" w:rsidDel="00B307D1">
          <w:rPr>
            <w:rStyle w:val="Hyperlink"/>
          </w:rPr>
          <w:delText>http://doi.org/10.1128/aac.01554-20</w:delText>
        </w:r>
        <w:r w:rsidR="00D35334" w:rsidDel="00B307D1">
          <w:rPr>
            <w:rStyle w:val="Hyperlink"/>
          </w:rPr>
          <w:fldChar w:fldCharType="end"/>
        </w:r>
        <w:r w:rsidRPr="00623840" w:rsidDel="00B307D1">
          <w:delText>.</w:delText>
        </w:r>
      </w:del>
    </w:p>
    <w:p w14:paraId="4E0F7A00" w14:textId="5BA61B36" w:rsidR="00623840" w:rsidRPr="00623840" w:rsidDel="00B307D1" w:rsidRDefault="00623840" w:rsidP="00623840">
      <w:pPr>
        <w:pStyle w:val="EndNoteBibliography"/>
        <w:spacing w:after="0"/>
        <w:rPr>
          <w:del w:id="2118" w:author="My Luong Vuong" w:date="2023-11-24T09:57:00Z"/>
        </w:rPr>
      </w:pPr>
      <w:del w:id="2119" w:author="My Luong Vuong" w:date="2023-11-24T09:57:00Z">
        <w:r w:rsidRPr="00623840" w:rsidDel="00B307D1">
          <w:delText xml:space="preserve">[16] Resztak M, Sobiak J, Czyrski A. Recent Advances in Therapeutic Drug Monitoring of Voriconazole, Mycophenolic Acid, and Vancomycin: A Literature Review of Pediatric Studies. Pharmaceutics. 2021;13. </w:delText>
        </w:r>
        <w:r w:rsidR="00D35334" w:rsidDel="00B307D1">
          <w:fldChar w:fldCharType="begin"/>
        </w:r>
        <w:r w:rsidR="00D35334" w:rsidDel="00B307D1">
          <w:delInstrText>HYPERLINK "http://doi.org/10.3390/pharmaceutics13121991"</w:delInstrText>
        </w:r>
        <w:r w:rsidR="00D35334" w:rsidDel="00B307D1">
          <w:fldChar w:fldCharType="separate"/>
        </w:r>
        <w:r w:rsidRPr="00623840" w:rsidDel="00B307D1">
          <w:rPr>
            <w:rStyle w:val="Hyperlink"/>
          </w:rPr>
          <w:delText>http://doi.org/10.3390/pharmaceutics13121991</w:delText>
        </w:r>
        <w:r w:rsidR="00D35334" w:rsidDel="00B307D1">
          <w:rPr>
            <w:rStyle w:val="Hyperlink"/>
          </w:rPr>
          <w:fldChar w:fldCharType="end"/>
        </w:r>
        <w:r w:rsidRPr="00623840" w:rsidDel="00B307D1">
          <w:delText>.</w:delText>
        </w:r>
      </w:del>
    </w:p>
    <w:p w14:paraId="4891D8EE" w14:textId="4D4425AC" w:rsidR="00623840" w:rsidRPr="00623840" w:rsidDel="00B307D1" w:rsidRDefault="00623840" w:rsidP="00623840">
      <w:pPr>
        <w:pStyle w:val="EndNoteBibliography"/>
        <w:spacing w:after="0"/>
        <w:rPr>
          <w:del w:id="2120" w:author="My Luong Vuong" w:date="2023-11-24T09:57:00Z"/>
        </w:rPr>
      </w:pPr>
      <w:del w:id="2121" w:author="My Luong Vuong" w:date="2023-11-24T09:57:00Z">
        <w:r w:rsidRPr="00623840" w:rsidDel="00B307D1">
          <w:lastRenderedPageBreak/>
          <w:delText>[17] Matsumoto K, Ueno K, Yoshimura H, Morii M, Takada M, Sawai T, et al. Fluconazole-Induced Convulsions at Serum Trough Concentrations of Approximately 80 μg/mL. Therapeutic Drug Monitoring. 2000;22:635-6.</w:delText>
        </w:r>
      </w:del>
    </w:p>
    <w:p w14:paraId="00D3E38B" w14:textId="655EA4B0" w:rsidR="00623840" w:rsidRPr="00623840" w:rsidDel="00B307D1" w:rsidRDefault="00623840" w:rsidP="00623840">
      <w:pPr>
        <w:pStyle w:val="EndNoteBibliography"/>
        <w:spacing w:after="0"/>
        <w:rPr>
          <w:del w:id="2122" w:author="My Luong Vuong" w:date="2023-11-24T09:57:00Z"/>
        </w:rPr>
      </w:pPr>
      <w:del w:id="2123" w:author="My Luong Vuong" w:date="2023-11-24T09:57:00Z">
        <w:r w:rsidRPr="00623840" w:rsidDel="00B307D1">
          <w:delText>[18] Lewis. R, Bruggemann. R, Padoin. C, Maertens. J, Marchetti. O, Groll. A, et al. Triazole Antifungal Therapeutic Drug Monitoring. In Proceedings of the ECIL 6 Meeting, Sophia Antipolis, France, 11–12 September 2015.  ECIL 6 meeting. Sophia Antipolis, France.</w:delText>
        </w:r>
      </w:del>
    </w:p>
    <w:p w14:paraId="64CC8796" w14:textId="2D0A168F" w:rsidR="00623840" w:rsidRPr="00623840" w:rsidDel="00B307D1" w:rsidRDefault="00623840" w:rsidP="00623840">
      <w:pPr>
        <w:pStyle w:val="EndNoteBibliography"/>
        <w:spacing w:after="0"/>
        <w:rPr>
          <w:del w:id="2124" w:author="My Luong Vuong" w:date="2023-11-24T09:57:00Z"/>
        </w:rPr>
      </w:pPr>
      <w:del w:id="2125" w:author="My Luong Vuong" w:date="2023-11-24T09:57:00Z">
        <w:r w:rsidRPr="00623840" w:rsidDel="00B307D1">
          <w:delText xml:space="preserve">[19] Sandaradura I, Marriott DJE, Day RO, Norris RLG, Pang E, Stocker SL, et al. Current fluconazole treatment regimens result in under-dosing of critically ill adults during early therapy. Eur J Clin Microbiol Infect Dis. 2021;40:1521-8. </w:delText>
        </w:r>
        <w:r w:rsidR="00D35334" w:rsidDel="00B307D1">
          <w:fldChar w:fldCharType="begin"/>
        </w:r>
        <w:r w:rsidR="00D35334" w:rsidDel="00B307D1">
          <w:delInstrText>HYPERLINK "http://doi.org/10.1007/s10096-021-04201-w"</w:delInstrText>
        </w:r>
        <w:r w:rsidR="00D35334" w:rsidDel="00B307D1">
          <w:fldChar w:fldCharType="separate"/>
        </w:r>
        <w:r w:rsidRPr="00623840" w:rsidDel="00B307D1">
          <w:rPr>
            <w:rStyle w:val="Hyperlink"/>
          </w:rPr>
          <w:delText>http://doi.org/10.1007/s10096-021-04201-w</w:delText>
        </w:r>
        <w:r w:rsidR="00D35334" w:rsidDel="00B307D1">
          <w:rPr>
            <w:rStyle w:val="Hyperlink"/>
          </w:rPr>
          <w:fldChar w:fldCharType="end"/>
        </w:r>
        <w:r w:rsidRPr="00623840" w:rsidDel="00B307D1">
          <w:delText>.</w:delText>
        </w:r>
      </w:del>
    </w:p>
    <w:p w14:paraId="4447E408" w14:textId="26D36F27" w:rsidR="00623840" w:rsidRPr="00623840" w:rsidDel="00B307D1" w:rsidRDefault="00623840" w:rsidP="00623840">
      <w:pPr>
        <w:pStyle w:val="EndNoteBibliography"/>
        <w:spacing w:after="0"/>
        <w:rPr>
          <w:del w:id="2126" w:author="My Luong Vuong" w:date="2023-11-24T09:57:00Z"/>
        </w:rPr>
      </w:pPr>
      <w:del w:id="2127" w:author="My Luong Vuong" w:date="2023-11-24T09:57:00Z">
        <w:r w:rsidRPr="00623840" w:rsidDel="00B307D1">
          <w:delText xml:space="preserve">[20] Van Daele R, Wauters J, Lagrou K, Denooz R, Hayette MP, Gijsen M, et al. Pharmacokinetic Variability and Target Attainment of Fluconazole in Critically Ill Patients. Microorganisms. 2021;9. </w:delText>
        </w:r>
        <w:r w:rsidR="00D35334" w:rsidDel="00B307D1">
          <w:fldChar w:fldCharType="begin"/>
        </w:r>
        <w:r w:rsidR="00D35334" w:rsidDel="00B307D1">
          <w:delInstrText>HYPERLINK "http://doi.org/10.3390/microorganisms9102068"</w:delInstrText>
        </w:r>
        <w:r w:rsidR="00D35334" w:rsidDel="00B307D1">
          <w:fldChar w:fldCharType="separate"/>
        </w:r>
        <w:r w:rsidRPr="00623840" w:rsidDel="00B307D1">
          <w:rPr>
            <w:rStyle w:val="Hyperlink"/>
          </w:rPr>
          <w:delText>http://doi.org/10.3390/microorganisms9102068</w:delText>
        </w:r>
        <w:r w:rsidR="00D35334" w:rsidDel="00B307D1">
          <w:rPr>
            <w:rStyle w:val="Hyperlink"/>
          </w:rPr>
          <w:fldChar w:fldCharType="end"/>
        </w:r>
        <w:r w:rsidRPr="00623840" w:rsidDel="00B307D1">
          <w:delText>.</w:delText>
        </w:r>
      </w:del>
    </w:p>
    <w:p w14:paraId="5F093ED3" w14:textId="2B6579C7" w:rsidR="00623840" w:rsidRPr="00623840" w:rsidDel="00B307D1" w:rsidRDefault="00623840" w:rsidP="00623840">
      <w:pPr>
        <w:pStyle w:val="EndNoteBibliography"/>
        <w:spacing w:after="0"/>
        <w:rPr>
          <w:del w:id="2128" w:author="My Luong Vuong" w:date="2023-11-24T09:57:00Z"/>
        </w:rPr>
      </w:pPr>
      <w:del w:id="2129" w:author="My Luong Vuong" w:date="2023-11-24T09:57:00Z">
        <w:r w:rsidRPr="00623840" w:rsidDel="00B307D1">
          <w:delText xml:space="preserve">[21] Alobaid AS, Wallis SC, Jarrett P, Starr T, Stuart J, Lassig-Smith M, et al. Effect of Obesity on the Population Pharmacokinetics of Fluconazole in Critically Ill Patients. Antimicrob Agents Chemother. 2016;60:6550-7. </w:delText>
        </w:r>
        <w:r w:rsidR="00D35334" w:rsidDel="00B307D1">
          <w:fldChar w:fldCharType="begin"/>
        </w:r>
        <w:r w:rsidR="00D35334" w:rsidDel="00B307D1">
          <w:delInstrText>HYPERLINK "http://doi.org/10.1128/aac.01088-16"</w:delInstrText>
        </w:r>
        <w:r w:rsidR="00D35334" w:rsidDel="00B307D1">
          <w:fldChar w:fldCharType="separate"/>
        </w:r>
        <w:r w:rsidRPr="00623840" w:rsidDel="00B307D1">
          <w:rPr>
            <w:rStyle w:val="Hyperlink"/>
          </w:rPr>
          <w:delText>http://doi.org/10.1128/aac.01088-16</w:delText>
        </w:r>
        <w:r w:rsidR="00D35334" w:rsidDel="00B307D1">
          <w:rPr>
            <w:rStyle w:val="Hyperlink"/>
          </w:rPr>
          <w:fldChar w:fldCharType="end"/>
        </w:r>
        <w:r w:rsidRPr="00623840" w:rsidDel="00B307D1">
          <w:delText>.</w:delText>
        </w:r>
      </w:del>
    </w:p>
    <w:p w14:paraId="4C0FC08B" w14:textId="1DB3820D" w:rsidR="00623840" w:rsidRPr="00623840" w:rsidDel="00B307D1" w:rsidRDefault="00623840" w:rsidP="00623840">
      <w:pPr>
        <w:pStyle w:val="EndNoteBibliography"/>
        <w:spacing w:after="0"/>
        <w:rPr>
          <w:del w:id="2130" w:author="My Luong Vuong" w:date="2023-11-24T09:57:00Z"/>
        </w:rPr>
      </w:pPr>
      <w:del w:id="2131" w:author="My Luong Vuong" w:date="2023-11-24T09:57:00Z">
        <w:r w:rsidRPr="00623840" w:rsidDel="00B307D1">
          <w:delText xml:space="preserve">[22] Jonsson EN, Karlsson MO. Automated covariate model building within NONMEM. Pharm Res. 1998;15:1463-8. </w:delText>
        </w:r>
        <w:r w:rsidR="00D35334" w:rsidDel="00B307D1">
          <w:fldChar w:fldCharType="begin"/>
        </w:r>
        <w:r w:rsidR="00D35334" w:rsidDel="00B307D1">
          <w:delInstrText>HYPERLINK "http://doi.org/10.1023/a:1011970125687"</w:delInstrText>
        </w:r>
        <w:r w:rsidR="00D35334" w:rsidDel="00B307D1">
          <w:fldChar w:fldCharType="separate"/>
        </w:r>
        <w:r w:rsidRPr="00623840" w:rsidDel="00B307D1">
          <w:rPr>
            <w:rStyle w:val="Hyperlink"/>
          </w:rPr>
          <w:delText>http://doi.org/10.1023/a:1011970125687</w:delText>
        </w:r>
        <w:r w:rsidR="00D35334" w:rsidDel="00B307D1">
          <w:rPr>
            <w:rStyle w:val="Hyperlink"/>
          </w:rPr>
          <w:fldChar w:fldCharType="end"/>
        </w:r>
        <w:r w:rsidRPr="00623840" w:rsidDel="00B307D1">
          <w:delText>.</w:delText>
        </w:r>
      </w:del>
    </w:p>
    <w:p w14:paraId="221DBC23" w14:textId="4FAAB94B" w:rsidR="00623840" w:rsidRPr="00623840" w:rsidDel="00B307D1" w:rsidRDefault="00623840" w:rsidP="00623840">
      <w:pPr>
        <w:pStyle w:val="EndNoteBibliography"/>
        <w:spacing w:after="0"/>
        <w:rPr>
          <w:del w:id="2132" w:author="My Luong Vuong" w:date="2023-11-24T09:57:00Z"/>
        </w:rPr>
      </w:pPr>
      <w:del w:id="2133" w:author="My Luong Vuong" w:date="2023-11-24T09:57:00Z">
        <w:r w:rsidRPr="00623840" w:rsidDel="00B307D1">
          <w:delText xml:space="preserve">[23] Boer P. Estimated lean body mass as an index for normalization of body fluid volumes in humans. Am J Physiol. 1984;247:F632-6. </w:delText>
        </w:r>
        <w:r w:rsidR="00D35334" w:rsidDel="00B307D1">
          <w:fldChar w:fldCharType="begin"/>
        </w:r>
        <w:r w:rsidR="00D35334" w:rsidDel="00B307D1">
          <w:delInstrText>HYPERLINK "http://doi.org/10.1152/ajprenal.1984.247.4.F632"</w:delInstrText>
        </w:r>
        <w:r w:rsidR="00D35334" w:rsidDel="00B307D1">
          <w:fldChar w:fldCharType="separate"/>
        </w:r>
        <w:r w:rsidRPr="00623840" w:rsidDel="00B307D1">
          <w:rPr>
            <w:rStyle w:val="Hyperlink"/>
          </w:rPr>
          <w:delText>http://doi.org/10.1152/ajprenal.1984.247.4.F632</w:delText>
        </w:r>
        <w:r w:rsidR="00D35334" w:rsidDel="00B307D1">
          <w:rPr>
            <w:rStyle w:val="Hyperlink"/>
          </w:rPr>
          <w:fldChar w:fldCharType="end"/>
        </w:r>
        <w:r w:rsidRPr="00623840" w:rsidDel="00B307D1">
          <w:delText>.</w:delText>
        </w:r>
      </w:del>
    </w:p>
    <w:p w14:paraId="52F6DD5D" w14:textId="3A97A152" w:rsidR="00623840" w:rsidRPr="00623840" w:rsidDel="00B307D1" w:rsidRDefault="00623840" w:rsidP="00623840">
      <w:pPr>
        <w:pStyle w:val="EndNoteBibliography"/>
        <w:spacing w:after="0"/>
        <w:rPr>
          <w:del w:id="2134" w:author="My Luong Vuong" w:date="2023-11-24T09:57:00Z"/>
        </w:rPr>
      </w:pPr>
      <w:del w:id="2135" w:author="My Luong Vuong" w:date="2023-11-24T09:57:00Z">
        <w:r w:rsidRPr="00623840" w:rsidDel="00B307D1">
          <w:delText xml:space="preserve">[24] Sharma A, Sahasrabudhe V, Musib L, Zhang S, Younis I, Kanodia J. Time to Rethink the Current Paradigm for Assessing Kidney Function in Drug Development and Beyond. Clin Pharmacol Ther. 2022;112:946-58. </w:delText>
        </w:r>
        <w:r w:rsidR="00D35334" w:rsidDel="00B307D1">
          <w:fldChar w:fldCharType="begin"/>
        </w:r>
        <w:r w:rsidR="00D35334" w:rsidDel="00B307D1">
          <w:delInstrText>HYPERLINK "http://doi.org/10.1002/cpt.2489"</w:delInstrText>
        </w:r>
        <w:r w:rsidR="00D35334" w:rsidDel="00B307D1">
          <w:fldChar w:fldCharType="separate"/>
        </w:r>
        <w:r w:rsidRPr="00623840" w:rsidDel="00B307D1">
          <w:rPr>
            <w:rStyle w:val="Hyperlink"/>
          </w:rPr>
          <w:delText>http://doi.org/10.1002/cpt.2489</w:delText>
        </w:r>
        <w:r w:rsidR="00D35334" w:rsidDel="00B307D1">
          <w:rPr>
            <w:rStyle w:val="Hyperlink"/>
          </w:rPr>
          <w:fldChar w:fldCharType="end"/>
        </w:r>
        <w:r w:rsidRPr="00623840" w:rsidDel="00B307D1">
          <w:delText>.</w:delText>
        </w:r>
      </w:del>
    </w:p>
    <w:p w14:paraId="05BF9A75" w14:textId="5D26C3B7" w:rsidR="00623840" w:rsidRPr="00623840" w:rsidDel="00B307D1" w:rsidRDefault="00623840" w:rsidP="00623840">
      <w:pPr>
        <w:pStyle w:val="EndNoteBibliography"/>
        <w:spacing w:after="0"/>
        <w:rPr>
          <w:del w:id="2136" w:author="My Luong Vuong" w:date="2023-11-24T09:57:00Z"/>
        </w:rPr>
      </w:pPr>
      <w:del w:id="2137" w:author="My Luong Vuong" w:date="2023-11-24T09:57:00Z">
        <w:r w:rsidRPr="00623840" w:rsidDel="00B307D1">
          <w:delText xml:space="preserve">[25] Mould DR, Upton RN. Basic concepts in population modeling, simulation, and model-based drug development-part 2: introduction to pharmacokinetic modeling methods. CPT Pharmacometrics Syst Pharmacol. 2013;2:e38. </w:delText>
        </w:r>
        <w:r w:rsidR="00D35334" w:rsidDel="00B307D1">
          <w:fldChar w:fldCharType="begin"/>
        </w:r>
        <w:r w:rsidR="00D35334" w:rsidDel="00B307D1">
          <w:delInstrText>HYPERLINK "http://doi.org/10.1038/psp.2013.14"</w:delInstrText>
        </w:r>
        <w:r w:rsidR="00D35334" w:rsidDel="00B307D1">
          <w:fldChar w:fldCharType="separate"/>
        </w:r>
        <w:r w:rsidRPr="00623840" w:rsidDel="00B307D1">
          <w:rPr>
            <w:rStyle w:val="Hyperlink"/>
          </w:rPr>
          <w:delText>http://doi.org/10.1038/psp.2013.14</w:delText>
        </w:r>
        <w:r w:rsidR="00D35334" w:rsidDel="00B307D1">
          <w:rPr>
            <w:rStyle w:val="Hyperlink"/>
          </w:rPr>
          <w:fldChar w:fldCharType="end"/>
        </w:r>
        <w:r w:rsidRPr="00623840" w:rsidDel="00B307D1">
          <w:delText>.</w:delText>
        </w:r>
      </w:del>
    </w:p>
    <w:p w14:paraId="416D5EAB" w14:textId="4C68F88C" w:rsidR="00623840" w:rsidRPr="00623840" w:rsidDel="00B307D1" w:rsidRDefault="00623840" w:rsidP="00623840">
      <w:pPr>
        <w:pStyle w:val="EndNoteBibliography"/>
        <w:spacing w:after="0"/>
        <w:rPr>
          <w:del w:id="2138" w:author="My Luong Vuong" w:date="2023-11-24T09:57:00Z"/>
        </w:rPr>
      </w:pPr>
      <w:del w:id="2139" w:author="My Luong Vuong" w:date="2023-11-24T09:57:00Z">
        <w:r w:rsidRPr="00623840" w:rsidDel="00B307D1">
          <w:delText xml:space="preserve">[26] Huque MH, Carlin JB, Simpson JA, Lee KJ. A comparison of multiple imputation methods for missing data in longitudinal studies. BMC Medical Research Methodology. 2018;18:168. </w:delText>
        </w:r>
        <w:r w:rsidR="00D35334" w:rsidDel="00B307D1">
          <w:fldChar w:fldCharType="begin"/>
        </w:r>
        <w:r w:rsidR="00D35334" w:rsidDel="00B307D1">
          <w:delInstrText>HYPERLINK "http://doi.org/10.1186/s1</w:delInstrText>
        </w:r>
        <w:r w:rsidR="00D35334" w:rsidDel="00B307D1">
          <w:delInstrText>2874-018-0615-6"</w:delInstrText>
        </w:r>
        <w:r w:rsidR="00D35334" w:rsidDel="00B307D1">
          <w:fldChar w:fldCharType="separate"/>
        </w:r>
        <w:r w:rsidRPr="00623840" w:rsidDel="00B307D1">
          <w:rPr>
            <w:rStyle w:val="Hyperlink"/>
          </w:rPr>
          <w:delText>http://doi.org/10.1186/s12874-018-0615-6</w:delText>
        </w:r>
        <w:r w:rsidR="00D35334" w:rsidDel="00B307D1">
          <w:rPr>
            <w:rStyle w:val="Hyperlink"/>
          </w:rPr>
          <w:fldChar w:fldCharType="end"/>
        </w:r>
        <w:r w:rsidRPr="00623840" w:rsidDel="00B307D1">
          <w:delText>.</w:delText>
        </w:r>
      </w:del>
    </w:p>
    <w:p w14:paraId="6D5812AF" w14:textId="02E4EFC3" w:rsidR="00623840" w:rsidRPr="00623840" w:rsidDel="00B307D1" w:rsidRDefault="00623840" w:rsidP="00623840">
      <w:pPr>
        <w:pStyle w:val="EndNoteBibliography"/>
        <w:spacing w:after="0"/>
        <w:rPr>
          <w:del w:id="2140" w:author="My Luong Vuong" w:date="2023-11-24T09:57:00Z"/>
        </w:rPr>
      </w:pPr>
      <w:del w:id="2141" w:author="My Luong Vuong" w:date="2023-11-24T09:57:00Z">
        <w:r w:rsidRPr="00623840" w:rsidDel="00B307D1">
          <w:delText>[27] Buuren Sv. Flexible Imputation of Missing Data, Second Edition: Taylor &amp; Francis Group; 2018.</w:delText>
        </w:r>
      </w:del>
    </w:p>
    <w:p w14:paraId="35B3ABB1" w14:textId="4BA1AAA7" w:rsidR="00623840" w:rsidRPr="00623840" w:rsidDel="00B307D1" w:rsidRDefault="00623840" w:rsidP="00623840">
      <w:pPr>
        <w:pStyle w:val="EndNoteBibliography"/>
        <w:spacing w:after="0"/>
        <w:rPr>
          <w:del w:id="2142" w:author="My Luong Vuong" w:date="2023-11-24T09:57:00Z"/>
        </w:rPr>
      </w:pPr>
      <w:del w:id="2143" w:author="My Luong Vuong" w:date="2023-11-24T09:57:00Z">
        <w:r w:rsidRPr="00623840" w:rsidDel="00B307D1">
          <w:delText xml:space="preserve">[28] Austin PC, White IR, Lee DS, van Buuren S. Missing Data in Clinical Research: A Tutorial on Multiple Imputation. Can J Cardiol. 2021;37:1322-31. </w:delText>
        </w:r>
        <w:r w:rsidR="00D35334" w:rsidDel="00B307D1">
          <w:fldChar w:fldCharType="begin"/>
        </w:r>
        <w:r w:rsidR="00D35334" w:rsidDel="00B307D1">
          <w:delInstrText>HYPERLINK "http://doi.org/10.1016/j.cjca.2020.11.010"</w:delInstrText>
        </w:r>
        <w:r w:rsidR="00D35334" w:rsidDel="00B307D1">
          <w:fldChar w:fldCharType="separate"/>
        </w:r>
        <w:r w:rsidRPr="00623840" w:rsidDel="00B307D1">
          <w:rPr>
            <w:rStyle w:val="Hyperlink"/>
          </w:rPr>
          <w:delText>http://doi.org/10.1016/j.cjca.2020.11.010</w:delText>
        </w:r>
        <w:r w:rsidR="00D35334" w:rsidDel="00B307D1">
          <w:rPr>
            <w:rStyle w:val="Hyperlink"/>
          </w:rPr>
          <w:fldChar w:fldCharType="end"/>
        </w:r>
        <w:r w:rsidRPr="00623840" w:rsidDel="00B307D1">
          <w:delText>.</w:delText>
        </w:r>
      </w:del>
    </w:p>
    <w:p w14:paraId="310DC67F" w14:textId="1D1AD0FE" w:rsidR="00623840" w:rsidRPr="00623840" w:rsidDel="00B307D1" w:rsidRDefault="00623840" w:rsidP="00623840">
      <w:pPr>
        <w:pStyle w:val="EndNoteBibliography"/>
        <w:spacing w:after="0"/>
        <w:rPr>
          <w:del w:id="2144" w:author="My Luong Vuong" w:date="2023-11-24T09:57:00Z"/>
        </w:rPr>
      </w:pPr>
      <w:del w:id="2145" w:author="My Luong Vuong" w:date="2023-11-24T09:57:00Z">
        <w:r w:rsidRPr="00623840" w:rsidDel="00B307D1">
          <w:delText>[29] Rubin DB. Multiple Imputation for Nonresponse in Surveys. New York, NY: New York, NY: John Wiley &amp; Sons, Inc.; 1987.</w:delText>
        </w:r>
      </w:del>
    </w:p>
    <w:p w14:paraId="072E8192" w14:textId="0160E17B" w:rsidR="00623840" w:rsidRPr="00623840" w:rsidDel="00B307D1" w:rsidRDefault="00623840" w:rsidP="00623840">
      <w:pPr>
        <w:pStyle w:val="EndNoteBibliography"/>
        <w:spacing w:after="0"/>
        <w:rPr>
          <w:del w:id="2146" w:author="My Luong Vuong" w:date="2023-11-24T09:57:00Z"/>
        </w:rPr>
      </w:pPr>
      <w:del w:id="2147" w:author="My Luong Vuong" w:date="2023-11-24T09:57:00Z">
        <w:r w:rsidRPr="00623840" w:rsidDel="00B307D1">
          <w:delText xml:space="preserve">[30] Harel O. The estimation of R 2 and adjusted R 2 in incomplete data sets using multiple imputation. Journal of Applied Statistics. 2009;36:1109-18. </w:delText>
        </w:r>
        <w:r w:rsidR="00D35334" w:rsidDel="00B307D1">
          <w:fldChar w:fldCharType="begin"/>
        </w:r>
        <w:r w:rsidR="00D35334" w:rsidDel="00B307D1">
          <w:delInstrText>HYPERLINK "ht</w:delInstrText>
        </w:r>
        <w:r w:rsidR="00D35334" w:rsidDel="00B307D1">
          <w:delInstrText>tp://doi.org/10.1080/02664760802553000"</w:delInstrText>
        </w:r>
        <w:r w:rsidR="00D35334" w:rsidDel="00B307D1">
          <w:fldChar w:fldCharType="separate"/>
        </w:r>
        <w:r w:rsidRPr="00623840" w:rsidDel="00B307D1">
          <w:rPr>
            <w:rStyle w:val="Hyperlink"/>
          </w:rPr>
          <w:delText>http://doi.org/10.1080/02664760802553000</w:delText>
        </w:r>
        <w:r w:rsidR="00D35334" w:rsidDel="00B307D1">
          <w:rPr>
            <w:rStyle w:val="Hyperlink"/>
          </w:rPr>
          <w:fldChar w:fldCharType="end"/>
        </w:r>
        <w:r w:rsidRPr="00623840" w:rsidDel="00B307D1">
          <w:delText>.</w:delText>
        </w:r>
      </w:del>
    </w:p>
    <w:p w14:paraId="7585A05E" w14:textId="6CF19123" w:rsidR="00623840" w:rsidRPr="00623840" w:rsidDel="00B307D1" w:rsidRDefault="00623840" w:rsidP="00623840">
      <w:pPr>
        <w:pStyle w:val="EndNoteBibliography"/>
        <w:spacing w:after="0"/>
        <w:rPr>
          <w:del w:id="2148" w:author="My Luong Vuong" w:date="2023-11-24T09:57:00Z"/>
        </w:rPr>
      </w:pPr>
      <w:del w:id="2149" w:author="My Luong Vuong" w:date="2023-11-24T09:57:00Z">
        <w:r w:rsidRPr="00623840" w:rsidDel="00B307D1">
          <w:delText>[31] Hosmer DW, Lemeshow S, May S. Applied Survival Analysis: Regression Modeling of Time-to-Event Data, Second Edition: John Wiley &amp; Sons, Inc.; 2008.</w:delText>
        </w:r>
      </w:del>
    </w:p>
    <w:p w14:paraId="45B5F2A6" w14:textId="5E41E7B5" w:rsidR="00623840" w:rsidRPr="00623840" w:rsidDel="00B307D1" w:rsidRDefault="00623840" w:rsidP="00623840">
      <w:pPr>
        <w:pStyle w:val="EndNoteBibliography"/>
        <w:spacing w:after="0"/>
        <w:rPr>
          <w:del w:id="2150" w:author="My Luong Vuong" w:date="2023-11-24T09:57:00Z"/>
        </w:rPr>
      </w:pPr>
      <w:del w:id="2151" w:author="My Luong Vuong" w:date="2023-11-24T09:57:00Z">
        <w:r w:rsidRPr="00623840" w:rsidDel="00B307D1">
          <w:delText xml:space="preserve">[32] Karlsson MO, Savic RM. Diagnosing model diagnostics. Clin Pharmacol Ther. 2007;82:17-20. </w:delText>
        </w:r>
        <w:r w:rsidR="00D35334" w:rsidDel="00B307D1">
          <w:fldChar w:fldCharType="begin"/>
        </w:r>
        <w:r w:rsidR="00D35334" w:rsidDel="00B307D1">
          <w:delInstrText>HYPERLINK "http://doi.org/10.1038/sj.clpt.6100241"</w:delInstrText>
        </w:r>
        <w:r w:rsidR="00D35334" w:rsidDel="00B307D1">
          <w:fldChar w:fldCharType="separate"/>
        </w:r>
        <w:r w:rsidRPr="00623840" w:rsidDel="00B307D1">
          <w:rPr>
            <w:rStyle w:val="Hyperlink"/>
          </w:rPr>
          <w:delText>http://doi.org/10.1038/sj.clpt.6100241</w:delText>
        </w:r>
        <w:r w:rsidR="00D35334" w:rsidDel="00B307D1">
          <w:rPr>
            <w:rStyle w:val="Hyperlink"/>
          </w:rPr>
          <w:fldChar w:fldCharType="end"/>
        </w:r>
        <w:r w:rsidRPr="00623840" w:rsidDel="00B307D1">
          <w:delText>.</w:delText>
        </w:r>
      </w:del>
    </w:p>
    <w:p w14:paraId="30C7FB84" w14:textId="51CBEA1F" w:rsidR="00623840" w:rsidRPr="00623840" w:rsidDel="00B307D1" w:rsidRDefault="00623840" w:rsidP="00623840">
      <w:pPr>
        <w:pStyle w:val="EndNoteBibliography"/>
        <w:spacing w:after="0"/>
        <w:rPr>
          <w:del w:id="2152" w:author="My Luong Vuong" w:date="2023-11-24T09:57:00Z"/>
        </w:rPr>
      </w:pPr>
      <w:del w:id="2153" w:author="My Luong Vuong" w:date="2023-11-24T09:57:00Z">
        <w:r w:rsidRPr="00623840" w:rsidDel="00B307D1">
          <w:delText>[33] PDR. fluconazole - Drug Summary.</w:delText>
        </w:r>
      </w:del>
    </w:p>
    <w:p w14:paraId="398923D5" w14:textId="18324BBC" w:rsidR="00623840" w:rsidRPr="00623840" w:rsidDel="00B307D1" w:rsidRDefault="00623840" w:rsidP="00623840">
      <w:pPr>
        <w:pStyle w:val="EndNoteBibliography"/>
        <w:spacing w:after="0"/>
        <w:rPr>
          <w:del w:id="2154" w:author="My Luong Vuong" w:date="2023-11-24T09:57:00Z"/>
        </w:rPr>
      </w:pPr>
      <w:del w:id="2155" w:author="My Luong Vuong" w:date="2023-11-24T09:57:00Z">
        <w:r w:rsidRPr="00623840" w:rsidDel="00B307D1">
          <w:delText xml:space="preserve">[34] Sandaradura I, Wojciechowski J, Marriott DJE, Day RO, Stocker S, Reuter SE. Model-Optimized Fluconazole Dose Selection for Critically Ill Patients Improves Early Pharmacodynamic Target Attainment without the Need for Therapeutic Drug Monitoring. Antimicrob Agents Chemother. 2021;65. </w:delText>
        </w:r>
        <w:r w:rsidR="00D35334" w:rsidDel="00B307D1">
          <w:fldChar w:fldCharType="begin"/>
        </w:r>
        <w:r w:rsidR="00D35334" w:rsidDel="00B307D1">
          <w:delInstrText>HYPERLINK "http://doi.org/10.1128/aac.02019-20"</w:delInstrText>
        </w:r>
        <w:r w:rsidR="00D35334" w:rsidDel="00B307D1">
          <w:fldChar w:fldCharType="separate"/>
        </w:r>
        <w:r w:rsidRPr="00623840" w:rsidDel="00B307D1">
          <w:rPr>
            <w:rStyle w:val="Hyperlink"/>
          </w:rPr>
          <w:delText>http://doi.org/10.1128/aac.02019-20</w:delText>
        </w:r>
        <w:r w:rsidR="00D35334" w:rsidDel="00B307D1">
          <w:rPr>
            <w:rStyle w:val="Hyperlink"/>
          </w:rPr>
          <w:fldChar w:fldCharType="end"/>
        </w:r>
        <w:r w:rsidRPr="00623840" w:rsidDel="00B307D1">
          <w:delText>.</w:delText>
        </w:r>
      </w:del>
    </w:p>
    <w:p w14:paraId="10CBC17C" w14:textId="03238E7D" w:rsidR="00623840" w:rsidRPr="00623840" w:rsidDel="00B307D1" w:rsidRDefault="00623840" w:rsidP="00623840">
      <w:pPr>
        <w:pStyle w:val="EndNoteBibliography"/>
        <w:spacing w:after="0"/>
        <w:rPr>
          <w:del w:id="2156" w:author="My Luong Vuong" w:date="2023-11-24T09:57:00Z"/>
        </w:rPr>
      </w:pPr>
      <w:del w:id="2157" w:author="My Luong Vuong" w:date="2023-11-24T09:57:00Z">
        <w:r w:rsidRPr="00623840" w:rsidDel="00B307D1">
          <w:delText xml:space="preserve">[35] Van Daele R, Debaveye Y, Lagrou K, Spriet I. Fluconazole Underexposure in Critically Ill Patients: a Matter of Using the Right Targets? Antimicrob Agents Chemother. 2021;65. </w:delText>
        </w:r>
        <w:r w:rsidR="00D35334" w:rsidDel="00B307D1">
          <w:fldChar w:fldCharType="begin"/>
        </w:r>
        <w:r w:rsidR="00D35334" w:rsidDel="00B307D1">
          <w:delInstrText>HYPERLINK "http://doi.org/10.1128/aac.00430-21"</w:delInstrText>
        </w:r>
        <w:r w:rsidR="00D35334" w:rsidDel="00B307D1">
          <w:fldChar w:fldCharType="separate"/>
        </w:r>
        <w:r w:rsidRPr="00623840" w:rsidDel="00B307D1">
          <w:rPr>
            <w:rStyle w:val="Hyperlink"/>
          </w:rPr>
          <w:delText>http://doi.org/10.1128/aac.00430-21</w:delText>
        </w:r>
        <w:r w:rsidR="00D35334" w:rsidDel="00B307D1">
          <w:rPr>
            <w:rStyle w:val="Hyperlink"/>
          </w:rPr>
          <w:fldChar w:fldCharType="end"/>
        </w:r>
        <w:r w:rsidRPr="00623840" w:rsidDel="00B307D1">
          <w:delText>.</w:delText>
        </w:r>
      </w:del>
    </w:p>
    <w:p w14:paraId="37D369C6" w14:textId="340C193E" w:rsidR="00623840" w:rsidRPr="00623840" w:rsidDel="00B307D1" w:rsidRDefault="00623840" w:rsidP="00623840">
      <w:pPr>
        <w:pStyle w:val="EndNoteBibliography"/>
        <w:spacing w:after="0"/>
        <w:rPr>
          <w:del w:id="2158" w:author="My Luong Vuong" w:date="2023-11-24T09:57:00Z"/>
        </w:rPr>
      </w:pPr>
      <w:del w:id="2159" w:author="My Luong Vuong" w:date="2023-11-24T09:57:00Z">
        <w:r w:rsidRPr="00623840" w:rsidDel="00B307D1">
          <w:delText>[36] Committee for Medicinal Products for Human Use (CHMP) EMA. Guideline on the use of pharmacokinetics and pharmacodynamics in the development of antimicrobial medicinal products. United Kingdom: European Medicines Agency; 2016.</w:delText>
        </w:r>
      </w:del>
    </w:p>
    <w:p w14:paraId="4168DABB" w14:textId="2A03098B" w:rsidR="00623840" w:rsidRPr="00623840" w:rsidDel="00B307D1" w:rsidRDefault="00623840" w:rsidP="00623840">
      <w:pPr>
        <w:pStyle w:val="EndNoteBibliography"/>
        <w:spacing w:after="0"/>
        <w:rPr>
          <w:del w:id="2160" w:author="My Luong Vuong" w:date="2023-11-24T09:57:00Z"/>
        </w:rPr>
      </w:pPr>
      <w:del w:id="2161" w:author="My Luong Vuong" w:date="2023-11-24T09:57:00Z">
        <w:r w:rsidRPr="00623840" w:rsidDel="00B307D1">
          <w:lastRenderedPageBreak/>
          <w:delText>[37] Ramachandran KM, Tsokos CP. Chapter 5 - Statistical estimation. In: Ramachandran KM, Tsokos CP, editors. Mathematical Statistics with Applications in R (Third Edition): Academic Press; 2021. p. 179-251.</w:delText>
        </w:r>
      </w:del>
    </w:p>
    <w:p w14:paraId="19B30B4F" w14:textId="74753F73" w:rsidR="00623840" w:rsidRPr="00623840" w:rsidDel="00B307D1" w:rsidRDefault="00623840" w:rsidP="00623840">
      <w:pPr>
        <w:pStyle w:val="EndNoteBibliography"/>
        <w:spacing w:after="0"/>
        <w:rPr>
          <w:del w:id="2162" w:author="My Luong Vuong" w:date="2023-11-24T09:57:00Z"/>
        </w:rPr>
      </w:pPr>
      <w:del w:id="2163" w:author="My Luong Vuong" w:date="2023-11-24T09:57:00Z">
        <w:r w:rsidRPr="00623840" w:rsidDel="00B307D1">
          <w:delText xml:space="preserve">[38] Wickham H, Grolemund G. R for Data Science2017. </w:delText>
        </w:r>
        <w:r w:rsidR="00D35334" w:rsidDel="00B307D1">
          <w:fldChar w:fldCharType="begin"/>
        </w:r>
        <w:r w:rsidR="00D35334" w:rsidDel="00B307D1">
          <w:delInstrText>HYPERLINK "https://r4ds.had.co.nz/"</w:delInstrText>
        </w:r>
        <w:r w:rsidR="00D35334" w:rsidDel="00B307D1">
          <w:fldChar w:fldCharType="separate"/>
        </w:r>
        <w:r w:rsidRPr="00623840" w:rsidDel="00B307D1">
          <w:rPr>
            <w:rStyle w:val="Hyperlink"/>
          </w:rPr>
          <w:delText>https://r4ds.had.co.nz/</w:delText>
        </w:r>
        <w:r w:rsidR="00D35334" w:rsidDel="00B307D1">
          <w:rPr>
            <w:rStyle w:val="Hyperlink"/>
          </w:rPr>
          <w:fldChar w:fldCharType="end"/>
        </w:r>
        <w:r w:rsidRPr="00623840" w:rsidDel="00B307D1">
          <w:delText>.</w:delText>
        </w:r>
      </w:del>
    </w:p>
    <w:p w14:paraId="29FB4BB6" w14:textId="78E4B2D3" w:rsidR="00623840" w:rsidRPr="00623840" w:rsidDel="00B307D1" w:rsidRDefault="00623840" w:rsidP="00623840">
      <w:pPr>
        <w:pStyle w:val="EndNoteBibliography"/>
        <w:spacing w:after="0"/>
        <w:rPr>
          <w:del w:id="2164" w:author="My Luong Vuong" w:date="2023-11-24T09:57:00Z"/>
        </w:rPr>
      </w:pPr>
      <w:del w:id="2165" w:author="My Luong Vuong" w:date="2023-11-24T09:57:00Z">
        <w:r w:rsidRPr="00623840" w:rsidDel="00B307D1">
          <w:delText xml:space="preserve">[39] Keizer RJ, Karlsson MO, Hooker A. Modeling and Simulation Workbench for NONMEM: Tutorial on Pirana, PsN, and Xpose. CPT Pharmacometrics Syst Pharmacol. 2013;2:e50. </w:delText>
        </w:r>
        <w:r w:rsidR="00D35334" w:rsidDel="00B307D1">
          <w:fldChar w:fldCharType="begin"/>
        </w:r>
        <w:r w:rsidR="00D35334" w:rsidDel="00B307D1">
          <w:delInstrText>HYPERLINK "http://doi.org/10.1038/psp.2013.24"</w:delInstrText>
        </w:r>
        <w:r w:rsidR="00D35334" w:rsidDel="00B307D1">
          <w:fldChar w:fldCharType="separate"/>
        </w:r>
        <w:r w:rsidRPr="00623840" w:rsidDel="00B307D1">
          <w:rPr>
            <w:rStyle w:val="Hyperlink"/>
          </w:rPr>
          <w:delText>http://doi.org/10.1038/psp.2013.24</w:delText>
        </w:r>
        <w:r w:rsidR="00D35334" w:rsidDel="00B307D1">
          <w:rPr>
            <w:rStyle w:val="Hyperlink"/>
          </w:rPr>
          <w:fldChar w:fldCharType="end"/>
        </w:r>
        <w:r w:rsidRPr="00623840" w:rsidDel="00B307D1">
          <w:delText>.</w:delText>
        </w:r>
      </w:del>
    </w:p>
    <w:p w14:paraId="5126FA01" w14:textId="61D16F84" w:rsidR="00623840" w:rsidRPr="00623840" w:rsidDel="00B307D1" w:rsidRDefault="00623840" w:rsidP="00623840">
      <w:pPr>
        <w:pStyle w:val="EndNoteBibliography"/>
        <w:spacing w:after="0"/>
        <w:rPr>
          <w:del w:id="2166" w:author="My Luong Vuong" w:date="2023-11-24T09:57:00Z"/>
        </w:rPr>
      </w:pPr>
      <w:del w:id="2167" w:author="My Luong Vuong" w:date="2023-11-24T09:57:00Z">
        <w:r w:rsidRPr="00623840" w:rsidDel="00B307D1">
          <w:delText xml:space="preserve">[40] Bergner R, Hoffmann M, Riedel KD, Mikus G, Henrich DM, Haefeli WE, et al. Fluconazole dosing in continuous veno-venous haemofiltration (CVVHF): need for a high daily dose of 800 mg. Nephrol Dial Transplant. 2006;21:1019-23. </w:delText>
        </w:r>
        <w:r w:rsidR="00D35334" w:rsidDel="00B307D1">
          <w:fldChar w:fldCharType="begin"/>
        </w:r>
        <w:r w:rsidR="00D35334" w:rsidDel="00B307D1">
          <w:delInstrText>HYPERLINK "http://doi.org/10.1093/ndt/gfi284"</w:delInstrText>
        </w:r>
        <w:r w:rsidR="00D35334" w:rsidDel="00B307D1">
          <w:fldChar w:fldCharType="separate"/>
        </w:r>
        <w:r w:rsidRPr="00623840" w:rsidDel="00B307D1">
          <w:rPr>
            <w:rStyle w:val="Hyperlink"/>
          </w:rPr>
          <w:delText>http://doi.org/10.1093/ndt/gfi284</w:delText>
        </w:r>
        <w:r w:rsidR="00D35334" w:rsidDel="00B307D1">
          <w:rPr>
            <w:rStyle w:val="Hyperlink"/>
          </w:rPr>
          <w:fldChar w:fldCharType="end"/>
        </w:r>
        <w:r w:rsidRPr="00623840" w:rsidDel="00B307D1">
          <w:delText>.</w:delText>
        </w:r>
      </w:del>
    </w:p>
    <w:p w14:paraId="17C9A32C" w14:textId="25A7FD0C" w:rsidR="00623840" w:rsidRPr="00623840" w:rsidDel="00B307D1" w:rsidRDefault="00623840" w:rsidP="00623840">
      <w:pPr>
        <w:pStyle w:val="EndNoteBibliography"/>
        <w:spacing w:after="0"/>
        <w:rPr>
          <w:del w:id="2168" w:author="My Luong Vuong" w:date="2023-11-24T09:57:00Z"/>
        </w:rPr>
      </w:pPr>
      <w:del w:id="2169" w:author="My Luong Vuong" w:date="2023-11-24T09:57:00Z">
        <w:r w:rsidRPr="00623840" w:rsidDel="00B307D1">
          <w:delText xml:space="preserve">[41] Buijk SL, Gyssens IC, Mouton JW, Verbrugh HA, Touw DJ, Bruining HA. Pharmacokinetics of sequential intravenous and enteral fluconazole in critically ill surgical patients with invasive mycoses and compromised gastro-intestinal function. Intensive Care Med. 2001;27:115-21. </w:delText>
        </w:r>
        <w:r w:rsidR="00D35334" w:rsidDel="00B307D1">
          <w:fldChar w:fldCharType="begin"/>
        </w:r>
        <w:r w:rsidR="00D35334" w:rsidDel="00B307D1">
          <w:delInstrText>HYPERLINK "http://doi.org/10.1007/s001340000771"</w:delInstrText>
        </w:r>
        <w:r w:rsidR="00D35334" w:rsidDel="00B307D1">
          <w:fldChar w:fldCharType="separate"/>
        </w:r>
        <w:r w:rsidRPr="00623840" w:rsidDel="00B307D1">
          <w:rPr>
            <w:rStyle w:val="Hyperlink"/>
          </w:rPr>
          <w:delText>http://doi.org/10.1007/s001340000771</w:delText>
        </w:r>
        <w:r w:rsidR="00D35334" w:rsidDel="00B307D1">
          <w:rPr>
            <w:rStyle w:val="Hyperlink"/>
          </w:rPr>
          <w:fldChar w:fldCharType="end"/>
        </w:r>
        <w:r w:rsidRPr="00623840" w:rsidDel="00B307D1">
          <w:delText>.</w:delText>
        </w:r>
      </w:del>
    </w:p>
    <w:p w14:paraId="6E3E0CB2" w14:textId="10CF0E09" w:rsidR="00623840" w:rsidRPr="00623840" w:rsidDel="00B307D1" w:rsidRDefault="00623840" w:rsidP="00623840">
      <w:pPr>
        <w:pStyle w:val="EndNoteBibliography"/>
        <w:spacing w:after="0"/>
        <w:rPr>
          <w:del w:id="2170" w:author="My Luong Vuong" w:date="2023-11-24T09:57:00Z"/>
        </w:rPr>
      </w:pPr>
      <w:del w:id="2171" w:author="My Luong Vuong" w:date="2023-11-24T09:57:00Z">
        <w:r w:rsidRPr="00623840" w:rsidDel="00B307D1">
          <w:delText>[42] Sinnollareddy MG, Roberts JA, Lipman J, Akova M, Bassetti M, De Waele JJ, et al. Pharmacokinetic variability and exposures of fluconazole, anidulafungin, and caspofungin in intensive care unit patients: Data from multinational Defining Antibiotic Levels in Intensive care unit (DALI) patients Study. Critical Care. 2015;19.</w:delText>
        </w:r>
      </w:del>
    </w:p>
    <w:p w14:paraId="2F8723DB" w14:textId="31A3B75C" w:rsidR="00623840" w:rsidRPr="00623840" w:rsidDel="00B307D1" w:rsidRDefault="00623840" w:rsidP="00623840">
      <w:pPr>
        <w:pStyle w:val="EndNoteBibliography"/>
        <w:spacing w:after="0"/>
        <w:rPr>
          <w:del w:id="2172" w:author="My Luong Vuong" w:date="2023-11-24T09:57:00Z"/>
        </w:rPr>
      </w:pPr>
      <w:del w:id="2173" w:author="My Luong Vuong" w:date="2023-11-24T09:57:00Z">
        <w:r w:rsidRPr="00623840" w:rsidDel="00B307D1">
          <w:delText xml:space="preserve">[43] Azar M, Benedetti A, Riehm KE, Imran M, Krishnan A, Chiovitti M, et al. Individual participant data meta-analyses (IPDMA): data contribution was associated with trial corresponding author country, publication year, and journal impact factor. Journal of Clinical Epidemiology. 2020;124:16-23. </w:delText>
        </w:r>
        <w:r w:rsidR="00D35334" w:rsidDel="00B307D1">
          <w:fldChar w:fldCharType="begin"/>
        </w:r>
        <w:r w:rsidR="00D35334" w:rsidDel="00B307D1">
          <w:delInstrText>HYPERLINK "http://doi.org/10.1016/j.jclinepi.2020.03.026"</w:delInstrText>
        </w:r>
        <w:r w:rsidR="00D35334" w:rsidDel="00B307D1">
          <w:fldChar w:fldCharType="separate"/>
        </w:r>
        <w:r w:rsidRPr="00623840" w:rsidDel="00B307D1">
          <w:rPr>
            <w:rStyle w:val="Hyperlink"/>
          </w:rPr>
          <w:delText>http://doi.org/10.1016/j.jclinepi.2020.03.026</w:delText>
        </w:r>
        <w:r w:rsidR="00D35334" w:rsidDel="00B307D1">
          <w:rPr>
            <w:rStyle w:val="Hyperlink"/>
          </w:rPr>
          <w:fldChar w:fldCharType="end"/>
        </w:r>
        <w:r w:rsidRPr="00623840" w:rsidDel="00B307D1">
          <w:delText>.</w:delText>
        </w:r>
      </w:del>
    </w:p>
    <w:p w14:paraId="4CA915FD" w14:textId="0ABBB143" w:rsidR="00623840" w:rsidRPr="00623840" w:rsidDel="00B307D1" w:rsidRDefault="00623840" w:rsidP="00623840">
      <w:pPr>
        <w:pStyle w:val="EndNoteBibliography"/>
        <w:spacing w:after="0"/>
        <w:rPr>
          <w:del w:id="2174" w:author="My Luong Vuong" w:date="2023-11-24T09:57:00Z"/>
        </w:rPr>
      </w:pPr>
      <w:del w:id="2175" w:author="My Luong Vuong" w:date="2023-11-24T09:57:00Z">
        <w:r w:rsidRPr="00623840" w:rsidDel="00B307D1">
          <w:delText xml:space="preserve">[44] Tierney JF, Vale C, Riley R, Smith CT, Stewart L, Clarke M, et al. Individual Participant Data (IPD) Meta-analyses of Randomised Controlled Trials: Guidance on Their Use. PLoS Med. 2015;12:e1001855. </w:delText>
        </w:r>
        <w:r w:rsidR="00D35334" w:rsidDel="00B307D1">
          <w:fldChar w:fldCharType="begin"/>
        </w:r>
        <w:r w:rsidR="00D35334" w:rsidDel="00B307D1">
          <w:delInstrText>HYPERLINK "http://doi.org/10.1371/journal.pmed.1001855"</w:delInstrText>
        </w:r>
        <w:r w:rsidR="00D35334" w:rsidDel="00B307D1">
          <w:fldChar w:fldCharType="separate"/>
        </w:r>
        <w:r w:rsidRPr="00623840" w:rsidDel="00B307D1">
          <w:rPr>
            <w:rStyle w:val="Hyperlink"/>
          </w:rPr>
          <w:delText>http://doi.org/10.1371/journal.pmed.1001855</w:delText>
        </w:r>
        <w:r w:rsidR="00D35334" w:rsidDel="00B307D1">
          <w:rPr>
            <w:rStyle w:val="Hyperlink"/>
          </w:rPr>
          <w:fldChar w:fldCharType="end"/>
        </w:r>
        <w:r w:rsidRPr="00623840" w:rsidDel="00B307D1">
          <w:delText>.</w:delText>
        </w:r>
      </w:del>
    </w:p>
    <w:p w14:paraId="41FE4D4E" w14:textId="739A9A32" w:rsidR="00623840" w:rsidRPr="00623840" w:rsidDel="00B307D1" w:rsidRDefault="00623840" w:rsidP="00623840">
      <w:pPr>
        <w:pStyle w:val="EndNoteBibliography"/>
        <w:spacing w:after="0"/>
        <w:rPr>
          <w:del w:id="2176" w:author="My Luong Vuong" w:date="2023-11-24T09:57:00Z"/>
        </w:rPr>
      </w:pPr>
      <w:del w:id="2177" w:author="My Luong Vuong" w:date="2023-11-24T09:57:00Z">
        <w:r w:rsidRPr="00623840" w:rsidDel="00B307D1">
          <w:delText xml:space="preserve">[45] Patel K, Roberts JA, Lipman J, Tett SE, Deldot ME, Kirkpatrick CM. Population pharmacokinetics of fluconazole in critically ill patients receiving continuous venovenous hemodiafiltration: using Monte Carlo simulations to predict doses for specified pharmacodynamic targets. Antimicrob Agents Chemother. 2011;55:5868-73. </w:delText>
        </w:r>
        <w:r w:rsidR="00D35334" w:rsidDel="00B307D1">
          <w:fldChar w:fldCharType="begin"/>
        </w:r>
        <w:r w:rsidR="00D35334" w:rsidDel="00B307D1">
          <w:delInstrText>HYPERLINK "http://doi.org/10.1128/aac.00424-11</w:delInstrText>
        </w:r>
        <w:r w:rsidR="00D35334" w:rsidDel="00B307D1">
          <w:delInstrText>"</w:delInstrText>
        </w:r>
        <w:r w:rsidR="00D35334" w:rsidDel="00B307D1">
          <w:fldChar w:fldCharType="separate"/>
        </w:r>
        <w:r w:rsidRPr="00623840" w:rsidDel="00B307D1">
          <w:rPr>
            <w:rStyle w:val="Hyperlink"/>
          </w:rPr>
          <w:delText>http://doi.org/10.1128/aac.00424-11</w:delText>
        </w:r>
        <w:r w:rsidR="00D35334" w:rsidDel="00B307D1">
          <w:rPr>
            <w:rStyle w:val="Hyperlink"/>
          </w:rPr>
          <w:fldChar w:fldCharType="end"/>
        </w:r>
        <w:r w:rsidRPr="00623840" w:rsidDel="00B307D1">
          <w:delText>.</w:delText>
        </w:r>
      </w:del>
    </w:p>
    <w:p w14:paraId="4905BEFB" w14:textId="6C0D1B17" w:rsidR="00623840" w:rsidRPr="00623840" w:rsidDel="00B307D1" w:rsidRDefault="00623840" w:rsidP="00623840">
      <w:pPr>
        <w:pStyle w:val="EndNoteBibliography"/>
        <w:spacing w:after="0"/>
        <w:rPr>
          <w:del w:id="2178" w:author="My Luong Vuong" w:date="2023-11-24T09:57:00Z"/>
        </w:rPr>
      </w:pPr>
      <w:del w:id="2179" w:author="My Luong Vuong" w:date="2023-11-24T09:57:00Z">
        <w:r w:rsidRPr="00623840" w:rsidDel="00B307D1">
          <w:delText xml:space="preserve">[46] Aoyama T, Hirata K, Hirata R, Yamazaki H, Yamamoto Y, Hayashi H, et al. Population pharmacokinetics of fluconazole after administration of fosfluconazole and fluconazole in critically ill patients. J Clin Pharm Ther. 2012;37:356-63. </w:delText>
        </w:r>
        <w:r w:rsidR="00D35334" w:rsidDel="00B307D1">
          <w:fldChar w:fldCharType="begin"/>
        </w:r>
        <w:r w:rsidR="00D35334" w:rsidDel="00B307D1">
          <w:delInstrText>HYPERLINK "http://doi.org/10.1111/j.1365-2710.2011.01297.x"</w:delInstrText>
        </w:r>
        <w:r w:rsidR="00D35334" w:rsidDel="00B307D1">
          <w:fldChar w:fldCharType="separate"/>
        </w:r>
        <w:r w:rsidRPr="00623840" w:rsidDel="00B307D1">
          <w:rPr>
            <w:rStyle w:val="Hyperlink"/>
          </w:rPr>
          <w:delText>http://doi.org/10.1111/j.1365-2710.2011.01297.x</w:delText>
        </w:r>
        <w:r w:rsidR="00D35334" w:rsidDel="00B307D1">
          <w:rPr>
            <w:rStyle w:val="Hyperlink"/>
          </w:rPr>
          <w:fldChar w:fldCharType="end"/>
        </w:r>
        <w:r w:rsidRPr="00623840" w:rsidDel="00B307D1">
          <w:delText>.</w:delText>
        </w:r>
      </w:del>
    </w:p>
    <w:p w14:paraId="5FB17ABC" w14:textId="49BB935A" w:rsidR="00623840" w:rsidRPr="00623840" w:rsidDel="00B307D1" w:rsidRDefault="00623840" w:rsidP="00623840">
      <w:pPr>
        <w:pStyle w:val="EndNoteBibliography"/>
        <w:spacing w:after="0"/>
        <w:rPr>
          <w:del w:id="2180" w:author="My Luong Vuong" w:date="2023-11-24T09:57:00Z"/>
        </w:rPr>
      </w:pPr>
      <w:del w:id="2181" w:author="My Luong Vuong" w:date="2023-11-24T09:57:00Z">
        <w:r w:rsidRPr="00623840" w:rsidDel="00B307D1">
          <w:delText>[47] Lewis R, Brüggemann R, Padoin C, Maertens J, Marchetti O, Groll A, et al. Triazole antifungal therapeutic drug monitoring.  Sixth European Conference on Infections in Leukaemia Meeting, Sophia Antipolis, France2015.</w:delText>
        </w:r>
      </w:del>
    </w:p>
    <w:p w14:paraId="1630B918" w14:textId="40A3AF62" w:rsidR="00623840" w:rsidRPr="00623840" w:rsidDel="00B307D1" w:rsidRDefault="00623840" w:rsidP="00623840">
      <w:pPr>
        <w:pStyle w:val="EndNoteBibliography"/>
        <w:spacing w:after="0"/>
        <w:rPr>
          <w:del w:id="2182" w:author="My Luong Vuong" w:date="2023-11-24T09:57:00Z"/>
        </w:rPr>
      </w:pPr>
      <w:del w:id="2183" w:author="My Luong Vuong" w:date="2023-11-24T09:57:00Z">
        <w:r w:rsidRPr="00623840" w:rsidDel="00B307D1">
          <w:delText xml:space="preserve">[48] Simeoli R, Dorlo TPC, Hanff LM, Huitema ADR, Dreesen E. Editorial: Therapeutic Drug Monitoring (TDM): A Useful Tool for Pediatric Pharmacology Applied to Routine Clinical Practice. Front Pharmacol. 2022;13:931843. </w:delText>
        </w:r>
        <w:r w:rsidR="00D35334" w:rsidDel="00B307D1">
          <w:fldChar w:fldCharType="begin"/>
        </w:r>
        <w:r w:rsidR="00D35334" w:rsidDel="00B307D1">
          <w:delInstrText>HYPERLINK "http://doi.org/10.3389/fphar.2022.931843"</w:delInstrText>
        </w:r>
        <w:r w:rsidR="00D35334" w:rsidDel="00B307D1">
          <w:fldChar w:fldCharType="separate"/>
        </w:r>
        <w:r w:rsidRPr="00623840" w:rsidDel="00B307D1">
          <w:rPr>
            <w:rStyle w:val="Hyperlink"/>
          </w:rPr>
          <w:delText>http://doi.org/10.3389/fphar.2022.931843</w:delText>
        </w:r>
        <w:r w:rsidR="00D35334" w:rsidDel="00B307D1">
          <w:rPr>
            <w:rStyle w:val="Hyperlink"/>
          </w:rPr>
          <w:fldChar w:fldCharType="end"/>
        </w:r>
        <w:r w:rsidRPr="00623840" w:rsidDel="00B307D1">
          <w:delText>.</w:delText>
        </w:r>
      </w:del>
    </w:p>
    <w:p w14:paraId="479127AA" w14:textId="40BB847B" w:rsidR="00623840" w:rsidRPr="00623840" w:rsidDel="00B307D1" w:rsidRDefault="00623840" w:rsidP="00623840">
      <w:pPr>
        <w:pStyle w:val="EndNoteBibliography"/>
        <w:spacing w:after="0"/>
        <w:rPr>
          <w:del w:id="2184" w:author="My Luong Vuong" w:date="2023-11-24T09:57:00Z"/>
        </w:rPr>
      </w:pPr>
      <w:del w:id="2185" w:author="My Luong Vuong" w:date="2023-11-24T09:57:00Z">
        <w:r w:rsidRPr="00623840" w:rsidDel="00B307D1">
          <w:delText xml:space="preserve">[49] Gómez-López A. Antifungal therapeutic drug monitoring: focus on drugs without a clear recommendation. Clin Microbiol Infect. 2020;26:1481-7. </w:delText>
        </w:r>
        <w:r w:rsidR="00D35334" w:rsidDel="00B307D1">
          <w:fldChar w:fldCharType="begin"/>
        </w:r>
        <w:r w:rsidR="00D35334" w:rsidDel="00B307D1">
          <w:delInstrText>HYPERLINK "http://doi.org/10.1016/j.cmi.2020.05.037"</w:delInstrText>
        </w:r>
        <w:r w:rsidR="00D35334" w:rsidDel="00B307D1">
          <w:fldChar w:fldCharType="separate"/>
        </w:r>
        <w:r w:rsidRPr="00623840" w:rsidDel="00B307D1">
          <w:rPr>
            <w:rStyle w:val="Hyperlink"/>
          </w:rPr>
          <w:delText>http://doi.org/10.1016/j.cmi.2020.05.037</w:delText>
        </w:r>
        <w:r w:rsidR="00D35334" w:rsidDel="00B307D1">
          <w:rPr>
            <w:rStyle w:val="Hyperlink"/>
          </w:rPr>
          <w:fldChar w:fldCharType="end"/>
        </w:r>
        <w:r w:rsidRPr="00623840" w:rsidDel="00B307D1">
          <w:delText>.</w:delText>
        </w:r>
      </w:del>
    </w:p>
    <w:p w14:paraId="30A38D47" w14:textId="3CADC702" w:rsidR="00623840" w:rsidRPr="00623840" w:rsidDel="00B307D1" w:rsidRDefault="00623840" w:rsidP="00623840">
      <w:pPr>
        <w:pStyle w:val="EndNoteBibliography"/>
        <w:spacing w:after="0"/>
        <w:rPr>
          <w:del w:id="2186" w:author="My Luong Vuong" w:date="2023-11-24T09:57:00Z"/>
        </w:rPr>
      </w:pPr>
      <w:del w:id="2187" w:author="My Luong Vuong" w:date="2023-11-24T09:57:00Z">
        <w:r w:rsidRPr="00623840" w:rsidDel="00B307D1">
          <w:delText xml:space="preserve">[50] Darnis S, Fareau N, Corallo CE, Poole S, Dooley MJ, Cheng AC. Estimation of body weight in hospitalized patients. QJM: An International Journal of Medicine. 2012;105:769-74. </w:delText>
        </w:r>
        <w:r w:rsidR="00D35334" w:rsidDel="00B307D1">
          <w:fldChar w:fldCharType="begin"/>
        </w:r>
        <w:r w:rsidR="00D35334" w:rsidDel="00B307D1">
          <w:delInstrText>HYPERLINK "http://doi.org/10.1093/qjmed/hcs060"</w:delInstrText>
        </w:r>
        <w:r w:rsidR="00D35334" w:rsidDel="00B307D1">
          <w:fldChar w:fldCharType="separate"/>
        </w:r>
        <w:r w:rsidRPr="00623840" w:rsidDel="00B307D1">
          <w:rPr>
            <w:rStyle w:val="Hyperlink"/>
          </w:rPr>
          <w:delText>http://doi.org/10.1093/qjmed/hcs060</w:delText>
        </w:r>
        <w:r w:rsidR="00D35334" w:rsidDel="00B307D1">
          <w:rPr>
            <w:rStyle w:val="Hyperlink"/>
          </w:rPr>
          <w:fldChar w:fldCharType="end"/>
        </w:r>
        <w:r w:rsidRPr="00623840" w:rsidDel="00B307D1">
          <w:delText>.</w:delText>
        </w:r>
      </w:del>
    </w:p>
    <w:p w14:paraId="50F9396E" w14:textId="03AEB9A6" w:rsidR="00623840" w:rsidRPr="00623840" w:rsidDel="00B307D1" w:rsidRDefault="00623840" w:rsidP="00623840">
      <w:pPr>
        <w:pStyle w:val="EndNoteBibliography"/>
        <w:spacing w:after="0"/>
        <w:rPr>
          <w:del w:id="2188" w:author="My Luong Vuong" w:date="2023-11-24T09:57:00Z"/>
        </w:rPr>
      </w:pPr>
      <w:del w:id="2189" w:author="My Luong Vuong" w:date="2023-11-24T09:57:00Z">
        <w:r w:rsidRPr="00623840" w:rsidDel="00B307D1">
          <w:delText xml:space="preserve">[51] Li L, Li X, Xia Y, Chu Y, Zhong H, Li J, et al. Recommendation of Antimicrobial Dosing Optimization During Continuous Renal Replacement Therapy. Front Pharmacol. 2020;11:786. </w:delText>
        </w:r>
        <w:r w:rsidR="00D35334" w:rsidDel="00B307D1">
          <w:fldChar w:fldCharType="begin"/>
        </w:r>
        <w:r w:rsidR="00D35334" w:rsidDel="00B307D1">
          <w:delInstrText>HYPERLINK "http://doi.org/10.3389/fphar.2020.00786"</w:delInstrText>
        </w:r>
        <w:r w:rsidR="00D35334" w:rsidDel="00B307D1">
          <w:fldChar w:fldCharType="separate"/>
        </w:r>
        <w:r w:rsidRPr="00623840" w:rsidDel="00B307D1">
          <w:rPr>
            <w:rStyle w:val="Hyperlink"/>
          </w:rPr>
          <w:delText>http://doi.org/10.3389/fphar.2020.00786</w:delText>
        </w:r>
        <w:r w:rsidR="00D35334" w:rsidDel="00B307D1">
          <w:rPr>
            <w:rStyle w:val="Hyperlink"/>
          </w:rPr>
          <w:fldChar w:fldCharType="end"/>
        </w:r>
        <w:r w:rsidRPr="00623840" w:rsidDel="00B307D1">
          <w:delText>.</w:delText>
        </w:r>
      </w:del>
    </w:p>
    <w:p w14:paraId="7391A696" w14:textId="1A512DC1" w:rsidR="00623840" w:rsidRPr="00623840" w:rsidDel="00B307D1" w:rsidRDefault="00623840" w:rsidP="00623840">
      <w:pPr>
        <w:pStyle w:val="EndNoteBibliography"/>
        <w:spacing w:after="0"/>
        <w:rPr>
          <w:del w:id="2190" w:author="My Luong Vuong" w:date="2023-11-24T09:57:00Z"/>
        </w:rPr>
      </w:pPr>
      <w:del w:id="2191" w:author="My Luong Vuong" w:date="2023-11-24T09:57:00Z">
        <w:r w:rsidRPr="00623840" w:rsidDel="00B307D1">
          <w:delText xml:space="preserve">[52] Huang C-Y, Güiza F, De Vlieger G, Meyfroidt G. Daily fluctuations in kidney function in critically ill adults. Critical Care. 2022;26:347. </w:delText>
        </w:r>
        <w:r w:rsidR="00D35334" w:rsidDel="00B307D1">
          <w:fldChar w:fldCharType="begin"/>
        </w:r>
        <w:r w:rsidR="00D35334" w:rsidDel="00B307D1">
          <w:delInstrText>HYPERLINK "http://doi.org/10.1186/s13054-022-04226-3"</w:delInstrText>
        </w:r>
        <w:r w:rsidR="00D35334" w:rsidDel="00B307D1">
          <w:fldChar w:fldCharType="separate"/>
        </w:r>
        <w:r w:rsidRPr="00623840" w:rsidDel="00B307D1">
          <w:rPr>
            <w:rStyle w:val="Hyperlink"/>
          </w:rPr>
          <w:delText>http://doi.org/10.1186/s13054-022-04226-3</w:delText>
        </w:r>
        <w:r w:rsidR="00D35334" w:rsidDel="00B307D1">
          <w:rPr>
            <w:rStyle w:val="Hyperlink"/>
          </w:rPr>
          <w:fldChar w:fldCharType="end"/>
        </w:r>
        <w:r w:rsidRPr="00623840" w:rsidDel="00B307D1">
          <w:delText>.</w:delText>
        </w:r>
      </w:del>
    </w:p>
    <w:p w14:paraId="32AB8419" w14:textId="5D4D445C" w:rsidR="00623840" w:rsidRPr="00623840" w:rsidDel="00B307D1" w:rsidRDefault="00623840" w:rsidP="00623840">
      <w:pPr>
        <w:pStyle w:val="EndNoteBibliography"/>
        <w:spacing w:after="0"/>
        <w:rPr>
          <w:del w:id="2192" w:author="My Luong Vuong" w:date="2023-11-24T09:57:00Z"/>
        </w:rPr>
      </w:pPr>
      <w:del w:id="2193" w:author="My Luong Vuong" w:date="2023-11-24T09:57:00Z">
        <w:r w:rsidRPr="00623840" w:rsidDel="00B307D1">
          <w:delText xml:space="preserve">[53] Sterne JA, White IR, Carlin JB, Spratt M, Royston P, Kenward MG, et al. Multiple imputation for missing data in epidemiological and clinical research: potential and pitfalls. Bmj. 2009;338:b2393. </w:delText>
        </w:r>
        <w:r w:rsidR="00D35334" w:rsidDel="00B307D1">
          <w:fldChar w:fldCharType="begin"/>
        </w:r>
        <w:r w:rsidR="00D35334" w:rsidDel="00B307D1">
          <w:delInstrText>HYPERLINK "http://doi.org/10.1136/bmj.b2393"</w:delInstrText>
        </w:r>
        <w:r w:rsidR="00D35334" w:rsidDel="00B307D1">
          <w:fldChar w:fldCharType="separate"/>
        </w:r>
        <w:r w:rsidRPr="00623840" w:rsidDel="00B307D1">
          <w:rPr>
            <w:rStyle w:val="Hyperlink"/>
          </w:rPr>
          <w:delText>http://doi.org/10.1136/bmj.b2393</w:delText>
        </w:r>
        <w:r w:rsidR="00D35334" w:rsidDel="00B307D1">
          <w:rPr>
            <w:rStyle w:val="Hyperlink"/>
          </w:rPr>
          <w:fldChar w:fldCharType="end"/>
        </w:r>
        <w:r w:rsidRPr="00623840" w:rsidDel="00B307D1">
          <w:delText>.</w:delText>
        </w:r>
      </w:del>
    </w:p>
    <w:p w14:paraId="3FCF1141" w14:textId="218F73A0" w:rsidR="00623840" w:rsidRPr="00623840" w:rsidDel="00B307D1" w:rsidRDefault="00623840" w:rsidP="00623840">
      <w:pPr>
        <w:pStyle w:val="EndNoteBibliography"/>
        <w:spacing w:after="0"/>
        <w:rPr>
          <w:del w:id="2194" w:author="My Luong Vuong" w:date="2023-11-24T09:57:00Z"/>
        </w:rPr>
      </w:pPr>
      <w:del w:id="2195" w:author="My Luong Vuong" w:date="2023-11-24T09:57:00Z">
        <w:r w:rsidRPr="00623840" w:rsidDel="00B307D1">
          <w:lastRenderedPageBreak/>
          <w:delText xml:space="preserve">[54] Stewart LA, Tierney JF. To IPD or not to IPD? Advantages and disadvantages of systematic reviews using individual patient data. Eval Health Prof. 2002;25:76-97. </w:delText>
        </w:r>
        <w:r w:rsidR="00D35334" w:rsidDel="00B307D1">
          <w:fldChar w:fldCharType="begin"/>
        </w:r>
        <w:r w:rsidR="00D35334" w:rsidDel="00B307D1">
          <w:delInstrText>HYPERLINK "http://doi.org/10.1177/0163278702025001006"</w:delInstrText>
        </w:r>
        <w:r w:rsidR="00D35334" w:rsidDel="00B307D1">
          <w:fldChar w:fldCharType="separate"/>
        </w:r>
        <w:r w:rsidRPr="00623840" w:rsidDel="00B307D1">
          <w:rPr>
            <w:rStyle w:val="Hyperlink"/>
          </w:rPr>
          <w:delText>http://doi.org/10.1177/0163278702025001006</w:delText>
        </w:r>
        <w:r w:rsidR="00D35334" w:rsidDel="00B307D1">
          <w:rPr>
            <w:rStyle w:val="Hyperlink"/>
          </w:rPr>
          <w:fldChar w:fldCharType="end"/>
        </w:r>
        <w:r w:rsidRPr="00623840" w:rsidDel="00B307D1">
          <w:delText>.</w:delText>
        </w:r>
      </w:del>
    </w:p>
    <w:p w14:paraId="19153941" w14:textId="6C482047" w:rsidR="00623840" w:rsidRPr="00623840" w:rsidDel="00B307D1" w:rsidRDefault="00623840" w:rsidP="00623840">
      <w:pPr>
        <w:pStyle w:val="EndNoteBibliography"/>
        <w:spacing w:after="0"/>
        <w:rPr>
          <w:del w:id="2196" w:author="My Luong Vuong" w:date="2023-11-24T09:57:00Z"/>
        </w:rPr>
      </w:pPr>
      <w:del w:id="2197" w:author="My Luong Vuong" w:date="2023-11-24T09:57:00Z">
        <w:r w:rsidRPr="00623840" w:rsidDel="00B307D1">
          <w:delText xml:space="preserve">[55] Muhl E, Martens T, Iven H, Rob P, Bruch HP. Influence of continuous veno-venous haemodiafiltration and continuous veno-venous haemofiltration on the pharmacokinetics of fluconazole. Eur J Clin Pharmacol. 2000;56:671-8. </w:delText>
        </w:r>
        <w:r w:rsidR="00D35334" w:rsidDel="00B307D1">
          <w:fldChar w:fldCharType="begin"/>
        </w:r>
        <w:r w:rsidR="00D35334" w:rsidDel="00B307D1">
          <w:delInstrText>HYPERLINK "http://doi.org/10.1007/s002280000216"</w:delInstrText>
        </w:r>
        <w:r w:rsidR="00D35334" w:rsidDel="00B307D1">
          <w:fldChar w:fldCharType="separate"/>
        </w:r>
        <w:r w:rsidRPr="00623840" w:rsidDel="00B307D1">
          <w:rPr>
            <w:rStyle w:val="Hyperlink"/>
          </w:rPr>
          <w:delText>http://doi.org/10.1007/s002280000216</w:delText>
        </w:r>
        <w:r w:rsidR="00D35334" w:rsidDel="00B307D1">
          <w:rPr>
            <w:rStyle w:val="Hyperlink"/>
          </w:rPr>
          <w:fldChar w:fldCharType="end"/>
        </w:r>
        <w:r w:rsidRPr="00623840" w:rsidDel="00B307D1">
          <w:delText>.</w:delText>
        </w:r>
      </w:del>
    </w:p>
    <w:p w14:paraId="648D415F" w14:textId="7498F74B" w:rsidR="00623840" w:rsidRPr="00623840" w:rsidDel="00B307D1" w:rsidRDefault="00623840" w:rsidP="00623840">
      <w:pPr>
        <w:pStyle w:val="EndNoteBibliography"/>
        <w:spacing w:after="0"/>
        <w:rPr>
          <w:del w:id="2198" w:author="My Luong Vuong" w:date="2023-11-24T09:57:00Z"/>
        </w:rPr>
      </w:pPr>
      <w:del w:id="2199" w:author="My Luong Vuong" w:date="2023-11-24T09:57:00Z">
        <w:r w:rsidRPr="00623840" w:rsidDel="00B307D1">
          <w:delText xml:space="preserve">[56] Yagasaki K, Gando S, Matsuda N, Kameue T, Ishitani T, Hirano T, et al. Pharmacokinetics and the most suitable dosing regimen of fluconazole in critically ill patients receiving continuous hemodiafiltration. Intensive Care Med. 2003;29:1844-8. </w:delText>
        </w:r>
        <w:r w:rsidR="00D35334" w:rsidDel="00B307D1">
          <w:fldChar w:fldCharType="begin"/>
        </w:r>
        <w:r w:rsidR="00D35334" w:rsidDel="00B307D1">
          <w:delInstrText>HYPERLINK "http://doi.org/10.1007/s00134-003-1980-z"</w:delInstrText>
        </w:r>
        <w:r w:rsidR="00D35334" w:rsidDel="00B307D1">
          <w:fldChar w:fldCharType="separate"/>
        </w:r>
        <w:r w:rsidRPr="00623840" w:rsidDel="00B307D1">
          <w:rPr>
            <w:rStyle w:val="Hyperlink"/>
          </w:rPr>
          <w:delText>http://doi.org/10.1007/s00134-003-1980-z</w:delText>
        </w:r>
        <w:r w:rsidR="00D35334" w:rsidDel="00B307D1">
          <w:rPr>
            <w:rStyle w:val="Hyperlink"/>
          </w:rPr>
          <w:fldChar w:fldCharType="end"/>
        </w:r>
        <w:r w:rsidRPr="00623840" w:rsidDel="00B307D1">
          <w:delText>.</w:delText>
        </w:r>
      </w:del>
    </w:p>
    <w:p w14:paraId="672BCAAF" w14:textId="4CB337FD" w:rsidR="00623840" w:rsidRPr="00623840" w:rsidDel="00B307D1" w:rsidRDefault="00623840" w:rsidP="00623840">
      <w:pPr>
        <w:pStyle w:val="EndNoteBibliography"/>
        <w:rPr>
          <w:del w:id="2200" w:author="My Luong Vuong" w:date="2023-11-24T09:57:00Z"/>
        </w:rPr>
      </w:pPr>
      <w:del w:id="2201" w:author="My Luong Vuong" w:date="2023-11-24T09:57:00Z">
        <w:r w:rsidRPr="00623840" w:rsidDel="00B307D1">
          <w:delText xml:space="preserve">[57] Abo-Zaid G, Guo B, Deeks JJ, Debray TP, Steyerberg EW, Moons KG, et al. Individual participant data meta-analyses should not ignore clustering. J Clin Epidemiol. 2013;66:865-73.e4. </w:delText>
        </w:r>
        <w:r w:rsidR="00D35334" w:rsidDel="00B307D1">
          <w:fldChar w:fldCharType="begin"/>
        </w:r>
        <w:r w:rsidR="00D35334" w:rsidDel="00B307D1">
          <w:delInstrText>HYPERLINK "http://doi.org/10.1016/j.jclinepi.2012.12.017"</w:delInstrText>
        </w:r>
        <w:r w:rsidR="00D35334" w:rsidDel="00B307D1">
          <w:fldChar w:fldCharType="separate"/>
        </w:r>
        <w:r w:rsidRPr="00623840" w:rsidDel="00B307D1">
          <w:rPr>
            <w:rStyle w:val="Hyperlink"/>
          </w:rPr>
          <w:delText>http://doi.org/10.1016/j.jclinepi.2012.12.017</w:delText>
        </w:r>
        <w:r w:rsidR="00D35334" w:rsidDel="00B307D1">
          <w:rPr>
            <w:rStyle w:val="Hyperlink"/>
          </w:rPr>
          <w:fldChar w:fldCharType="end"/>
        </w:r>
        <w:r w:rsidRPr="00623840" w:rsidDel="00B307D1">
          <w:delText>.</w:delText>
        </w:r>
      </w:del>
    </w:p>
    <w:p w14:paraId="5F56027B" w14:textId="35BB229E" w:rsidR="00F76D85" w:rsidRPr="00E03B11" w:rsidRDefault="00965426">
      <w:pPr>
        <w:spacing w:after="0" w:line="480" w:lineRule="auto"/>
        <w:rPr>
          <w:lang w:val="en-GB"/>
        </w:rPr>
      </w:pPr>
      <w:r w:rsidRPr="00E03B11">
        <w:rPr>
          <w:lang w:val="en-GB"/>
        </w:rPr>
        <w:fldChar w:fldCharType="end"/>
      </w:r>
    </w:p>
    <w:sectPr w:rsidR="00F76D85" w:rsidRPr="00E03B11" w:rsidSect="00295824">
      <w:pgSz w:w="11906" w:h="16838"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My Luong Vuong [2]" w:date="2023-07-12T11:01:00Z" w:initials="MLV">
    <w:p w14:paraId="01A4725E" w14:textId="430851AF" w:rsidR="002E4CCC" w:rsidRDefault="002E4CCC">
      <w:pPr>
        <w:pStyle w:val="CommentText"/>
      </w:pPr>
      <w:r>
        <w:rPr>
          <w:rStyle w:val="CommentReference"/>
        </w:rPr>
        <w:annotationRef/>
      </w:r>
      <w:r>
        <w:t>Can put your real name here with this journal</w:t>
      </w:r>
    </w:p>
  </w:comment>
  <w:comment w:id="9" w:author="Luong Vuong" w:date="2023-07-05T14:18:00Z" w:initials="LV">
    <w:p w14:paraId="60D0D0B5" w14:textId="6C787FAB" w:rsidR="00226FDC" w:rsidRDefault="00226FDC">
      <w:pPr>
        <w:pStyle w:val="CommentText"/>
      </w:pPr>
      <w:r>
        <w:rPr>
          <w:rStyle w:val="CommentReference"/>
        </w:rPr>
        <w:annotationRef/>
      </w:r>
      <w:r>
        <w:t>Pharmacy department UZ Leuven</w:t>
      </w:r>
      <w:r w:rsidR="00D25F2A">
        <w:t xml:space="preserve">. Mention that she is working for Gilead but she had </w:t>
      </w:r>
      <w:r w:rsidR="0016391A">
        <w:t>made a great contribution to the paper and her work at Gilead has nothing to do with this paper</w:t>
      </w:r>
    </w:p>
  </w:comment>
  <w:comment w:id="133" w:author="My Luong Vuong [2]" w:date="2023-07-12T10:57:00Z" w:initials="MLV">
    <w:p w14:paraId="35075C74" w14:textId="0F8F43B7" w:rsidR="00931BCD" w:rsidRDefault="00931BCD">
      <w:pPr>
        <w:pStyle w:val="CommentText"/>
      </w:pPr>
      <w:r>
        <w:rPr>
          <w:rStyle w:val="CommentReference"/>
        </w:rPr>
        <w:annotationRef/>
      </w:r>
      <w:r>
        <w:t xml:space="preserve">Are 11 and 13 really different? </w:t>
      </w:r>
      <w:r w:rsidR="00BD4457">
        <w:t>Will have to check again</w:t>
      </w:r>
    </w:p>
  </w:comment>
  <w:comment w:id="134" w:author="My Luong Vuong" w:date="2023-11-10T10:04:00Z" w:initials="MLV">
    <w:p w14:paraId="2271F3AC" w14:textId="77777777" w:rsidR="004528DA" w:rsidRDefault="004528DA" w:rsidP="001E191F">
      <w:pPr>
        <w:pStyle w:val="CommentText"/>
      </w:pPr>
      <w:r>
        <w:rPr>
          <w:rStyle w:val="CommentReference"/>
        </w:rPr>
        <w:annotationRef/>
      </w:r>
      <w:r>
        <w:t>It's k &amp; m now</w:t>
      </w:r>
    </w:p>
  </w:comment>
  <w:comment w:id="207" w:author="Isabel Spriet" w:date="2023-07-05T11:31:00Z" w:initials="IS">
    <w:p w14:paraId="7DA2C801" w14:textId="2EFAC258" w:rsidR="00956C10" w:rsidRDefault="00956C10" w:rsidP="00BF7C88">
      <w:pPr>
        <w:pStyle w:val="CommentText"/>
      </w:pPr>
      <w:r>
        <w:rPr>
          <w:rStyle w:val="CommentReference"/>
        </w:rPr>
        <w:annotationRef/>
      </w:r>
      <w:r>
        <w:t>I would prepare the abstract as well, before sending it to the co-authors (the document is then complete).</w:t>
      </w:r>
    </w:p>
  </w:comment>
  <w:comment w:id="211" w:author="Isabel Spriet" w:date="2023-07-05T11:35:00Z" w:initials="IS">
    <w:p w14:paraId="77D92DCD" w14:textId="77777777" w:rsidR="00956C10" w:rsidRDefault="00956C10" w:rsidP="0099213A">
      <w:pPr>
        <w:pStyle w:val="CommentText"/>
      </w:pPr>
      <w:r>
        <w:rPr>
          <w:rStyle w:val="CommentReference"/>
        </w:rPr>
        <w:annotationRef/>
      </w:r>
      <w:r>
        <w:t>So to be clear: I am deleting some words, not because they are wrong, but to reduce word count 😉</w:t>
      </w:r>
    </w:p>
  </w:comment>
  <w:comment w:id="227" w:author="My Luong Vuong" w:date="2023-11-24T09:58:00Z" w:initials="MLV">
    <w:p w14:paraId="11C032C7" w14:textId="77777777" w:rsidR="00B307D1" w:rsidRDefault="00B307D1" w:rsidP="00A55DF3">
      <w:pPr>
        <w:pStyle w:val="CommentText"/>
      </w:pPr>
      <w:r>
        <w:rPr>
          <w:rStyle w:val="CommentReference"/>
        </w:rPr>
        <w:annotationRef/>
      </w:r>
      <w:r>
        <w:t>We are not intereseted in Cmin 7.5 anymore</w:t>
      </w:r>
    </w:p>
  </w:comment>
  <w:comment w:id="229" w:author="Isabel Spriet" w:date="2023-07-05T11:43:00Z" w:initials="IS">
    <w:p w14:paraId="4B750715" w14:textId="30A390B7" w:rsidR="00384D0A" w:rsidRDefault="00384D0A">
      <w:pPr>
        <w:pStyle w:val="CommentText"/>
      </w:pPr>
      <w:r>
        <w:rPr>
          <w:rStyle w:val="CommentReference"/>
        </w:rPr>
        <w:annotationRef/>
      </w:r>
      <w:r>
        <w:t>You can also refer to the ECIL guideline slides to confirm that there is not much known on dose-dependent toxicity</w:t>
      </w:r>
    </w:p>
    <w:p w14:paraId="639D7FD4" w14:textId="77777777" w:rsidR="00384D0A" w:rsidRDefault="00384D0A">
      <w:pPr>
        <w:pStyle w:val="CommentText"/>
      </w:pPr>
    </w:p>
    <w:p w14:paraId="2ED50199" w14:textId="77777777" w:rsidR="00384D0A" w:rsidRDefault="00384D0A" w:rsidP="00EC1A07">
      <w:pPr>
        <w:pStyle w:val="CommentText"/>
      </w:pPr>
      <w:r>
        <w:rPr>
          <w:color w:val="212121"/>
          <w:highlight w:val="white"/>
        </w:rPr>
        <w:t>Lewis R., Brüggemann R., Padoin C., Maertens J., Marchetti O., Groll A., Johnson E., Arendrup M. Triazole Antifungal Therapeutic Drug Monitoring; Proceedings of the ECIL 6 Meeting; Sophia Antipolis, France. 11–12 September 2015. [</w:t>
      </w:r>
      <w:hyperlink r:id="rId1" w:history="1">
        <w:r w:rsidRPr="00EC1A07">
          <w:rPr>
            <w:rStyle w:val="Hyperlink"/>
            <w:highlight w:val="white"/>
          </w:rPr>
          <w:t>Google Scholar</w:t>
        </w:r>
      </w:hyperlink>
      <w:r>
        <w:rPr>
          <w:color w:val="212121"/>
          <w:highlight w:val="white"/>
        </w:rPr>
        <w:t>]</w:t>
      </w:r>
      <w:r>
        <w:t xml:space="preserve"> </w:t>
      </w:r>
    </w:p>
  </w:comment>
  <w:comment w:id="245" w:author="My Luong Vuong" w:date="2023-11-20T15:12:00Z" w:initials="MLV">
    <w:p w14:paraId="3100E2D3" w14:textId="77777777" w:rsidR="00A1418A" w:rsidRDefault="00A1418A" w:rsidP="00DC55A1">
      <w:pPr>
        <w:pStyle w:val="CommentText"/>
      </w:pPr>
      <w:r>
        <w:rPr>
          <w:rStyle w:val="CommentReference"/>
        </w:rPr>
        <w:annotationRef/>
      </w:r>
      <w:r>
        <w:t>Note to self: british english spelling</w:t>
      </w:r>
    </w:p>
  </w:comment>
  <w:comment w:id="253" w:author="Isabel Spriet" w:date="2023-07-05T11:45:00Z" w:initials="IS">
    <w:p w14:paraId="1D3A9388" w14:textId="427E9C5C" w:rsidR="00384D0A" w:rsidRDefault="00384D0A" w:rsidP="004803AB">
      <w:pPr>
        <w:pStyle w:val="CommentText"/>
      </w:pPr>
      <w:r>
        <w:rPr>
          <w:rStyle w:val="CommentReference"/>
        </w:rPr>
        <w:annotationRef/>
      </w:r>
      <w:r>
        <w:t>We are not validting our proposal either. Maybe delete this sentence to avoid that reviewers come back on this?</w:t>
      </w:r>
    </w:p>
  </w:comment>
  <w:comment w:id="257" w:author="Isabel Spriet" w:date="2023-07-05T11:46:00Z" w:initials="IS">
    <w:p w14:paraId="40404C1F" w14:textId="77777777" w:rsidR="00384D0A" w:rsidRDefault="00384D0A" w:rsidP="009B7FC6">
      <w:pPr>
        <w:pStyle w:val="CommentText"/>
      </w:pPr>
      <w:r>
        <w:rPr>
          <w:rStyle w:val="CommentReference"/>
        </w:rPr>
        <w:annotationRef/>
      </w:r>
      <w:r>
        <w:t>I mentioned the abbreviation already above.</w:t>
      </w:r>
    </w:p>
  </w:comment>
  <w:comment w:id="269" w:author="Isabel Spriet" w:date="2023-07-05T11:48:00Z" w:initials="IS">
    <w:p w14:paraId="7A0AC9F8" w14:textId="77777777" w:rsidR="00384D0A" w:rsidRDefault="00384D0A" w:rsidP="00DE43E7">
      <w:pPr>
        <w:pStyle w:val="CommentText"/>
      </w:pPr>
      <w:r>
        <w:rPr>
          <w:rStyle w:val="CommentReference"/>
        </w:rPr>
        <w:annotationRef/>
      </w:r>
      <w:r>
        <w:t>To be adapted cfr our discussion yesterday - if you would run the search term again in Pubmed and Embase, setting up a PRISMA graph would be very nice.</w:t>
      </w:r>
    </w:p>
  </w:comment>
  <w:comment w:id="270" w:author="My Luong Vuong" w:date="2023-11-20T16:42:00Z" w:initials="MLV">
    <w:p w14:paraId="165FD4E1" w14:textId="77777777" w:rsidR="006D024C" w:rsidRDefault="006D024C" w:rsidP="00F10684">
      <w:pPr>
        <w:pStyle w:val="CommentText"/>
      </w:pPr>
      <w:r>
        <w:rPr>
          <w:rStyle w:val="CommentReference"/>
        </w:rPr>
        <w:annotationRef/>
      </w:r>
      <w:r>
        <w:t>Rewrite this method section similar to what Ruth wrote</w:t>
      </w:r>
    </w:p>
  </w:comment>
  <w:comment w:id="290" w:author="Isabel Spriet" w:date="2023-07-05T11:52:00Z" w:initials="IS">
    <w:p w14:paraId="177EE93E" w14:textId="4AB3351A" w:rsidR="00001CFF" w:rsidRDefault="00001CFF" w:rsidP="00A5327C">
      <w:pPr>
        <w:pStyle w:val="CommentText"/>
      </w:pPr>
      <w:r>
        <w:rPr>
          <w:rStyle w:val="CommentReference"/>
        </w:rPr>
        <w:annotationRef/>
      </w:r>
      <w:r>
        <w:t>I asked this previously: did we exclude data from patients on 'intermittent' hemodialysis? So we only kept CONTINUOUS renal replacement therapy (only CVVH or CVVHDF)? This is important, otherwise we should not refer to CRRT but to RRT (and describe that we included IHD as well).  Maybe it would be good to add more details on the types of (C)RRT inlcuded?</w:t>
      </w:r>
    </w:p>
  </w:comment>
  <w:comment w:id="299" w:author="Isabel Spriet" w:date="2023-07-05T11:53:00Z" w:initials="IS">
    <w:p w14:paraId="7E08AE5E" w14:textId="77777777" w:rsidR="00001CFF" w:rsidRDefault="00001CFF" w:rsidP="00516902">
      <w:pPr>
        <w:pStyle w:val="CommentText"/>
      </w:pPr>
      <w:r>
        <w:rPr>
          <w:rStyle w:val="CommentReference"/>
        </w:rPr>
        <w:annotationRef/>
      </w:r>
      <w:r>
        <w:t>Here a short sentence on what is meant with CRRT (see remark above) would fit well.</w:t>
      </w:r>
    </w:p>
  </w:comment>
  <w:comment w:id="305" w:author="Isabel Spriet" w:date="2023-07-05T11:56:00Z" w:initials="IS">
    <w:p w14:paraId="1FD4DA87" w14:textId="77777777" w:rsidR="00001CFF" w:rsidRDefault="00001CFF">
      <w:pPr>
        <w:pStyle w:val="CommentText"/>
      </w:pPr>
      <w:r>
        <w:rPr>
          <w:rStyle w:val="CommentReference"/>
        </w:rPr>
        <w:annotationRef/>
      </w:r>
      <w:r>
        <w:t xml:space="preserve">For me this paragraph is not very easy to understand, so this might be a stupid question:  did you discard first the imputations that were done in the original datasets? Afterwards, you applied what you are describing here? </w:t>
      </w:r>
    </w:p>
    <w:p w14:paraId="4C93ABFD" w14:textId="77777777" w:rsidR="00001CFF" w:rsidRDefault="00001CFF" w:rsidP="00830F4E">
      <w:pPr>
        <w:pStyle w:val="CommentText"/>
      </w:pPr>
      <w:r>
        <w:t>If yes, maybe we should state explicitly that we started from non-imputed data in the original dataset (or is this too logic??)?</w:t>
      </w:r>
    </w:p>
  </w:comment>
  <w:comment w:id="371" w:author="Isabel Spriet" w:date="2023-07-05T11:54:00Z" w:initials="IS">
    <w:p w14:paraId="0B8A775E" w14:textId="23905393" w:rsidR="00001CFF" w:rsidRDefault="00001CFF" w:rsidP="00554295">
      <w:pPr>
        <w:pStyle w:val="CommentText"/>
      </w:pPr>
      <w:r>
        <w:rPr>
          <w:rStyle w:val="CommentReference"/>
        </w:rPr>
        <w:annotationRef/>
      </w:r>
      <w:r>
        <w:t>I guess you mean 'multiple' here?</w:t>
      </w:r>
    </w:p>
  </w:comment>
  <w:comment w:id="420" w:author="My Luong Vuong" w:date="2023-11-20T16:43:00Z" w:initials="MLV">
    <w:p w14:paraId="24B4C8AA" w14:textId="77777777" w:rsidR="00C91729" w:rsidRDefault="00C91729" w:rsidP="00DE205C">
      <w:pPr>
        <w:pStyle w:val="CommentText"/>
      </w:pPr>
      <w:r>
        <w:rPr>
          <w:rStyle w:val="CommentReference"/>
        </w:rPr>
        <w:annotationRef/>
      </w:r>
      <w:r>
        <w:t>This can change when do simulation for MIC of 4</w:t>
      </w:r>
    </w:p>
  </w:comment>
  <w:comment w:id="421" w:author="My Luong Vuong" w:date="2023-11-20T16:44:00Z" w:initials="MLV">
    <w:p w14:paraId="7D51F436" w14:textId="77777777" w:rsidR="00C24DEF" w:rsidRDefault="00C24DEF" w:rsidP="00AD39DB">
      <w:pPr>
        <w:pStyle w:val="CommentText"/>
      </w:pPr>
      <w:r>
        <w:rPr>
          <w:rStyle w:val="CommentReference"/>
        </w:rPr>
        <w:annotationRef/>
      </w:r>
      <w:r>
        <w:t>I'm not doing weight-based dosing simulation anymore</w:t>
      </w:r>
    </w:p>
  </w:comment>
  <w:comment w:id="428" w:author="My Luong Vuong" w:date="2023-11-20T16:50:00Z" w:initials="MLV">
    <w:p w14:paraId="2536C13C" w14:textId="77777777" w:rsidR="00B15FE6" w:rsidRDefault="00B15FE6" w:rsidP="00B15FE6">
      <w:pPr>
        <w:pStyle w:val="CommentText"/>
      </w:pPr>
      <w:r>
        <w:rPr>
          <w:rStyle w:val="CommentReference"/>
        </w:rPr>
        <w:annotationRef/>
      </w:r>
      <w:r>
        <w:t>Creating virtual patient datasets, dose-finding simulations &amp; population-level simulations</w:t>
      </w:r>
    </w:p>
  </w:comment>
  <w:comment w:id="443" w:author="My Luong Vuong" w:date="2023-11-20T16:45:00Z" w:initials="MLV">
    <w:p w14:paraId="487AD7D6" w14:textId="77777777" w:rsidR="00412E40" w:rsidRDefault="00412E40" w:rsidP="00201CAB">
      <w:pPr>
        <w:pStyle w:val="CommentText"/>
      </w:pPr>
      <w:r>
        <w:rPr>
          <w:rStyle w:val="CommentReference"/>
        </w:rPr>
        <w:annotationRef/>
      </w:r>
      <w:r>
        <w:t>Also 400?</w:t>
      </w:r>
    </w:p>
  </w:comment>
  <w:comment w:id="444" w:author="My Luong Vuong" w:date="2023-11-20T16:46:00Z" w:initials="MLV">
    <w:p w14:paraId="296CAC80" w14:textId="77777777" w:rsidR="00FA4D85" w:rsidRDefault="00FA4D85" w:rsidP="00392EB2">
      <w:pPr>
        <w:pStyle w:val="CommentText"/>
      </w:pPr>
      <w:r>
        <w:rPr>
          <w:rStyle w:val="CommentReference"/>
        </w:rPr>
        <w:annotationRef/>
      </w:r>
      <w:r>
        <w:t>Exclude Cmin of 7.5 mg/L</w:t>
      </w:r>
    </w:p>
  </w:comment>
  <w:comment w:id="468" w:author="Isabel Spriet" w:date="2023-07-05T11:58:00Z" w:initials="IS">
    <w:p w14:paraId="0C1DB129" w14:textId="3DE8EBF1" w:rsidR="00001CFF" w:rsidRDefault="00001CFF" w:rsidP="0080358B">
      <w:pPr>
        <w:pStyle w:val="CommentText"/>
      </w:pPr>
      <w:r>
        <w:rPr>
          <w:rStyle w:val="CommentReference"/>
        </w:rPr>
        <w:annotationRef/>
      </w:r>
      <w:r>
        <w:t>This is very logic for me, so I would delete this sentence, so I would try to formulate this in one sentence, see proposal in the text.</w:t>
      </w:r>
    </w:p>
  </w:comment>
  <w:comment w:id="484" w:author="My Luong Vuong" w:date="2023-11-20T16:50:00Z" w:initials="MLV">
    <w:p w14:paraId="27431E06" w14:textId="77777777" w:rsidR="00B23D05" w:rsidRDefault="00B23D05" w:rsidP="003465C9">
      <w:pPr>
        <w:pStyle w:val="CommentText"/>
      </w:pPr>
      <w:r>
        <w:rPr>
          <w:rStyle w:val="CommentReference"/>
        </w:rPr>
        <w:annotationRef/>
      </w:r>
      <w:r>
        <w:t>Creating virtual patient datasets, dose-finding simulations &amp; population-level simulations</w:t>
      </w:r>
    </w:p>
  </w:comment>
  <w:comment w:id="494" w:author="Isabel Spriet" w:date="2023-07-05T12:03:00Z" w:initials="IS">
    <w:p w14:paraId="45395D75" w14:textId="00417105" w:rsidR="0052675C" w:rsidRDefault="0052675C" w:rsidP="00214D70">
      <w:pPr>
        <w:pStyle w:val="CommentText"/>
      </w:pPr>
      <w:r>
        <w:rPr>
          <w:rStyle w:val="CommentReference"/>
        </w:rPr>
        <w:annotationRef/>
      </w:r>
      <w:r>
        <w:t xml:space="preserve">Do you mean the pooled dataset here? Or only the Leuven dataset? </w:t>
      </w:r>
    </w:p>
  </w:comment>
  <w:comment w:id="498" w:author="Isabel Spriet" w:date="2023-07-05T12:04:00Z" w:initials="IS">
    <w:p w14:paraId="2436FB1F" w14:textId="77777777" w:rsidR="0052675C" w:rsidRDefault="0052675C" w:rsidP="00974979">
      <w:pPr>
        <w:pStyle w:val="CommentText"/>
      </w:pPr>
      <w:r>
        <w:rPr>
          <w:rStyle w:val="CommentReference"/>
        </w:rPr>
        <w:annotationRef/>
      </w:r>
      <w:r>
        <w:t>I think we need 'in' in this sentence, right?</w:t>
      </w:r>
    </w:p>
  </w:comment>
  <w:comment w:id="526" w:author="Isabel Spriet" w:date="2023-07-05T12:04:00Z" w:initials="IS">
    <w:p w14:paraId="38D34354" w14:textId="77777777" w:rsidR="0052675C" w:rsidRDefault="0052675C" w:rsidP="005E1514">
      <w:pPr>
        <w:pStyle w:val="CommentText"/>
      </w:pPr>
      <w:r>
        <w:rPr>
          <w:rStyle w:val="CommentReference"/>
        </w:rPr>
        <w:annotationRef/>
      </w:r>
      <w:r>
        <w:t>So if you would make a shiny app, this should be added here, or in a separate paragraph?</w:t>
      </w:r>
    </w:p>
  </w:comment>
  <w:comment w:id="527" w:author="Luong Vuong" w:date="2023-07-05T14:30:00Z" w:initials="LV">
    <w:p w14:paraId="71A913E3" w14:textId="3CAC1D2B" w:rsidR="003F0240" w:rsidRDefault="003F0240">
      <w:pPr>
        <w:pStyle w:val="CommentText"/>
      </w:pPr>
      <w:r>
        <w:rPr>
          <w:rStyle w:val="CommentReference"/>
        </w:rPr>
        <w:annotationRef/>
      </w:r>
      <w:r>
        <w:t>The shiny app can be mentioned briefly in one sentence</w:t>
      </w:r>
    </w:p>
  </w:comment>
  <w:comment w:id="611" w:author="Isabel Spriet" w:date="2023-07-05T12:07:00Z" w:initials="IS">
    <w:p w14:paraId="324CB5D1" w14:textId="77777777" w:rsidR="0052675C" w:rsidRDefault="0052675C" w:rsidP="00B11EDB">
      <w:pPr>
        <w:pStyle w:val="CommentText"/>
      </w:pPr>
      <w:r>
        <w:rPr>
          <w:rStyle w:val="CommentReference"/>
        </w:rPr>
        <w:annotationRef/>
      </w:r>
      <w:r>
        <w:t>I guess this should be RV?</w:t>
      </w:r>
    </w:p>
  </w:comment>
  <w:comment w:id="649" w:author="Isabel Spriet" w:date="2023-07-05T12:09:00Z" w:initials="IS">
    <w:p w14:paraId="5927D35A" w14:textId="77777777" w:rsidR="0052675C" w:rsidRDefault="0052675C">
      <w:pPr>
        <w:pStyle w:val="CommentText"/>
      </w:pPr>
      <w:r>
        <w:rPr>
          <w:rStyle w:val="CommentReference"/>
        </w:rPr>
        <w:annotationRef/>
      </w:r>
      <w:r>
        <w:t>So to be sure (I think we discussed this previously): we can not apply the ARC predictor because we don't have all necessary data?</w:t>
      </w:r>
    </w:p>
    <w:p w14:paraId="67E3FA89" w14:textId="77777777" w:rsidR="0052675C" w:rsidRDefault="0052675C">
      <w:pPr>
        <w:pStyle w:val="CommentText"/>
      </w:pPr>
    </w:p>
    <w:p w14:paraId="527F5408" w14:textId="77777777" w:rsidR="0052675C" w:rsidRDefault="0052675C" w:rsidP="00DE3CB8">
      <w:pPr>
        <w:pStyle w:val="CommentText"/>
      </w:pPr>
      <w:r>
        <w:t>Did you test ARC yes/no as a binary variable as covariate on Clno CRRT? (using e.g. a cutoff of 96 or 100 mL/min for CKD-EPI)?</w:t>
      </w:r>
    </w:p>
  </w:comment>
  <w:comment w:id="650" w:author="Luong Vuong" w:date="2023-07-05T14:38:00Z" w:initials="LV">
    <w:p w14:paraId="07D5EB50" w14:textId="1B496E75" w:rsidR="0027451E" w:rsidRDefault="0027451E">
      <w:pPr>
        <w:pStyle w:val="CommentText"/>
      </w:pPr>
      <w:r>
        <w:rPr>
          <w:rStyle w:val="CommentReference"/>
        </w:rPr>
        <w:annotationRef/>
      </w:r>
      <w:r>
        <w:t>Will test it</w:t>
      </w:r>
    </w:p>
  </w:comment>
  <w:comment w:id="741" w:author="Isabel Spriet" w:date="2023-07-05T12:11:00Z" w:initials="IS">
    <w:p w14:paraId="0C14D2C5" w14:textId="77777777" w:rsidR="0052675C" w:rsidRDefault="0052675C">
      <w:pPr>
        <w:pStyle w:val="CommentText"/>
      </w:pPr>
      <w:r>
        <w:rPr>
          <w:rStyle w:val="CommentReference"/>
        </w:rPr>
        <w:annotationRef/>
      </w:r>
      <w:r>
        <w:t xml:space="preserve">Just for my understanding: this means that we have to think about other covariates potentially explaining IIV on Vc? Fluid overload? </w:t>
      </w:r>
    </w:p>
    <w:p w14:paraId="15E69241" w14:textId="77777777" w:rsidR="0052675C" w:rsidRDefault="0052675C">
      <w:pPr>
        <w:pStyle w:val="CommentText"/>
      </w:pPr>
    </w:p>
    <w:p w14:paraId="0D69E069" w14:textId="77777777" w:rsidR="0052675C" w:rsidRDefault="0052675C" w:rsidP="00266BA0">
      <w:pPr>
        <w:pStyle w:val="CommentText"/>
      </w:pPr>
      <w:r>
        <w:t>Besides: you are not coming back on FFM now, while it was retained as a stronger covariate than BW? Should we state this somewhere, and comment that we preferred BW as it is a more practical covariate to handle?</w:t>
      </w:r>
    </w:p>
  </w:comment>
  <w:comment w:id="815" w:author="Isabel Spriet" w:date="2023-07-05T12:12:00Z" w:initials="IS">
    <w:p w14:paraId="13DCBE77" w14:textId="77777777" w:rsidR="0052675C" w:rsidRDefault="0052675C" w:rsidP="003829EA">
      <w:pPr>
        <w:pStyle w:val="CommentText"/>
      </w:pPr>
      <w:r>
        <w:rPr>
          <w:rStyle w:val="CommentReference"/>
        </w:rPr>
        <w:annotationRef/>
      </w:r>
      <w:r>
        <w:t>Just a semantic question: can we call it 'inlcusive' as we stratify based on CRRT and BW? For me, it is just optimized, but not inclusive, as we stratify in subgroups...</w:t>
      </w:r>
    </w:p>
  </w:comment>
  <w:comment w:id="820" w:author="Isabel Spriet" w:date="2023-07-05T12:13:00Z" w:initials="IS">
    <w:p w14:paraId="0E4397CF" w14:textId="77777777" w:rsidR="008137B3" w:rsidRDefault="008137B3" w:rsidP="003F2E2F">
      <w:pPr>
        <w:pStyle w:val="CommentText"/>
      </w:pPr>
      <w:r>
        <w:rPr>
          <w:rStyle w:val="CommentReference"/>
        </w:rPr>
        <w:annotationRef/>
      </w:r>
      <w:r>
        <w:t>Cfr discussion yesterday:  shall we split it up in a scientific proposal (e.g. per 20 kg steps) vs. the most cost-effective proposal (with varying BW steps?)</w:t>
      </w:r>
    </w:p>
  </w:comment>
  <w:comment w:id="924" w:author="Isabel Spriet" w:date="2023-07-05T12:15:00Z" w:initials="IS">
    <w:p w14:paraId="31D83A4B" w14:textId="77777777" w:rsidR="008137B3" w:rsidRDefault="008137B3">
      <w:pPr>
        <w:pStyle w:val="CommentText"/>
      </w:pPr>
      <w:r>
        <w:rPr>
          <w:rStyle w:val="CommentReference"/>
        </w:rPr>
        <w:annotationRef/>
      </w:r>
      <w:r>
        <w:t>This is interesting, not sure how to come back on this in the discussion section</w:t>
      </w:r>
    </w:p>
    <w:p w14:paraId="4F4117A0" w14:textId="77777777" w:rsidR="008137B3" w:rsidRDefault="008137B3">
      <w:pPr>
        <w:pStyle w:val="CommentText"/>
      </w:pPr>
    </w:p>
    <w:p w14:paraId="2E0954F9" w14:textId="77777777" w:rsidR="008137B3" w:rsidRDefault="008137B3" w:rsidP="00A0441F">
      <w:pPr>
        <w:pStyle w:val="CommentText"/>
      </w:pPr>
      <w:r>
        <w:t>When targeting 7.5 mg/L we are aiming at AUC/MIC that is much higher than 200 ?</w:t>
      </w:r>
    </w:p>
  </w:comment>
  <w:comment w:id="946" w:author="Isabel Spriet" w:date="2023-07-05T12:17:00Z" w:initials="IS">
    <w:p w14:paraId="0EC27363" w14:textId="77777777" w:rsidR="008137B3" w:rsidRDefault="008137B3" w:rsidP="00CD55B1">
      <w:pPr>
        <w:pStyle w:val="CommentText"/>
      </w:pPr>
      <w:r>
        <w:rPr>
          <w:rStyle w:val="CommentReference"/>
        </w:rPr>
        <w:annotationRef/>
      </w:r>
      <w:r>
        <w:t>This is not a clinical outcome study, so maybe we can delete this?</w:t>
      </w:r>
    </w:p>
  </w:comment>
  <w:comment w:id="956" w:author="Isabel Spriet" w:date="2023-07-05T12:18:00Z" w:initials="IS">
    <w:p w14:paraId="163AA50C" w14:textId="77777777" w:rsidR="008137B3" w:rsidRDefault="008137B3" w:rsidP="000A1B00">
      <w:pPr>
        <w:pStyle w:val="CommentText"/>
      </w:pPr>
      <w:r>
        <w:rPr>
          <w:rStyle w:val="CommentReference"/>
        </w:rPr>
        <w:annotationRef/>
      </w:r>
      <w:r>
        <w:t>I would put this in the limitation section - for me this comes too early in the discussion section, first we have to stress the good news</w:t>
      </w:r>
    </w:p>
  </w:comment>
  <w:comment w:id="964" w:author="Isabel Spriet" w:date="2023-07-05T12:19:00Z" w:initials="IS">
    <w:p w14:paraId="6C098CA1" w14:textId="77777777" w:rsidR="008137B3" w:rsidRDefault="008137B3" w:rsidP="00040814">
      <w:pPr>
        <w:pStyle w:val="CommentText"/>
      </w:pPr>
      <w:r>
        <w:rPr>
          <w:rStyle w:val="CommentReference"/>
        </w:rPr>
        <w:annotationRef/>
      </w:r>
      <w:r>
        <w:t>Same remark, move to the end of the discussion section</w:t>
      </w:r>
    </w:p>
  </w:comment>
  <w:comment w:id="996" w:author="Isabel Spriet" w:date="2023-07-05T12:35:00Z" w:initials="IS">
    <w:p w14:paraId="75A49FEC" w14:textId="77777777" w:rsidR="005A6DBF" w:rsidRDefault="005A6DBF" w:rsidP="00994DB2">
      <w:pPr>
        <w:pStyle w:val="CommentText"/>
      </w:pPr>
      <w:r>
        <w:rPr>
          <w:rStyle w:val="CommentReference"/>
        </w:rPr>
        <w:annotationRef/>
      </w:r>
      <w:r>
        <w:t>I would start with the paragraph on BW here, see below.</w:t>
      </w:r>
    </w:p>
  </w:comment>
  <w:comment w:id="999" w:author="Isabel Spriet" w:date="2023-07-05T12:22:00Z" w:initials="IS">
    <w:p w14:paraId="15B787B5" w14:textId="77777777" w:rsidR="00D5798A" w:rsidRDefault="00D5798A" w:rsidP="00D5798A">
      <w:pPr>
        <w:pStyle w:val="CommentText"/>
      </w:pPr>
      <w:r>
        <w:rPr>
          <w:rStyle w:val="CommentReference"/>
        </w:rPr>
        <w:annotationRef/>
      </w:r>
      <w:r>
        <w:t>This paragraph should come first after the description of the model, so before the paragraph on missing data handling and imputation.</w:t>
      </w:r>
    </w:p>
  </w:comment>
  <w:comment w:id="1031" w:author="Isabel Spriet" w:date="2023-07-05T12:23:00Z" w:initials="IS">
    <w:p w14:paraId="3CDDE7BF" w14:textId="77777777" w:rsidR="00D5798A" w:rsidRDefault="00D5798A" w:rsidP="00D5798A">
      <w:pPr>
        <w:pStyle w:val="CommentText"/>
      </w:pPr>
      <w:r>
        <w:rPr>
          <w:rStyle w:val="CommentReference"/>
        </w:rPr>
        <w:annotationRef/>
      </w:r>
      <w:r>
        <w:t>Here the paragraph on missing data should be placed.</w:t>
      </w:r>
    </w:p>
  </w:comment>
  <w:comment w:id="1121" w:author="Isabel Spriet" w:date="2023-07-05T12:41:00Z" w:initials="IS">
    <w:p w14:paraId="1853B039" w14:textId="77777777" w:rsidR="005A6DBF" w:rsidRDefault="005A6DBF">
      <w:pPr>
        <w:pStyle w:val="CommentText"/>
      </w:pPr>
      <w:r>
        <w:rPr>
          <w:rStyle w:val="CommentReference"/>
        </w:rPr>
        <w:annotationRef/>
      </w:r>
      <w:r>
        <w:t xml:space="preserve">This paragraph should then follow the paragraph on BW. I would also try to rewrite it a bit in a more clinical way. First: we did find a clear difference in CL when bringing in CRRT as a covariate. We should explain this: this is due to the fact that CRRT is bypassing the active tubular reabsorption leading to an almost 2-3 fold higher Cl.  Next:   It is really suprising that we did not identify CKD EPI as covariate in no CRRT patients.  We had expected this, as several smaller prevous studies suggested that Cl would be higher in patients with higher Cl or with ARC. (would be nice if you could prove that ARC yes/no (as binary variable) neither explains IIV) Now on a larger scale we can not confirm this.    Probably this is due to a lot of missing data, and wrong application of imputation techniques.  Refer to boonstra et al, who only had baseline CKDEPI (which does not make sense if you are at day 7 or 14 in an ICU patient with rapidly evolving renal function), refer to others who did a lot of imputations.  To conclude: we are not sure on the absence of impact of ARC or CKD-EPI, we are in this stage unable to confirm this.  </w:t>
      </w:r>
    </w:p>
    <w:p w14:paraId="5D9C34C6" w14:textId="77777777" w:rsidR="005A6DBF" w:rsidRDefault="005A6DBF">
      <w:pPr>
        <w:pStyle w:val="CommentText"/>
      </w:pPr>
    </w:p>
    <w:p w14:paraId="41FC0DD0" w14:textId="77777777" w:rsidR="005A6DBF" w:rsidRDefault="005A6DBF" w:rsidP="00504C36">
      <w:pPr>
        <w:pStyle w:val="CommentText"/>
      </w:pPr>
      <w:r>
        <w:t>Now this paragraph is written in a very technical way, but IJAA is a clinical journal. So try to formuate this as clinical as possible (imagine the intensivist who has to understand this).</w:t>
      </w:r>
    </w:p>
  </w:comment>
  <w:comment w:id="1149" w:author="Isabel Spriet" w:date="2023-07-05T12:22:00Z" w:initials="IS">
    <w:p w14:paraId="77AAACBA" w14:textId="6BD2E927" w:rsidR="008137B3" w:rsidRDefault="008137B3" w:rsidP="00D22D33">
      <w:pPr>
        <w:pStyle w:val="CommentText"/>
      </w:pPr>
      <w:r>
        <w:rPr>
          <w:rStyle w:val="CommentReference"/>
        </w:rPr>
        <w:annotationRef/>
      </w:r>
      <w:r>
        <w:t>This paragraph should come first after the description of the model, so before the paragraph on missing data handling and imputation.</w:t>
      </w:r>
    </w:p>
  </w:comment>
  <w:comment w:id="1156" w:author="Isabel Spriet" w:date="2023-07-05T12:23:00Z" w:initials="IS">
    <w:p w14:paraId="3495CC3C" w14:textId="77777777" w:rsidR="00EC7FA5" w:rsidRDefault="00EC7FA5" w:rsidP="003B7A4B">
      <w:pPr>
        <w:pStyle w:val="CommentText"/>
      </w:pPr>
      <w:r>
        <w:rPr>
          <w:rStyle w:val="CommentReference"/>
        </w:rPr>
        <w:annotationRef/>
      </w:r>
      <w:r>
        <w:t>Here the paragraph on missing data should be placed.</w:t>
      </w:r>
    </w:p>
  </w:comment>
  <w:comment w:id="1160" w:author="Isabel Spriet" w:date="2023-07-05T12:26:00Z" w:initials="IS">
    <w:p w14:paraId="340DFE91" w14:textId="77777777" w:rsidR="00EC7FA5" w:rsidRDefault="00EC7FA5" w:rsidP="00CC7B78">
      <w:pPr>
        <w:pStyle w:val="CommentText"/>
      </w:pPr>
      <w:r>
        <w:rPr>
          <w:rStyle w:val="CommentReference"/>
        </w:rPr>
        <w:annotationRef/>
      </w:r>
      <w:r>
        <w:t>I would again refer to the ECIL guideline slides here</w:t>
      </w:r>
    </w:p>
  </w:comment>
  <w:comment w:id="1178" w:author="Isabel Spriet" w:date="2023-07-05T12:27:00Z" w:initials="IS">
    <w:p w14:paraId="424D1D80" w14:textId="77777777" w:rsidR="00EC7FA5" w:rsidRDefault="00EC7FA5" w:rsidP="00154B63">
      <w:pPr>
        <w:pStyle w:val="CommentText"/>
      </w:pPr>
      <w:r>
        <w:rPr>
          <w:rStyle w:val="CommentReference"/>
        </w:rPr>
        <w:annotationRef/>
      </w:r>
      <w:r>
        <w:t>You can put ref 54 here</w:t>
      </w:r>
    </w:p>
  </w:comment>
  <w:comment w:id="1219" w:author="Isabel Spriet" w:date="2023-07-05T12:29:00Z" w:initials="IS">
    <w:p w14:paraId="1EA4A5BA" w14:textId="77777777" w:rsidR="00EC7FA5" w:rsidRDefault="00EC7FA5" w:rsidP="00144550">
      <w:pPr>
        <w:pStyle w:val="CommentText"/>
      </w:pPr>
      <w:r>
        <w:rPr>
          <w:rStyle w:val="CommentReference"/>
        </w:rPr>
        <w:annotationRef/>
      </w:r>
      <w:r>
        <w:t>See remark above in results: we might put the simpler (cost independent) scheme first, followed by the most cost effective scheme.  To discuss with Erwin.</w:t>
      </w:r>
    </w:p>
  </w:comment>
  <w:comment w:id="1214" w:author="Isabel Spriet" w:date="2023-07-05T12:43:00Z" w:initials="IS">
    <w:p w14:paraId="6CD75724" w14:textId="77777777" w:rsidR="005A6DBF" w:rsidRDefault="005A6DBF" w:rsidP="00C22A7F">
      <w:pPr>
        <w:pStyle w:val="CommentText"/>
      </w:pPr>
      <w:r>
        <w:rPr>
          <w:rStyle w:val="CommentReference"/>
        </w:rPr>
        <w:annotationRef/>
      </w:r>
      <w:r>
        <w:t>Can you make this more concrete by mentioning the effective doses that we are recommending now? (so the ones listed in table 3)?</w:t>
      </w:r>
    </w:p>
  </w:comment>
  <w:comment w:id="1233" w:author="Isabel Spriet" w:date="2023-07-05T12:30:00Z" w:initials="IS">
    <w:p w14:paraId="45695CAA" w14:textId="38012A2D" w:rsidR="00EC7FA5" w:rsidRDefault="00EC7FA5" w:rsidP="00D17F95">
      <w:pPr>
        <w:pStyle w:val="CommentText"/>
      </w:pPr>
      <w:r>
        <w:rPr>
          <w:rStyle w:val="CommentReference"/>
        </w:rPr>
        <w:annotationRef/>
      </w:r>
      <w:r>
        <w:t xml:space="preserve">See remark in methods: the most important thing is that we do not include IHD under CRRT.  </w:t>
      </w:r>
    </w:p>
  </w:comment>
  <w:comment w:id="1282" w:author="Isabel Spriet" w:date="2023-07-05T12:30:00Z" w:initials="IS">
    <w:p w14:paraId="4855FBD1" w14:textId="77777777" w:rsidR="00EC7FA5" w:rsidRDefault="00EC7FA5" w:rsidP="00A74744">
      <w:pPr>
        <w:pStyle w:val="CommentText"/>
      </w:pPr>
      <w:r>
        <w:rPr>
          <w:rStyle w:val="CommentReference"/>
        </w:rPr>
        <w:annotationRef/>
      </w:r>
      <w:r>
        <w:t>This holds true no?</w:t>
      </w:r>
    </w:p>
  </w:comment>
  <w:comment w:id="1284" w:author="Isabel Spriet" w:date="2023-07-05T12:31:00Z" w:initials="IS">
    <w:p w14:paraId="324B984B" w14:textId="77777777" w:rsidR="00EC7FA5" w:rsidRDefault="00EC7FA5" w:rsidP="00436FD6">
      <w:pPr>
        <w:pStyle w:val="CommentText"/>
      </w:pPr>
      <w:r>
        <w:rPr>
          <w:rStyle w:val="CommentReference"/>
        </w:rPr>
        <w:annotationRef/>
      </w:r>
      <w:r>
        <w:t>With this, you mean that there might be residual clearance next to CRRT clearance?  Can you formualte this a bit different, now the sentence is difficult to understand.</w:t>
      </w:r>
    </w:p>
  </w:comment>
  <w:comment w:id="1295" w:author="Isabel Spriet" w:date="2023-07-05T12:32:00Z" w:initials="IS">
    <w:p w14:paraId="12D16619" w14:textId="77777777" w:rsidR="00EC7FA5" w:rsidRDefault="00EC7FA5" w:rsidP="00612CE7">
      <w:pPr>
        <w:pStyle w:val="CommentText"/>
      </w:pPr>
      <w:r>
        <w:rPr>
          <w:rStyle w:val="CommentReference"/>
        </w:rPr>
        <w:annotationRef/>
      </w:r>
      <w:r>
        <w:t>I would delete this, is too vague for me</w:t>
      </w:r>
    </w:p>
  </w:comment>
  <w:comment w:id="1301" w:author="Isabel Spriet" w:date="2023-07-05T12:32:00Z" w:initials="IS">
    <w:p w14:paraId="70C5208A" w14:textId="77777777" w:rsidR="005A6DBF" w:rsidRDefault="00EC7FA5" w:rsidP="007139B0">
      <w:pPr>
        <w:pStyle w:val="CommentText"/>
      </w:pPr>
      <w:r>
        <w:rPr>
          <w:rStyle w:val="CommentReference"/>
        </w:rPr>
        <w:annotationRef/>
      </w:r>
      <w:r w:rsidR="005A6DBF">
        <w:t xml:space="preserve">I would put the paragraphs on missing data here. See remark above.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A4725E" w15:done="0"/>
  <w15:commentEx w15:paraId="60D0D0B5" w15:done="0"/>
  <w15:commentEx w15:paraId="35075C74" w15:done="0"/>
  <w15:commentEx w15:paraId="2271F3AC" w15:paraIdParent="35075C74" w15:done="0"/>
  <w15:commentEx w15:paraId="7DA2C801" w15:done="1"/>
  <w15:commentEx w15:paraId="77D92DCD" w15:done="0"/>
  <w15:commentEx w15:paraId="11C032C7" w15:done="0"/>
  <w15:commentEx w15:paraId="2ED50199" w15:done="1"/>
  <w15:commentEx w15:paraId="3100E2D3" w15:done="0"/>
  <w15:commentEx w15:paraId="1D3A9388" w15:done="1"/>
  <w15:commentEx w15:paraId="40404C1F" w15:done="0"/>
  <w15:commentEx w15:paraId="7A0AC9F8" w15:done="0"/>
  <w15:commentEx w15:paraId="165FD4E1" w15:paraIdParent="7A0AC9F8" w15:done="0"/>
  <w15:commentEx w15:paraId="177EE93E" w15:done="1"/>
  <w15:commentEx w15:paraId="7E08AE5E" w15:done="0"/>
  <w15:commentEx w15:paraId="4C93ABFD" w15:done="1"/>
  <w15:commentEx w15:paraId="0B8A775E" w15:done="1"/>
  <w15:commentEx w15:paraId="24B4C8AA" w15:done="0"/>
  <w15:commentEx w15:paraId="7D51F436" w15:paraIdParent="24B4C8AA" w15:done="0"/>
  <w15:commentEx w15:paraId="2536C13C" w15:done="0"/>
  <w15:commentEx w15:paraId="487AD7D6" w15:done="0"/>
  <w15:commentEx w15:paraId="296CAC80" w15:paraIdParent="487AD7D6" w15:done="0"/>
  <w15:commentEx w15:paraId="0C1DB129" w15:done="0"/>
  <w15:commentEx w15:paraId="27431E06" w15:done="0"/>
  <w15:commentEx w15:paraId="45395D75" w15:done="1"/>
  <w15:commentEx w15:paraId="2436FB1F" w15:done="1"/>
  <w15:commentEx w15:paraId="38D34354" w15:done="1"/>
  <w15:commentEx w15:paraId="71A913E3" w15:done="1"/>
  <w15:commentEx w15:paraId="324CB5D1" w15:done="1"/>
  <w15:commentEx w15:paraId="527F5408" w15:done="1"/>
  <w15:commentEx w15:paraId="07D5EB50" w15:paraIdParent="527F5408" w15:done="1"/>
  <w15:commentEx w15:paraId="0D69E069" w15:done="1"/>
  <w15:commentEx w15:paraId="13DCBE77" w15:done="1"/>
  <w15:commentEx w15:paraId="0E4397CF" w15:done="1"/>
  <w15:commentEx w15:paraId="2E0954F9" w15:done="0"/>
  <w15:commentEx w15:paraId="0EC27363" w15:done="1"/>
  <w15:commentEx w15:paraId="163AA50C" w15:done="0"/>
  <w15:commentEx w15:paraId="6C098CA1" w15:done="0"/>
  <w15:commentEx w15:paraId="75A49FEC" w15:done="0"/>
  <w15:commentEx w15:paraId="15B787B5" w15:done="0"/>
  <w15:commentEx w15:paraId="3CDDE7BF" w15:done="0"/>
  <w15:commentEx w15:paraId="41FC0DD0" w15:done="1"/>
  <w15:commentEx w15:paraId="77AAACBA" w15:done="0"/>
  <w15:commentEx w15:paraId="3495CC3C" w15:done="0"/>
  <w15:commentEx w15:paraId="340DFE91" w15:done="0"/>
  <w15:commentEx w15:paraId="424D1D80" w15:done="0"/>
  <w15:commentEx w15:paraId="1EA4A5BA" w15:done="1"/>
  <w15:commentEx w15:paraId="6CD75724" w15:done="1"/>
  <w15:commentEx w15:paraId="45695CAA" w15:done="0"/>
  <w15:commentEx w15:paraId="4855FBD1" w15:done="0"/>
  <w15:commentEx w15:paraId="324B984B" w15:done="0"/>
  <w15:commentEx w15:paraId="12D16619" w15:done="1"/>
  <w15:commentEx w15:paraId="70C520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9067F" w16cex:dateUtc="2023-07-12T09:01:00Z"/>
  <w16cex:commentExtensible w16cex:durableId="284FFA1F" w16cex:dateUtc="2023-07-05T12:18:00Z"/>
  <w16cex:commentExtensible w16cex:durableId="28590599" w16cex:dateUtc="2023-07-12T08:57:00Z"/>
  <w16cex:commentExtensible w16cex:durableId="28F87E9E" w16cex:dateUtc="2023-11-10T09:04:00Z"/>
  <w16cex:commentExtensible w16cex:durableId="284FD314" w16cex:dateUtc="2023-07-05T09:31:00Z"/>
  <w16cex:commentExtensible w16cex:durableId="284FD3E7" w16cex:dateUtc="2023-07-05T09:35:00Z"/>
  <w16cex:commentExtensible w16cex:durableId="290AF236" w16cex:dateUtc="2023-11-24T08:58:00Z"/>
  <w16cex:commentExtensible w16cex:durableId="284FD5DF" w16cex:dateUtc="2023-07-05T09:43:00Z"/>
  <w16cex:commentExtensible w16cex:durableId="2905F5CA" w16cex:dateUtc="2023-11-20T14:12:00Z"/>
  <w16cex:commentExtensible w16cex:durableId="284FD65D" w16cex:dateUtc="2023-07-05T09:45:00Z"/>
  <w16cex:commentExtensible w16cex:durableId="284FD6A4" w16cex:dateUtc="2023-07-05T09:46:00Z"/>
  <w16cex:commentExtensible w16cex:durableId="284FD6F7" w16cex:dateUtc="2023-07-05T09:48:00Z"/>
  <w16cex:commentExtensible w16cex:durableId="29060AFF" w16cex:dateUtc="2023-11-20T15:42:00Z"/>
  <w16cex:commentExtensible w16cex:durableId="284FD81A" w16cex:dateUtc="2023-07-05T09:52:00Z"/>
  <w16cex:commentExtensible w16cex:durableId="284FD84D" w16cex:dateUtc="2023-07-05T09:53:00Z"/>
  <w16cex:commentExtensible w16cex:durableId="284FD8F7" w16cex:dateUtc="2023-07-05T09:56:00Z"/>
  <w16cex:commentExtensible w16cex:durableId="284FD888" w16cex:dateUtc="2023-07-05T09:54:00Z"/>
  <w16cex:commentExtensible w16cex:durableId="29060B39" w16cex:dateUtc="2023-11-20T15:43:00Z"/>
  <w16cex:commentExtensible w16cex:durableId="29060B7E" w16cex:dateUtc="2023-11-20T15:44:00Z"/>
  <w16cex:commentExtensible w16cex:durableId="29070A38" w16cex:dateUtc="2023-11-20T15:50:00Z"/>
  <w16cex:commentExtensible w16cex:durableId="29060BBA" w16cex:dateUtc="2023-11-20T15:45:00Z"/>
  <w16cex:commentExtensible w16cex:durableId="29060BE8" w16cex:dateUtc="2023-11-20T15:46:00Z"/>
  <w16cex:commentExtensible w16cex:durableId="284FD96A" w16cex:dateUtc="2023-07-05T09:58:00Z"/>
  <w16cex:commentExtensible w16cex:durableId="29060CE1" w16cex:dateUtc="2023-11-20T15:50:00Z"/>
  <w16cex:commentExtensible w16cex:durableId="284FDA8B" w16cex:dateUtc="2023-07-05T10:03:00Z"/>
  <w16cex:commentExtensible w16cex:durableId="284FDAB9" w16cex:dateUtc="2023-07-05T10:04:00Z"/>
  <w16cex:commentExtensible w16cex:durableId="284FDAEA" w16cex:dateUtc="2023-07-05T10:04:00Z"/>
  <w16cex:commentExtensible w16cex:durableId="284FFCED" w16cex:dateUtc="2023-07-05T12:30:00Z"/>
  <w16cex:commentExtensible w16cex:durableId="284FDB78" w16cex:dateUtc="2023-07-05T10:07:00Z"/>
  <w16cex:commentExtensible w16cex:durableId="284FDBF1" w16cex:dateUtc="2023-07-05T10:09:00Z"/>
  <w16cex:commentExtensible w16cex:durableId="284FFEDC" w16cex:dateUtc="2023-07-05T12:38:00Z"/>
  <w16cex:commentExtensible w16cex:durableId="284FDC6C" w16cex:dateUtc="2023-07-05T10:11:00Z"/>
  <w16cex:commentExtensible w16cex:durableId="284FDCBA" w16cex:dateUtc="2023-07-05T10:12:00Z"/>
  <w16cex:commentExtensible w16cex:durableId="284FDCFE" w16cex:dateUtc="2023-07-05T10:13:00Z"/>
  <w16cex:commentExtensible w16cex:durableId="284FDD64" w16cex:dateUtc="2023-07-05T10:15:00Z"/>
  <w16cex:commentExtensible w16cex:durableId="284FDDF0" w16cex:dateUtc="2023-07-05T10:17:00Z"/>
  <w16cex:commentExtensible w16cex:durableId="284FDE1D" w16cex:dateUtc="2023-07-05T10:18:00Z"/>
  <w16cex:commentExtensible w16cex:durableId="284FDE3D" w16cex:dateUtc="2023-07-05T10:19:00Z"/>
  <w16cex:commentExtensible w16cex:durableId="284FE227" w16cex:dateUtc="2023-07-05T10:35:00Z"/>
  <w16cex:commentExtensible w16cex:durableId="290729D1" w16cex:dateUtc="2023-07-05T10:22:00Z"/>
  <w16cex:commentExtensible w16cex:durableId="290729D0" w16cex:dateUtc="2023-07-05T10:23:00Z"/>
  <w16cex:commentExtensible w16cex:durableId="284FE378" w16cex:dateUtc="2023-07-05T10:41:00Z"/>
  <w16cex:commentExtensible w16cex:durableId="284FDF06" w16cex:dateUtc="2023-07-05T10:22:00Z"/>
  <w16cex:commentExtensible w16cex:durableId="284FDF30" w16cex:dateUtc="2023-07-05T10:23:00Z"/>
  <w16cex:commentExtensible w16cex:durableId="284FDFEE" w16cex:dateUtc="2023-07-05T10:26:00Z"/>
  <w16cex:commentExtensible w16cex:durableId="284FE04B" w16cex:dateUtc="2023-07-05T10:27:00Z"/>
  <w16cex:commentExtensible w16cex:durableId="284FE0A1" w16cex:dateUtc="2023-07-05T10:29:00Z"/>
  <w16cex:commentExtensible w16cex:durableId="284FE3EA" w16cex:dateUtc="2023-07-05T10:43:00Z"/>
  <w16cex:commentExtensible w16cex:durableId="284FE0DC" w16cex:dateUtc="2023-07-05T10:30:00Z"/>
  <w16cex:commentExtensible w16cex:durableId="284FE0FE" w16cex:dateUtc="2023-07-05T10:30:00Z"/>
  <w16cex:commentExtensible w16cex:durableId="284FE129" w16cex:dateUtc="2023-07-05T10:31:00Z"/>
  <w16cex:commentExtensible w16cex:durableId="284FE142" w16cex:dateUtc="2023-07-05T10:32:00Z"/>
  <w16cex:commentExtensible w16cex:durableId="284FE170" w16cex:dateUtc="2023-07-05T1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A4725E" w16cid:durableId="2859067F"/>
  <w16cid:commentId w16cid:paraId="60D0D0B5" w16cid:durableId="284FFA1F"/>
  <w16cid:commentId w16cid:paraId="35075C74" w16cid:durableId="28590599"/>
  <w16cid:commentId w16cid:paraId="2271F3AC" w16cid:durableId="28F87E9E"/>
  <w16cid:commentId w16cid:paraId="7DA2C801" w16cid:durableId="284FD314"/>
  <w16cid:commentId w16cid:paraId="77D92DCD" w16cid:durableId="284FD3E7"/>
  <w16cid:commentId w16cid:paraId="11C032C7" w16cid:durableId="290AF236"/>
  <w16cid:commentId w16cid:paraId="2ED50199" w16cid:durableId="284FD5DF"/>
  <w16cid:commentId w16cid:paraId="3100E2D3" w16cid:durableId="2905F5CA"/>
  <w16cid:commentId w16cid:paraId="1D3A9388" w16cid:durableId="284FD65D"/>
  <w16cid:commentId w16cid:paraId="40404C1F" w16cid:durableId="284FD6A4"/>
  <w16cid:commentId w16cid:paraId="7A0AC9F8" w16cid:durableId="284FD6F7"/>
  <w16cid:commentId w16cid:paraId="165FD4E1" w16cid:durableId="29060AFF"/>
  <w16cid:commentId w16cid:paraId="177EE93E" w16cid:durableId="284FD81A"/>
  <w16cid:commentId w16cid:paraId="7E08AE5E" w16cid:durableId="284FD84D"/>
  <w16cid:commentId w16cid:paraId="4C93ABFD" w16cid:durableId="284FD8F7"/>
  <w16cid:commentId w16cid:paraId="0B8A775E" w16cid:durableId="284FD888"/>
  <w16cid:commentId w16cid:paraId="24B4C8AA" w16cid:durableId="29060B39"/>
  <w16cid:commentId w16cid:paraId="7D51F436" w16cid:durableId="29060B7E"/>
  <w16cid:commentId w16cid:paraId="2536C13C" w16cid:durableId="29070A38"/>
  <w16cid:commentId w16cid:paraId="487AD7D6" w16cid:durableId="29060BBA"/>
  <w16cid:commentId w16cid:paraId="296CAC80" w16cid:durableId="29060BE8"/>
  <w16cid:commentId w16cid:paraId="0C1DB129" w16cid:durableId="284FD96A"/>
  <w16cid:commentId w16cid:paraId="27431E06" w16cid:durableId="29060CE1"/>
  <w16cid:commentId w16cid:paraId="45395D75" w16cid:durableId="284FDA8B"/>
  <w16cid:commentId w16cid:paraId="2436FB1F" w16cid:durableId="284FDAB9"/>
  <w16cid:commentId w16cid:paraId="38D34354" w16cid:durableId="284FDAEA"/>
  <w16cid:commentId w16cid:paraId="71A913E3" w16cid:durableId="284FFCED"/>
  <w16cid:commentId w16cid:paraId="324CB5D1" w16cid:durableId="284FDB78"/>
  <w16cid:commentId w16cid:paraId="527F5408" w16cid:durableId="284FDBF1"/>
  <w16cid:commentId w16cid:paraId="07D5EB50" w16cid:durableId="284FFEDC"/>
  <w16cid:commentId w16cid:paraId="0D69E069" w16cid:durableId="284FDC6C"/>
  <w16cid:commentId w16cid:paraId="13DCBE77" w16cid:durableId="284FDCBA"/>
  <w16cid:commentId w16cid:paraId="0E4397CF" w16cid:durableId="284FDCFE"/>
  <w16cid:commentId w16cid:paraId="2E0954F9" w16cid:durableId="284FDD64"/>
  <w16cid:commentId w16cid:paraId="0EC27363" w16cid:durableId="284FDDF0"/>
  <w16cid:commentId w16cid:paraId="163AA50C" w16cid:durableId="284FDE1D"/>
  <w16cid:commentId w16cid:paraId="6C098CA1" w16cid:durableId="284FDE3D"/>
  <w16cid:commentId w16cid:paraId="75A49FEC" w16cid:durableId="284FE227"/>
  <w16cid:commentId w16cid:paraId="15B787B5" w16cid:durableId="290729D1"/>
  <w16cid:commentId w16cid:paraId="3CDDE7BF" w16cid:durableId="290729D0"/>
  <w16cid:commentId w16cid:paraId="41FC0DD0" w16cid:durableId="284FE378"/>
  <w16cid:commentId w16cid:paraId="77AAACBA" w16cid:durableId="284FDF06"/>
  <w16cid:commentId w16cid:paraId="3495CC3C" w16cid:durableId="284FDF30"/>
  <w16cid:commentId w16cid:paraId="340DFE91" w16cid:durableId="284FDFEE"/>
  <w16cid:commentId w16cid:paraId="424D1D80" w16cid:durableId="284FE04B"/>
  <w16cid:commentId w16cid:paraId="1EA4A5BA" w16cid:durableId="284FE0A1"/>
  <w16cid:commentId w16cid:paraId="6CD75724" w16cid:durableId="284FE3EA"/>
  <w16cid:commentId w16cid:paraId="45695CAA" w16cid:durableId="284FE0DC"/>
  <w16cid:commentId w16cid:paraId="4855FBD1" w16cid:durableId="284FE0FE"/>
  <w16cid:commentId w16cid:paraId="324B984B" w16cid:durableId="284FE129"/>
  <w16cid:commentId w16cid:paraId="12D16619" w16cid:durableId="284FE142"/>
  <w16cid:commentId w16cid:paraId="70C5208A" w16cid:durableId="284FE1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803D1" w14:textId="77777777" w:rsidR="004C36B8" w:rsidRDefault="004C36B8" w:rsidP="007C6F8A">
      <w:pPr>
        <w:spacing w:after="0" w:line="240" w:lineRule="auto"/>
      </w:pPr>
      <w:r>
        <w:separator/>
      </w:r>
    </w:p>
  </w:endnote>
  <w:endnote w:type="continuationSeparator" w:id="0">
    <w:p w14:paraId="428960CA" w14:textId="77777777" w:rsidR="004C36B8" w:rsidRDefault="004C36B8" w:rsidP="007C6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Regula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8741109"/>
      <w:docPartObj>
        <w:docPartGallery w:val="Page Numbers (Bottom of Page)"/>
        <w:docPartUnique/>
      </w:docPartObj>
    </w:sdtPr>
    <w:sdtEndPr>
      <w:rPr>
        <w:noProof/>
      </w:rPr>
    </w:sdtEndPr>
    <w:sdtContent>
      <w:p w14:paraId="2E969CF2" w14:textId="285443EF" w:rsidR="007C6F8A" w:rsidRPr="00CA5A80" w:rsidRDefault="007C6F8A" w:rsidP="00CA5A80">
        <w:pPr>
          <w:pStyle w:val="Footer"/>
          <w:jc w:val="center"/>
          <w:rPr>
            <w:sz w:val="18"/>
            <w:szCs w:val="18"/>
          </w:rPr>
        </w:pPr>
        <w:r w:rsidRPr="00CA5A80">
          <w:rPr>
            <w:sz w:val="18"/>
            <w:szCs w:val="18"/>
          </w:rPr>
          <w:fldChar w:fldCharType="begin"/>
        </w:r>
        <w:r w:rsidRPr="00CA5A80">
          <w:rPr>
            <w:sz w:val="18"/>
            <w:szCs w:val="18"/>
          </w:rPr>
          <w:instrText xml:space="preserve"> PAGE   \* MERGEFORMAT </w:instrText>
        </w:r>
        <w:r w:rsidRPr="00CA5A80">
          <w:rPr>
            <w:sz w:val="18"/>
            <w:szCs w:val="18"/>
          </w:rPr>
          <w:fldChar w:fldCharType="separate"/>
        </w:r>
        <w:r w:rsidRPr="00CA5A80">
          <w:rPr>
            <w:noProof/>
            <w:sz w:val="18"/>
            <w:szCs w:val="18"/>
          </w:rPr>
          <w:t>2</w:t>
        </w:r>
        <w:r w:rsidRPr="00CA5A80">
          <w:rPr>
            <w:noProof/>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8EA5A" w14:textId="77777777" w:rsidR="004C36B8" w:rsidRDefault="004C36B8" w:rsidP="007C6F8A">
      <w:pPr>
        <w:spacing w:after="0" w:line="240" w:lineRule="auto"/>
      </w:pPr>
      <w:r>
        <w:separator/>
      </w:r>
    </w:p>
  </w:footnote>
  <w:footnote w:type="continuationSeparator" w:id="0">
    <w:p w14:paraId="303B9710" w14:textId="77777777" w:rsidR="004C36B8" w:rsidRDefault="004C36B8" w:rsidP="007C6F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A71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2770325"/>
    <w:multiLevelType w:val="hybridMultilevel"/>
    <w:tmpl w:val="FC9EDC34"/>
    <w:lvl w:ilvl="0" w:tplc="312826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5B4547"/>
    <w:multiLevelType w:val="multilevel"/>
    <w:tmpl w:val="3F36626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56D503FA"/>
    <w:multiLevelType w:val="hybridMultilevel"/>
    <w:tmpl w:val="933CCFFC"/>
    <w:lvl w:ilvl="0" w:tplc="1084150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670731DB"/>
    <w:multiLevelType w:val="hybridMultilevel"/>
    <w:tmpl w:val="93E6508E"/>
    <w:lvl w:ilvl="0" w:tplc="7AF6C1B4">
      <w:start w:val="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6A5D99"/>
    <w:multiLevelType w:val="hybridMultilevel"/>
    <w:tmpl w:val="9FA85BB8"/>
    <w:lvl w:ilvl="0" w:tplc="3AAC478E">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871870847">
    <w:abstractNumId w:val="5"/>
  </w:num>
  <w:num w:numId="2" w16cid:durableId="744301894">
    <w:abstractNumId w:val="1"/>
  </w:num>
  <w:num w:numId="3" w16cid:durableId="1198927472">
    <w:abstractNumId w:val="4"/>
  </w:num>
  <w:num w:numId="4" w16cid:durableId="1095712407">
    <w:abstractNumId w:val="3"/>
  </w:num>
  <w:num w:numId="5" w16cid:durableId="928007866">
    <w:abstractNumId w:val="0"/>
  </w:num>
  <w:num w:numId="6" w16cid:durableId="17021760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y Luong Vuong">
    <w15:presenceInfo w15:providerId="AD" w15:userId="S::myluong.vuong@kuleuven.be::3a095926-c094-4dc5-9520-da494b4df4d0"/>
  </w15:person>
  <w15:person w15:author="My Luong Vuong [2]">
    <w15:presenceInfo w15:providerId="None" w15:userId="My Luong Vuong"/>
  </w15:person>
  <w15:person w15:author="Luong Vuong">
    <w15:presenceInfo w15:providerId="Windows Live" w15:userId="0776b2e45f01b074"/>
  </w15:person>
  <w15:person w15:author="Isabel Spriet">
    <w15:presenceInfo w15:providerId="AD" w15:userId="S::isabel.spriet@uzleuven.be::13817a60-2321-4779-8e33-6bba52ca5d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2NTQ2N7c0MLAwMjNU0lEKTi0uzszPAykwqgUAcAcaOCwAAAA="/>
    <w:docVar w:name="EN.InstantFormat" w:val="&lt;ENInstantFormat&gt;&lt;Enabled&gt;1&lt;/Enabled&gt;&lt;ScanUnformatted&gt;1&lt;/ScanUnformatted&gt;&lt;ScanChanges&gt;1&lt;/ScanChanges&gt;&lt;Suspended&gt;0&lt;/Suspended&gt;&lt;/ENInstantFormat&gt;"/>
    <w:docVar w:name="EN.Layout" w:val="&lt;ENLayout&gt;&lt;Style&gt;IJAA_Style&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ed9e5sg009pcetsepxtfs0dwxsa5rzvawx&quot;&gt;Fluc_Manuscript&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9&lt;/item&gt;&lt;item&gt;30&lt;/item&gt;&lt;item&gt;32&lt;/item&gt;&lt;item&gt;33&lt;/item&gt;&lt;item&gt;34&lt;/item&gt;&lt;item&gt;35&lt;/item&gt;&lt;item&gt;36&lt;/item&gt;&lt;item&gt;37&lt;/item&gt;&lt;item&gt;38&lt;/item&gt;&lt;item&gt;41&lt;/item&gt;&lt;item&gt;44&lt;/item&gt;&lt;item&gt;45&lt;/item&gt;&lt;item&gt;46&lt;/item&gt;&lt;item&gt;47&lt;/item&gt;&lt;item&gt;48&lt;/item&gt;&lt;item&gt;49&lt;/item&gt;&lt;item&gt;51&lt;/item&gt;&lt;item&gt;54&lt;/item&gt;&lt;item&gt;55&lt;/item&gt;&lt;item&gt;58&lt;/item&gt;&lt;item&gt;59&lt;/item&gt;&lt;item&gt;63&lt;/item&gt;&lt;item&gt;64&lt;/item&gt;&lt;item&gt;65&lt;/item&gt;&lt;item&gt;66&lt;/item&gt;&lt;item&gt;68&lt;/item&gt;&lt;item&gt;70&lt;/item&gt;&lt;item&gt;71&lt;/item&gt;&lt;item&gt;72&lt;/item&gt;&lt;item&gt;73&lt;/item&gt;&lt;/record-ids&gt;&lt;/item&gt;&lt;/Libraries&gt;"/>
  </w:docVars>
  <w:rsids>
    <w:rsidRoot w:val="009A24FE"/>
    <w:rsid w:val="000012A7"/>
    <w:rsid w:val="00001605"/>
    <w:rsid w:val="00001CFF"/>
    <w:rsid w:val="000026CF"/>
    <w:rsid w:val="00002905"/>
    <w:rsid w:val="000029E8"/>
    <w:rsid w:val="00002A2D"/>
    <w:rsid w:val="0000319A"/>
    <w:rsid w:val="00003881"/>
    <w:rsid w:val="000054B0"/>
    <w:rsid w:val="000056A8"/>
    <w:rsid w:val="00006708"/>
    <w:rsid w:val="000078AF"/>
    <w:rsid w:val="00010229"/>
    <w:rsid w:val="00010298"/>
    <w:rsid w:val="0001053A"/>
    <w:rsid w:val="00010937"/>
    <w:rsid w:val="000112E3"/>
    <w:rsid w:val="000118F3"/>
    <w:rsid w:val="00011DAB"/>
    <w:rsid w:val="0001219E"/>
    <w:rsid w:val="000133BA"/>
    <w:rsid w:val="0001360C"/>
    <w:rsid w:val="000137D0"/>
    <w:rsid w:val="00013AD6"/>
    <w:rsid w:val="00013CD2"/>
    <w:rsid w:val="00013EF8"/>
    <w:rsid w:val="00014D98"/>
    <w:rsid w:val="00014F4D"/>
    <w:rsid w:val="000152C6"/>
    <w:rsid w:val="0001591E"/>
    <w:rsid w:val="00016FA0"/>
    <w:rsid w:val="0001749E"/>
    <w:rsid w:val="00017584"/>
    <w:rsid w:val="00017E6F"/>
    <w:rsid w:val="00020103"/>
    <w:rsid w:val="0002016D"/>
    <w:rsid w:val="0002033A"/>
    <w:rsid w:val="00021221"/>
    <w:rsid w:val="0002165B"/>
    <w:rsid w:val="0002169B"/>
    <w:rsid w:val="000217AB"/>
    <w:rsid w:val="00021E38"/>
    <w:rsid w:val="0002249B"/>
    <w:rsid w:val="000228F7"/>
    <w:rsid w:val="00022E85"/>
    <w:rsid w:val="000237B6"/>
    <w:rsid w:val="00023AB8"/>
    <w:rsid w:val="00023EAD"/>
    <w:rsid w:val="000243E5"/>
    <w:rsid w:val="000244F3"/>
    <w:rsid w:val="0002472B"/>
    <w:rsid w:val="0002535A"/>
    <w:rsid w:val="00025A30"/>
    <w:rsid w:val="0002635B"/>
    <w:rsid w:val="00026643"/>
    <w:rsid w:val="00030D0F"/>
    <w:rsid w:val="000311FF"/>
    <w:rsid w:val="00031716"/>
    <w:rsid w:val="00031971"/>
    <w:rsid w:val="00032145"/>
    <w:rsid w:val="000329AF"/>
    <w:rsid w:val="0003366C"/>
    <w:rsid w:val="00033B3B"/>
    <w:rsid w:val="000344A3"/>
    <w:rsid w:val="0003455F"/>
    <w:rsid w:val="00035E4E"/>
    <w:rsid w:val="000369E5"/>
    <w:rsid w:val="00036E49"/>
    <w:rsid w:val="00037192"/>
    <w:rsid w:val="00037D26"/>
    <w:rsid w:val="00037E4A"/>
    <w:rsid w:val="00040181"/>
    <w:rsid w:val="0004173C"/>
    <w:rsid w:val="00041D63"/>
    <w:rsid w:val="000424EE"/>
    <w:rsid w:val="0004268F"/>
    <w:rsid w:val="000435D9"/>
    <w:rsid w:val="000439E1"/>
    <w:rsid w:val="00043F91"/>
    <w:rsid w:val="0004401E"/>
    <w:rsid w:val="000449D5"/>
    <w:rsid w:val="00044CFA"/>
    <w:rsid w:val="00045BCE"/>
    <w:rsid w:val="00045C42"/>
    <w:rsid w:val="00045E2C"/>
    <w:rsid w:val="00046914"/>
    <w:rsid w:val="00047461"/>
    <w:rsid w:val="0004753D"/>
    <w:rsid w:val="00047D64"/>
    <w:rsid w:val="00050360"/>
    <w:rsid w:val="0005105E"/>
    <w:rsid w:val="00051426"/>
    <w:rsid w:val="00051790"/>
    <w:rsid w:val="00051A6C"/>
    <w:rsid w:val="0005376E"/>
    <w:rsid w:val="0005389A"/>
    <w:rsid w:val="00053E2C"/>
    <w:rsid w:val="00054667"/>
    <w:rsid w:val="00054C4F"/>
    <w:rsid w:val="00054F2F"/>
    <w:rsid w:val="00055089"/>
    <w:rsid w:val="000576C6"/>
    <w:rsid w:val="00057C16"/>
    <w:rsid w:val="00060A09"/>
    <w:rsid w:val="00061E3A"/>
    <w:rsid w:val="000625FD"/>
    <w:rsid w:val="00062FBC"/>
    <w:rsid w:val="000634D0"/>
    <w:rsid w:val="000640FF"/>
    <w:rsid w:val="000651A0"/>
    <w:rsid w:val="000657F0"/>
    <w:rsid w:val="00066020"/>
    <w:rsid w:val="00066B6E"/>
    <w:rsid w:val="00070C01"/>
    <w:rsid w:val="00071E5C"/>
    <w:rsid w:val="000744EF"/>
    <w:rsid w:val="00074506"/>
    <w:rsid w:val="0007476F"/>
    <w:rsid w:val="00075CAA"/>
    <w:rsid w:val="00075E44"/>
    <w:rsid w:val="00076498"/>
    <w:rsid w:val="00076F67"/>
    <w:rsid w:val="00080449"/>
    <w:rsid w:val="00080524"/>
    <w:rsid w:val="000808E4"/>
    <w:rsid w:val="000830E7"/>
    <w:rsid w:val="00083BC1"/>
    <w:rsid w:val="00083C79"/>
    <w:rsid w:val="00083CAF"/>
    <w:rsid w:val="000842C2"/>
    <w:rsid w:val="0008452E"/>
    <w:rsid w:val="00084DAF"/>
    <w:rsid w:val="00084E05"/>
    <w:rsid w:val="000852B3"/>
    <w:rsid w:val="00085ED2"/>
    <w:rsid w:val="0008755F"/>
    <w:rsid w:val="000878AC"/>
    <w:rsid w:val="00087F50"/>
    <w:rsid w:val="000902AF"/>
    <w:rsid w:val="00091227"/>
    <w:rsid w:val="00091CF0"/>
    <w:rsid w:val="00091F8D"/>
    <w:rsid w:val="00092485"/>
    <w:rsid w:val="000926FF"/>
    <w:rsid w:val="000929A3"/>
    <w:rsid w:val="00092DAB"/>
    <w:rsid w:val="0009444E"/>
    <w:rsid w:val="0009498D"/>
    <w:rsid w:val="00094CD1"/>
    <w:rsid w:val="00095F49"/>
    <w:rsid w:val="00096005"/>
    <w:rsid w:val="00096B7A"/>
    <w:rsid w:val="00096D94"/>
    <w:rsid w:val="00097269"/>
    <w:rsid w:val="000972A6"/>
    <w:rsid w:val="000A0B13"/>
    <w:rsid w:val="000A1607"/>
    <w:rsid w:val="000A2447"/>
    <w:rsid w:val="000A2C96"/>
    <w:rsid w:val="000A35AE"/>
    <w:rsid w:val="000A39E1"/>
    <w:rsid w:val="000A495C"/>
    <w:rsid w:val="000A4A2D"/>
    <w:rsid w:val="000A4CA7"/>
    <w:rsid w:val="000A5800"/>
    <w:rsid w:val="000A6202"/>
    <w:rsid w:val="000A6BC3"/>
    <w:rsid w:val="000A6E01"/>
    <w:rsid w:val="000A720A"/>
    <w:rsid w:val="000B01A2"/>
    <w:rsid w:val="000B032C"/>
    <w:rsid w:val="000B0E5F"/>
    <w:rsid w:val="000B1478"/>
    <w:rsid w:val="000B154D"/>
    <w:rsid w:val="000B2471"/>
    <w:rsid w:val="000B2581"/>
    <w:rsid w:val="000B26B8"/>
    <w:rsid w:val="000B291E"/>
    <w:rsid w:val="000B2C87"/>
    <w:rsid w:val="000B2E99"/>
    <w:rsid w:val="000B53A6"/>
    <w:rsid w:val="000B555B"/>
    <w:rsid w:val="000B5F4F"/>
    <w:rsid w:val="000B61D2"/>
    <w:rsid w:val="000B62B8"/>
    <w:rsid w:val="000B6705"/>
    <w:rsid w:val="000B6C0C"/>
    <w:rsid w:val="000B6E47"/>
    <w:rsid w:val="000B72F4"/>
    <w:rsid w:val="000B7386"/>
    <w:rsid w:val="000B744B"/>
    <w:rsid w:val="000C0CD1"/>
    <w:rsid w:val="000C127D"/>
    <w:rsid w:val="000C196E"/>
    <w:rsid w:val="000C1C59"/>
    <w:rsid w:val="000C2CBF"/>
    <w:rsid w:val="000C2D91"/>
    <w:rsid w:val="000C379B"/>
    <w:rsid w:val="000C47B8"/>
    <w:rsid w:val="000C4B88"/>
    <w:rsid w:val="000C54A3"/>
    <w:rsid w:val="000C67BC"/>
    <w:rsid w:val="000C6A38"/>
    <w:rsid w:val="000C6C19"/>
    <w:rsid w:val="000C6C2A"/>
    <w:rsid w:val="000C6D32"/>
    <w:rsid w:val="000C7742"/>
    <w:rsid w:val="000D089E"/>
    <w:rsid w:val="000D0ABD"/>
    <w:rsid w:val="000D1B7A"/>
    <w:rsid w:val="000D1DF0"/>
    <w:rsid w:val="000D1F14"/>
    <w:rsid w:val="000D2C8D"/>
    <w:rsid w:val="000D30A5"/>
    <w:rsid w:val="000D4147"/>
    <w:rsid w:val="000D4F8F"/>
    <w:rsid w:val="000D504D"/>
    <w:rsid w:val="000D5FD6"/>
    <w:rsid w:val="000D63C2"/>
    <w:rsid w:val="000D6BF2"/>
    <w:rsid w:val="000D6ED5"/>
    <w:rsid w:val="000E00F2"/>
    <w:rsid w:val="000E18D7"/>
    <w:rsid w:val="000E1D50"/>
    <w:rsid w:val="000E22C9"/>
    <w:rsid w:val="000E3998"/>
    <w:rsid w:val="000E3CA1"/>
    <w:rsid w:val="000E47A6"/>
    <w:rsid w:val="000E5E32"/>
    <w:rsid w:val="000E5EEA"/>
    <w:rsid w:val="000E7B66"/>
    <w:rsid w:val="000E7E3F"/>
    <w:rsid w:val="000F012D"/>
    <w:rsid w:val="000F01CC"/>
    <w:rsid w:val="000F0336"/>
    <w:rsid w:val="000F126E"/>
    <w:rsid w:val="000F1BF8"/>
    <w:rsid w:val="000F28F8"/>
    <w:rsid w:val="000F2F60"/>
    <w:rsid w:val="000F3F9B"/>
    <w:rsid w:val="000F456D"/>
    <w:rsid w:val="000F6320"/>
    <w:rsid w:val="000F63E1"/>
    <w:rsid w:val="000F63F4"/>
    <w:rsid w:val="000F6C15"/>
    <w:rsid w:val="000F6C6F"/>
    <w:rsid w:val="000F74BB"/>
    <w:rsid w:val="000F75BE"/>
    <w:rsid w:val="000F75F3"/>
    <w:rsid w:val="000F7A33"/>
    <w:rsid w:val="00102674"/>
    <w:rsid w:val="001026C6"/>
    <w:rsid w:val="00103091"/>
    <w:rsid w:val="0010321E"/>
    <w:rsid w:val="00104AE0"/>
    <w:rsid w:val="00104BC4"/>
    <w:rsid w:val="00105584"/>
    <w:rsid w:val="0010559F"/>
    <w:rsid w:val="001060D8"/>
    <w:rsid w:val="001063D0"/>
    <w:rsid w:val="0010641B"/>
    <w:rsid w:val="00106AB2"/>
    <w:rsid w:val="00106CBD"/>
    <w:rsid w:val="001077B7"/>
    <w:rsid w:val="001077C9"/>
    <w:rsid w:val="00107C8C"/>
    <w:rsid w:val="001102F5"/>
    <w:rsid w:val="00110745"/>
    <w:rsid w:val="0011248C"/>
    <w:rsid w:val="001127B0"/>
    <w:rsid w:val="001131AF"/>
    <w:rsid w:val="001133CB"/>
    <w:rsid w:val="00113BC1"/>
    <w:rsid w:val="001144AE"/>
    <w:rsid w:val="001165B8"/>
    <w:rsid w:val="00117C6B"/>
    <w:rsid w:val="0012034A"/>
    <w:rsid w:val="0012099C"/>
    <w:rsid w:val="00120C80"/>
    <w:rsid w:val="00120D53"/>
    <w:rsid w:val="001214C8"/>
    <w:rsid w:val="00122284"/>
    <w:rsid w:val="0012236D"/>
    <w:rsid w:val="001225C3"/>
    <w:rsid w:val="00123819"/>
    <w:rsid w:val="00123A1E"/>
    <w:rsid w:val="00124CC1"/>
    <w:rsid w:val="001253F4"/>
    <w:rsid w:val="001256C7"/>
    <w:rsid w:val="001257CE"/>
    <w:rsid w:val="00125AB7"/>
    <w:rsid w:val="00125C5F"/>
    <w:rsid w:val="001265E1"/>
    <w:rsid w:val="00126FE5"/>
    <w:rsid w:val="00127E83"/>
    <w:rsid w:val="00130074"/>
    <w:rsid w:val="00131C35"/>
    <w:rsid w:val="00132C36"/>
    <w:rsid w:val="00134DDC"/>
    <w:rsid w:val="001350FC"/>
    <w:rsid w:val="00135C38"/>
    <w:rsid w:val="00136119"/>
    <w:rsid w:val="001363B3"/>
    <w:rsid w:val="00136623"/>
    <w:rsid w:val="001373C7"/>
    <w:rsid w:val="001405E0"/>
    <w:rsid w:val="0014066C"/>
    <w:rsid w:val="00140ABC"/>
    <w:rsid w:val="00140CC1"/>
    <w:rsid w:val="001410CD"/>
    <w:rsid w:val="001413C2"/>
    <w:rsid w:val="001419CF"/>
    <w:rsid w:val="0014274F"/>
    <w:rsid w:val="00142AE8"/>
    <w:rsid w:val="00143934"/>
    <w:rsid w:val="00143D99"/>
    <w:rsid w:val="00145E8F"/>
    <w:rsid w:val="00146601"/>
    <w:rsid w:val="00147713"/>
    <w:rsid w:val="001478CD"/>
    <w:rsid w:val="00150AD9"/>
    <w:rsid w:val="00151048"/>
    <w:rsid w:val="0015172C"/>
    <w:rsid w:val="00151998"/>
    <w:rsid w:val="00152593"/>
    <w:rsid w:val="00153138"/>
    <w:rsid w:val="00153382"/>
    <w:rsid w:val="001538E1"/>
    <w:rsid w:val="0015488A"/>
    <w:rsid w:val="0015491C"/>
    <w:rsid w:val="00155B5D"/>
    <w:rsid w:val="0015663D"/>
    <w:rsid w:val="00156BEE"/>
    <w:rsid w:val="00156D2A"/>
    <w:rsid w:val="00156EC2"/>
    <w:rsid w:val="001574F9"/>
    <w:rsid w:val="00160299"/>
    <w:rsid w:val="001606B7"/>
    <w:rsid w:val="00160FB2"/>
    <w:rsid w:val="001613F7"/>
    <w:rsid w:val="0016151B"/>
    <w:rsid w:val="00163580"/>
    <w:rsid w:val="0016391A"/>
    <w:rsid w:val="00163FA6"/>
    <w:rsid w:val="00163FE8"/>
    <w:rsid w:val="00164079"/>
    <w:rsid w:val="001645F0"/>
    <w:rsid w:val="00165488"/>
    <w:rsid w:val="00165516"/>
    <w:rsid w:val="00165F41"/>
    <w:rsid w:val="00166575"/>
    <w:rsid w:val="00170263"/>
    <w:rsid w:val="0017061F"/>
    <w:rsid w:val="00170811"/>
    <w:rsid w:val="00170D4C"/>
    <w:rsid w:val="00170F19"/>
    <w:rsid w:val="0017103F"/>
    <w:rsid w:val="00171626"/>
    <w:rsid w:val="00171A0F"/>
    <w:rsid w:val="001721EA"/>
    <w:rsid w:val="00172399"/>
    <w:rsid w:val="00173610"/>
    <w:rsid w:val="00173752"/>
    <w:rsid w:val="00175313"/>
    <w:rsid w:val="00175B0B"/>
    <w:rsid w:val="00176338"/>
    <w:rsid w:val="00176C58"/>
    <w:rsid w:val="001773D6"/>
    <w:rsid w:val="00177C1B"/>
    <w:rsid w:val="00177C80"/>
    <w:rsid w:val="00180F34"/>
    <w:rsid w:val="0018159C"/>
    <w:rsid w:val="0018243B"/>
    <w:rsid w:val="0018261D"/>
    <w:rsid w:val="001826C3"/>
    <w:rsid w:val="00182834"/>
    <w:rsid w:val="0018291C"/>
    <w:rsid w:val="0018296F"/>
    <w:rsid w:val="00182E91"/>
    <w:rsid w:val="0018433E"/>
    <w:rsid w:val="001846ED"/>
    <w:rsid w:val="00184887"/>
    <w:rsid w:val="00184DCD"/>
    <w:rsid w:val="00184EA5"/>
    <w:rsid w:val="00185538"/>
    <w:rsid w:val="001872F5"/>
    <w:rsid w:val="0019303B"/>
    <w:rsid w:val="001940CD"/>
    <w:rsid w:val="001955D5"/>
    <w:rsid w:val="00196078"/>
    <w:rsid w:val="00196081"/>
    <w:rsid w:val="001A02C2"/>
    <w:rsid w:val="001A0CDA"/>
    <w:rsid w:val="001A0DD3"/>
    <w:rsid w:val="001A1334"/>
    <w:rsid w:val="001A140A"/>
    <w:rsid w:val="001A14D8"/>
    <w:rsid w:val="001A23A6"/>
    <w:rsid w:val="001A2DC4"/>
    <w:rsid w:val="001A33DD"/>
    <w:rsid w:val="001A56DC"/>
    <w:rsid w:val="001A675D"/>
    <w:rsid w:val="001A6D2C"/>
    <w:rsid w:val="001A74D0"/>
    <w:rsid w:val="001A7D62"/>
    <w:rsid w:val="001A7EB9"/>
    <w:rsid w:val="001B08F1"/>
    <w:rsid w:val="001B111A"/>
    <w:rsid w:val="001B14C5"/>
    <w:rsid w:val="001B14F4"/>
    <w:rsid w:val="001B1CF6"/>
    <w:rsid w:val="001B1E5C"/>
    <w:rsid w:val="001B294A"/>
    <w:rsid w:val="001B3939"/>
    <w:rsid w:val="001B40F7"/>
    <w:rsid w:val="001B497D"/>
    <w:rsid w:val="001B4997"/>
    <w:rsid w:val="001B569B"/>
    <w:rsid w:val="001B6F79"/>
    <w:rsid w:val="001B79EF"/>
    <w:rsid w:val="001B7CC1"/>
    <w:rsid w:val="001B7FDE"/>
    <w:rsid w:val="001C03AF"/>
    <w:rsid w:val="001C14C6"/>
    <w:rsid w:val="001C2339"/>
    <w:rsid w:val="001C38F1"/>
    <w:rsid w:val="001C3B9F"/>
    <w:rsid w:val="001C442F"/>
    <w:rsid w:val="001C49AB"/>
    <w:rsid w:val="001C5151"/>
    <w:rsid w:val="001C582D"/>
    <w:rsid w:val="001C6163"/>
    <w:rsid w:val="001C6240"/>
    <w:rsid w:val="001C7CC4"/>
    <w:rsid w:val="001D0143"/>
    <w:rsid w:val="001D0F9F"/>
    <w:rsid w:val="001D131B"/>
    <w:rsid w:val="001D2E6A"/>
    <w:rsid w:val="001D315F"/>
    <w:rsid w:val="001D4AEC"/>
    <w:rsid w:val="001D541F"/>
    <w:rsid w:val="001D56DE"/>
    <w:rsid w:val="001D5917"/>
    <w:rsid w:val="001D6AED"/>
    <w:rsid w:val="001D7188"/>
    <w:rsid w:val="001D71F2"/>
    <w:rsid w:val="001D741B"/>
    <w:rsid w:val="001D74F2"/>
    <w:rsid w:val="001D76C7"/>
    <w:rsid w:val="001E01E1"/>
    <w:rsid w:val="001E1408"/>
    <w:rsid w:val="001E1CA6"/>
    <w:rsid w:val="001E1D69"/>
    <w:rsid w:val="001E244C"/>
    <w:rsid w:val="001E330E"/>
    <w:rsid w:val="001E419D"/>
    <w:rsid w:val="001E48D1"/>
    <w:rsid w:val="001E4BCA"/>
    <w:rsid w:val="001E4F00"/>
    <w:rsid w:val="001E51EC"/>
    <w:rsid w:val="001E5203"/>
    <w:rsid w:val="001E5FD2"/>
    <w:rsid w:val="001E6519"/>
    <w:rsid w:val="001E65A6"/>
    <w:rsid w:val="001E680E"/>
    <w:rsid w:val="001E783D"/>
    <w:rsid w:val="001F0491"/>
    <w:rsid w:val="001F0B81"/>
    <w:rsid w:val="001F334C"/>
    <w:rsid w:val="001F3790"/>
    <w:rsid w:val="001F39CA"/>
    <w:rsid w:val="001F3F57"/>
    <w:rsid w:val="001F45A6"/>
    <w:rsid w:val="001F4CF3"/>
    <w:rsid w:val="001F5108"/>
    <w:rsid w:val="001F6035"/>
    <w:rsid w:val="001F6266"/>
    <w:rsid w:val="001F6569"/>
    <w:rsid w:val="00201486"/>
    <w:rsid w:val="00201D9F"/>
    <w:rsid w:val="00202976"/>
    <w:rsid w:val="00203C97"/>
    <w:rsid w:val="00206265"/>
    <w:rsid w:val="002073BD"/>
    <w:rsid w:val="0020750F"/>
    <w:rsid w:val="00207758"/>
    <w:rsid w:val="00207BBF"/>
    <w:rsid w:val="0021014C"/>
    <w:rsid w:val="0021111B"/>
    <w:rsid w:val="0021227E"/>
    <w:rsid w:val="00212F43"/>
    <w:rsid w:val="00213190"/>
    <w:rsid w:val="0021336A"/>
    <w:rsid w:val="00213443"/>
    <w:rsid w:val="002135FC"/>
    <w:rsid w:val="0021375E"/>
    <w:rsid w:val="0021385D"/>
    <w:rsid w:val="0021637D"/>
    <w:rsid w:val="00216385"/>
    <w:rsid w:val="002164A6"/>
    <w:rsid w:val="00216562"/>
    <w:rsid w:val="00216F6C"/>
    <w:rsid w:val="00217685"/>
    <w:rsid w:val="00217923"/>
    <w:rsid w:val="00217BF7"/>
    <w:rsid w:val="0022019F"/>
    <w:rsid w:val="00220CBB"/>
    <w:rsid w:val="00220D4F"/>
    <w:rsid w:val="00222650"/>
    <w:rsid w:val="00222A5D"/>
    <w:rsid w:val="002235DB"/>
    <w:rsid w:val="00223921"/>
    <w:rsid w:val="00223F22"/>
    <w:rsid w:val="002256F4"/>
    <w:rsid w:val="0022578E"/>
    <w:rsid w:val="00225ACC"/>
    <w:rsid w:val="00226906"/>
    <w:rsid w:val="00226AE6"/>
    <w:rsid w:val="00226FDC"/>
    <w:rsid w:val="002271E7"/>
    <w:rsid w:val="002275CE"/>
    <w:rsid w:val="00230998"/>
    <w:rsid w:val="00231302"/>
    <w:rsid w:val="002321EF"/>
    <w:rsid w:val="00232A10"/>
    <w:rsid w:val="00233740"/>
    <w:rsid w:val="00233772"/>
    <w:rsid w:val="00233DE7"/>
    <w:rsid w:val="0023474D"/>
    <w:rsid w:val="00235497"/>
    <w:rsid w:val="0023698A"/>
    <w:rsid w:val="00237D7C"/>
    <w:rsid w:val="0024022C"/>
    <w:rsid w:val="00240EC2"/>
    <w:rsid w:val="00241A56"/>
    <w:rsid w:val="00242600"/>
    <w:rsid w:val="0024287B"/>
    <w:rsid w:val="0024361E"/>
    <w:rsid w:val="00243C32"/>
    <w:rsid w:val="00244206"/>
    <w:rsid w:val="00244451"/>
    <w:rsid w:val="002446ED"/>
    <w:rsid w:val="00244CA1"/>
    <w:rsid w:val="00245C82"/>
    <w:rsid w:val="002463AC"/>
    <w:rsid w:val="00246952"/>
    <w:rsid w:val="00246D73"/>
    <w:rsid w:val="002479D8"/>
    <w:rsid w:val="00250420"/>
    <w:rsid w:val="00252012"/>
    <w:rsid w:val="00252CEB"/>
    <w:rsid w:val="002539AB"/>
    <w:rsid w:val="00253BE1"/>
    <w:rsid w:val="002546DE"/>
    <w:rsid w:val="0025542E"/>
    <w:rsid w:val="00255C59"/>
    <w:rsid w:val="002566FB"/>
    <w:rsid w:val="00256865"/>
    <w:rsid w:val="00257977"/>
    <w:rsid w:val="00260028"/>
    <w:rsid w:val="00262661"/>
    <w:rsid w:val="00262A1C"/>
    <w:rsid w:val="00262C56"/>
    <w:rsid w:val="00262FB6"/>
    <w:rsid w:val="00263807"/>
    <w:rsid w:val="002643B0"/>
    <w:rsid w:val="00264769"/>
    <w:rsid w:val="00264C02"/>
    <w:rsid w:val="002657C9"/>
    <w:rsid w:val="00266F1E"/>
    <w:rsid w:val="00266FD6"/>
    <w:rsid w:val="002671D7"/>
    <w:rsid w:val="0026752B"/>
    <w:rsid w:val="00267D1A"/>
    <w:rsid w:val="00267E6A"/>
    <w:rsid w:val="00270621"/>
    <w:rsid w:val="002714B4"/>
    <w:rsid w:val="002720AC"/>
    <w:rsid w:val="00272E56"/>
    <w:rsid w:val="00273C01"/>
    <w:rsid w:val="0027451E"/>
    <w:rsid w:val="00274553"/>
    <w:rsid w:val="00274AAB"/>
    <w:rsid w:val="00274BCA"/>
    <w:rsid w:val="0027550A"/>
    <w:rsid w:val="002764DA"/>
    <w:rsid w:val="00276706"/>
    <w:rsid w:val="0027770D"/>
    <w:rsid w:val="002778BF"/>
    <w:rsid w:val="00277B05"/>
    <w:rsid w:val="00277D91"/>
    <w:rsid w:val="00280A2A"/>
    <w:rsid w:val="00281B53"/>
    <w:rsid w:val="0028213F"/>
    <w:rsid w:val="002830D2"/>
    <w:rsid w:val="002831DA"/>
    <w:rsid w:val="00283422"/>
    <w:rsid w:val="0028381C"/>
    <w:rsid w:val="00283E28"/>
    <w:rsid w:val="00283FED"/>
    <w:rsid w:val="0028490E"/>
    <w:rsid w:val="002855D3"/>
    <w:rsid w:val="00285AA2"/>
    <w:rsid w:val="00287C66"/>
    <w:rsid w:val="0029012B"/>
    <w:rsid w:val="00290813"/>
    <w:rsid w:val="00290A33"/>
    <w:rsid w:val="00291F87"/>
    <w:rsid w:val="00292569"/>
    <w:rsid w:val="002936D6"/>
    <w:rsid w:val="00294434"/>
    <w:rsid w:val="002944C7"/>
    <w:rsid w:val="00294727"/>
    <w:rsid w:val="0029491A"/>
    <w:rsid w:val="00294CCA"/>
    <w:rsid w:val="0029516D"/>
    <w:rsid w:val="002954A5"/>
    <w:rsid w:val="002954F7"/>
    <w:rsid w:val="00295824"/>
    <w:rsid w:val="00295CBA"/>
    <w:rsid w:val="0029658F"/>
    <w:rsid w:val="00296AC2"/>
    <w:rsid w:val="0029736A"/>
    <w:rsid w:val="002A07A1"/>
    <w:rsid w:val="002A0A25"/>
    <w:rsid w:val="002A0ACE"/>
    <w:rsid w:val="002A0C09"/>
    <w:rsid w:val="002A171A"/>
    <w:rsid w:val="002A1763"/>
    <w:rsid w:val="002A2EDA"/>
    <w:rsid w:val="002A3220"/>
    <w:rsid w:val="002A35B5"/>
    <w:rsid w:val="002A377B"/>
    <w:rsid w:val="002A492E"/>
    <w:rsid w:val="002A4ACC"/>
    <w:rsid w:val="002A4B31"/>
    <w:rsid w:val="002A4F7F"/>
    <w:rsid w:val="002A51DA"/>
    <w:rsid w:val="002A5674"/>
    <w:rsid w:val="002A571E"/>
    <w:rsid w:val="002A5F55"/>
    <w:rsid w:val="002A63E1"/>
    <w:rsid w:val="002A6419"/>
    <w:rsid w:val="002A6B40"/>
    <w:rsid w:val="002A6C23"/>
    <w:rsid w:val="002A6E12"/>
    <w:rsid w:val="002A7F06"/>
    <w:rsid w:val="002B0183"/>
    <w:rsid w:val="002B0F0E"/>
    <w:rsid w:val="002B1CF1"/>
    <w:rsid w:val="002B35F8"/>
    <w:rsid w:val="002B3E9C"/>
    <w:rsid w:val="002B40A4"/>
    <w:rsid w:val="002B5377"/>
    <w:rsid w:val="002B5A8F"/>
    <w:rsid w:val="002B5F77"/>
    <w:rsid w:val="002B65E9"/>
    <w:rsid w:val="002B709E"/>
    <w:rsid w:val="002B7A75"/>
    <w:rsid w:val="002C0974"/>
    <w:rsid w:val="002C1346"/>
    <w:rsid w:val="002C2B33"/>
    <w:rsid w:val="002C379A"/>
    <w:rsid w:val="002C49EC"/>
    <w:rsid w:val="002C4E9C"/>
    <w:rsid w:val="002C5C6C"/>
    <w:rsid w:val="002D015E"/>
    <w:rsid w:val="002D0E22"/>
    <w:rsid w:val="002D21CD"/>
    <w:rsid w:val="002D32C6"/>
    <w:rsid w:val="002D34A3"/>
    <w:rsid w:val="002D399E"/>
    <w:rsid w:val="002D44DD"/>
    <w:rsid w:val="002D5804"/>
    <w:rsid w:val="002D6076"/>
    <w:rsid w:val="002D67F2"/>
    <w:rsid w:val="002D713F"/>
    <w:rsid w:val="002D7142"/>
    <w:rsid w:val="002D7923"/>
    <w:rsid w:val="002D7B53"/>
    <w:rsid w:val="002D7C7A"/>
    <w:rsid w:val="002E16BD"/>
    <w:rsid w:val="002E2200"/>
    <w:rsid w:val="002E3073"/>
    <w:rsid w:val="002E3318"/>
    <w:rsid w:val="002E4CCC"/>
    <w:rsid w:val="002E4FE0"/>
    <w:rsid w:val="002E5831"/>
    <w:rsid w:val="002E58AB"/>
    <w:rsid w:val="002E5A49"/>
    <w:rsid w:val="002E7346"/>
    <w:rsid w:val="002E763C"/>
    <w:rsid w:val="002F02A1"/>
    <w:rsid w:val="002F0393"/>
    <w:rsid w:val="002F074F"/>
    <w:rsid w:val="002F0A13"/>
    <w:rsid w:val="002F0B2A"/>
    <w:rsid w:val="002F0EDE"/>
    <w:rsid w:val="002F1296"/>
    <w:rsid w:val="002F12D2"/>
    <w:rsid w:val="002F1656"/>
    <w:rsid w:val="002F2006"/>
    <w:rsid w:val="002F2608"/>
    <w:rsid w:val="002F3AFA"/>
    <w:rsid w:val="002F3DE6"/>
    <w:rsid w:val="002F47E9"/>
    <w:rsid w:val="002F5821"/>
    <w:rsid w:val="002F5853"/>
    <w:rsid w:val="002F60EF"/>
    <w:rsid w:val="002F66FF"/>
    <w:rsid w:val="002F6C0B"/>
    <w:rsid w:val="002F70F7"/>
    <w:rsid w:val="002F79E8"/>
    <w:rsid w:val="002F7B46"/>
    <w:rsid w:val="002F7FEC"/>
    <w:rsid w:val="003004A4"/>
    <w:rsid w:val="00300AE7"/>
    <w:rsid w:val="0030100B"/>
    <w:rsid w:val="00301051"/>
    <w:rsid w:val="003020A8"/>
    <w:rsid w:val="00302928"/>
    <w:rsid w:val="0030311E"/>
    <w:rsid w:val="003034E2"/>
    <w:rsid w:val="003039DC"/>
    <w:rsid w:val="00303AD0"/>
    <w:rsid w:val="00303FE3"/>
    <w:rsid w:val="00304128"/>
    <w:rsid w:val="00304C78"/>
    <w:rsid w:val="00305711"/>
    <w:rsid w:val="00305755"/>
    <w:rsid w:val="0030676C"/>
    <w:rsid w:val="00306CE7"/>
    <w:rsid w:val="00307C35"/>
    <w:rsid w:val="003103CE"/>
    <w:rsid w:val="003126D2"/>
    <w:rsid w:val="0031293D"/>
    <w:rsid w:val="00313A65"/>
    <w:rsid w:val="00314441"/>
    <w:rsid w:val="00314F4D"/>
    <w:rsid w:val="003159D3"/>
    <w:rsid w:val="00316795"/>
    <w:rsid w:val="00316EAD"/>
    <w:rsid w:val="003176AF"/>
    <w:rsid w:val="003176FD"/>
    <w:rsid w:val="00317B99"/>
    <w:rsid w:val="00317BE0"/>
    <w:rsid w:val="0032033C"/>
    <w:rsid w:val="00320728"/>
    <w:rsid w:val="00320E7A"/>
    <w:rsid w:val="00321482"/>
    <w:rsid w:val="00322D7D"/>
    <w:rsid w:val="00323D95"/>
    <w:rsid w:val="00325AD8"/>
    <w:rsid w:val="003263D5"/>
    <w:rsid w:val="00326646"/>
    <w:rsid w:val="00326CC6"/>
    <w:rsid w:val="00326D1F"/>
    <w:rsid w:val="00327143"/>
    <w:rsid w:val="003279B6"/>
    <w:rsid w:val="00327ED8"/>
    <w:rsid w:val="0033040E"/>
    <w:rsid w:val="003307F5"/>
    <w:rsid w:val="00330E8C"/>
    <w:rsid w:val="00330EF4"/>
    <w:rsid w:val="003312BD"/>
    <w:rsid w:val="00331760"/>
    <w:rsid w:val="00331F5E"/>
    <w:rsid w:val="0033221B"/>
    <w:rsid w:val="0033256E"/>
    <w:rsid w:val="00333ACB"/>
    <w:rsid w:val="00334CCC"/>
    <w:rsid w:val="00335192"/>
    <w:rsid w:val="0033561E"/>
    <w:rsid w:val="00335BB9"/>
    <w:rsid w:val="00336189"/>
    <w:rsid w:val="00337633"/>
    <w:rsid w:val="003378A5"/>
    <w:rsid w:val="00337DC0"/>
    <w:rsid w:val="003414CA"/>
    <w:rsid w:val="00341805"/>
    <w:rsid w:val="00341BE0"/>
    <w:rsid w:val="0034281B"/>
    <w:rsid w:val="00342E01"/>
    <w:rsid w:val="00343645"/>
    <w:rsid w:val="00343E71"/>
    <w:rsid w:val="00344236"/>
    <w:rsid w:val="003449AB"/>
    <w:rsid w:val="00344E1F"/>
    <w:rsid w:val="00344F02"/>
    <w:rsid w:val="00346601"/>
    <w:rsid w:val="00346B30"/>
    <w:rsid w:val="00346B89"/>
    <w:rsid w:val="0034755E"/>
    <w:rsid w:val="00350032"/>
    <w:rsid w:val="00350298"/>
    <w:rsid w:val="00350876"/>
    <w:rsid w:val="003517DF"/>
    <w:rsid w:val="00351B91"/>
    <w:rsid w:val="00352D6C"/>
    <w:rsid w:val="0035399D"/>
    <w:rsid w:val="00354299"/>
    <w:rsid w:val="00354441"/>
    <w:rsid w:val="00354824"/>
    <w:rsid w:val="00354838"/>
    <w:rsid w:val="00355D77"/>
    <w:rsid w:val="00355F6D"/>
    <w:rsid w:val="00356CE7"/>
    <w:rsid w:val="00357009"/>
    <w:rsid w:val="00357070"/>
    <w:rsid w:val="003577CF"/>
    <w:rsid w:val="0035789C"/>
    <w:rsid w:val="00361DF2"/>
    <w:rsid w:val="003621DE"/>
    <w:rsid w:val="0036283A"/>
    <w:rsid w:val="00362E9B"/>
    <w:rsid w:val="00363BCE"/>
    <w:rsid w:val="00366783"/>
    <w:rsid w:val="00366788"/>
    <w:rsid w:val="00367263"/>
    <w:rsid w:val="00367AC2"/>
    <w:rsid w:val="00370016"/>
    <w:rsid w:val="00371087"/>
    <w:rsid w:val="00372158"/>
    <w:rsid w:val="00372464"/>
    <w:rsid w:val="003747E7"/>
    <w:rsid w:val="00374AB3"/>
    <w:rsid w:val="00375BFA"/>
    <w:rsid w:val="00375DCA"/>
    <w:rsid w:val="00376302"/>
    <w:rsid w:val="003766B4"/>
    <w:rsid w:val="00376FCF"/>
    <w:rsid w:val="003779D2"/>
    <w:rsid w:val="0038058A"/>
    <w:rsid w:val="003808A0"/>
    <w:rsid w:val="00380B7B"/>
    <w:rsid w:val="0038100E"/>
    <w:rsid w:val="003817B5"/>
    <w:rsid w:val="0038244B"/>
    <w:rsid w:val="00383586"/>
    <w:rsid w:val="00383DDF"/>
    <w:rsid w:val="00384819"/>
    <w:rsid w:val="00384D0A"/>
    <w:rsid w:val="00385DB5"/>
    <w:rsid w:val="003861A4"/>
    <w:rsid w:val="00386528"/>
    <w:rsid w:val="00387FBC"/>
    <w:rsid w:val="0039037D"/>
    <w:rsid w:val="0039087D"/>
    <w:rsid w:val="0039175D"/>
    <w:rsid w:val="003925B9"/>
    <w:rsid w:val="0039314A"/>
    <w:rsid w:val="003940A5"/>
    <w:rsid w:val="00394856"/>
    <w:rsid w:val="00394C8E"/>
    <w:rsid w:val="00394E23"/>
    <w:rsid w:val="003954E1"/>
    <w:rsid w:val="00395D4A"/>
    <w:rsid w:val="0039666F"/>
    <w:rsid w:val="003975EC"/>
    <w:rsid w:val="003977CF"/>
    <w:rsid w:val="003A00A1"/>
    <w:rsid w:val="003A0F31"/>
    <w:rsid w:val="003A11BA"/>
    <w:rsid w:val="003A28BB"/>
    <w:rsid w:val="003A31CA"/>
    <w:rsid w:val="003A43DA"/>
    <w:rsid w:val="003A4C79"/>
    <w:rsid w:val="003A56B0"/>
    <w:rsid w:val="003A5877"/>
    <w:rsid w:val="003A62DF"/>
    <w:rsid w:val="003A735F"/>
    <w:rsid w:val="003A7DB8"/>
    <w:rsid w:val="003A7ECD"/>
    <w:rsid w:val="003B08CD"/>
    <w:rsid w:val="003B12D9"/>
    <w:rsid w:val="003B17D9"/>
    <w:rsid w:val="003B1CC1"/>
    <w:rsid w:val="003B2AC6"/>
    <w:rsid w:val="003B2AFF"/>
    <w:rsid w:val="003B2E73"/>
    <w:rsid w:val="003B3768"/>
    <w:rsid w:val="003B388E"/>
    <w:rsid w:val="003B41E8"/>
    <w:rsid w:val="003B4447"/>
    <w:rsid w:val="003B4498"/>
    <w:rsid w:val="003B4ED5"/>
    <w:rsid w:val="003B5525"/>
    <w:rsid w:val="003B586F"/>
    <w:rsid w:val="003B5CA9"/>
    <w:rsid w:val="003B6291"/>
    <w:rsid w:val="003B693C"/>
    <w:rsid w:val="003B7A83"/>
    <w:rsid w:val="003B7B90"/>
    <w:rsid w:val="003C0692"/>
    <w:rsid w:val="003C1536"/>
    <w:rsid w:val="003C1554"/>
    <w:rsid w:val="003C1B0C"/>
    <w:rsid w:val="003C300A"/>
    <w:rsid w:val="003C4C7A"/>
    <w:rsid w:val="003C536C"/>
    <w:rsid w:val="003C5FE0"/>
    <w:rsid w:val="003C6487"/>
    <w:rsid w:val="003C65CE"/>
    <w:rsid w:val="003C7668"/>
    <w:rsid w:val="003D0696"/>
    <w:rsid w:val="003D0964"/>
    <w:rsid w:val="003D0B66"/>
    <w:rsid w:val="003D0D83"/>
    <w:rsid w:val="003D0D89"/>
    <w:rsid w:val="003D0E51"/>
    <w:rsid w:val="003D160C"/>
    <w:rsid w:val="003D16B0"/>
    <w:rsid w:val="003D1C3F"/>
    <w:rsid w:val="003D1D5E"/>
    <w:rsid w:val="003D24D9"/>
    <w:rsid w:val="003D27BD"/>
    <w:rsid w:val="003D3F81"/>
    <w:rsid w:val="003D44C4"/>
    <w:rsid w:val="003D4B0F"/>
    <w:rsid w:val="003D5AC1"/>
    <w:rsid w:val="003D5E26"/>
    <w:rsid w:val="003D5FB4"/>
    <w:rsid w:val="003D6865"/>
    <w:rsid w:val="003D68FB"/>
    <w:rsid w:val="003D69C6"/>
    <w:rsid w:val="003D6B86"/>
    <w:rsid w:val="003E2590"/>
    <w:rsid w:val="003E3831"/>
    <w:rsid w:val="003E400E"/>
    <w:rsid w:val="003E502A"/>
    <w:rsid w:val="003E54AF"/>
    <w:rsid w:val="003E73B0"/>
    <w:rsid w:val="003E7E81"/>
    <w:rsid w:val="003F0240"/>
    <w:rsid w:val="003F03B0"/>
    <w:rsid w:val="003F0719"/>
    <w:rsid w:val="003F0D07"/>
    <w:rsid w:val="003F118E"/>
    <w:rsid w:val="003F2B54"/>
    <w:rsid w:val="003F352D"/>
    <w:rsid w:val="003F37EB"/>
    <w:rsid w:val="003F4891"/>
    <w:rsid w:val="003F49CC"/>
    <w:rsid w:val="003F51BA"/>
    <w:rsid w:val="003F54CD"/>
    <w:rsid w:val="003F5D3E"/>
    <w:rsid w:val="003F5E55"/>
    <w:rsid w:val="003F5EEC"/>
    <w:rsid w:val="003F61FD"/>
    <w:rsid w:val="003F6314"/>
    <w:rsid w:val="003F6B20"/>
    <w:rsid w:val="003F6F3E"/>
    <w:rsid w:val="003F7970"/>
    <w:rsid w:val="003F799E"/>
    <w:rsid w:val="003F7C06"/>
    <w:rsid w:val="004018AA"/>
    <w:rsid w:val="0040363F"/>
    <w:rsid w:val="004037FD"/>
    <w:rsid w:val="00403E6A"/>
    <w:rsid w:val="00404F7E"/>
    <w:rsid w:val="00406117"/>
    <w:rsid w:val="00406D7B"/>
    <w:rsid w:val="00407DBC"/>
    <w:rsid w:val="0041079A"/>
    <w:rsid w:val="00410B7E"/>
    <w:rsid w:val="0041147A"/>
    <w:rsid w:val="00411B4F"/>
    <w:rsid w:val="00412158"/>
    <w:rsid w:val="0041239B"/>
    <w:rsid w:val="00412E40"/>
    <w:rsid w:val="00412F80"/>
    <w:rsid w:val="0041326E"/>
    <w:rsid w:val="00414394"/>
    <w:rsid w:val="00414B71"/>
    <w:rsid w:val="00415B59"/>
    <w:rsid w:val="00415B71"/>
    <w:rsid w:val="00415FA7"/>
    <w:rsid w:val="004166D3"/>
    <w:rsid w:val="00416873"/>
    <w:rsid w:val="00416B67"/>
    <w:rsid w:val="004175D0"/>
    <w:rsid w:val="00417A92"/>
    <w:rsid w:val="00417C7A"/>
    <w:rsid w:val="00420159"/>
    <w:rsid w:val="004208D5"/>
    <w:rsid w:val="0042194D"/>
    <w:rsid w:val="00422E95"/>
    <w:rsid w:val="004234E7"/>
    <w:rsid w:val="00425088"/>
    <w:rsid w:val="004257F5"/>
    <w:rsid w:val="00425987"/>
    <w:rsid w:val="00427372"/>
    <w:rsid w:val="004276D1"/>
    <w:rsid w:val="00427B5A"/>
    <w:rsid w:val="00430C7C"/>
    <w:rsid w:val="00430CA7"/>
    <w:rsid w:val="004318FB"/>
    <w:rsid w:val="00434600"/>
    <w:rsid w:val="00434683"/>
    <w:rsid w:val="00434E1C"/>
    <w:rsid w:val="00435ADB"/>
    <w:rsid w:val="00436BE8"/>
    <w:rsid w:val="00436EAE"/>
    <w:rsid w:val="00436EDE"/>
    <w:rsid w:val="004404E2"/>
    <w:rsid w:val="004418EA"/>
    <w:rsid w:val="004424F8"/>
    <w:rsid w:val="004429CA"/>
    <w:rsid w:val="00442F1B"/>
    <w:rsid w:val="00442F98"/>
    <w:rsid w:val="004431EE"/>
    <w:rsid w:val="0044373C"/>
    <w:rsid w:val="00443AE0"/>
    <w:rsid w:val="00443EEC"/>
    <w:rsid w:val="00443F1D"/>
    <w:rsid w:val="004444D9"/>
    <w:rsid w:val="00444789"/>
    <w:rsid w:val="00445301"/>
    <w:rsid w:val="004453B5"/>
    <w:rsid w:val="00445E50"/>
    <w:rsid w:val="00446181"/>
    <w:rsid w:val="00446C99"/>
    <w:rsid w:val="00446D44"/>
    <w:rsid w:val="00447923"/>
    <w:rsid w:val="00447B40"/>
    <w:rsid w:val="00447C75"/>
    <w:rsid w:val="00452657"/>
    <w:rsid w:val="004528DA"/>
    <w:rsid w:val="00452DC7"/>
    <w:rsid w:val="00452F10"/>
    <w:rsid w:val="004548EC"/>
    <w:rsid w:val="00454905"/>
    <w:rsid w:val="004549AA"/>
    <w:rsid w:val="004550F3"/>
    <w:rsid w:val="00455693"/>
    <w:rsid w:val="00456B66"/>
    <w:rsid w:val="004577DF"/>
    <w:rsid w:val="0046039E"/>
    <w:rsid w:val="004604DF"/>
    <w:rsid w:val="00460DF3"/>
    <w:rsid w:val="00461991"/>
    <w:rsid w:val="00461CC2"/>
    <w:rsid w:val="00461FF4"/>
    <w:rsid w:val="00462AAC"/>
    <w:rsid w:val="00464461"/>
    <w:rsid w:val="004648A1"/>
    <w:rsid w:val="00465320"/>
    <w:rsid w:val="00465EAC"/>
    <w:rsid w:val="00465EE1"/>
    <w:rsid w:val="0046736D"/>
    <w:rsid w:val="00467969"/>
    <w:rsid w:val="00470194"/>
    <w:rsid w:val="004708CC"/>
    <w:rsid w:val="00470D36"/>
    <w:rsid w:val="00470F40"/>
    <w:rsid w:val="0047109C"/>
    <w:rsid w:val="0047132B"/>
    <w:rsid w:val="004714AF"/>
    <w:rsid w:val="00472421"/>
    <w:rsid w:val="004724A4"/>
    <w:rsid w:val="004736EF"/>
    <w:rsid w:val="00473E38"/>
    <w:rsid w:val="00474F6F"/>
    <w:rsid w:val="004750B5"/>
    <w:rsid w:val="004750FF"/>
    <w:rsid w:val="00475E0F"/>
    <w:rsid w:val="004766F3"/>
    <w:rsid w:val="0048055A"/>
    <w:rsid w:val="00480AB9"/>
    <w:rsid w:val="00480D7F"/>
    <w:rsid w:val="00480F9C"/>
    <w:rsid w:val="00481341"/>
    <w:rsid w:val="00481766"/>
    <w:rsid w:val="004818BF"/>
    <w:rsid w:val="004819EE"/>
    <w:rsid w:val="00481A4F"/>
    <w:rsid w:val="00482471"/>
    <w:rsid w:val="00482CED"/>
    <w:rsid w:val="004833CF"/>
    <w:rsid w:val="00483BFD"/>
    <w:rsid w:val="00484D48"/>
    <w:rsid w:val="004852B3"/>
    <w:rsid w:val="004857AC"/>
    <w:rsid w:val="00485AD5"/>
    <w:rsid w:val="00485B54"/>
    <w:rsid w:val="00485DC7"/>
    <w:rsid w:val="004866EF"/>
    <w:rsid w:val="00486E2B"/>
    <w:rsid w:val="00486EAA"/>
    <w:rsid w:val="0048743C"/>
    <w:rsid w:val="00487BCD"/>
    <w:rsid w:val="00490183"/>
    <w:rsid w:val="0049045E"/>
    <w:rsid w:val="00490802"/>
    <w:rsid w:val="00491286"/>
    <w:rsid w:val="0049134C"/>
    <w:rsid w:val="004923E6"/>
    <w:rsid w:val="00492651"/>
    <w:rsid w:val="00493716"/>
    <w:rsid w:val="00493766"/>
    <w:rsid w:val="00494A85"/>
    <w:rsid w:val="00494C9D"/>
    <w:rsid w:val="0049542F"/>
    <w:rsid w:val="0049591C"/>
    <w:rsid w:val="004962DC"/>
    <w:rsid w:val="0049693A"/>
    <w:rsid w:val="004976E1"/>
    <w:rsid w:val="00497D63"/>
    <w:rsid w:val="004A1513"/>
    <w:rsid w:val="004A16D4"/>
    <w:rsid w:val="004A1740"/>
    <w:rsid w:val="004A19BF"/>
    <w:rsid w:val="004A1F8E"/>
    <w:rsid w:val="004A1FE8"/>
    <w:rsid w:val="004A259E"/>
    <w:rsid w:val="004A2693"/>
    <w:rsid w:val="004A2CAB"/>
    <w:rsid w:val="004A2DD7"/>
    <w:rsid w:val="004A2E94"/>
    <w:rsid w:val="004A3C26"/>
    <w:rsid w:val="004A3FB7"/>
    <w:rsid w:val="004A47EF"/>
    <w:rsid w:val="004A5093"/>
    <w:rsid w:val="004A5312"/>
    <w:rsid w:val="004A5C49"/>
    <w:rsid w:val="004A6848"/>
    <w:rsid w:val="004A6898"/>
    <w:rsid w:val="004A7B2A"/>
    <w:rsid w:val="004B0235"/>
    <w:rsid w:val="004B16DE"/>
    <w:rsid w:val="004B1B5C"/>
    <w:rsid w:val="004B1E51"/>
    <w:rsid w:val="004B1F58"/>
    <w:rsid w:val="004B20D3"/>
    <w:rsid w:val="004B27E1"/>
    <w:rsid w:val="004B2ACF"/>
    <w:rsid w:val="004B2BB3"/>
    <w:rsid w:val="004B36B4"/>
    <w:rsid w:val="004B3703"/>
    <w:rsid w:val="004B37FC"/>
    <w:rsid w:val="004B3DD7"/>
    <w:rsid w:val="004B3E39"/>
    <w:rsid w:val="004B4055"/>
    <w:rsid w:val="004B48A7"/>
    <w:rsid w:val="004B58A8"/>
    <w:rsid w:val="004B596A"/>
    <w:rsid w:val="004B5EB8"/>
    <w:rsid w:val="004B6148"/>
    <w:rsid w:val="004B65F3"/>
    <w:rsid w:val="004B6E8E"/>
    <w:rsid w:val="004B7307"/>
    <w:rsid w:val="004B7663"/>
    <w:rsid w:val="004B7CB3"/>
    <w:rsid w:val="004C04F6"/>
    <w:rsid w:val="004C172A"/>
    <w:rsid w:val="004C2265"/>
    <w:rsid w:val="004C2799"/>
    <w:rsid w:val="004C2F56"/>
    <w:rsid w:val="004C36B8"/>
    <w:rsid w:val="004C3ADA"/>
    <w:rsid w:val="004C3B1E"/>
    <w:rsid w:val="004C4D78"/>
    <w:rsid w:val="004C5678"/>
    <w:rsid w:val="004C57EA"/>
    <w:rsid w:val="004C5C52"/>
    <w:rsid w:val="004C5EB0"/>
    <w:rsid w:val="004C609C"/>
    <w:rsid w:val="004C6F81"/>
    <w:rsid w:val="004D038F"/>
    <w:rsid w:val="004D1AAC"/>
    <w:rsid w:val="004D1EAA"/>
    <w:rsid w:val="004D2EEC"/>
    <w:rsid w:val="004D3538"/>
    <w:rsid w:val="004D3D34"/>
    <w:rsid w:val="004D3F19"/>
    <w:rsid w:val="004D4016"/>
    <w:rsid w:val="004D4863"/>
    <w:rsid w:val="004D4DB1"/>
    <w:rsid w:val="004D5444"/>
    <w:rsid w:val="004D5FFC"/>
    <w:rsid w:val="004D6113"/>
    <w:rsid w:val="004D63AA"/>
    <w:rsid w:val="004D63C1"/>
    <w:rsid w:val="004D66B5"/>
    <w:rsid w:val="004D6743"/>
    <w:rsid w:val="004D6B38"/>
    <w:rsid w:val="004D6F26"/>
    <w:rsid w:val="004D770B"/>
    <w:rsid w:val="004D77FE"/>
    <w:rsid w:val="004D7B5E"/>
    <w:rsid w:val="004E0267"/>
    <w:rsid w:val="004E030E"/>
    <w:rsid w:val="004E0E68"/>
    <w:rsid w:val="004E12F8"/>
    <w:rsid w:val="004E2368"/>
    <w:rsid w:val="004E2727"/>
    <w:rsid w:val="004E3966"/>
    <w:rsid w:val="004E47B6"/>
    <w:rsid w:val="004E4B3C"/>
    <w:rsid w:val="004E545A"/>
    <w:rsid w:val="004E55A9"/>
    <w:rsid w:val="004E656E"/>
    <w:rsid w:val="004E66F8"/>
    <w:rsid w:val="004E67E3"/>
    <w:rsid w:val="004E68AE"/>
    <w:rsid w:val="004E76CB"/>
    <w:rsid w:val="004E7F98"/>
    <w:rsid w:val="004F077A"/>
    <w:rsid w:val="004F09C0"/>
    <w:rsid w:val="004F1DEF"/>
    <w:rsid w:val="004F2001"/>
    <w:rsid w:val="004F3659"/>
    <w:rsid w:val="004F48A9"/>
    <w:rsid w:val="004F4B70"/>
    <w:rsid w:val="004F541D"/>
    <w:rsid w:val="004F585C"/>
    <w:rsid w:val="004F5934"/>
    <w:rsid w:val="004F64FA"/>
    <w:rsid w:val="004F6C7D"/>
    <w:rsid w:val="004F6CBB"/>
    <w:rsid w:val="004F6E21"/>
    <w:rsid w:val="004F72FB"/>
    <w:rsid w:val="004F798D"/>
    <w:rsid w:val="00500C3C"/>
    <w:rsid w:val="005016F7"/>
    <w:rsid w:val="00501A8D"/>
    <w:rsid w:val="00503450"/>
    <w:rsid w:val="005042B0"/>
    <w:rsid w:val="00504E21"/>
    <w:rsid w:val="005052F1"/>
    <w:rsid w:val="00505878"/>
    <w:rsid w:val="00506540"/>
    <w:rsid w:val="00506598"/>
    <w:rsid w:val="005065CD"/>
    <w:rsid w:val="00506F04"/>
    <w:rsid w:val="00507DA4"/>
    <w:rsid w:val="00507F58"/>
    <w:rsid w:val="005102BD"/>
    <w:rsid w:val="005105C1"/>
    <w:rsid w:val="00510EBB"/>
    <w:rsid w:val="00510FFA"/>
    <w:rsid w:val="00511AA6"/>
    <w:rsid w:val="00511B22"/>
    <w:rsid w:val="00511D0F"/>
    <w:rsid w:val="00513061"/>
    <w:rsid w:val="005140F7"/>
    <w:rsid w:val="00514357"/>
    <w:rsid w:val="0051529B"/>
    <w:rsid w:val="0051538B"/>
    <w:rsid w:val="00515A09"/>
    <w:rsid w:val="00515B54"/>
    <w:rsid w:val="00515E8D"/>
    <w:rsid w:val="00515F3B"/>
    <w:rsid w:val="00516025"/>
    <w:rsid w:val="00516B4D"/>
    <w:rsid w:val="005178B4"/>
    <w:rsid w:val="00517D98"/>
    <w:rsid w:val="00520581"/>
    <w:rsid w:val="00520C78"/>
    <w:rsid w:val="0052252C"/>
    <w:rsid w:val="00522B33"/>
    <w:rsid w:val="00522B6D"/>
    <w:rsid w:val="00522D5C"/>
    <w:rsid w:val="00523155"/>
    <w:rsid w:val="0052342D"/>
    <w:rsid w:val="00525017"/>
    <w:rsid w:val="0052539F"/>
    <w:rsid w:val="0052675C"/>
    <w:rsid w:val="005269D9"/>
    <w:rsid w:val="005270BF"/>
    <w:rsid w:val="0052771C"/>
    <w:rsid w:val="0053304B"/>
    <w:rsid w:val="00533C71"/>
    <w:rsid w:val="00535713"/>
    <w:rsid w:val="0053582F"/>
    <w:rsid w:val="00535906"/>
    <w:rsid w:val="00535F1D"/>
    <w:rsid w:val="0053691C"/>
    <w:rsid w:val="00536C00"/>
    <w:rsid w:val="00536DB6"/>
    <w:rsid w:val="00536F4B"/>
    <w:rsid w:val="00537809"/>
    <w:rsid w:val="0054087F"/>
    <w:rsid w:val="00540C01"/>
    <w:rsid w:val="00540D33"/>
    <w:rsid w:val="0054174E"/>
    <w:rsid w:val="00542A1B"/>
    <w:rsid w:val="00542CE5"/>
    <w:rsid w:val="0054305E"/>
    <w:rsid w:val="005432AA"/>
    <w:rsid w:val="00543ED7"/>
    <w:rsid w:val="005443DE"/>
    <w:rsid w:val="005453ED"/>
    <w:rsid w:val="005457FB"/>
    <w:rsid w:val="00546059"/>
    <w:rsid w:val="005460A5"/>
    <w:rsid w:val="00547FE2"/>
    <w:rsid w:val="005502C8"/>
    <w:rsid w:val="0055096D"/>
    <w:rsid w:val="00550CB3"/>
    <w:rsid w:val="0055129F"/>
    <w:rsid w:val="00551362"/>
    <w:rsid w:val="0055235E"/>
    <w:rsid w:val="00552605"/>
    <w:rsid w:val="00553261"/>
    <w:rsid w:val="00554417"/>
    <w:rsid w:val="005552D8"/>
    <w:rsid w:val="00555334"/>
    <w:rsid w:val="005558F0"/>
    <w:rsid w:val="005568F3"/>
    <w:rsid w:val="00557492"/>
    <w:rsid w:val="00561A22"/>
    <w:rsid w:val="00561D67"/>
    <w:rsid w:val="00562B6D"/>
    <w:rsid w:val="00562E7B"/>
    <w:rsid w:val="005635AF"/>
    <w:rsid w:val="00563847"/>
    <w:rsid w:val="00563FC9"/>
    <w:rsid w:val="00564107"/>
    <w:rsid w:val="005642BA"/>
    <w:rsid w:val="005647E5"/>
    <w:rsid w:val="00564D5D"/>
    <w:rsid w:val="005653EE"/>
    <w:rsid w:val="00565FBF"/>
    <w:rsid w:val="00566501"/>
    <w:rsid w:val="00566CA6"/>
    <w:rsid w:val="00566F02"/>
    <w:rsid w:val="00567521"/>
    <w:rsid w:val="00567781"/>
    <w:rsid w:val="0057107A"/>
    <w:rsid w:val="00571B2A"/>
    <w:rsid w:val="00571D1F"/>
    <w:rsid w:val="0057364E"/>
    <w:rsid w:val="00573B3D"/>
    <w:rsid w:val="00574151"/>
    <w:rsid w:val="00574243"/>
    <w:rsid w:val="0057479A"/>
    <w:rsid w:val="005749B3"/>
    <w:rsid w:val="00574D5A"/>
    <w:rsid w:val="005750D1"/>
    <w:rsid w:val="00575363"/>
    <w:rsid w:val="00575D7D"/>
    <w:rsid w:val="005766A0"/>
    <w:rsid w:val="00581AD0"/>
    <w:rsid w:val="00582539"/>
    <w:rsid w:val="00582836"/>
    <w:rsid w:val="00582A22"/>
    <w:rsid w:val="00582B20"/>
    <w:rsid w:val="0058351B"/>
    <w:rsid w:val="00583887"/>
    <w:rsid w:val="00583A2A"/>
    <w:rsid w:val="00583DEE"/>
    <w:rsid w:val="00583E19"/>
    <w:rsid w:val="00584981"/>
    <w:rsid w:val="005849CA"/>
    <w:rsid w:val="00584DFD"/>
    <w:rsid w:val="00585AA6"/>
    <w:rsid w:val="00586647"/>
    <w:rsid w:val="00587330"/>
    <w:rsid w:val="005877DB"/>
    <w:rsid w:val="0059037C"/>
    <w:rsid w:val="005904F2"/>
    <w:rsid w:val="00591292"/>
    <w:rsid w:val="00591383"/>
    <w:rsid w:val="00591B93"/>
    <w:rsid w:val="00591C70"/>
    <w:rsid w:val="0059275C"/>
    <w:rsid w:val="00592F1C"/>
    <w:rsid w:val="0059300F"/>
    <w:rsid w:val="005945BF"/>
    <w:rsid w:val="0059488E"/>
    <w:rsid w:val="00594BB6"/>
    <w:rsid w:val="00594D70"/>
    <w:rsid w:val="00595E8E"/>
    <w:rsid w:val="0059609A"/>
    <w:rsid w:val="0059685A"/>
    <w:rsid w:val="00596890"/>
    <w:rsid w:val="0059694E"/>
    <w:rsid w:val="00596EC9"/>
    <w:rsid w:val="00597307"/>
    <w:rsid w:val="0059748A"/>
    <w:rsid w:val="005A00BC"/>
    <w:rsid w:val="005A00D8"/>
    <w:rsid w:val="005A0F19"/>
    <w:rsid w:val="005A0F5F"/>
    <w:rsid w:val="005A10E9"/>
    <w:rsid w:val="005A1AC0"/>
    <w:rsid w:val="005A25A5"/>
    <w:rsid w:val="005A26EA"/>
    <w:rsid w:val="005A32A5"/>
    <w:rsid w:val="005A59EA"/>
    <w:rsid w:val="005A5B91"/>
    <w:rsid w:val="005A5E71"/>
    <w:rsid w:val="005A640F"/>
    <w:rsid w:val="005A6444"/>
    <w:rsid w:val="005A64E7"/>
    <w:rsid w:val="005A6620"/>
    <w:rsid w:val="005A6C06"/>
    <w:rsid w:val="005A6D91"/>
    <w:rsid w:val="005A6D95"/>
    <w:rsid w:val="005A6DBF"/>
    <w:rsid w:val="005A7F05"/>
    <w:rsid w:val="005B066D"/>
    <w:rsid w:val="005B094D"/>
    <w:rsid w:val="005B0EB5"/>
    <w:rsid w:val="005B1BB1"/>
    <w:rsid w:val="005B1FB2"/>
    <w:rsid w:val="005B27A7"/>
    <w:rsid w:val="005B2866"/>
    <w:rsid w:val="005B2C62"/>
    <w:rsid w:val="005B5642"/>
    <w:rsid w:val="005B5755"/>
    <w:rsid w:val="005B5E12"/>
    <w:rsid w:val="005B68BF"/>
    <w:rsid w:val="005B69ED"/>
    <w:rsid w:val="005B79C8"/>
    <w:rsid w:val="005C160A"/>
    <w:rsid w:val="005C1837"/>
    <w:rsid w:val="005C18E0"/>
    <w:rsid w:val="005C23F9"/>
    <w:rsid w:val="005C34B2"/>
    <w:rsid w:val="005C3678"/>
    <w:rsid w:val="005C3C70"/>
    <w:rsid w:val="005C3CAC"/>
    <w:rsid w:val="005C4328"/>
    <w:rsid w:val="005C4BC9"/>
    <w:rsid w:val="005C4CE3"/>
    <w:rsid w:val="005C4D3F"/>
    <w:rsid w:val="005C63B4"/>
    <w:rsid w:val="005C6DBC"/>
    <w:rsid w:val="005C6FE3"/>
    <w:rsid w:val="005C7490"/>
    <w:rsid w:val="005C7BF0"/>
    <w:rsid w:val="005C7FBE"/>
    <w:rsid w:val="005D0046"/>
    <w:rsid w:val="005D0AE0"/>
    <w:rsid w:val="005D12E7"/>
    <w:rsid w:val="005D1705"/>
    <w:rsid w:val="005D19B8"/>
    <w:rsid w:val="005D2944"/>
    <w:rsid w:val="005D4C8F"/>
    <w:rsid w:val="005D5472"/>
    <w:rsid w:val="005D5ED7"/>
    <w:rsid w:val="005D6324"/>
    <w:rsid w:val="005D6434"/>
    <w:rsid w:val="005D6F0D"/>
    <w:rsid w:val="005E02AF"/>
    <w:rsid w:val="005E0332"/>
    <w:rsid w:val="005E111A"/>
    <w:rsid w:val="005E1F6D"/>
    <w:rsid w:val="005E1F99"/>
    <w:rsid w:val="005E31E6"/>
    <w:rsid w:val="005E446A"/>
    <w:rsid w:val="005E58A2"/>
    <w:rsid w:val="005E5D57"/>
    <w:rsid w:val="005E6C50"/>
    <w:rsid w:val="005E7312"/>
    <w:rsid w:val="005E741E"/>
    <w:rsid w:val="005E745F"/>
    <w:rsid w:val="005E77DE"/>
    <w:rsid w:val="005E7AD1"/>
    <w:rsid w:val="005E7E56"/>
    <w:rsid w:val="005E7EB9"/>
    <w:rsid w:val="005F05FA"/>
    <w:rsid w:val="005F1A60"/>
    <w:rsid w:val="005F1C1C"/>
    <w:rsid w:val="005F1E29"/>
    <w:rsid w:val="005F3060"/>
    <w:rsid w:val="005F3070"/>
    <w:rsid w:val="005F31A3"/>
    <w:rsid w:val="005F3348"/>
    <w:rsid w:val="005F3504"/>
    <w:rsid w:val="005F35EF"/>
    <w:rsid w:val="005F4362"/>
    <w:rsid w:val="005F57EB"/>
    <w:rsid w:val="005F5EEE"/>
    <w:rsid w:val="005F682E"/>
    <w:rsid w:val="005F6938"/>
    <w:rsid w:val="005F6C0C"/>
    <w:rsid w:val="00600552"/>
    <w:rsid w:val="00600AC0"/>
    <w:rsid w:val="00600C54"/>
    <w:rsid w:val="006020EF"/>
    <w:rsid w:val="00602549"/>
    <w:rsid w:val="006029FD"/>
    <w:rsid w:val="00602E2F"/>
    <w:rsid w:val="00602F23"/>
    <w:rsid w:val="00602FBC"/>
    <w:rsid w:val="00602FD7"/>
    <w:rsid w:val="006034C3"/>
    <w:rsid w:val="006034F2"/>
    <w:rsid w:val="00603B0B"/>
    <w:rsid w:val="00605017"/>
    <w:rsid w:val="00605F1B"/>
    <w:rsid w:val="00607218"/>
    <w:rsid w:val="006077A5"/>
    <w:rsid w:val="006103BA"/>
    <w:rsid w:val="006105EB"/>
    <w:rsid w:val="00611BD5"/>
    <w:rsid w:val="00612626"/>
    <w:rsid w:val="00612C31"/>
    <w:rsid w:val="00612EF0"/>
    <w:rsid w:val="00613AD8"/>
    <w:rsid w:val="00614D42"/>
    <w:rsid w:val="00614F0D"/>
    <w:rsid w:val="00617B25"/>
    <w:rsid w:val="00617DD4"/>
    <w:rsid w:val="00617F50"/>
    <w:rsid w:val="006200CD"/>
    <w:rsid w:val="00620230"/>
    <w:rsid w:val="006210A6"/>
    <w:rsid w:val="00621979"/>
    <w:rsid w:val="00621A14"/>
    <w:rsid w:val="00622C1F"/>
    <w:rsid w:val="006233BE"/>
    <w:rsid w:val="006233D7"/>
    <w:rsid w:val="00623840"/>
    <w:rsid w:val="0062404C"/>
    <w:rsid w:val="006240A5"/>
    <w:rsid w:val="00624AAF"/>
    <w:rsid w:val="00626D02"/>
    <w:rsid w:val="00627186"/>
    <w:rsid w:val="0062765C"/>
    <w:rsid w:val="00627963"/>
    <w:rsid w:val="0063066D"/>
    <w:rsid w:val="00630A27"/>
    <w:rsid w:val="00631115"/>
    <w:rsid w:val="00631638"/>
    <w:rsid w:val="00631F2E"/>
    <w:rsid w:val="006320D4"/>
    <w:rsid w:val="006321BE"/>
    <w:rsid w:val="0063221E"/>
    <w:rsid w:val="00632476"/>
    <w:rsid w:val="006337FC"/>
    <w:rsid w:val="006340A4"/>
    <w:rsid w:val="00634462"/>
    <w:rsid w:val="00634620"/>
    <w:rsid w:val="006361C6"/>
    <w:rsid w:val="00636BE9"/>
    <w:rsid w:val="00637555"/>
    <w:rsid w:val="00640C11"/>
    <w:rsid w:val="00640E5D"/>
    <w:rsid w:val="00641008"/>
    <w:rsid w:val="0064166E"/>
    <w:rsid w:val="00641D06"/>
    <w:rsid w:val="006421EA"/>
    <w:rsid w:val="00642C91"/>
    <w:rsid w:val="006430BD"/>
    <w:rsid w:val="00643C26"/>
    <w:rsid w:val="006443CE"/>
    <w:rsid w:val="00646067"/>
    <w:rsid w:val="0064658E"/>
    <w:rsid w:val="00646595"/>
    <w:rsid w:val="0064668B"/>
    <w:rsid w:val="006469DC"/>
    <w:rsid w:val="00646C93"/>
    <w:rsid w:val="00646FA4"/>
    <w:rsid w:val="006477F0"/>
    <w:rsid w:val="006503FD"/>
    <w:rsid w:val="00650EA6"/>
    <w:rsid w:val="006519F0"/>
    <w:rsid w:val="0065287F"/>
    <w:rsid w:val="00652C7F"/>
    <w:rsid w:val="00652CA4"/>
    <w:rsid w:val="00653711"/>
    <w:rsid w:val="0065374F"/>
    <w:rsid w:val="00653907"/>
    <w:rsid w:val="006541D7"/>
    <w:rsid w:val="0065563A"/>
    <w:rsid w:val="00656225"/>
    <w:rsid w:val="0065635B"/>
    <w:rsid w:val="00660CEF"/>
    <w:rsid w:val="006615F2"/>
    <w:rsid w:val="00661E01"/>
    <w:rsid w:val="00661E15"/>
    <w:rsid w:val="006626FF"/>
    <w:rsid w:val="006637AC"/>
    <w:rsid w:val="00663CDB"/>
    <w:rsid w:val="00664077"/>
    <w:rsid w:val="0066491F"/>
    <w:rsid w:val="00664C61"/>
    <w:rsid w:val="00665263"/>
    <w:rsid w:val="006662B0"/>
    <w:rsid w:val="006662BF"/>
    <w:rsid w:val="006663B7"/>
    <w:rsid w:val="006666E0"/>
    <w:rsid w:val="006678D5"/>
    <w:rsid w:val="006719D7"/>
    <w:rsid w:val="0067276C"/>
    <w:rsid w:val="00672EA5"/>
    <w:rsid w:val="0067351A"/>
    <w:rsid w:val="00674B31"/>
    <w:rsid w:val="00674BB7"/>
    <w:rsid w:val="00675E77"/>
    <w:rsid w:val="00676057"/>
    <w:rsid w:val="00676925"/>
    <w:rsid w:val="00677035"/>
    <w:rsid w:val="00677096"/>
    <w:rsid w:val="00677285"/>
    <w:rsid w:val="00677866"/>
    <w:rsid w:val="00680222"/>
    <w:rsid w:val="006806D0"/>
    <w:rsid w:val="00681574"/>
    <w:rsid w:val="00681F48"/>
    <w:rsid w:val="00682E0A"/>
    <w:rsid w:val="006832B1"/>
    <w:rsid w:val="006835AA"/>
    <w:rsid w:val="006836C0"/>
    <w:rsid w:val="00683E57"/>
    <w:rsid w:val="00683FA9"/>
    <w:rsid w:val="0068406F"/>
    <w:rsid w:val="0068407A"/>
    <w:rsid w:val="00686678"/>
    <w:rsid w:val="00687D15"/>
    <w:rsid w:val="006902F8"/>
    <w:rsid w:val="00690FB0"/>
    <w:rsid w:val="00692897"/>
    <w:rsid w:val="00692D9D"/>
    <w:rsid w:val="006938AA"/>
    <w:rsid w:val="0069444E"/>
    <w:rsid w:val="00694E3F"/>
    <w:rsid w:val="00695648"/>
    <w:rsid w:val="00696321"/>
    <w:rsid w:val="0069694A"/>
    <w:rsid w:val="00697827"/>
    <w:rsid w:val="006A0053"/>
    <w:rsid w:val="006A06B7"/>
    <w:rsid w:val="006A1AE8"/>
    <w:rsid w:val="006A286B"/>
    <w:rsid w:val="006A309D"/>
    <w:rsid w:val="006A333F"/>
    <w:rsid w:val="006A34E8"/>
    <w:rsid w:val="006A35F0"/>
    <w:rsid w:val="006A41C6"/>
    <w:rsid w:val="006A4CE4"/>
    <w:rsid w:val="006A5A3B"/>
    <w:rsid w:val="006A5ECA"/>
    <w:rsid w:val="006A6850"/>
    <w:rsid w:val="006A6B00"/>
    <w:rsid w:val="006A6C39"/>
    <w:rsid w:val="006A6E01"/>
    <w:rsid w:val="006A7237"/>
    <w:rsid w:val="006A773D"/>
    <w:rsid w:val="006A7767"/>
    <w:rsid w:val="006A7841"/>
    <w:rsid w:val="006A78CB"/>
    <w:rsid w:val="006B08E0"/>
    <w:rsid w:val="006B0FCA"/>
    <w:rsid w:val="006B1229"/>
    <w:rsid w:val="006B1CBD"/>
    <w:rsid w:val="006B2001"/>
    <w:rsid w:val="006B2D9A"/>
    <w:rsid w:val="006B3400"/>
    <w:rsid w:val="006B4438"/>
    <w:rsid w:val="006B484A"/>
    <w:rsid w:val="006B4960"/>
    <w:rsid w:val="006B496D"/>
    <w:rsid w:val="006B4C67"/>
    <w:rsid w:val="006B4E27"/>
    <w:rsid w:val="006B4F39"/>
    <w:rsid w:val="006B5234"/>
    <w:rsid w:val="006B541C"/>
    <w:rsid w:val="006B5715"/>
    <w:rsid w:val="006B630E"/>
    <w:rsid w:val="006B6789"/>
    <w:rsid w:val="006B6FBE"/>
    <w:rsid w:val="006B7442"/>
    <w:rsid w:val="006B795E"/>
    <w:rsid w:val="006B7BE6"/>
    <w:rsid w:val="006B7C8A"/>
    <w:rsid w:val="006C0C9D"/>
    <w:rsid w:val="006C2377"/>
    <w:rsid w:val="006C23D1"/>
    <w:rsid w:val="006C3D13"/>
    <w:rsid w:val="006C40C7"/>
    <w:rsid w:val="006C421A"/>
    <w:rsid w:val="006C43A2"/>
    <w:rsid w:val="006C5135"/>
    <w:rsid w:val="006C5380"/>
    <w:rsid w:val="006C54C7"/>
    <w:rsid w:val="006C5688"/>
    <w:rsid w:val="006C56F3"/>
    <w:rsid w:val="006C5ECA"/>
    <w:rsid w:val="006C6091"/>
    <w:rsid w:val="006C6452"/>
    <w:rsid w:val="006C6817"/>
    <w:rsid w:val="006C6C9E"/>
    <w:rsid w:val="006C7D61"/>
    <w:rsid w:val="006D024C"/>
    <w:rsid w:val="006D02D5"/>
    <w:rsid w:val="006D04F7"/>
    <w:rsid w:val="006D0783"/>
    <w:rsid w:val="006D0786"/>
    <w:rsid w:val="006D2352"/>
    <w:rsid w:val="006D2759"/>
    <w:rsid w:val="006D33F2"/>
    <w:rsid w:val="006D3B84"/>
    <w:rsid w:val="006D4090"/>
    <w:rsid w:val="006D517D"/>
    <w:rsid w:val="006D56DF"/>
    <w:rsid w:val="006D63AD"/>
    <w:rsid w:val="006D6B68"/>
    <w:rsid w:val="006E031D"/>
    <w:rsid w:val="006E037B"/>
    <w:rsid w:val="006E0C9C"/>
    <w:rsid w:val="006E1426"/>
    <w:rsid w:val="006E19B6"/>
    <w:rsid w:val="006E218C"/>
    <w:rsid w:val="006E34C6"/>
    <w:rsid w:val="006E3D15"/>
    <w:rsid w:val="006E41A0"/>
    <w:rsid w:val="006E430D"/>
    <w:rsid w:val="006E43A7"/>
    <w:rsid w:val="006E504D"/>
    <w:rsid w:val="006E5B06"/>
    <w:rsid w:val="006E5BE2"/>
    <w:rsid w:val="006E62F9"/>
    <w:rsid w:val="006E6E46"/>
    <w:rsid w:val="006E6F29"/>
    <w:rsid w:val="006E7639"/>
    <w:rsid w:val="006E7C98"/>
    <w:rsid w:val="006F00AA"/>
    <w:rsid w:val="006F0383"/>
    <w:rsid w:val="006F06AB"/>
    <w:rsid w:val="006F14E3"/>
    <w:rsid w:val="006F1685"/>
    <w:rsid w:val="006F16B1"/>
    <w:rsid w:val="006F1D9D"/>
    <w:rsid w:val="006F1F55"/>
    <w:rsid w:val="006F2551"/>
    <w:rsid w:val="006F3E9E"/>
    <w:rsid w:val="006F46CF"/>
    <w:rsid w:val="006F47DA"/>
    <w:rsid w:val="006F47F4"/>
    <w:rsid w:val="006F4CA8"/>
    <w:rsid w:val="006F5C56"/>
    <w:rsid w:val="006F610A"/>
    <w:rsid w:val="006F67E2"/>
    <w:rsid w:val="006F6C5F"/>
    <w:rsid w:val="006F73FD"/>
    <w:rsid w:val="006F7D5E"/>
    <w:rsid w:val="007011E9"/>
    <w:rsid w:val="007019A1"/>
    <w:rsid w:val="00701B12"/>
    <w:rsid w:val="00701D7B"/>
    <w:rsid w:val="007025BD"/>
    <w:rsid w:val="0070267F"/>
    <w:rsid w:val="00702CF9"/>
    <w:rsid w:val="007032E1"/>
    <w:rsid w:val="0070367F"/>
    <w:rsid w:val="00703F82"/>
    <w:rsid w:val="00705350"/>
    <w:rsid w:val="007054CD"/>
    <w:rsid w:val="007060D2"/>
    <w:rsid w:val="007064D2"/>
    <w:rsid w:val="00706653"/>
    <w:rsid w:val="007068AB"/>
    <w:rsid w:val="007070E0"/>
    <w:rsid w:val="007071BB"/>
    <w:rsid w:val="00710BF5"/>
    <w:rsid w:val="00710CEB"/>
    <w:rsid w:val="00710F81"/>
    <w:rsid w:val="00711182"/>
    <w:rsid w:val="00711227"/>
    <w:rsid w:val="00711675"/>
    <w:rsid w:val="00711EC2"/>
    <w:rsid w:val="00714187"/>
    <w:rsid w:val="007146AA"/>
    <w:rsid w:val="00714841"/>
    <w:rsid w:val="00714ADD"/>
    <w:rsid w:val="00714DCE"/>
    <w:rsid w:val="00715016"/>
    <w:rsid w:val="007160B6"/>
    <w:rsid w:val="0071636D"/>
    <w:rsid w:val="0071671B"/>
    <w:rsid w:val="00716B5D"/>
    <w:rsid w:val="007200BD"/>
    <w:rsid w:val="00720B63"/>
    <w:rsid w:val="00720FD8"/>
    <w:rsid w:val="007216A1"/>
    <w:rsid w:val="007218F7"/>
    <w:rsid w:val="0072290B"/>
    <w:rsid w:val="00722F74"/>
    <w:rsid w:val="007244F4"/>
    <w:rsid w:val="00724EA0"/>
    <w:rsid w:val="007255A4"/>
    <w:rsid w:val="00726745"/>
    <w:rsid w:val="00727E3A"/>
    <w:rsid w:val="00730DAC"/>
    <w:rsid w:val="00730F61"/>
    <w:rsid w:val="0073131B"/>
    <w:rsid w:val="0073163B"/>
    <w:rsid w:val="0073178A"/>
    <w:rsid w:val="00731ED7"/>
    <w:rsid w:val="0073337C"/>
    <w:rsid w:val="007337CC"/>
    <w:rsid w:val="00733BA4"/>
    <w:rsid w:val="007340FB"/>
    <w:rsid w:val="007343E6"/>
    <w:rsid w:val="00734A9A"/>
    <w:rsid w:val="00735C67"/>
    <w:rsid w:val="00735FA6"/>
    <w:rsid w:val="0073611E"/>
    <w:rsid w:val="007365A8"/>
    <w:rsid w:val="00736B21"/>
    <w:rsid w:val="007370F3"/>
    <w:rsid w:val="007373A8"/>
    <w:rsid w:val="007377FF"/>
    <w:rsid w:val="00740FA5"/>
    <w:rsid w:val="00740FC2"/>
    <w:rsid w:val="00741224"/>
    <w:rsid w:val="00741301"/>
    <w:rsid w:val="0074168D"/>
    <w:rsid w:val="0074272F"/>
    <w:rsid w:val="007427B0"/>
    <w:rsid w:val="00742FEE"/>
    <w:rsid w:val="007436E6"/>
    <w:rsid w:val="007457CF"/>
    <w:rsid w:val="007458F3"/>
    <w:rsid w:val="00745B80"/>
    <w:rsid w:val="00745EA2"/>
    <w:rsid w:val="0074733B"/>
    <w:rsid w:val="007478B7"/>
    <w:rsid w:val="00751C0F"/>
    <w:rsid w:val="00752B19"/>
    <w:rsid w:val="00752B6B"/>
    <w:rsid w:val="00753653"/>
    <w:rsid w:val="00753B59"/>
    <w:rsid w:val="00755816"/>
    <w:rsid w:val="007561C7"/>
    <w:rsid w:val="00756530"/>
    <w:rsid w:val="00757541"/>
    <w:rsid w:val="00760D58"/>
    <w:rsid w:val="00761494"/>
    <w:rsid w:val="00762059"/>
    <w:rsid w:val="007625FA"/>
    <w:rsid w:val="00762A62"/>
    <w:rsid w:val="0076334E"/>
    <w:rsid w:val="007644CC"/>
    <w:rsid w:val="00764DC0"/>
    <w:rsid w:val="0076545F"/>
    <w:rsid w:val="00765C79"/>
    <w:rsid w:val="007665AD"/>
    <w:rsid w:val="00766900"/>
    <w:rsid w:val="00766E0B"/>
    <w:rsid w:val="00767005"/>
    <w:rsid w:val="00767BB2"/>
    <w:rsid w:val="00767F50"/>
    <w:rsid w:val="00767FFC"/>
    <w:rsid w:val="007700A1"/>
    <w:rsid w:val="00770746"/>
    <w:rsid w:val="0077091E"/>
    <w:rsid w:val="00770974"/>
    <w:rsid w:val="00771B22"/>
    <w:rsid w:val="00771F2A"/>
    <w:rsid w:val="007727CD"/>
    <w:rsid w:val="00772BF3"/>
    <w:rsid w:val="00773B1A"/>
    <w:rsid w:val="00773B22"/>
    <w:rsid w:val="00774330"/>
    <w:rsid w:val="007748D1"/>
    <w:rsid w:val="00774DB7"/>
    <w:rsid w:val="00775205"/>
    <w:rsid w:val="00775906"/>
    <w:rsid w:val="0077593C"/>
    <w:rsid w:val="00775A17"/>
    <w:rsid w:val="00776192"/>
    <w:rsid w:val="007761D3"/>
    <w:rsid w:val="007770FA"/>
    <w:rsid w:val="007801C6"/>
    <w:rsid w:val="0078120D"/>
    <w:rsid w:val="0078152B"/>
    <w:rsid w:val="00781531"/>
    <w:rsid w:val="00781DE3"/>
    <w:rsid w:val="00782468"/>
    <w:rsid w:val="00782507"/>
    <w:rsid w:val="0078287A"/>
    <w:rsid w:val="00784094"/>
    <w:rsid w:val="007844A0"/>
    <w:rsid w:val="007846B1"/>
    <w:rsid w:val="007851F3"/>
    <w:rsid w:val="00785566"/>
    <w:rsid w:val="0078667C"/>
    <w:rsid w:val="007867FF"/>
    <w:rsid w:val="00787267"/>
    <w:rsid w:val="0078729F"/>
    <w:rsid w:val="00787820"/>
    <w:rsid w:val="00790105"/>
    <w:rsid w:val="007904CD"/>
    <w:rsid w:val="00790727"/>
    <w:rsid w:val="00790CF2"/>
    <w:rsid w:val="00790E52"/>
    <w:rsid w:val="00791ACD"/>
    <w:rsid w:val="00791D21"/>
    <w:rsid w:val="0079230B"/>
    <w:rsid w:val="00792DBB"/>
    <w:rsid w:val="00793282"/>
    <w:rsid w:val="00793C50"/>
    <w:rsid w:val="00793F1C"/>
    <w:rsid w:val="00794556"/>
    <w:rsid w:val="00794FA1"/>
    <w:rsid w:val="00795967"/>
    <w:rsid w:val="007961C1"/>
    <w:rsid w:val="007967A0"/>
    <w:rsid w:val="00796939"/>
    <w:rsid w:val="007979BD"/>
    <w:rsid w:val="007A0F74"/>
    <w:rsid w:val="007A10AC"/>
    <w:rsid w:val="007A13DA"/>
    <w:rsid w:val="007A1808"/>
    <w:rsid w:val="007A185E"/>
    <w:rsid w:val="007A3081"/>
    <w:rsid w:val="007A35ED"/>
    <w:rsid w:val="007A4008"/>
    <w:rsid w:val="007A4240"/>
    <w:rsid w:val="007A4FCF"/>
    <w:rsid w:val="007A54E7"/>
    <w:rsid w:val="007A58D5"/>
    <w:rsid w:val="007A5A4A"/>
    <w:rsid w:val="007A6386"/>
    <w:rsid w:val="007A6A92"/>
    <w:rsid w:val="007A6C82"/>
    <w:rsid w:val="007A718E"/>
    <w:rsid w:val="007A731B"/>
    <w:rsid w:val="007B1510"/>
    <w:rsid w:val="007B172C"/>
    <w:rsid w:val="007B176B"/>
    <w:rsid w:val="007B1AAB"/>
    <w:rsid w:val="007B1B67"/>
    <w:rsid w:val="007B269F"/>
    <w:rsid w:val="007B26FD"/>
    <w:rsid w:val="007B37D9"/>
    <w:rsid w:val="007B40FD"/>
    <w:rsid w:val="007B4FE9"/>
    <w:rsid w:val="007B5EB5"/>
    <w:rsid w:val="007B6574"/>
    <w:rsid w:val="007B6738"/>
    <w:rsid w:val="007B7C69"/>
    <w:rsid w:val="007C000D"/>
    <w:rsid w:val="007C0373"/>
    <w:rsid w:val="007C05EF"/>
    <w:rsid w:val="007C07A4"/>
    <w:rsid w:val="007C087B"/>
    <w:rsid w:val="007C0AA2"/>
    <w:rsid w:val="007C0D80"/>
    <w:rsid w:val="007C19D2"/>
    <w:rsid w:val="007C1F62"/>
    <w:rsid w:val="007C29BF"/>
    <w:rsid w:val="007C3415"/>
    <w:rsid w:val="007C3AD1"/>
    <w:rsid w:val="007C3E6D"/>
    <w:rsid w:val="007C3EA8"/>
    <w:rsid w:val="007C4177"/>
    <w:rsid w:val="007C671C"/>
    <w:rsid w:val="007C6F0D"/>
    <w:rsid w:val="007C6F8A"/>
    <w:rsid w:val="007D0389"/>
    <w:rsid w:val="007D17E4"/>
    <w:rsid w:val="007D180A"/>
    <w:rsid w:val="007D222E"/>
    <w:rsid w:val="007D26C0"/>
    <w:rsid w:val="007D2C8E"/>
    <w:rsid w:val="007D3C0D"/>
    <w:rsid w:val="007D44D3"/>
    <w:rsid w:val="007D4536"/>
    <w:rsid w:val="007D4A68"/>
    <w:rsid w:val="007D57C2"/>
    <w:rsid w:val="007D5993"/>
    <w:rsid w:val="007D5BDD"/>
    <w:rsid w:val="007D5ED5"/>
    <w:rsid w:val="007D60FF"/>
    <w:rsid w:val="007D6B59"/>
    <w:rsid w:val="007D702D"/>
    <w:rsid w:val="007D70D5"/>
    <w:rsid w:val="007D7927"/>
    <w:rsid w:val="007D7962"/>
    <w:rsid w:val="007D7B37"/>
    <w:rsid w:val="007E0D99"/>
    <w:rsid w:val="007E1F23"/>
    <w:rsid w:val="007E26BC"/>
    <w:rsid w:val="007E2CF2"/>
    <w:rsid w:val="007E2DB1"/>
    <w:rsid w:val="007E4428"/>
    <w:rsid w:val="007E453D"/>
    <w:rsid w:val="007E479D"/>
    <w:rsid w:val="007E4C93"/>
    <w:rsid w:val="007E4F25"/>
    <w:rsid w:val="007E5073"/>
    <w:rsid w:val="007E626E"/>
    <w:rsid w:val="007E68A5"/>
    <w:rsid w:val="007E6BB4"/>
    <w:rsid w:val="007E6CB0"/>
    <w:rsid w:val="007E747E"/>
    <w:rsid w:val="007E767B"/>
    <w:rsid w:val="007F091A"/>
    <w:rsid w:val="007F0D42"/>
    <w:rsid w:val="007F1360"/>
    <w:rsid w:val="007F1C91"/>
    <w:rsid w:val="007F269D"/>
    <w:rsid w:val="007F28AF"/>
    <w:rsid w:val="007F3A40"/>
    <w:rsid w:val="007F3CBF"/>
    <w:rsid w:val="007F47C2"/>
    <w:rsid w:val="007F4E40"/>
    <w:rsid w:val="007F4E71"/>
    <w:rsid w:val="007F61A5"/>
    <w:rsid w:val="007F65F5"/>
    <w:rsid w:val="007F774F"/>
    <w:rsid w:val="007F78BF"/>
    <w:rsid w:val="008006A5"/>
    <w:rsid w:val="00800792"/>
    <w:rsid w:val="008007DC"/>
    <w:rsid w:val="00800BB0"/>
    <w:rsid w:val="00800F55"/>
    <w:rsid w:val="0080272F"/>
    <w:rsid w:val="00803AD0"/>
    <w:rsid w:val="008048EF"/>
    <w:rsid w:val="00804DC9"/>
    <w:rsid w:val="008054B3"/>
    <w:rsid w:val="00805FB0"/>
    <w:rsid w:val="0080633D"/>
    <w:rsid w:val="008069C2"/>
    <w:rsid w:val="00806CB7"/>
    <w:rsid w:val="00810A9C"/>
    <w:rsid w:val="0081119C"/>
    <w:rsid w:val="0081239D"/>
    <w:rsid w:val="00812FD3"/>
    <w:rsid w:val="00813155"/>
    <w:rsid w:val="008135D9"/>
    <w:rsid w:val="008137B3"/>
    <w:rsid w:val="00813BDB"/>
    <w:rsid w:val="008149AF"/>
    <w:rsid w:val="00815044"/>
    <w:rsid w:val="0081565D"/>
    <w:rsid w:val="00815CD6"/>
    <w:rsid w:val="0081605E"/>
    <w:rsid w:val="00816198"/>
    <w:rsid w:val="00816676"/>
    <w:rsid w:val="008168C9"/>
    <w:rsid w:val="00817F60"/>
    <w:rsid w:val="0082034B"/>
    <w:rsid w:val="00820BFE"/>
    <w:rsid w:val="00821287"/>
    <w:rsid w:val="008217CF"/>
    <w:rsid w:val="00821847"/>
    <w:rsid w:val="0082266F"/>
    <w:rsid w:val="008232F2"/>
    <w:rsid w:val="00823B7C"/>
    <w:rsid w:val="00825558"/>
    <w:rsid w:val="00825986"/>
    <w:rsid w:val="008262A1"/>
    <w:rsid w:val="00826359"/>
    <w:rsid w:val="00826491"/>
    <w:rsid w:val="008268F2"/>
    <w:rsid w:val="008275F7"/>
    <w:rsid w:val="00827944"/>
    <w:rsid w:val="008279B3"/>
    <w:rsid w:val="00830594"/>
    <w:rsid w:val="008308C8"/>
    <w:rsid w:val="00832B9E"/>
    <w:rsid w:val="00833715"/>
    <w:rsid w:val="00833DBC"/>
    <w:rsid w:val="00834273"/>
    <w:rsid w:val="00834877"/>
    <w:rsid w:val="00834C8C"/>
    <w:rsid w:val="00835377"/>
    <w:rsid w:val="00835DF0"/>
    <w:rsid w:val="00835FE9"/>
    <w:rsid w:val="0083665F"/>
    <w:rsid w:val="0083720C"/>
    <w:rsid w:val="00837627"/>
    <w:rsid w:val="00837841"/>
    <w:rsid w:val="00840942"/>
    <w:rsid w:val="008412D6"/>
    <w:rsid w:val="00841A25"/>
    <w:rsid w:val="00841C2D"/>
    <w:rsid w:val="0084213D"/>
    <w:rsid w:val="00843CAC"/>
    <w:rsid w:val="00843DCC"/>
    <w:rsid w:val="0084436B"/>
    <w:rsid w:val="008446FE"/>
    <w:rsid w:val="00844885"/>
    <w:rsid w:val="008448E5"/>
    <w:rsid w:val="00844C7E"/>
    <w:rsid w:val="00844F8A"/>
    <w:rsid w:val="00845099"/>
    <w:rsid w:val="008456D8"/>
    <w:rsid w:val="00846600"/>
    <w:rsid w:val="0084667D"/>
    <w:rsid w:val="008469B2"/>
    <w:rsid w:val="00847122"/>
    <w:rsid w:val="0084753E"/>
    <w:rsid w:val="008479FD"/>
    <w:rsid w:val="00847A24"/>
    <w:rsid w:val="00847DAA"/>
    <w:rsid w:val="00851815"/>
    <w:rsid w:val="00852EA8"/>
    <w:rsid w:val="00852FDA"/>
    <w:rsid w:val="00853C0C"/>
    <w:rsid w:val="00853F73"/>
    <w:rsid w:val="00854053"/>
    <w:rsid w:val="00854210"/>
    <w:rsid w:val="00854C04"/>
    <w:rsid w:val="00854D66"/>
    <w:rsid w:val="00855066"/>
    <w:rsid w:val="00855280"/>
    <w:rsid w:val="00855C3E"/>
    <w:rsid w:val="00856D47"/>
    <w:rsid w:val="0085720B"/>
    <w:rsid w:val="008576B3"/>
    <w:rsid w:val="00857A67"/>
    <w:rsid w:val="00857E76"/>
    <w:rsid w:val="00860507"/>
    <w:rsid w:val="008608C2"/>
    <w:rsid w:val="00860B19"/>
    <w:rsid w:val="0086103D"/>
    <w:rsid w:val="00861261"/>
    <w:rsid w:val="00861864"/>
    <w:rsid w:val="00861960"/>
    <w:rsid w:val="00861BE5"/>
    <w:rsid w:val="00861F00"/>
    <w:rsid w:val="00863724"/>
    <w:rsid w:val="00863EF9"/>
    <w:rsid w:val="00864AB3"/>
    <w:rsid w:val="0086556C"/>
    <w:rsid w:val="00865784"/>
    <w:rsid w:val="00865A0B"/>
    <w:rsid w:val="00865AC9"/>
    <w:rsid w:val="008670A7"/>
    <w:rsid w:val="00870735"/>
    <w:rsid w:val="00870BC4"/>
    <w:rsid w:val="00871ED9"/>
    <w:rsid w:val="00872310"/>
    <w:rsid w:val="0087238B"/>
    <w:rsid w:val="00872B26"/>
    <w:rsid w:val="00872C02"/>
    <w:rsid w:val="00872DA8"/>
    <w:rsid w:val="00873031"/>
    <w:rsid w:val="00873C05"/>
    <w:rsid w:val="00874B87"/>
    <w:rsid w:val="008750E2"/>
    <w:rsid w:val="0087619B"/>
    <w:rsid w:val="00877322"/>
    <w:rsid w:val="00880746"/>
    <w:rsid w:val="008821C8"/>
    <w:rsid w:val="008833B4"/>
    <w:rsid w:val="00883489"/>
    <w:rsid w:val="008837BC"/>
    <w:rsid w:val="00884656"/>
    <w:rsid w:val="00885AC4"/>
    <w:rsid w:val="008864EA"/>
    <w:rsid w:val="0088673C"/>
    <w:rsid w:val="00886B47"/>
    <w:rsid w:val="008878E8"/>
    <w:rsid w:val="0089009E"/>
    <w:rsid w:val="008901ED"/>
    <w:rsid w:val="008903E9"/>
    <w:rsid w:val="00890C9B"/>
    <w:rsid w:val="00891E7D"/>
    <w:rsid w:val="00892A57"/>
    <w:rsid w:val="00892BA2"/>
    <w:rsid w:val="0089351F"/>
    <w:rsid w:val="00893C87"/>
    <w:rsid w:val="00893DD5"/>
    <w:rsid w:val="00893E4B"/>
    <w:rsid w:val="008940E2"/>
    <w:rsid w:val="008942AF"/>
    <w:rsid w:val="008949DB"/>
    <w:rsid w:val="0089689A"/>
    <w:rsid w:val="00896A6B"/>
    <w:rsid w:val="0089723F"/>
    <w:rsid w:val="008A0FB9"/>
    <w:rsid w:val="008A1420"/>
    <w:rsid w:val="008A159F"/>
    <w:rsid w:val="008A16D1"/>
    <w:rsid w:val="008A1A88"/>
    <w:rsid w:val="008A1BD2"/>
    <w:rsid w:val="008A26BD"/>
    <w:rsid w:val="008A4003"/>
    <w:rsid w:val="008A4138"/>
    <w:rsid w:val="008A46F8"/>
    <w:rsid w:val="008A482F"/>
    <w:rsid w:val="008A4883"/>
    <w:rsid w:val="008A498B"/>
    <w:rsid w:val="008A4E03"/>
    <w:rsid w:val="008A57D3"/>
    <w:rsid w:val="008A5AE0"/>
    <w:rsid w:val="008A621F"/>
    <w:rsid w:val="008B05C2"/>
    <w:rsid w:val="008B0A79"/>
    <w:rsid w:val="008B0E2D"/>
    <w:rsid w:val="008B1417"/>
    <w:rsid w:val="008B159E"/>
    <w:rsid w:val="008B2969"/>
    <w:rsid w:val="008B29A5"/>
    <w:rsid w:val="008B2D48"/>
    <w:rsid w:val="008B2E15"/>
    <w:rsid w:val="008B32BA"/>
    <w:rsid w:val="008B3704"/>
    <w:rsid w:val="008B3759"/>
    <w:rsid w:val="008B425A"/>
    <w:rsid w:val="008B6390"/>
    <w:rsid w:val="008B7E8C"/>
    <w:rsid w:val="008C012D"/>
    <w:rsid w:val="008C03D3"/>
    <w:rsid w:val="008C070E"/>
    <w:rsid w:val="008C0A4A"/>
    <w:rsid w:val="008C0DBD"/>
    <w:rsid w:val="008C172D"/>
    <w:rsid w:val="008C1C6F"/>
    <w:rsid w:val="008C4132"/>
    <w:rsid w:val="008C553F"/>
    <w:rsid w:val="008C619E"/>
    <w:rsid w:val="008C6376"/>
    <w:rsid w:val="008C6619"/>
    <w:rsid w:val="008C6892"/>
    <w:rsid w:val="008C6957"/>
    <w:rsid w:val="008C6EC0"/>
    <w:rsid w:val="008C7C18"/>
    <w:rsid w:val="008D038F"/>
    <w:rsid w:val="008D07A6"/>
    <w:rsid w:val="008D0AA0"/>
    <w:rsid w:val="008D1141"/>
    <w:rsid w:val="008D1925"/>
    <w:rsid w:val="008D27CD"/>
    <w:rsid w:val="008D374B"/>
    <w:rsid w:val="008D387E"/>
    <w:rsid w:val="008D4E89"/>
    <w:rsid w:val="008D535F"/>
    <w:rsid w:val="008D579D"/>
    <w:rsid w:val="008D5A10"/>
    <w:rsid w:val="008D5E1F"/>
    <w:rsid w:val="008D60BF"/>
    <w:rsid w:val="008D62B5"/>
    <w:rsid w:val="008D64F2"/>
    <w:rsid w:val="008D6971"/>
    <w:rsid w:val="008D6EF7"/>
    <w:rsid w:val="008D7756"/>
    <w:rsid w:val="008D7AAD"/>
    <w:rsid w:val="008E0015"/>
    <w:rsid w:val="008E08AA"/>
    <w:rsid w:val="008E0B02"/>
    <w:rsid w:val="008E0FB1"/>
    <w:rsid w:val="008E1D7B"/>
    <w:rsid w:val="008E25C4"/>
    <w:rsid w:val="008E2BF6"/>
    <w:rsid w:val="008E2D6D"/>
    <w:rsid w:val="008E39AC"/>
    <w:rsid w:val="008E3C67"/>
    <w:rsid w:val="008E44F5"/>
    <w:rsid w:val="008E463C"/>
    <w:rsid w:val="008E540C"/>
    <w:rsid w:val="008E6371"/>
    <w:rsid w:val="008E6589"/>
    <w:rsid w:val="008E6D82"/>
    <w:rsid w:val="008F028D"/>
    <w:rsid w:val="008F1A74"/>
    <w:rsid w:val="008F1EEB"/>
    <w:rsid w:val="008F239B"/>
    <w:rsid w:val="008F2C4B"/>
    <w:rsid w:val="008F2D24"/>
    <w:rsid w:val="008F31C5"/>
    <w:rsid w:val="008F421A"/>
    <w:rsid w:val="008F4404"/>
    <w:rsid w:val="008F467C"/>
    <w:rsid w:val="008F5950"/>
    <w:rsid w:val="008F5F89"/>
    <w:rsid w:val="008F6264"/>
    <w:rsid w:val="008F6644"/>
    <w:rsid w:val="008F6F41"/>
    <w:rsid w:val="008F7172"/>
    <w:rsid w:val="008F7196"/>
    <w:rsid w:val="008F7814"/>
    <w:rsid w:val="008F7F9E"/>
    <w:rsid w:val="00900418"/>
    <w:rsid w:val="0090101F"/>
    <w:rsid w:val="0090136F"/>
    <w:rsid w:val="0090148C"/>
    <w:rsid w:val="009014B9"/>
    <w:rsid w:val="00901F18"/>
    <w:rsid w:val="009020F0"/>
    <w:rsid w:val="00902230"/>
    <w:rsid w:val="00902A7E"/>
    <w:rsid w:val="00902C50"/>
    <w:rsid w:val="00904589"/>
    <w:rsid w:val="00906117"/>
    <w:rsid w:val="00906693"/>
    <w:rsid w:val="00906714"/>
    <w:rsid w:val="00910131"/>
    <w:rsid w:val="009105E1"/>
    <w:rsid w:val="009109B0"/>
    <w:rsid w:val="00910BE7"/>
    <w:rsid w:val="009116D1"/>
    <w:rsid w:val="00911AB6"/>
    <w:rsid w:val="009120FE"/>
    <w:rsid w:val="00912364"/>
    <w:rsid w:val="009125B7"/>
    <w:rsid w:val="00912CD5"/>
    <w:rsid w:val="00913103"/>
    <w:rsid w:val="00913AD9"/>
    <w:rsid w:val="00913EE7"/>
    <w:rsid w:val="009142C2"/>
    <w:rsid w:val="00914529"/>
    <w:rsid w:val="00914769"/>
    <w:rsid w:val="009154EB"/>
    <w:rsid w:val="00915F98"/>
    <w:rsid w:val="0091614D"/>
    <w:rsid w:val="00916390"/>
    <w:rsid w:val="00916A70"/>
    <w:rsid w:val="00916DE4"/>
    <w:rsid w:val="00917287"/>
    <w:rsid w:val="009178D0"/>
    <w:rsid w:val="00921243"/>
    <w:rsid w:val="00921958"/>
    <w:rsid w:val="00921F98"/>
    <w:rsid w:val="009224E3"/>
    <w:rsid w:val="00922565"/>
    <w:rsid w:val="00923AA2"/>
    <w:rsid w:val="0092401B"/>
    <w:rsid w:val="009241A6"/>
    <w:rsid w:val="009248EC"/>
    <w:rsid w:val="00925161"/>
    <w:rsid w:val="0092520C"/>
    <w:rsid w:val="00925BD1"/>
    <w:rsid w:val="00925E91"/>
    <w:rsid w:val="00926D88"/>
    <w:rsid w:val="00926FBC"/>
    <w:rsid w:val="0092729D"/>
    <w:rsid w:val="00927B58"/>
    <w:rsid w:val="009311CF"/>
    <w:rsid w:val="00931B00"/>
    <w:rsid w:val="00931BCD"/>
    <w:rsid w:val="00931D09"/>
    <w:rsid w:val="00931DA4"/>
    <w:rsid w:val="00931E16"/>
    <w:rsid w:val="0093234B"/>
    <w:rsid w:val="009334E7"/>
    <w:rsid w:val="00934050"/>
    <w:rsid w:val="00934765"/>
    <w:rsid w:val="00934924"/>
    <w:rsid w:val="00934993"/>
    <w:rsid w:val="00934F7F"/>
    <w:rsid w:val="0093555A"/>
    <w:rsid w:val="00935CEB"/>
    <w:rsid w:val="009403DE"/>
    <w:rsid w:val="009439C2"/>
    <w:rsid w:val="00943C77"/>
    <w:rsid w:val="0094432C"/>
    <w:rsid w:val="009443AA"/>
    <w:rsid w:val="009443EE"/>
    <w:rsid w:val="00944825"/>
    <w:rsid w:val="00944895"/>
    <w:rsid w:val="00944B8E"/>
    <w:rsid w:val="0094541D"/>
    <w:rsid w:val="00945831"/>
    <w:rsid w:val="009511C9"/>
    <w:rsid w:val="009516E3"/>
    <w:rsid w:val="00951D47"/>
    <w:rsid w:val="00951E75"/>
    <w:rsid w:val="00952CCB"/>
    <w:rsid w:val="00952D58"/>
    <w:rsid w:val="0095314B"/>
    <w:rsid w:val="00953409"/>
    <w:rsid w:val="009534B9"/>
    <w:rsid w:val="00953AA3"/>
    <w:rsid w:val="00953EDF"/>
    <w:rsid w:val="0095430E"/>
    <w:rsid w:val="009548D4"/>
    <w:rsid w:val="009558EE"/>
    <w:rsid w:val="00955E43"/>
    <w:rsid w:val="00956435"/>
    <w:rsid w:val="00956C10"/>
    <w:rsid w:val="00957AF4"/>
    <w:rsid w:val="0096007C"/>
    <w:rsid w:val="009603AC"/>
    <w:rsid w:val="0096073B"/>
    <w:rsid w:val="00960A62"/>
    <w:rsid w:val="00960CD5"/>
    <w:rsid w:val="00960F1C"/>
    <w:rsid w:val="0096152C"/>
    <w:rsid w:val="009621B6"/>
    <w:rsid w:val="00962472"/>
    <w:rsid w:val="0096292C"/>
    <w:rsid w:val="0096362A"/>
    <w:rsid w:val="00963988"/>
    <w:rsid w:val="00963BD6"/>
    <w:rsid w:val="00965426"/>
    <w:rsid w:val="00965829"/>
    <w:rsid w:val="0096652D"/>
    <w:rsid w:val="00966803"/>
    <w:rsid w:val="009668A9"/>
    <w:rsid w:val="00966B10"/>
    <w:rsid w:val="009700F6"/>
    <w:rsid w:val="00970C49"/>
    <w:rsid w:val="00971389"/>
    <w:rsid w:val="00971CA6"/>
    <w:rsid w:val="00971DB3"/>
    <w:rsid w:val="00972F81"/>
    <w:rsid w:val="00973322"/>
    <w:rsid w:val="00973F4B"/>
    <w:rsid w:val="00974309"/>
    <w:rsid w:val="00974A06"/>
    <w:rsid w:val="00975766"/>
    <w:rsid w:val="009761B4"/>
    <w:rsid w:val="009768F0"/>
    <w:rsid w:val="00977A6F"/>
    <w:rsid w:val="00977E10"/>
    <w:rsid w:val="00980916"/>
    <w:rsid w:val="00980DBF"/>
    <w:rsid w:val="00981029"/>
    <w:rsid w:val="00981138"/>
    <w:rsid w:val="00981989"/>
    <w:rsid w:val="0098225B"/>
    <w:rsid w:val="00982293"/>
    <w:rsid w:val="00982BD7"/>
    <w:rsid w:val="00982C13"/>
    <w:rsid w:val="00983278"/>
    <w:rsid w:val="00983D87"/>
    <w:rsid w:val="00983F99"/>
    <w:rsid w:val="00986B76"/>
    <w:rsid w:val="00986C1F"/>
    <w:rsid w:val="00986DA9"/>
    <w:rsid w:val="009906E8"/>
    <w:rsid w:val="0099104D"/>
    <w:rsid w:val="00991AF3"/>
    <w:rsid w:val="00992870"/>
    <w:rsid w:val="009936BC"/>
    <w:rsid w:val="00993975"/>
    <w:rsid w:val="00994273"/>
    <w:rsid w:val="00994AB2"/>
    <w:rsid w:val="009952E1"/>
    <w:rsid w:val="00995DD1"/>
    <w:rsid w:val="009969F2"/>
    <w:rsid w:val="00996EFA"/>
    <w:rsid w:val="00997855"/>
    <w:rsid w:val="009978DF"/>
    <w:rsid w:val="00997A68"/>
    <w:rsid w:val="00997D3C"/>
    <w:rsid w:val="009A0989"/>
    <w:rsid w:val="009A0CEE"/>
    <w:rsid w:val="009A14C6"/>
    <w:rsid w:val="009A2320"/>
    <w:rsid w:val="009A24FE"/>
    <w:rsid w:val="009A2901"/>
    <w:rsid w:val="009A2A51"/>
    <w:rsid w:val="009A2CF7"/>
    <w:rsid w:val="009A2D26"/>
    <w:rsid w:val="009A3828"/>
    <w:rsid w:val="009A42F1"/>
    <w:rsid w:val="009A45C1"/>
    <w:rsid w:val="009A4F37"/>
    <w:rsid w:val="009A514F"/>
    <w:rsid w:val="009A6D06"/>
    <w:rsid w:val="009A7338"/>
    <w:rsid w:val="009A76C5"/>
    <w:rsid w:val="009A7DB9"/>
    <w:rsid w:val="009B00C3"/>
    <w:rsid w:val="009B05CD"/>
    <w:rsid w:val="009B1817"/>
    <w:rsid w:val="009B1B72"/>
    <w:rsid w:val="009B2BAC"/>
    <w:rsid w:val="009B344A"/>
    <w:rsid w:val="009B4329"/>
    <w:rsid w:val="009B45E6"/>
    <w:rsid w:val="009B4F42"/>
    <w:rsid w:val="009B67BF"/>
    <w:rsid w:val="009B6EC0"/>
    <w:rsid w:val="009B73B5"/>
    <w:rsid w:val="009B744C"/>
    <w:rsid w:val="009C07C6"/>
    <w:rsid w:val="009C1836"/>
    <w:rsid w:val="009C1E7B"/>
    <w:rsid w:val="009C39AF"/>
    <w:rsid w:val="009C3E67"/>
    <w:rsid w:val="009C3F6D"/>
    <w:rsid w:val="009C46BC"/>
    <w:rsid w:val="009C470E"/>
    <w:rsid w:val="009C4BC3"/>
    <w:rsid w:val="009C541D"/>
    <w:rsid w:val="009C622E"/>
    <w:rsid w:val="009C7710"/>
    <w:rsid w:val="009C7A23"/>
    <w:rsid w:val="009D03B3"/>
    <w:rsid w:val="009D0EB8"/>
    <w:rsid w:val="009D0F72"/>
    <w:rsid w:val="009D1B1B"/>
    <w:rsid w:val="009D225B"/>
    <w:rsid w:val="009D24AC"/>
    <w:rsid w:val="009D2AC4"/>
    <w:rsid w:val="009D50F6"/>
    <w:rsid w:val="009D5D37"/>
    <w:rsid w:val="009D6002"/>
    <w:rsid w:val="009D6045"/>
    <w:rsid w:val="009D61E8"/>
    <w:rsid w:val="009D6CD8"/>
    <w:rsid w:val="009D7B2E"/>
    <w:rsid w:val="009E092A"/>
    <w:rsid w:val="009E12F7"/>
    <w:rsid w:val="009E151C"/>
    <w:rsid w:val="009E1FE8"/>
    <w:rsid w:val="009E2733"/>
    <w:rsid w:val="009E2A06"/>
    <w:rsid w:val="009E2FE8"/>
    <w:rsid w:val="009E3257"/>
    <w:rsid w:val="009E49DA"/>
    <w:rsid w:val="009E569F"/>
    <w:rsid w:val="009E5F54"/>
    <w:rsid w:val="009E7D91"/>
    <w:rsid w:val="009F0ECC"/>
    <w:rsid w:val="009F16E8"/>
    <w:rsid w:val="009F176F"/>
    <w:rsid w:val="009F1BBF"/>
    <w:rsid w:val="009F2269"/>
    <w:rsid w:val="009F244D"/>
    <w:rsid w:val="009F2B01"/>
    <w:rsid w:val="009F2D1D"/>
    <w:rsid w:val="009F4187"/>
    <w:rsid w:val="009F4C14"/>
    <w:rsid w:val="009F59AC"/>
    <w:rsid w:val="009F660D"/>
    <w:rsid w:val="009F6F2E"/>
    <w:rsid w:val="009F7073"/>
    <w:rsid w:val="009F7C3C"/>
    <w:rsid w:val="00A00350"/>
    <w:rsid w:val="00A0043A"/>
    <w:rsid w:val="00A0057E"/>
    <w:rsid w:val="00A00C62"/>
    <w:rsid w:val="00A01897"/>
    <w:rsid w:val="00A0195F"/>
    <w:rsid w:val="00A06B4A"/>
    <w:rsid w:val="00A06EAC"/>
    <w:rsid w:val="00A072B8"/>
    <w:rsid w:val="00A07CD8"/>
    <w:rsid w:val="00A10524"/>
    <w:rsid w:val="00A11338"/>
    <w:rsid w:val="00A113CE"/>
    <w:rsid w:val="00A12057"/>
    <w:rsid w:val="00A120F3"/>
    <w:rsid w:val="00A1219C"/>
    <w:rsid w:val="00A12568"/>
    <w:rsid w:val="00A127F8"/>
    <w:rsid w:val="00A12D1B"/>
    <w:rsid w:val="00A12DE6"/>
    <w:rsid w:val="00A12EF3"/>
    <w:rsid w:val="00A13326"/>
    <w:rsid w:val="00A1347E"/>
    <w:rsid w:val="00A135CC"/>
    <w:rsid w:val="00A1418A"/>
    <w:rsid w:val="00A142EB"/>
    <w:rsid w:val="00A14C02"/>
    <w:rsid w:val="00A14F24"/>
    <w:rsid w:val="00A15A54"/>
    <w:rsid w:val="00A1656E"/>
    <w:rsid w:val="00A1711E"/>
    <w:rsid w:val="00A17596"/>
    <w:rsid w:val="00A178AD"/>
    <w:rsid w:val="00A17B70"/>
    <w:rsid w:val="00A17C61"/>
    <w:rsid w:val="00A20072"/>
    <w:rsid w:val="00A200BF"/>
    <w:rsid w:val="00A20472"/>
    <w:rsid w:val="00A20793"/>
    <w:rsid w:val="00A207E0"/>
    <w:rsid w:val="00A20AD6"/>
    <w:rsid w:val="00A218AD"/>
    <w:rsid w:val="00A22696"/>
    <w:rsid w:val="00A240A9"/>
    <w:rsid w:val="00A244CF"/>
    <w:rsid w:val="00A24960"/>
    <w:rsid w:val="00A24AA2"/>
    <w:rsid w:val="00A2518D"/>
    <w:rsid w:val="00A252B9"/>
    <w:rsid w:val="00A255ED"/>
    <w:rsid w:val="00A2612B"/>
    <w:rsid w:val="00A263A5"/>
    <w:rsid w:val="00A26BE3"/>
    <w:rsid w:val="00A26D8F"/>
    <w:rsid w:val="00A27093"/>
    <w:rsid w:val="00A270CE"/>
    <w:rsid w:val="00A27CE3"/>
    <w:rsid w:val="00A3009E"/>
    <w:rsid w:val="00A301DC"/>
    <w:rsid w:val="00A304B2"/>
    <w:rsid w:val="00A31BF0"/>
    <w:rsid w:val="00A322FE"/>
    <w:rsid w:val="00A3394B"/>
    <w:rsid w:val="00A34285"/>
    <w:rsid w:val="00A3478D"/>
    <w:rsid w:val="00A349CB"/>
    <w:rsid w:val="00A34BC9"/>
    <w:rsid w:val="00A34DBE"/>
    <w:rsid w:val="00A3569E"/>
    <w:rsid w:val="00A35CF1"/>
    <w:rsid w:val="00A35D6D"/>
    <w:rsid w:val="00A36425"/>
    <w:rsid w:val="00A36CBE"/>
    <w:rsid w:val="00A37056"/>
    <w:rsid w:val="00A37709"/>
    <w:rsid w:val="00A400E4"/>
    <w:rsid w:val="00A405EE"/>
    <w:rsid w:val="00A4093C"/>
    <w:rsid w:val="00A40F57"/>
    <w:rsid w:val="00A412E3"/>
    <w:rsid w:val="00A41596"/>
    <w:rsid w:val="00A415CE"/>
    <w:rsid w:val="00A418E1"/>
    <w:rsid w:val="00A418FE"/>
    <w:rsid w:val="00A41DF4"/>
    <w:rsid w:val="00A41EC6"/>
    <w:rsid w:val="00A4219C"/>
    <w:rsid w:val="00A42312"/>
    <w:rsid w:val="00A437AA"/>
    <w:rsid w:val="00A43877"/>
    <w:rsid w:val="00A44128"/>
    <w:rsid w:val="00A446ED"/>
    <w:rsid w:val="00A44B0C"/>
    <w:rsid w:val="00A44E7B"/>
    <w:rsid w:val="00A45485"/>
    <w:rsid w:val="00A45ED4"/>
    <w:rsid w:val="00A45EEC"/>
    <w:rsid w:val="00A46617"/>
    <w:rsid w:val="00A46741"/>
    <w:rsid w:val="00A51CCA"/>
    <w:rsid w:val="00A5341C"/>
    <w:rsid w:val="00A54E02"/>
    <w:rsid w:val="00A55D00"/>
    <w:rsid w:val="00A55D6C"/>
    <w:rsid w:val="00A55F14"/>
    <w:rsid w:val="00A56768"/>
    <w:rsid w:val="00A56C84"/>
    <w:rsid w:val="00A56CF0"/>
    <w:rsid w:val="00A57828"/>
    <w:rsid w:val="00A6012A"/>
    <w:rsid w:val="00A61401"/>
    <w:rsid w:val="00A61938"/>
    <w:rsid w:val="00A61FDC"/>
    <w:rsid w:val="00A63383"/>
    <w:rsid w:val="00A63ECD"/>
    <w:rsid w:val="00A64683"/>
    <w:rsid w:val="00A65342"/>
    <w:rsid w:val="00A66218"/>
    <w:rsid w:val="00A67F66"/>
    <w:rsid w:val="00A70102"/>
    <w:rsid w:val="00A7010E"/>
    <w:rsid w:val="00A70FCE"/>
    <w:rsid w:val="00A7102F"/>
    <w:rsid w:val="00A71068"/>
    <w:rsid w:val="00A717B3"/>
    <w:rsid w:val="00A7234D"/>
    <w:rsid w:val="00A724FF"/>
    <w:rsid w:val="00A7281C"/>
    <w:rsid w:val="00A72E7F"/>
    <w:rsid w:val="00A73982"/>
    <w:rsid w:val="00A73E01"/>
    <w:rsid w:val="00A75252"/>
    <w:rsid w:val="00A762C1"/>
    <w:rsid w:val="00A7724D"/>
    <w:rsid w:val="00A77A5A"/>
    <w:rsid w:val="00A80FB5"/>
    <w:rsid w:val="00A81C7F"/>
    <w:rsid w:val="00A83115"/>
    <w:rsid w:val="00A8358B"/>
    <w:rsid w:val="00A83686"/>
    <w:rsid w:val="00A83774"/>
    <w:rsid w:val="00A842E2"/>
    <w:rsid w:val="00A843C5"/>
    <w:rsid w:val="00A84802"/>
    <w:rsid w:val="00A857D5"/>
    <w:rsid w:val="00A86620"/>
    <w:rsid w:val="00A870B2"/>
    <w:rsid w:val="00A875CF"/>
    <w:rsid w:val="00A905E8"/>
    <w:rsid w:val="00A90BDD"/>
    <w:rsid w:val="00A90F71"/>
    <w:rsid w:val="00A9147B"/>
    <w:rsid w:val="00A917B0"/>
    <w:rsid w:val="00A91C50"/>
    <w:rsid w:val="00A92684"/>
    <w:rsid w:val="00A928BF"/>
    <w:rsid w:val="00A938EB"/>
    <w:rsid w:val="00A94EB7"/>
    <w:rsid w:val="00A95359"/>
    <w:rsid w:val="00A95ACC"/>
    <w:rsid w:val="00A97081"/>
    <w:rsid w:val="00A976C9"/>
    <w:rsid w:val="00A9797A"/>
    <w:rsid w:val="00AA024F"/>
    <w:rsid w:val="00AA0C9D"/>
    <w:rsid w:val="00AA1EAE"/>
    <w:rsid w:val="00AA2741"/>
    <w:rsid w:val="00AA2B3D"/>
    <w:rsid w:val="00AA2D0E"/>
    <w:rsid w:val="00AA4E04"/>
    <w:rsid w:val="00AA50B6"/>
    <w:rsid w:val="00AA55A5"/>
    <w:rsid w:val="00AA5940"/>
    <w:rsid w:val="00AA5B19"/>
    <w:rsid w:val="00AA6785"/>
    <w:rsid w:val="00AA7E1A"/>
    <w:rsid w:val="00AB0F5B"/>
    <w:rsid w:val="00AB2404"/>
    <w:rsid w:val="00AB3524"/>
    <w:rsid w:val="00AB38FE"/>
    <w:rsid w:val="00AB3922"/>
    <w:rsid w:val="00AB3CCC"/>
    <w:rsid w:val="00AB546C"/>
    <w:rsid w:val="00AB5481"/>
    <w:rsid w:val="00AB643D"/>
    <w:rsid w:val="00AB6A93"/>
    <w:rsid w:val="00AB77E6"/>
    <w:rsid w:val="00AC28D3"/>
    <w:rsid w:val="00AC2E23"/>
    <w:rsid w:val="00AC359E"/>
    <w:rsid w:val="00AC3627"/>
    <w:rsid w:val="00AC36D6"/>
    <w:rsid w:val="00AC3B41"/>
    <w:rsid w:val="00AC4292"/>
    <w:rsid w:val="00AC4DA0"/>
    <w:rsid w:val="00AC61AD"/>
    <w:rsid w:val="00AC7415"/>
    <w:rsid w:val="00AC7958"/>
    <w:rsid w:val="00AD0908"/>
    <w:rsid w:val="00AD0B55"/>
    <w:rsid w:val="00AD116D"/>
    <w:rsid w:val="00AD17A2"/>
    <w:rsid w:val="00AD17E9"/>
    <w:rsid w:val="00AD19C4"/>
    <w:rsid w:val="00AD1D32"/>
    <w:rsid w:val="00AD26D3"/>
    <w:rsid w:val="00AD2C77"/>
    <w:rsid w:val="00AD3C52"/>
    <w:rsid w:val="00AD41E7"/>
    <w:rsid w:val="00AD43C7"/>
    <w:rsid w:val="00AD444D"/>
    <w:rsid w:val="00AD4851"/>
    <w:rsid w:val="00AD4CED"/>
    <w:rsid w:val="00AD62BB"/>
    <w:rsid w:val="00AD64C1"/>
    <w:rsid w:val="00AD6A0F"/>
    <w:rsid w:val="00AD7127"/>
    <w:rsid w:val="00AD7A87"/>
    <w:rsid w:val="00AD7A8C"/>
    <w:rsid w:val="00AD7E53"/>
    <w:rsid w:val="00AD7EA2"/>
    <w:rsid w:val="00AD7F69"/>
    <w:rsid w:val="00AD7FAB"/>
    <w:rsid w:val="00AE0995"/>
    <w:rsid w:val="00AE0D30"/>
    <w:rsid w:val="00AE15F2"/>
    <w:rsid w:val="00AE1D10"/>
    <w:rsid w:val="00AE2073"/>
    <w:rsid w:val="00AE2D1B"/>
    <w:rsid w:val="00AE4247"/>
    <w:rsid w:val="00AE43FE"/>
    <w:rsid w:val="00AE607F"/>
    <w:rsid w:val="00AE62EB"/>
    <w:rsid w:val="00AE62F8"/>
    <w:rsid w:val="00AE66D0"/>
    <w:rsid w:val="00AF0C6B"/>
    <w:rsid w:val="00AF0DD2"/>
    <w:rsid w:val="00AF11A1"/>
    <w:rsid w:val="00AF2B61"/>
    <w:rsid w:val="00AF4AAB"/>
    <w:rsid w:val="00AF5B67"/>
    <w:rsid w:val="00AF6051"/>
    <w:rsid w:val="00AF60C6"/>
    <w:rsid w:val="00AF774A"/>
    <w:rsid w:val="00B00C6C"/>
    <w:rsid w:val="00B01319"/>
    <w:rsid w:val="00B0295B"/>
    <w:rsid w:val="00B02C29"/>
    <w:rsid w:val="00B037EB"/>
    <w:rsid w:val="00B03CF2"/>
    <w:rsid w:val="00B04D68"/>
    <w:rsid w:val="00B04E65"/>
    <w:rsid w:val="00B05292"/>
    <w:rsid w:val="00B053AF"/>
    <w:rsid w:val="00B05550"/>
    <w:rsid w:val="00B05C9E"/>
    <w:rsid w:val="00B06637"/>
    <w:rsid w:val="00B06B48"/>
    <w:rsid w:val="00B073F5"/>
    <w:rsid w:val="00B07538"/>
    <w:rsid w:val="00B07827"/>
    <w:rsid w:val="00B101F0"/>
    <w:rsid w:val="00B10629"/>
    <w:rsid w:val="00B112EB"/>
    <w:rsid w:val="00B11699"/>
    <w:rsid w:val="00B13A1F"/>
    <w:rsid w:val="00B13A8C"/>
    <w:rsid w:val="00B14AAE"/>
    <w:rsid w:val="00B14EAA"/>
    <w:rsid w:val="00B156A3"/>
    <w:rsid w:val="00B15BD4"/>
    <w:rsid w:val="00B15FE6"/>
    <w:rsid w:val="00B162D3"/>
    <w:rsid w:val="00B16C1C"/>
    <w:rsid w:val="00B17A0C"/>
    <w:rsid w:val="00B204FF"/>
    <w:rsid w:val="00B20B2B"/>
    <w:rsid w:val="00B20E75"/>
    <w:rsid w:val="00B214C2"/>
    <w:rsid w:val="00B21C5B"/>
    <w:rsid w:val="00B2204B"/>
    <w:rsid w:val="00B221AE"/>
    <w:rsid w:val="00B2284D"/>
    <w:rsid w:val="00B22B56"/>
    <w:rsid w:val="00B2327D"/>
    <w:rsid w:val="00B2352F"/>
    <w:rsid w:val="00B23794"/>
    <w:rsid w:val="00B23C5F"/>
    <w:rsid w:val="00B23D05"/>
    <w:rsid w:val="00B2412E"/>
    <w:rsid w:val="00B248CF"/>
    <w:rsid w:val="00B25217"/>
    <w:rsid w:val="00B25231"/>
    <w:rsid w:val="00B257DD"/>
    <w:rsid w:val="00B25AF9"/>
    <w:rsid w:val="00B268B3"/>
    <w:rsid w:val="00B26CE3"/>
    <w:rsid w:val="00B278BC"/>
    <w:rsid w:val="00B3018A"/>
    <w:rsid w:val="00B307D1"/>
    <w:rsid w:val="00B311AC"/>
    <w:rsid w:val="00B31E42"/>
    <w:rsid w:val="00B31E4F"/>
    <w:rsid w:val="00B32B31"/>
    <w:rsid w:val="00B32D54"/>
    <w:rsid w:val="00B32F9D"/>
    <w:rsid w:val="00B34020"/>
    <w:rsid w:val="00B34667"/>
    <w:rsid w:val="00B35628"/>
    <w:rsid w:val="00B356BE"/>
    <w:rsid w:val="00B3659A"/>
    <w:rsid w:val="00B3672D"/>
    <w:rsid w:val="00B36773"/>
    <w:rsid w:val="00B36C56"/>
    <w:rsid w:val="00B37B16"/>
    <w:rsid w:val="00B400BA"/>
    <w:rsid w:val="00B400CB"/>
    <w:rsid w:val="00B4010D"/>
    <w:rsid w:val="00B4022D"/>
    <w:rsid w:val="00B40422"/>
    <w:rsid w:val="00B40A61"/>
    <w:rsid w:val="00B4160D"/>
    <w:rsid w:val="00B41F30"/>
    <w:rsid w:val="00B42A19"/>
    <w:rsid w:val="00B43AE9"/>
    <w:rsid w:val="00B4451A"/>
    <w:rsid w:val="00B445D6"/>
    <w:rsid w:val="00B44DC4"/>
    <w:rsid w:val="00B45087"/>
    <w:rsid w:val="00B452A6"/>
    <w:rsid w:val="00B4569D"/>
    <w:rsid w:val="00B4585F"/>
    <w:rsid w:val="00B45D12"/>
    <w:rsid w:val="00B45FE5"/>
    <w:rsid w:val="00B46F5D"/>
    <w:rsid w:val="00B47063"/>
    <w:rsid w:val="00B4797B"/>
    <w:rsid w:val="00B501D0"/>
    <w:rsid w:val="00B50830"/>
    <w:rsid w:val="00B50849"/>
    <w:rsid w:val="00B51121"/>
    <w:rsid w:val="00B529EA"/>
    <w:rsid w:val="00B52BCD"/>
    <w:rsid w:val="00B55268"/>
    <w:rsid w:val="00B558D9"/>
    <w:rsid w:val="00B55B33"/>
    <w:rsid w:val="00B55D40"/>
    <w:rsid w:val="00B56055"/>
    <w:rsid w:val="00B563A9"/>
    <w:rsid w:val="00B601F5"/>
    <w:rsid w:val="00B6044F"/>
    <w:rsid w:val="00B604C3"/>
    <w:rsid w:val="00B6211E"/>
    <w:rsid w:val="00B62DC8"/>
    <w:rsid w:val="00B62F9B"/>
    <w:rsid w:val="00B6334C"/>
    <w:rsid w:val="00B633E5"/>
    <w:rsid w:val="00B634B0"/>
    <w:rsid w:val="00B635F9"/>
    <w:rsid w:val="00B63640"/>
    <w:rsid w:val="00B63A3D"/>
    <w:rsid w:val="00B652D1"/>
    <w:rsid w:val="00B661EB"/>
    <w:rsid w:val="00B66F30"/>
    <w:rsid w:val="00B67062"/>
    <w:rsid w:val="00B67721"/>
    <w:rsid w:val="00B6773D"/>
    <w:rsid w:val="00B67D96"/>
    <w:rsid w:val="00B7014B"/>
    <w:rsid w:val="00B70D93"/>
    <w:rsid w:val="00B71E7A"/>
    <w:rsid w:val="00B72705"/>
    <w:rsid w:val="00B730E7"/>
    <w:rsid w:val="00B74F00"/>
    <w:rsid w:val="00B750A4"/>
    <w:rsid w:val="00B75203"/>
    <w:rsid w:val="00B7543B"/>
    <w:rsid w:val="00B755B8"/>
    <w:rsid w:val="00B75A9D"/>
    <w:rsid w:val="00B762D7"/>
    <w:rsid w:val="00B764E9"/>
    <w:rsid w:val="00B768EB"/>
    <w:rsid w:val="00B76B7D"/>
    <w:rsid w:val="00B772C2"/>
    <w:rsid w:val="00B80165"/>
    <w:rsid w:val="00B80508"/>
    <w:rsid w:val="00B82D00"/>
    <w:rsid w:val="00B82EFC"/>
    <w:rsid w:val="00B8330D"/>
    <w:rsid w:val="00B834D0"/>
    <w:rsid w:val="00B83AB5"/>
    <w:rsid w:val="00B840B0"/>
    <w:rsid w:val="00B84465"/>
    <w:rsid w:val="00B846FD"/>
    <w:rsid w:val="00B84E5D"/>
    <w:rsid w:val="00B85319"/>
    <w:rsid w:val="00B85DC0"/>
    <w:rsid w:val="00B85E56"/>
    <w:rsid w:val="00B8681C"/>
    <w:rsid w:val="00B86D7F"/>
    <w:rsid w:val="00B87DED"/>
    <w:rsid w:val="00B901B3"/>
    <w:rsid w:val="00B90383"/>
    <w:rsid w:val="00B906E5"/>
    <w:rsid w:val="00B916E4"/>
    <w:rsid w:val="00B91844"/>
    <w:rsid w:val="00B91B6E"/>
    <w:rsid w:val="00B91D00"/>
    <w:rsid w:val="00B91F1E"/>
    <w:rsid w:val="00B92497"/>
    <w:rsid w:val="00B92996"/>
    <w:rsid w:val="00B92ACD"/>
    <w:rsid w:val="00B9479D"/>
    <w:rsid w:val="00B949A6"/>
    <w:rsid w:val="00B94F5B"/>
    <w:rsid w:val="00B95958"/>
    <w:rsid w:val="00B959FB"/>
    <w:rsid w:val="00B95CFC"/>
    <w:rsid w:val="00B95FAA"/>
    <w:rsid w:val="00B9613D"/>
    <w:rsid w:val="00B9646C"/>
    <w:rsid w:val="00B9668B"/>
    <w:rsid w:val="00B96737"/>
    <w:rsid w:val="00B96821"/>
    <w:rsid w:val="00B97366"/>
    <w:rsid w:val="00BA2368"/>
    <w:rsid w:val="00BA23DC"/>
    <w:rsid w:val="00BA2810"/>
    <w:rsid w:val="00BA2C87"/>
    <w:rsid w:val="00BA38B1"/>
    <w:rsid w:val="00BA3D0D"/>
    <w:rsid w:val="00BA3FAA"/>
    <w:rsid w:val="00BA48ED"/>
    <w:rsid w:val="00BA4EC1"/>
    <w:rsid w:val="00BA51D8"/>
    <w:rsid w:val="00BA60AE"/>
    <w:rsid w:val="00BA670E"/>
    <w:rsid w:val="00BA6CDF"/>
    <w:rsid w:val="00BA7F92"/>
    <w:rsid w:val="00BB0453"/>
    <w:rsid w:val="00BB0D14"/>
    <w:rsid w:val="00BB1BC4"/>
    <w:rsid w:val="00BB2BCE"/>
    <w:rsid w:val="00BB3CC9"/>
    <w:rsid w:val="00BB3FDE"/>
    <w:rsid w:val="00BB455F"/>
    <w:rsid w:val="00BB4AB6"/>
    <w:rsid w:val="00BB4ED6"/>
    <w:rsid w:val="00BB4FAE"/>
    <w:rsid w:val="00BB568F"/>
    <w:rsid w:val="00BB5B33"/>
    <w:rsid w:val="00BC1228"/>
    <w:rsid w:val="00BC431E"/>
    <w:rsid w:val="00BC43B7"/>
    <w:rsid w:val="00BC4515"/>
    <w:rsid w:val="00BC521B"/>
    <w:rsid w:val="00BC5474"/>
    <w:rsid w:val="00BC5DA5"/>
    <w:rsid w:val="00BC6887"/>
    <w:rsid w:val="00BC7FC1"/>
    <w:rsid w:val="00BD01C0"/>
    <w:rsid w:val="00BD110B"/>
    <w:rsid w:val="00BD14F8"/>
    <w:rsid w:val="00BD1628"/>
    <w:rsid w:val="00BD17C0"/>
    <w:rsid w:val="00BD2032"/>
    <w:rsid w:val="00BD2359"/>
    <w:rsid w:val="00BD2D93"/>
    <w:rsid w:val="00BD303D"/>
    <w:rsid w:val="00BD4457"/>
    <w:rsid w:val="00BD4926"/>
    <w:rsid w:val="00BD5703"/>
    <w:rsid w:val="00BD5BD0"/>
    <w:rsid w:val="00BD6E95"/>
    <w:rsid w:val="00BD703C"/>
    <w:rsid w:val="00BD71CF"/>
    <w:rsid w:val="00BD7D0B"/>
    <w:rsid w:val="00BE0336"/>
    <w:rsid w:val="00BE05BD"/>
    <w:rsid w:val="00BE2D1F"/>
    <w:rsid w:val="00BE2E27"/>
    <w:rsid w:val="00BE3F30"/>
    <w:rsid w:val="00BE4636"/>
    <w:rsid w:val="00BE497E"/>
    <w:rsid w:val="00BE52B4"/>
    <w:rsid w:val="00BE587A"/>
    <w:rsid w:val="00BE6E8E"/>
    <w:rsid w:val="00BE796F"/>
    <w:rsid w:val="00BF019E"/>
    <w:rsid w:val="00BF0711"/>
    <w:rsid w:val="00BF0744"/>
    <w:rsid w:val="00BF0A36"/>
    <w:rsid w:val="00BF1AB9"/>
    <w:rsid w:val="00BF2EC5"/>
    <w:rsid w:val="00BF3645"/>
    <w:rsid w:val="00BF3F80"/>
    <w:rsid w:val="00BF4602"/>
    <w:rsid w:val="00BF51A3"/>
    <w:rsid w:val="00BF523E"/>
    <w:rsid w:val="00BF5E48"/>
    <w:rsid w:val="00BF5F43"/>
    <w:rsid w:val="00BF62DF"/>
    <w:rsid w:val="00BF63EC"/>
    <w:rsid w:val="00BF651B"/>
    <w:rsid w:val="00BF6749"/>
    <w:rsid w:val="00BF6CF3"/>
    <w:rsid w:val="00C01CA6"/>
    <w:rsid w:val="00C026CA"/>
    <w:rsid w:val="00C0291B"/>
    <w:rsid w:val="00C03076"/>
    <w:rsid w:val="00C031FA"/>
    <w:rsid w:val="00C0491B"/>
    <w:rsid w:val="00C04FBB"/>
    <w:rsid w:val="00C05A0B"/>
    <w:rsid w:val="00C0631D"/>
    <w:rsid w:val="00C067AB"/>
    <w:rsid w:val="00C06CE8"/>
    <w:rsid w:val="00C07A23"/>
    <w:rsid w:val="00C07FA3"/>
    <w:rsid w:val="00C105DB"/>
    <w:rsid w:val="00C10E40"/>
    <w:rsid w:val="00C10E47"/>
    <w:rsid w:val="00C10FA6"/>
    <w:rsid w:val="00C11294"/>
    <w:rsid w:val="00C11715"/>
    <w:rsid w:val="00C11D0C"/>
    <w:rsid w:val="00C124EB"/>
    <w:rsid w:val="00C12981"/>
    <w:rsid w:val="00C12DF3"/>
    <w:rsid w:val="00C13209"/>
    <w:rsid w:val="00C13A51"/>
    <w:rsid w:val="00C13BF6"/>
    <w:rsid w:val="00C13F8E"/>
    <w:rsid w:val="00C1466B"/>
    <w:rsid w:val="00C14D26"/>
    <w:rsid w:val="00C154E6"/>
    <w:rsid w:val="00C1554E"/>
    <w:rsid w:val="00C16049"/>
    <w:rsid w:val="00C168D3"/>
    <w:rsid w:val="00C1769C"/>
    <w:rsid w:val="00C20E72"/>
    <w:rsid w:val="00C21DBC"/>
    <w:rsid w:val="00C2256C"/>
    <w:rsid w:val="00C227EB"/>
    <w:rsid w:val="00C22F3A"/>
    <w:rsid w:val="00C2334D"/>
    <w:rsid w:val="00C23ED3"/>
    <w:rsid w:val="00C24983"/>
    <w:rsid w:val="00C24DEF"/>
    <w:rsid w:val="00C25332"/>
    <w:rsid w:val="00C2689E"/>
    <w:rsid w:val="00C27585"/>
    <w:rsid w:val="00C2794A"/>
    <w:rsid w:val="00C279B0"/>
    <w:rsid w:val="00C30E54"/>
    <w:rsid w:val="00C316F4"/>
    <w:rsid w:val="00C31CCB"/>
    <w:rsid w:val="00C3223C"/>
    <w:rsid w:val="00C33D90"/>
    <w:rsid w:val="00C3431E"/>
    <w:rsid w:val="00C3457A"/>
    <w:rsid w:val="00C347E0"/>
    <w:rsid w:val="00C348E8"/>
    <w:rsid w:val="00C34CE5"/>
    <w:rsid w:val="00C358C4"/>
    <w:rsid w:val="00C359FF"/>
    <w:rsid w:val="00C35F27"/>
    <w:rsid w:val="00C3667F"/>
    <w:rsid w:val="00C40959"/>
    <w:rsid w:val="00C40B2F"/>
    <w:rsid w:val="00C41643"/>
    <w:rsid w:val="00C419C2"/>
    <w:rsid w:val="00C41A21"/>
    <w:rsid w:val="00C41D5E"/>
    <w:rsid w:val="00C41F1F"/>
    <w:rsid w:val="00C4212B"/>
    <w:rsid w:val="00C43796"/>
    <w:rsid w:val="00C4519C"/>
    <w:rsid w:val="00C472E4"/>
    <w:rsid w:val="00C47C47"/>
    <w:rsid w:val="00C47DAE"/>
    <w:rsid w:val="00C47E46"/>
    <w:rsid w:val="00C5011A"/>
    <w:rsid w:val="00C5078A"/>
    <w:rsid w:val="00C507E2"/>
    <w:rsid w:val="00C50FDB"/>
    <w:rsid w:val="00C513C2"/>
    <w:rsid w:val="00C53676"/>
    <w:rsid w:val="00C53B7B"/>
    <w:rsid w:val="00C54022"/>
    <w:rsid w:val="00C54FAB"/>
    <w:rsid w:val="00C550A3"/>
    <w:rsid w:val="00C55BBF"/>
    <w:rsid w:val="00C56292"/>
    <w:rsid w:val="00C567E3"/>
    <w:rsid w:val="00C56BD1"/>
    <w:rsid w:val="00C57196"/>
    <w:rsid w:val="00C571E8"/>
    <w:rsid w:val="00C57212"/>
    <w:rsid w:val="00C5744C"/>
    <w:rsid w:val="00C57B11"/>
    <w:rsid w:val="00C60592"/>
    <w:rsid w:val="00C60824"/>
    <w:rsid w:val="00C6124B"/>
    <w:rsid w:val="00C62B02"/>
    <w:rsid w:val="00C62B3F"/>
    <w:rsid w:val="00C63574"/>
    <w:rsid w:val="00C63BE1"/>
    <w:rsid w:val="00C64116"/>
    <w:rsid w:val="00C64F63"/>
    <w:rsid w:val="00C64F71"/>
    <w:rsid w:val="00C64FE6"/>
    <w:rsid w:val="00C65952"/>
    <w:rsid w:val="00C6606F"/>
    <w:rsid w:val="00C660CB"/>
    <w:rsid w:val="00C66D02"/>
    <w:rsid w:val="00C67E04"/>
    <w:rsid w:val="00C706AD"/>
    <w:rsid w:val="00C707B5"/>
    <w:rsid w:val="00C71AF5"/>
    <w:rsid w:val="00C7239E"/>
    <w:rsid w:val="00C726F8"/>
    <w:rsid w:val="00C7308D"/>
    <w:rsid w:val="00C7358F"/>
    <w:rsid w:val="00C73ABD"/>
    <w:rsid w:val="00C73B92"/>
    <w:rsid w:val="00C741B9"/>
    <w:rsid w:val="00C74DC7"/>
    <w:rsid w:val="00C7538A"/>
    <w:rsid w:val="00C761B7"/>
    <w:rsid w:val="00C76297"/>
    <w:rsid w:val="00C77014"/>
    <w:rsid w:val="00C77992"/>
    <w:rsid w:val="00C77E09"/>
    <w:rsid w:val="00C77F4E"/>
    <w:rsid w:val="00C8038D"/>
    <w:rsid w:val="00C80644"/>
    <w:rsid w:val="00C80E3A"/>
    <w:rsid w:val="00C8119C"/>
    <w:rsid w:val="00C82ACB"/>
    <w:rsid w:val="00C82FEC"/>
    <w:rsid w:val="00C83F06"/>
    <w:rsid w:val="00C847A8"/>
    <w:rsid w:val="00C8535A"/>
    <w:rsid w:val="00C85CB7"/>
    <w:rsid w:val="00C85D10"/>
    <w:rsid w:val="00C86F78"/>
    <w:rsid w:val="00C87E72"/>
    <w:rsid w:val="00C9081B"/>
    <w:rsid w:val="00C91729"/>
    <w:rsid w:val="00C92362"/>
    <w:rsid w:val="00C92655"/>
    <w:rsid w:val="00C92866"/>
    <w:rsid w:val="00C933BA"/>
    <w:rsid w:val="00C94015"/>
    <w:rsid w:val="00C94163"/>
    <w:rsid w:val="00C94B60"/>
    <w:rsid w:val="00C94BC1"/>
    <w:rsid w:val="00C9574D"/>
    <w:rsid w:val="00C96464"/>
    <w:rsid w:val="00C96686"/>
    <w:rsid w:val="00C970D3"/>
    <w:rsid w:val="00C97423"/>
    <w:rsid w:val="00CA0219"/>
    <w:rsid w:val="00CA0E24"/>
    <w:rsid w:val="00CA15C5"/>
    <w:rsid w:val="00CA2876"/>
    <w:rsid w:val="00CA30E7"/>
    <w:rsid w:val="00CA330C"/>
    <w:rsid w:val="00CA3954"/>
    <w:rsid w:val="00CA4489"/>
    <w:rsid w:val="00CA5001"/>
    <w:rsid w:val="00CA509E"/>
    <w:rsid w:val="00CA51ED"/>
    <w:rsid w:val="00CA569D"/>
    <w:rsid w:val="00CA5A80"/>
    <w:rsid w:val="00CA61A7"/>
    <w:rsid w:val="00CA6CBE"/>
    <w:rsid w:val="00CA6CF6"/>
    <w:rsid w:val="00CA6FC9"/>
    <w:rsid w:val="00CA7C5C"/>
    <w:rsid w:val="00CA7D88"/>
    <w:rsid w:val="00CB08F9"/>
    <w:rsid w:val="00CB214F"/>
    <w:rsid w:val="00CB264C"/>
    <w:rsid w:val="00CB42C9"/>
    <w:rsid w:val="00CB4677"/>
    <w:rsid w:val="00CB50CB"/>
    <w:rsid w:val="00CB5159"/>
    <w:rsid w:val="00CB5517"/>
    <w:rsid w:val="00CB689A"/>
    <w:rsid w:val="00CB7D22"/>
    <w:rsid w:val="00CC07AE"/>
    <w:rsid w:val="00CC0CBA"/>
    <w:rsid w:val="00CC1DDA"/>
    <w:rsid w:val="00CC1F87"/>
    <w:rsid w:val="00CC202B"/>
    <w:rsid w:val="00CC223E"/>
    <w:rsid w:val="00CC22BA"/>
    <w:rsid w:val="00CC2C2E"/>
    <w:rsid w:val="00CC4197"/>
    <w:rsid w:val="00CC49BC"/>
    <w:rsid w:val="00CC4FC2"/>
    <w:rsid w:val="00CC5B5F"/>
    <w:rsid w:val="00CC60E5"/>
    <w:rsid w:val="00CC662C"/>
    <w:rsid w:val="00CC763D"/>
    <w:rsid w:val="00CC7CE5"/>
    <w:rsid w:val="00CD070D"/>
    <w:rsid w:val="00CD0913"/>
    <w:rsid w:val="00CD095A"/>
    <w:rsid w:val="00CD153B"/>
    <w:rsid w:val="00CD1B2B"/>
    <w:rsid w:val="00CD2DBC"/>
    <w:rsid w:val="00CD3129"/>
    <w:rsid w:val="00CD3769"/>
    <w:rsid w:val="00CD3B54"/>
    <w:rsid w:val="00CD3C29"/>
    <w:rsid w:val="00CD47B2"/>
    <w:rsid w:val="00CD4A9F"/>
    <w:rsid w:val="00CD523D"/>
    <w:rsid w:val="00CD544B"/>
    <w:rsid w:val="00CD6329"/>
    <w:rsid w:val="00CD637A"/>
    <w:rsid w:val="00CD66F2"/>
    <w:rsid w:val="00CD6B7A"/>
    <w:rsid w:val="00CD7A36"/>
    <w:rsid w:val="00CD7AF5"/>
    <w:rsid w:val="00CE0F70"/>
    <w:rsid w:val="00CE16B7"/>
    <w:rsid w:val="00CE2789"/>
    <w:rsid w:val="00CE29DB"/>
    <w:rsid w:val="00CE3907"/>
    <w:rsid w:val="00CE4997"/>
    <w:rsid w:val="00CE52D2"/>
    <w:rsid w:val="00CE5DBC"/>
    <w:rsid w:val="00CE61D6"/>
    <w:rsid w:val="00CE64B3"/>
    <w:rsid w:val="00CE6918"/>
    <w:rsid w:val="00CE6B8B"/>
    <w:rsid w:val="00CE6CC4"/>
    <w:rsid w:val="00CE73EC"/>
    <w:rsid w:val="00CE7666"/>
    <w:rsid w:val="00CE77A5"/>
    <w:rsid w:val="00CF0172"/>
    <w:rsid w:val="00CF0915"/>
    <w:rsid w:val="00CF09DE"/>
    <w:rsid w:val="00CF0ECD"/>
    <w:rsid w:val="00CF19B4"/>
    <w:rsid w:val="00CF23AB"/>
    <w:rsid w:val="00CF34D7"/>
    <w:rsid w:val="00CF4009"/>
    <w:rsid w:val="00CF4AF9"/>
    <w:rsid w:val="00CF584E"/>
    <w:rsid w:val="00CF6F6D"/>
    <w:rsid w:val="00CF7038"/>
    <w:rsid w:val="00D0064F"/>
    <w:rsid w:val="00D01411"/>
    <w:rsid w:val="00D01555"/>
    <w:rsid w:val="00D021D2"/>
    <w:rsid w:val="00D02459"/>
    <w:rsid w:val="00D025A2"/>
    <w:rsid w:val="00D0261E"/>
    <w:rsid w:val="00D02B88"/>
    <w:rsid w:val="00D03127"/>
    <w:rsid w:val="00D03762"/>
    <w:rsid w:val="00D04096"/>
    <w:rsid w:val="00D04548"/>
    <w:rsid w:val="00D05585"/>
    <w:rsid w:val="00D05D62"/>
    <w:rsid w:val="00D0648B"/>
    <w:rsid w:val="00D0664E"/>
    <w:rsid w:val="00D069B7"/>
    <w:rsid w:val="00D06D93"/>
    <w:rsid w:val="00D07396"/>
    <w:rsid w:val="00D07566"/>
    <w:rsid w:val="00D07CB5"/>
    <w:rsid w:val="00D10E4A"/>
    <w:rsid w:val="00D111F3"/>
    <w:rsid w:val="00D11260"/>
    <w:rsid w:val="00D114E9"/>
    <w:rsid w:val="00D11523"/>
    <w:rsid w:val="00D11E2C"/>
    <w:rsid w:val="00D125EF"/>
    <w:rsid w:val="00D14527"/>
    <w:rsid w:val="00D14EF0"/>
    <w:rsid w:val="00D156EF"/>
    <w:rsid w:val="00D15A00"/>
    <w:rsid w:val="00D1649B"/>
    <w:rsid w:val="00D17963"/>
    <w:rsid w:val="00D17D1B"/>
    <w:rsid w:val="00D17D9D"/>
    <w:rsid w:val="00D17FD3"/>
    <w:rsid w:val="00D21206"/>
    <w:rsid w:val="00D21822"/>
    <w:rsid w:val="00D21A27"/>
    <w:rsid w:val="00D21BF0"/>
    <w:rsid w:val="00D22188"/>
    <w:rsid w:val="00D22222"/>
    <w:rsid w:val="00D2291F"/>
    <w:rsid w:val="00D2464E"/>
    <w:rsid w:val="00D24A90"/>
    <w:rsid w:val="00D24AF0"/>
    <w:rsid w:val="00D256CB"/>
    <w:rsid w:val="00D256DD"/>
    <w:rsid w:val="00D25F2A"/>
    <w:rsid w:val="00D274B6"/>
    <w:rsid w:val="00D2785B"/>
    <w:rsid w:val="00D278D7"/>
    <w:rsid w:val="00D30FFC"/>
    <w:rsid w:val="00D312DB"/>
    <w:rsid w:val="00D31AF6"/>
    <w:rsid w:val="00D3219E"/>
    <w:rsid w:val="00D3276C"/>
    <w:rsid w:val="00D32AE8"/>
    <w:rsid w:val="00D32B2E"/>
    <w:rsid w:val="00D33187"/>
    <w:rsid w:val="00D3352A"/>
    <w:rsid w:val="00D34287"/>
    <w:rsid w:val="00D34DDF"/>
    <w:rsid w:val="00D35334"/>
    <w:rsid w:val="00D35FCF"/>
    <w:rsid w:val="00D36629"/>
    <w:rsid w:val="00D366CF"/>
    <w:rsid w:val="00D36C8E"/>
    <w:rsid w:val="00D36FC8"/>
    <w:rsid w:val="00D3705B"/>
    <w:rsid w:val="00D371FD"/>
    <w:rsid w:val="00D37256"/>
    <w:rsid w:val="00D40115"/>
    <w:rsid w:val="00D418FA"/>
    <w:rsid w:val="00D41A67"/>
    <w:rsid w:val="00D42421"/>
    <w:rsid w:val="00D42623"/>
    <w:rsid w:val="00D4353C"/>
    <w:rsid w:val="00D4360C"/>
    <w:rsid w:val="00D44EDE"/>
    <w:rsid w:val="00D458B7"/>
    <w:rsid w:val="00D46083"/>
    <w:rsid w:val="00D46183"/>
    <w:rsid w:val="00D4677C"/>
    <w:rsid w:val="00D46CD6"/>
    <w:rsid w:val="00D47A87"/>
    <w:rsid w:val="00D51BC1"/>
    <w:rsid w:val="00D51BF6"/>
    <w:rsid w:val="00D51EA4"/>
    <w:rsid w:val="00D527A9"/>
    <w:rsid w:val="00D53CB9"/>
    <w:rsid w:val="00D541FE"/>
    <w:rsid w:val="00D546EA"/>
    <w:rsid w:val="00D54774"/>
    <w:rsid w:val="00D555D6"/>
    <w:rsid w:val="00D55AEF"/>
    <w:rsid w:val="00D55C90"/>
    <w:rsid w:val="00D562B9"/>
    <w:rsid w:val="00D5660E"/>
    <w:rsid w:val="00D5718F"/>
    <w:rsid w:val="00D5720F"/>
    <w:rsid w:val="00D5735E"/>
    <w:rsid w:val="00D5798A"/>
    <w:rsid w:val="00D57E3D"/>
    <w:rsid w:val="00D57FEA"/>
    <w:rsid w:val="00D57FEF"/>
    <w:rsid w:val="00D605AD"/>
    <w:rsid w:val="00D60665"/>
    <w:rsid w:val="00D6194A"/>
    <w:rsid w:val="00D61F57"/>
    <w:rsid w:val="00D621D4"/>
    <w:rsid w:val="00D62D5D"/>
    <w:rsid w:val="00D637B7"/>
    <w:rsid w:val="00D63EBA"/>
    <w:rsid w:val="00D648E0"/>
    <w:rsid w:val="00D65A49"/>
    <w:rsid w:val="00D6781D"/>
    <w:rsid w:val="00D705A1"/>
    <w:rsid w:val="00D70F52"/>
    <w:rsid w:val="00D70FB3"/>
    <w:rsid w:val="00D717EE"/>
    <w:rsid w:val="00D71CAC"/>
    <w:rsid w:val="00D71D9B"/>
    <w:rsid w:val="00D72101"/>
    <w:rsid w:val="00D72818"/>
    <w:rsid w:val="00D72D66"/>
    <w:rsid w:val="00D73A84"/>
    <w:rsid w:val="00D73D2A"/>
    <w:rsid w:val="00D74252"/>
    <w:rsid w:val="00D751A3"/>
    <w:rsid w:val="00D751E8"/>
    <w:rsid w:val="00D7564C"/>
    <w:rsid w:val="00D75BAC"/>
    <w:rsid w:val="00D76102"/>
    <w:rsid w:val="00D76122"/>
    <w:rsid w:val="00D76C53"/>
    <w:rsid w:val="00D7766E"/>
    <w:rsid w:val="00D779EC"/>
    <w:rsid w:val="00D77A72"/>
    <w:rsid w:val="00D80BA4"/>
    <w:rsid w:val="00D82765"/>
    <w:rsid w:val="00D82C6A"/>
    <w:rsid w:val="00D839DE"/>
    <w:rsid w:val="00D83CFC"/>
    <w:rsid w:val="00D84281"/>
    <w:rsid w:val="00D843D5"/>
    <w:rsid w:val="00D852AD"/>
    <w:rsid w:val="00D85322"/>
    <w:rsid w:val="00D8534B"/>
    <w:rsid w:val="00D857C9"/>
    <w:rsid w:val="00D85CFB"/>
    <w:rsid w:val="00D862B2"/>
    <w:rsid w:val="00D87414"/>
    <w:rsid w:val="00D875A9"/>
    <w:rsid w:val="00D875D2"/>
    <w:rsid w:val="00D90F07"/>
    <w:rsid w:val="00D917C6"/>
    <w:rsid w:val="00D91E9A"/>
    <w:rsid w:val="00D926DA"/>
    <w:rsid w:val="00D92B2B"/>
    <w:rsid w:val="00D94440"/>
    <w:rsid w:val="00D94CAC"/>
    <w:rsid w:val="00D94EF7"/>
    <w:rsid w:val="00D959DB"/>
    <w:rsid w:val="00D96169"/>
    <w:rsid w:val="00D96D42"/>
    <w:rsid w:val="00D970DB"/>
    <w:rsid w:val="00D97799"/>
    <w:rsid w:val="00D97CD4"/>
    <w:rsid w:val="00D97FB7"/>
    <w:rsid w:val="00DA0170"/>
    <w:rsid w:val="00DA0782"/>
    <w:rsid w:val="00DA0BA4"/>
    <w:rsid w:val="00DA0C0A"/>
    <w:rsid w:val="00DA0D4F"/>
    <w:rsid w:val="00DA0D97"/>
    <w:rsid w:val="00DA112C"/>
    <w:rsid w:val="00DA19D9"/>
    <w:rsid w:val="00DA1B65"/>
    <w:rsid w:val="00DA1E01"/>
    <w:rsid w:val="00DA1EDB"/>
    <w:rsid w:val="00DA240B"/>
    <w:rsid w:val="00DA24C4"/>
    <w:rsid w:val="00DA26C1"/>
    <w:rsid w:val="00DA2770"/>
    <w:rsid w:val="00DA2BB7"/>
    <w:rsid w:val="00DA38A4"/>
    <w:rsid w:val="00DA51EF"/>
    <w:rsid w:val="00DA5932"/>
    <w:rsid w:val="00DA6345"/>
    <w:rsid w:val="00DA671A"/>
    <w:rsid w:val="00DA6C55"/>
    <w:rsid w:val="00DA7888"/>
    <w:rsid w:val="00DA7E4C"/>
    <w:rsid w:val="00DB003D"/>
    <w:rsid w:val="00DB06E2"/>
    <w:rsid w:val="00DB15C6"/>
    <w:rsid w:val="00DB1B6D"/>
    <w:rsid w:val="00DB1E94"/>
    <w:rsid w:val="00DB246E"/>
    <w:rsid w:val="00DB255F"/>
    <w:rsid w:val="00DB2624"/>
    <w:rsid w:val="00DB2B97"/>
    <w:rsid w:val="00DB350C"/>
    <w:rsid w:val="00DB46D1"/>
    <w:rsid w:val="00DB57AB"/>
    <w:rsid w:val="00DB57E4"/>
    <w:rsid w:val="00DB5818"/>
    <w:rsid w:val="00DB59BE"/>
    <w:rsid w:val="00DB689A"/>
    <w:rsid w:val="00DB7633"/>
    <w:rsid w:val="00DC062B"/>
    <w:rsid w:val="00DC0D84"/>
    <w:rsid w:val="00DC1D6C"/>
    <w:rsid w:val="00DC1E87"/>
    <w:rsid w:val="00DC3F2B"/>
    <w:rsid w:val="00DC4293"/>
    <w:rsid w:val="00DC4D4F"/>
    <w:rsid w:val="00DC65DE"/>
    <w:rsid w:val="00DC6F30"/>
    <w:rsid w:val="00DC74AA"/>
    <w:rsid w:val="00DC7B8C"/>
    <w:rsid w:val="00DD09A3"/>
    <w:rsid w:val="00DD0FCF"/>
    <w:rsid w:val="00DD2526"/>
    <w:rsid w:val="00DD3AAD"/>
    <w:rsid w:val="00DD3B91"/>
    <w:rsid w:val="00DD3E27"/>
    <w:rsid w:val="00DD3EDC"/>
    <w:rsid w:val="00DD4134"/>
    <w:rsid w:val="00DD4387"/>
    <w:rsid w:val="00DD43A5"/>
    <w:rsid w:val="00DD4826"/>
    <w:rsid w:val="00DD5487"/>
    <w:rsid w:val="00DD57DE"/>
    <w:rsid w:val="00DD5C60"/>
    <w:rsid w:val="00DD5E50"/>
    <w:rsid w:val="00DD5ED8"/>
    <w:rsid w:val="00DD6269"/>
    <w:rsid w:val="00DD7C91"/>
    <w:rsid w:val="00DD7F36"/>
    <w:rsid w:val="00DE03A3"/>
    <w:rsid w:val="00DE12DE"/>
    <w:rsid w:val="00DE15A7"/>
    <w:rsid w:val="00DE1644"/>
    <w:rsid w:val="00DE22D8"/>
    <w:rsid w:val="00DE242A"/>
    <w:rsid w:val="00DE2D22"/>
    <w:rsid w:val="00DE30E9"/>
    <w:rsid w:val="00DE376A"/>
    <w:rsid w:val="00DE3F7D"/>
    <w:rsid w:val="00DE41B5"/>
    <w:rsid w:val="00DE5C71"/>
    <w:rsid w:val="00DE6347"/>
    <w:rsid w:val="00DE651D"/>
    <w:rsid w:val="00DE6B75"/>
    <w:rsid w:val="00DF034E"/>
    <w:rsid w:val="00DF0807"/>
    <w:rsid w:val="00DF0FA6"/>
    <w:rsid w:val="00DF11B9"/>
    <w:rsid w:val="00DF1D3A"/>
    <w:rsid w:val="00DF28AF"/>
    <w:rsid w:val="00DF2E2D"/>
    <w:rsid w:val="00DF4103"/>
    <w:rsid w:val="00DF4738"/>
    <w:rsid w:val="00DF4970"/>
    <w:rsid w:val="00DF4F50"/>
    <w:rsid w:val="00DF6466"/>
    <w:rsid w:val="00DF665D"/>
    <w:rsid w:val="00DF6D7D"/>
    <w:rsid w:val="00DF71E6"/>
    <w:rsid w:val="00DF7251"/>
    <w:rsid w:val="00E00345"/>
    <w:rsid w:val="00E00E18"/>
    <w:rsid w:val="00E011F1"/>
    <w:rsid w:val="00E016AD"/>
    <w:rsid w:val="00E01BB9"/>
    <w:rsid w:val="00E01E3A"/>
    <w:rsid w:val="00E02FD8"/>
    <w:rsid w:val="00E0380C"/>
    <w:rsid w:val="00E03B11"/>
    <w:rsid w:val="00E03EAF"/>
    <w:rsid w:val="00E04F6E"/>
    <w:rsid w:val="00E05CB4"/>
    <w:rsid w:val="00E05CF4"/>
    <w:rsid w:val="00E06FE5"/>
    <w:rsid w:val="00E108D8"/>
    <w:rsid w:val="00E116A8"/>
    <w:rsid w:val="00E11BA3"/>
    <w:rsid w:val="00E1295A"/>
    <w:rsid w:val="00E12D52"/>
    <w:rsid w:val="00E12DAA"/>
    <w:rsid w:val="00E13194"/>
    <w:rsid w:val="00E13710"/>
    <w:rsid w:val="00E140E4"/>
    <w:rsid w:val="00E14638"/>
    <w:rsid w:val="00E146CD"/>
    <w:rsid w:val="00E1479B"/>
    <w:rsid w:val="00E1480E"/>
    <w:rsid w:val="00E15001"/>
    <w:rsid w:val="00E150C6"/>
    <w:rsid w:val="00E15277"/>
    <w:rsid w:val="00E16276"/>
    <w:rsid w:val="00E1774C"/>
    <w:rsid w:val="00E20270"/>
    <w:rsid w:val="00E2068C"/>
    <w:rsid w:val="00E2083C"/>
    <w:rsid w:val="00E228D0"/>
    <w:rsid w:val="00E23D87"/>
    <w:rsid w:val="00E24018"/>
    <w:rsid w:val="00E240A5"/>
    <w:rsid w:val="00E241F6"/>
    <w:rsid w:val="00E244BB"/>
    <w:rsid w:val="00E24CC9"/>
    <w:rsid w:val="00E25009"/>
    <w:rsid w:val="00E26000"/>
    <w:rsid w:val="00E2638B"/>
    <w:rsid w:val="00E27D91"/>
    <w:rsid w:val="00E30C04"/>
    <w:rsid w:val="00E31544"/>
    <w:rsid w:val="00E31872"/>
    <w:rsid w:val="00E31C3C"/>
    <w:rsid w:val="00E32996"/>
    <w:rsid w:val="00E32C03"/>
    <w:rsid w:val="00E332A3"/>
    <w:rsid w:val="00E33693"/>
    <w:rsid w:val="00E33794"/>
    <w:rsid w:val="00E34192"/>
    <w:rsid w:val="00E3439D"/>
    <w:rsid w:val="00E3477A"/>
    <w:rsid w:val="00E35968"/>
    <w:rsid w:val="00E36233"/>
    <w:rsid w:val="00E3741E"/>
    <w:rsid w:val="00E37799"/>
    <w:rsid w:val="00E37932"/>
    <w:rsid w:val="00E37CB2"/>
    <w:rsid w:val="00E4022F"/>
    <w:rsid w:val="00E411F7"/>
    <w:rsid w:val="00E4141B"/>
    <w:rsid w:val="00E41689"/>
    <w:rsid w:val="00E42402"/>
    <w:rsid w:val="00E42F41"/>
    <w:rsid w:val="00E434ED"/>
    <w:rsid w:val="00E44025"/>
    <w:rsid w:val="00E440E3"/>
    <w:rsid w:val="00E4489F"/>
    <w:rsid w:val="00E45440"/>
    <w:rsid w:val="00E45565"/>
    <w:rsid w:val="00E4568D"/>
    <w:rsid w:val="00E45D00"/>
    <w:rsid w:val="00E464CA"/>
    <w:rsid w:val="00E46A3F"/>
    <w:rsid w:val="00E47CD8"/>
    <w:rsid w:val="00E50028"/>
    <w:rsid w:val="00E500AE"/>
    <w:rsid w:val="00E507E9"/>
    <w:rsid w:val="00E50935"/>
    <w:rsid w:val="00E517B5"/>
    <w:rsid w:val="00E51EDA"/>
    <w:rsid w:val="00E52109"/>
    <w:rsid w:val="00E5220E"/>
    <w:rsid w:val="00E52C74"/>
    <w:rsid w:val="00E53419"/>
    <w:rsid w:val="00E546E6"/>
    <w:rsid w:val="00E54B01"/>
    <w:rsid w:val="00E54C78"/>
    <w:rsid w:val="00E54D3E"/>
    <w:rsid w:val="00E54DE2"/>
    <w:rsid w:val="00E550CE"/>
    <w:rsid w:val="00E553F7"/>
    <w:rsid w:val="00E560A9"/>
    <w:rsid w:val="00E5634E"/>
    <w:rsid w:val="00E56AAE"/>
    <w:rsid w:val="00E56CA4"/>
    <w:rsid w:val="00E61298"/>
    <w:rsid w:val="00E6161B"/>
    <w:rsid w:val="00E620E8"/>
    <w:rsid w:val="00E623EA"/>
    <w:rsid w:val="00E6245F"/>
    <w:rsid w:val="00E62E00"/>
    <w:rsid w:val="00E62EE1"/>
    <w:rsid w:val="00E642B2"/>
    <w:rsid w:val="00E65251"/>
    <w:rsid w:val="00E652D7"/>
    <w:rsid w:val="00E65A71"/>
    <w:rsid w:val="00E6620C"/>
    <w:rsid w:val="00E67F84"/>
    <w:rsid w:val="00E70DC8"/>
    <w:rsid w:val="00E72332"/>
    <w:rsid w:val="00E7290F"/>
    <w:rsid w:val="00E72E59"/>
    <w:rsid w:val="00E73104"/>
    <w:rsid w:val="00E7329B"/>
    <w:rsid w:val="00E741B2"/>
    <w:rsid w:val="00E7470E"/>
    <w:rsid w:val="00E7484B"/>
    <w:rsid w:val="00E75157"/>
    <w:rsid w:val="00E751A4"/>
    <w:rsid w:val="00E757B7"/>
    <w:rsid w:val="00E76E4C"/>
    <w:rsid w:val="00E7732E"/>
    <w:rsid w:val="00E77F93"/>
    <w:rsid w:val="00E81D60"/>
    <w:rsid w:val="00E82564"/>
    <w:rsid w:val="00E82E87"/>
    <w:rsid w:val="00E83251"/>
    <w:rsid w:val="00E84069"/>
    <w:rsid w:val="00E86810"/>
    <w:rsid w:val="00E86979"/>
    <w:rsid w:val="00E86DBB"/>
    <w:rsid w:val="00E8703A"/>
    <w:rsid w:val="00E87477"/>
    <w:rsid w:val="00E87BE8"/>
    <w:rsid w:val="00E87CDD"/>
    <w:rsid w:val="00E907AC"/>
    <w:rsid w:val="00E90DE7"/>
    <w:rsid w:val="00E927E2"/>
    <w:rsid w:val="00E92AAD"/>
    <w:rsid w:val="00E9504B"/>
    <w:rsid w:val="00E95105"/>
    <w:rsid w:val="00E957D5"/>
    <w:rsid w:val="00E961AD"/>
    <w:rsid w:val="00E963A4"/>
    <w:rsid w:val="00E966A1"/>
    <w:rsid w:val="00E96A74"/>
    <w:rsid w:val="00E96F2F"/>
    <w:rsid w:val="00E97899"/>
    <w:rsid w:val="00E97AA1"/>
    <w:rsid w:val="00EA0985"/>
    <w:rsid w:val="00EA0FA7"/>
    <w:rsid w:val="00EA25D2"/>
    <w:rsid w:val="00EA2621"/>
    <w:rsid w:val="00EA2A7F"/>
    <w:rsid w:val="00EA3AFC"/>
    <w:rsid w:val="00EA4304"/>
    <w:rsid w:val="00EA472F"/>
    <w:rsid w:val="00EA4BB6"/>
    <w:rsid w:val="00EA4CFC"/>
    <w:rsid w:val="00EA4E50"/>
    <w:rsid w:val="00EA4F12"/>
    <w:rsid w:val="00EA5679"/>
    <w:rsid w:val="00EA5ADA"/>
    <w:rsid w:val="00EA5CCD"/>
    <w:rsid w:val="00EA6690"/>
    <w:rsid w:val="00EA6980"/>
    <w:rsid w:val="00EA727E"/>
    <w:rsid w:val="00EA75AE"/>
    <w:rsid w:val="00EA7C1C"/>
    <w:rsid w:val="00EB045D"/>
    <w:rsid w:val="00EB0BE5"/>
    <w:rsid w:val="00EB103B"/>
    <w:rsid w:val="00EB1190"/>
    <w:rsid w:val="00EB1A97"/>
    <w:rsid w:val="00EB1C09"/>
    <w:rsid w:val="00EB2086"/>
    <w:rsid w:val="00EB298B"/>
    <w:rsid w:val="00EB320C"/>
    <w:rsid w:val="00EB3558"/>
    <w:rsid w:val="00EB4685"/>
    <w:rsid w:val="00EB46C2"/>
    <w:rsid w:val="00EB47EB"/>
    <w:rsid w:val="00EB4A67"/>
    <w:rsid w:val="00EB4BBE"/>
    <w:rsid w:val="00EB4F65"/>
    <w:rsid w:val="00EB527E"/>
    <w:rsid w:val="00EB533B"/>
    <w:rsid w:val="00EB5474"/>
    <w:rsid w:val="00EB72C2"/>
    <w:rsid w:val="00EB7A93"/>
    <w:rsid w:val="00EC00B7"/>
    <w:rsid w:val="00EC055A"/>
    <w:rsid w:val="00EC0594"/>
    <w:rsid w:val="00EC09EF"/>
    <w:rsid w:val="00EC0F98"/>
    <w:rsid w:val="00EC16F2"/>
    <w:rsid w:val="00EC247A"/>
    <w:rsid w:val="00EC2A4F"/>
    <w:rsid w:val="00EC2A71"/>
    <w:rsid w:val="00EC2E95"/>
    <w:rsid w:val="00EC311D"/>
    <w:rsid w:val="00EC3EFC"/>
    <w:rsid w:val="00EC4EE8"/>
    <w:rsid w:val="00EC512B"/>
    <w:rsid w:val="00EC60DD"/>
    <w:rsid w:val="00EC6A02"/>
    <w:rsid w:val="00EC6FD0"/>
    <w:rsid w:val="00EC706F"/>
    <w:rsid w:val="00EC78B8"/>
    <w:rsid w:val="00EC7AC0"/>
    <w:rsid w:val="00EC7F75"/>
    <w:rsid w:val="00EC7FA5"/>
    <w:rsid w:val="00ED035E"/>
    <w:rsid w:val="00ED0E5D"/>
    <w:rsid w:val="00ED337F"/>
    <w:rsid w:val="00ED4140"/>
    <w:rsid w:val="00ED475F"/>
    <w:rsid w:val="00ED5994"/>
    <w:rsid w:val="00ED6205"/>
    <w:rsid w:val="00ED6E06"/>
    <w:rsid w:val="00ED6E36"/>
    <w:rsid w:val="00EE01B9"/>
    <w:rsid w:val="00EE06B9"/>
    <w:rsid w:val="00EE0AC4"/>
    <w:rsid w:val="00EE1109"/>
    <w:rsid w:val="00EE14EC"/>
    <w:rsid w:val="00EE17BF"/>
    <w:rsid w:val="00EE18A0"/>
    <w:rsid w:val="00EE2986"/>
    <w:rsid w:val="00EE2AB7"/>
    <w:rsid w:val="00EE40E2"/>
    <w:rsid w:val="00EE40E5"/>
    <w:rsid w:val="00EE4865"/>
    <w:rsid w:val="00EE49F2"/>
    <w:rsid w:val="00EE5777"/>
    <w:rsid w:val="00EE5876"/>
    <w:rsid w:val="00EE6178"/>
    <w:rsid w:val="00EE63C1"/>
    <w:rsid w:val="00EE6484"/>
    <w:rsid w:val="00EE69CC"/>
    <w:rsid w:val="00EE7739"/>
    <w:rsid w:val="00EE787A"/>
    <w:rsid w:val="00EF072F"/>
    <w:rsid w:val="00EF07F6"/>
    <w:rsid w:val="00EF0AA7"/>
    <w:rsid w:val="00EF0F22"/>
    <w:rsid w:val="00EF2827"/>
    <w:rsid w:val="00EF2A94"/>
    <w:rsid w:val="00EF3851"/>
    <w:rsid w:val="00EF3C3D"/>
    <w:rsid w:val="00EF5501"/>
    <w:rsid w:val="00EF5813"/>
    <w:rsid w:val="00EF5B6C"/>
    <w:rsid w:val="00EF5D43"/>
    <w:rsid w:val="00EF6272"/>
    <w:rsid w:val="00EF64BB"/>
    <w:rsid w:val="00EF6622"/>
    <w:rsid w:val="00EF6C09"/>
    <w:rsid w:val="00EF7512"/>
    <w:rsid w:val="00F00A01"/>
    <w:rsid w:val="00F00D55"/>
    <w:rsid w:val="00F01A6D"/>
    <w:rsid w:val="00F020C1"/>
    <w:rsid w:val="00F02F0D"/>
    <w:rsid w:val="00F0421C"/>
    <w:rsid w:val="00F04AA4"/>
    <w:rsid w:val="00F04C6C"/>
    <w:rsid w:val="00F0521D"/>
    <w:rsid w:val="00F053D4"/>
    <w:rsid w:val="00F05C1E"/>
    <w:rsid w:val="00F06AAE"/>
    <w:rsid w:val="00F06DDA"/>
    <w:rsid w:val="00F07094"/>
    <w:rsid w:val="00F0794B"/>
    <w:rsid w:val="00F10B3F"/>
    <w:rsid w:val="00F10C5C"/>
    <w:rsid w:val="00F1115C"/>
    <w:rsid w:val="00F11AA8"/>
    <w:rsid w:val="00F11B97"/>
    <w:rsid w:val="00F120F9"/>
    <w:rsid w:val="00F137CF"/>
    <w:rsid w:val="00F14184"/>
    <w:rsid w:val="00F14487"/>
    <w:rsid w:val="00F1531F"/>
    <w:rsid w:val="00F15CF7"/>
    <w:rsid w:val="00F17B40"/>
    <w:rsid w:val="00F17CC4"/>
    <w:rsid w:val="00F17E8E"/>
    <w:rsid w:val="00F20739"/>
    <w:rsid w:val="00F20E87"/>
    <w:rsid w:val="00F21274"/>
    <w:rsid w:val="00F21F5D"/>
    <w:rsid w:val="00F22274"/>
    <w:rsid w:val="00F2308B"/>
    <w:rsid w:val="00F2334F"/>
    <w:rsid w:val="00F233B9"/>
    <w:rsid w:val="00F244E2"/>
    <w:rsid w:val="00F24517"/>
    <w:rsid w:val="00F24A5C"/>
    <w:rsid w:val="00F254AC"/>
    <w:rsid w:val="00F257AA"/>
    <w:rsid w:val="00F25A11"/>
    <w:rsid w:val="00F26426"/>
    <w:rsid w:val="00F269C2"/>
    <w:rsid w:val="00F27073"/>
    <w:rsid w:val="00F275DC"/>
    <w:rsid w:val="00F314F5"/>
    <w:rsid w:val="00F317AB"/>
    <w:rsid w:val="00F31F89"/>
    <w:rsid w:val="00F3283E"/>
    <w:rsid w:val="00F35226"/>
    <w:rsid w:val="00F35408"/>
    <w:rsid w:val="00F354F8"/>
    <w:rsid w:val="00F3554D"/>
    <w:rsid w:val="00F35874"/>
    <w:rsid w:val="00F35A28"/>
    <w:rsid w:val="00F35BE6"/>
    <w:rsid w:val="00F36071"/>
    <w:rsid w:val="00F3636F"/>
    <w:rsid w:val="00F366DA"/>
    <w:rsid w:val="00F367D8"/>
    <w:rsid w:val="00F36898"/>
    <w:rsid w:val="00F36D07"/>
    <w:rsid w:val="00F36E3A"/>
    <w:rsid w:val="00F41452"/>
    <w:rsid w:val="00F4149D"/>
    <w:rsid w:val="00F42169"/>
    <w:rsid w:val="00F42346"/>
    <w:rsid w:val="00F42784"/>
    <w:rsid w:val="00F430D9"/>
    <w:rsid w:val="00F45132"/>
    <w:rsid w:val="00F457B9"/>
    <w:rsid w:val="00F45AB7"/>
    <w:rsid w:val="00F478FC"/>
    <w:rsid w:val="00F47A61"/>
    <w:rsid w:val="00F47BF4"/>
    <w:rsid w:val="00F501E5"/>
    <w:rsid w:val="00F504D0"/>
    <w:rsid w:val="00F516DD"/>
    <w:rsid w:val="00F51981"/>
    <w:rsid w:val="00F53283"/>
    <w:rsid w:val="00F540B4"/>
    <w:rsid w:val="00F54262"/>
    <w:rsid w:val="00F54B83"/>
    <w:rsid w:val="00F55878"/>
    <w:rsid w:val="00F5619E"/>
    <w:rsid w:val="00F568B9"/>
    <w:rsid w:val="00F56D12"/>
    <w:rsid w:val="00F5738C"/>
    <w:rsid w:val="00F611DF"/>
    <w:rsid w:val="00F61207"/>
    <w:rsid w:val="00F61888"/>
    <w:rsid w:val="00F61B66"/>
    <w:rsid w:val="00F62CBB"/>
    <w:rsid w:val="00F63620"/>
    <w:rsid w:val="00F63A97"/>
    <w:rsid w:val="00F64161"/>
    <w:rsid w:val="00F646AD"/>
    <w:rsid w:val="00F64726"/>
    <w:rsid w:val="00F6481B"/>
    <w:rsid w:val="00F648D3"/>
    <w:rsid w:val="00F6584C"/>
    <w:rsid w:val="00F6679E"/>
    <w:rsid w:val="00F6790C"/>
    <w:rsid w:val="00F67F0D"/>
    <w:rsid w:val="00F70717"/>
    <w:rsid w:val="00F70D2B"/>
    <w:rsid w:val="00F710A1"/>
    <w:rsid w:val="00F71A68"/>
    <w:rsid w:val="00F720EE"/>
    <w:rsid w:val="00F72619"/>
    <w:rsid w:val="00F726D8"/>
    <w:rsid w:val="00F72865"/>
    <w:rsid w:val="00F738AE"/>
    <w:rsid w:val="00F73945"/>
    <w:rsid w:val="00F739C9"/>
    <w:rsid w:val="00F73B0D"/>
    <w:rsid w:val="00F7490D"/>
    <w:rsid w:val="00F74989"/>
    <w:rsid w:val="00F7533F"/>
    <w:rsid w:val="00F7569F"/>
    <w:rsid w:val="00F75D13"/>
    <w:rsid w:val="00F7699D"/>
    <w:rsid w:val="00F769A9"/>
    <w:rsid w:val="00F76A0A"/>
    <w:rsid w:val="00F76D85"/>
    <w:rsid w:val="00F77BFA"/>
    <w:rsid w:val="00F77F10"/>
    <w:rsid w:val="00F80070"/>
    <w:rsid w:val="00F800AE"/>
    <w:rsid w:val="00F817FB"/>
    <w:rsid w:val="00F8210C"/>
    <w:rsid w:val="00F8257C"/>
    <w:rsid w:val="00F82C8A"/>
    <w:rsid w:val="00F82FDC"/>
    <w:rsid w:val="00F83870"/>
    <w:rsid w:val="00F84497"/>
    <w:rsid w:val="00F84FC1"/>
    <w:rsid w:val="00F85882"/>
    <w:rsid w:val="00F9074F"/>
    <w:rsid w:val="00F90804"/>
    <w:rsid w:val="00F90D67"/>
    <w:rsid w:val="00F91436"/>
    <w:rsid w:val="00F91736"/>
    <w:rsid w:val="00F91C78"/>
    <w:rsid w:val="00F9219D"/>
    <w:rsid w:val="00F92BEF"/>
    <w:rsid w:val="00F92F4E"/>
    <w:rsid w:val="00F95A8B"/>
    <w:rsid w:val="00F96047"/>
    <w:rsid w:val="00F9629E"/>
    <w:rsid w:val="00F965D8"/>
    <w:rsid w:val="00F966B8"/>
    <w:rsid w:val="00F97056"/>
    <w:rsid w:val="00FA0048"/>
    <w:rsid w:val="00FA0B8D"/>
    <w:rsid w:val="00FA0E43"/>
    <w:rsid w:val="00FA110D"/>
    <w:rsid w:val="00FA1C51"/>
    <w:rsid w:val="00FA1DB8"/>
    <w:rsid w:val="00FA2470"/>
    <w:rsid w:val="00FA2892"/>
    <w:rsid w:val="00FA2D65"/>
    <w:rsid w:val="00FA2ED5"/>
    <w:rsid w:val="00FA2FCA"/>
    <w:rsid w:val="00FA4D85"/>
    <w:rsid w:val="00FA4FF3"/>
    <w:rsid w:val="00FA542A"/>
    <w:rsid w:val="00FA60B9"/>
    <w:rsid w:val="00FA6C3F"/>
    <w:rsid w:val="00FA6C84"/>
    <w:rsid w:val="00FA6FCA"/>
    <w:rsid w:val="00FA7F8A"/>
    <w:rsid w:val="00FB1381"/>
    <w:rsid w:val="00FB1405"/>
    <w:rsid w:val="00FB196F"/>
    <w:rsid w:val="00FB1DA5"/>
    <w:rsid w:val="00FB2267"/>
    <w:rsid w:val="00FB2A9F"/>
    <w:rsid w:val="00FB30CE"/>
    <w:rsid w:val="00FB38A1"/>
    <w:rsid w:val="00FB3CA2"/>
    <w:rsid w:val="00FB4C20"/>
    <w:rsid w:val="00FB4E3C"/>
    <w:rsid w:val="00FB504B"/>
    <w:rsid w:val="00FB50B8"/>
    <w:rsid w:val="00FB5201"/>
    <w:rsid w:val="00FB53DC"/>
    <w:rsid w:val="00FB55CB"/>
    <w:rsid w:val="00FB63C5"/>
    <w:rsid w:val="00FB78AE"/>
    <w:rsid w:val="00FB7D32"/>
    <w:rsid w:val="00FC088D"/>
    <w:rsid w:val="00FC0A5E"/>
    <w:rsid w:val="00FC0DA7"/>
    <w:rsid w:val="00FC10FE"/>
    <w:rsid w:val="00FC2661"/>
    <w:rsid w:val="00FC3327"/>
    <w:rsid w:val="00FC43CB"/>
    <w:rsid w:val="00FC47D1"/>
    <w:rsid w:val="00FC54C2"/>
    <w:rsid w:val="00FC582B"/>
    <w:rsid w:val="00FC5BE6"/>
    <w:rsid w:val="00FC7586"/>
    <w:rsid w:val="00FD0ABB"/>
    <w:rsid w:val="00FD0CB6"/>
    <w:rsid w:val="00FD197B"/>
    <w:rsid w:val="00FD1E4C"/>
    <w:rsid w:val="00FD1FD0"/>
    <w:rsid w:val="00FD3865"/>
    <w:rsid w:val="00FD455A"/>
    <w:rsid w:val="00FD6C24"/>
    <w:rsid w:val="00FE03A0"/>
    <w:rsid w:val="00FE08C9"/>
    <w:rsid w:val="00FE0AB5"/>
    <w:rsid w:val="00FE0BB0"/>
    <w:rsid w:val="00FE134B"/>
    <w:rsid w:val="00FE2593"/>
    <w:rsid w:val="00FE2896"/>
    <w:rsid w:val="00FE2B47"/>
    <w:rsid w:val="00FE429F"/>
    <w:rsid w:val="00FE4A84"/>
    <w:rsid w:val="00FE4B6A"/>
    <w:rsid w:val="00FE5BE8"/>
    <w:rsid w:val="00FE5C2A"/>
    <w:rsid w:val="00FE6C93"/>
    <w:rsid w:val="00FF008C"/>
    <w:rsid w:val="00FF0F35"/>
    <w:rsid w:val="00FF2A58"/>
    <w:rsid w:val="00FF2D60"/>
    <w:rsid w:val="00FF3BF2"/>
    <w:rsid w:val="00FF3F9E"/>
    <w:rsid w:val="00FF3FD3"/>
    <w:rsid w:val="00FF407F"/>
    <w:rsid w:val="00FF47EE"/>
    <w:rsid w:val="00FF4A0D"/>
    <w:rsid w:val="00FF536A"/>
    <w:rsid w:val="00FF585C"/>
    <w:rsid w:val="00FF58AB"/>
    <w:rsid w:val="00FF5C07"/>
    <w:rsid w:val="00FF5D7E"/>
    <w:rsid w:val="00FF6A02"/>
    <w:rsid w:val="00FF7329"/>
    <w:rsid w:val="00FF7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3BF99"/>
  <w15:chartTrackingRefBased/>
  <w15:docId w15:val="{1CFB2A4B-FF35-4369-9209-4FB114D67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52AD"/>
    <w:pPr>
      <w:keepNext/>
      <w:keepLines/>
      <w:numPr>
        <w:numId w:val="6"/>
      </w:numPr>
      <w:spacing w:after="0" w:line="480" w:lineRule="auto"/>
      <w:outlineLvl w:val="0"/>
      <w:pPrChange w:id="0" w:author="My Luong Vuong" w:date="2023-11-24T16:09:00Z">
        <w:pPr>
          <w:keepNext/>
          <w:keepLines/>
          <w:spacing w:before="240" w:line="259" w:lineRule="auto"/>
          <w:outlineLvl w:val="0"/>
        </w:pPr>
      </w:pPrChange>
    </w:pPr>
    <w:rPr>
      <w:rFonts w:eastAsia="Times New Roman" w:cstheme="majorBidi"/>
      <w:b/>
      <w:sz w:val="32"/>
      <w:szCs w:val="32"/>
      <w:lang w:val="en-GB"/>
      <w:rPrChange w:id="0" w:author="My Luong Vuong" w:date="2023-11-24T16:09:00Z">
        <w:rPr>
          <w:rFonts w:asciiTheme="minorHAnsi" w:eastAsiaTheme="majorEastAsia" w:hAnsiTheme="minorHAnsi" w:cstheme="majorBidi"/>
          <w:sz w:val="32"/>
          <w:szCs w:val="32"/>
          <w:lang w:val="en-US" w:eastAsia="en-US" w:bidi="ar-SA"/>
        </w:rPr>
      </w:rPrChange>
    </w:rPr>
  </w:style>
  <w:style w:type="paragraph" w:styleId="Heading2">
    <w:name w:val="heading 2"/>
    <w:basedOn w:val="Normal"/>
    <w:next w:val="Normal"/>
    <w:link w:val="Heading2Char"/>
    <w:uiPriority w:val="9"/>
    <w:unhideWhenUsed/>
    <w:qFormat/>
    <w:rsid w:val="00EF6622"/>
    <w:pPr>
      <w:keepNext/>
      <w:keepLines/>
      <w:numPr>
        <w:ilvl w:val="1"/>
        <w:numId w:val="6"/>
      </w:numPr>
      <w:spacing w:after="0" w:line="480" w:lineRule="auto"/>
      <w:outlineLvl w:val="1"/>
      <w:pPrChange w:id="1" w:author="My Luong Vuong" w:date="2023-11-24T13:24:00Z">
        <w:pPr>
          <w:keepNext/>
          <w:keepLines/>
          <w:spacing w:before="40" w:line="259" w:lineRule="auto"/>
          <w:outlineLvl w:val="1"/>
        </w:pPr>
      </w:pPrChange>
    </w:pPr>
    <w:rPr>
      <w:rFonts w:eastAsiaTheme="majorEastAsia" w:cstheme="majorBidi"/>
      <w:b/>
      <w:sz w:val="28"/>
      <w:szCs w:val="26"/>
      <w:rPrChange w:id="1" w:author="My Luong Vuong" w:date="2023-11-24T13:24:00Z">
        <w:rPr>
          <w:rFonts w:asciiTheme="minorHAnsi" w:eastAsiaTheme="majorEastAsia" w:hAnsiTheme="minorHAnsi" w:cstheme="majorBidi"/>
          <w:sz w:val="28"/>
          <w:szCs w:val="26"/>
          <w:lang w:val="en-US" w:eastAsia="en-US" w:bidi="ar-SA"/>
        </w:rPr>
      </w:rPrChange>
    </w:rPr>
  </w:style>
  <w:style w:type="paragraph" w:styleId="Heading3">
    <w:name w:val="heading 3"/>
    <w:basedOn w:val="Normal"/>
    <w:next w:val="Normal"/>
    <w:link w:val="Heading3Char"/>
    <w:uiPriority w:val="9"/>
    <w:unhideWhenUsed/>
    <w:qFormat/>
    <w:rsid w:val="005502C8"/>
    <w:pPr>
      <w:keepNext/>
      <w:keepLines/>
      <w:numPr>
        <w:ilvl w:val="2"/>
        <w:numId w:val="6"/>
      </w:numPr>
      <w:spacing w:after="0" w:line="480" w:lineRule="auto"/>
      <w:outlineLvl w:val="2"/>
      <w:pPrChange w:id="2" w:author="My Luong Vuong" w:date="2023-11-24T13:25:00Z">
        <w:pPr>
          <w:keepNext/>
          <w:keepLines/>
          <w:spacing w:before="40" w:line="259" w:lineRule="auto"/>
          <w:outlineLvl w:val="2"/>
        </w:pPr>
      </w:pPrChange>
    </w:pPr>
    <w:rPr>
      <w:rFonts w:eastAsiaTheme="majorEastAsia" w:cstheme="majorBidi"/>
      <w:b/>
      <w:sz w:val="24"/>
      <w:szCs w:val="24"/>
      <w:rPrChange w:id="2" w:author="My Luong Vuong" w:date="2023-11-24T13:25:00Z">
        <w:rPr>
          <w:rFonts w:asciiTheme="minorHAnsi" w:eastAsiaTheme="majorEastAsia" w:hAnsiTheme="minorHAnsi" w:cstheme="majorBidi"/>
          <w:sz w:val="24"/>
          <w:szCs w:val="24"/>
          <w:lang w:val="en-US" w:eastAsia="en-US" w:bidi="ar-SA"/>
        </w:rPr>
      </w:rPrChange>
    </w:rPr>
  </w:style>
  <w:style w:type="paragraph" w:styleId="Heading4">
    <w:name w:val="heading 4"/>
    <w:basedOn w:val="Normal"/>
    <w:next w:val="Normal"/>
    <w:link w:val="Heading4Char"/>
    <w:uiPriority w:val="9"/>
    <w:unhideWhenUsed/>
    <w:qFormat/>
    <w:rsid w:val="005502C8"/>
    <w:pPr>
      <w:keepNext/>
      <w:keepLines/>
      <w:numPr>
        <w:ilvl w:val="3"/>
        <w:numId w:val="6"/>
      </w:numPr>
      <w:spacing w:after="0" w:line="480" w:lineRule="auto"/>
      <w:outlineLvl w:val="3"/>
      <w:pPrChange w:id="3" w:author="My Luong Vuong" w:date="2023-11-24T13:26:00Z">
        <w:pPr>
          <w:keepNext/>
          <w:keepLines/>
          <w:spacing w:before="40" w:line="259" w:lineRule="auto"/>
          <w:outlineLvl w:val="3"/>
        </w:pPr>
      </w:pPrChange>
    </w:pPr>
    <w:rPr>
      <w:rFonts w:eastAsiaTheme="majorEastAsia" w:cstheme="majorBidi"/>
      <w:b/>
      <w:iCs/>
      <w:rPrChange w:id="3" w:author="My Luong Vuong" w:date="2023-11-24T13:26:00Z">
        <w:rPr>
          <w:rFonts w:asciiTheme="majorHAnsi" w:eastAsiaTheme="majorEastAsia" w:hAnsiTheme="majorHAnsi" w:cstheme="majorBidi"/>
          <w:i/>
          <w:iCs/>
          <w:color w:val="2F5496" w:themeColor="accent1" w:themeShade="BF"/>
          <w:sz w:val="22"/>
          <w:szCs w:val="22"/>
          <w:lang w:val="en-US" w:eastAsia="en-US" w:bidi="ar-SA"/>
        </w:rPr>
      </w:rPrChange>
    </w:rPr>
  </w:style>
  <w:style w:type="paragraph" w:styleId="Heading5">
    <w:name w:val="heading 5"/>
    <w:basedOn w:val="Normal"/>
    <w:next w:val="Normal"/>
    <w:link w:val="Heading5Char"/>
    <w:uiPriority w:val="9"/>
    <w:semiHidden/>
    <w:unhideWhenUsed/>
    <w:qFormat/>
    <w:rsid w:val="00C1554E"/>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554E"/>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554E"/>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554E"/>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554E"/>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96542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65426"/>
    <w:rPr>
      <w:rFonts w:ascii="Calibri" w:hAnsi="Calibri" w:cs="Calibri"/>
      <w:noProof/>
    </w:rPr>
  </w:style>
  <w:style w:type="paragraph" w:customStyle="1" w:styleId="EndNoteBibliography">
    <w:name w:val="EndNote Bibliography"/>
    <w:basedOn w:val="Normal"/>
    <w:link w:val="EndNoteBibliographyChar"/>
    <w:rsid w:val="00965426"/>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965426"/>
    <w:rPr>
      <w:rFonts w:ascii="Calibri" w:hAnsi="Calibri" w:cs="Calibri"/>
      <w:noProof/>
    </w:rPr>
  </w:style>
  <w:style w:type="character" w:styleId="CommentReference">
    <w:name w:val="annotation reference"/>
    <w:basedOn w:val="DefaultParagraphFont"/>
    <w:uiPriority w:val="99"/>
    <w:semiHidden/>
    <w:unhideWhenUsed/>
    <w:rsid w:val="00DF6D7D"/>
    <w:rPr>
      <w:sz w:val="16"/>
      <w:szCs w:val="16"/>
    </w:rPr>
  </w:style>
  <w:style w:type="paragraph" w:styleId="CommentText">
    <w:name w:val="annotation text"/>
    <w:basedOn w:val="Normal"/>
    <w:link w:val="CommentTextChar"/>
    <w:uiPriority w:val="99"/>
    <w:unhideWhenUsed/>
    <w:rsid w:val="00DF6D7D"/>
    <w:pPr>
      <w:spacing w:line="240" w:lineRule="auto"/>
    </w:pPr>
    <w:rPr>
      <w:sz w:val="20"/>
      <w:szCs w:val="20"/>
    </w:rPr>
  </w:style>
  <w:style w:type="character" w:customStyle="1" w:styleId="CommentTextChar">
    <w:name w:val="Comment Text Char"/>
    <w:basedOn w:val="DefaultParagraphFont"/>
    <w:link w:val="CommentText"/>
    <w:uiPriority w:val="99"/>
    <w:rsid w:val="00DF6D7D"/>
    <w:rPr>
      <w:sz w:val="20"/>
      <w:szCs w:val="20"/>
    </w:rPr>
  </w:style>
  <w:style w:type="paragraph" w:styleId="CommentSubject">
    <w:name w:val="annotation subject"/>
    <w:basedOn w:val="CommentText"/>
    <w:next w:val="CommentText"/>
    <w:link w:val="CommentSubjectChar"/>
    <w:uiPriority w:val="99"/>
    <w:semiHidden/>
    <w:unhideWhenUsed/>
    <w:rsid w:val="00DF6D7D"/>
    <w:rPr>
      <w:b/>
      <w:bCs/>
    </w:rPr>
  </w:style>
  <w:style w:type="character" w:customStyle="1" w:styleId="CommentSubjectChar">
    <w:name w:val="Comment Subject Char"/>
    <w:basedOn w:val="CommentTextChar"/>
    <w:link w:val="CommentSubject"/>
    <w:uiPriority w:val="99"/>
    <w:semiHidden/>
    <w:rsid w:val="00DF6D7D"/>
    <w:rPr>
      <w:b/>
      <w:bCs/>
      <w:sz w:val="20"/>
      <w:szCs w:val="20"/>
    </w:rPr>
  </w:style>
  <w:style w:type="character" w:styleId="Hyperlink">
    <w:name w:val="Hyperlink"/>
    <w:basedOn w:val="DefaultParagraphFont"/>
    <w:uiPriority w:val="99"/>
    <w:unhideWhenUsed/>
    <w:rsid w:val="00F10C5C"/>
    <w:rPr>
      <w:color w:val="0563C1" w:themeColor="hyperlink"/>
      <w:u w:val="single"/>
    </w:rPr>
  </w:style>
  <w:style w:type="character" w:styleId="UnresolvedMention">
    <w:name w:val="Unresolved Mention"/>
    <w:basedOn w:val="DefaultParagraphFont"/>
    <w:uiPriority w:val="99"/>
    <w:semiHidden/>
    <w:unhideWhenUsed/>
    <w:rsid w:val="00F10C5C"/>
    <w:rPr>
      <w:color w:val="605E5C"/>
      <w:shd w:val="clear" w:color="auto" w:fill="E1DFDD"/>
    </w:rPr>
  </w:style>
  <w:style w:type="paragraph" w:styleId="BalloonText">
    <w:name w:val="Balloon Text"/>
    <w:basedOn w:val="Normal"/>
    <w:link w:val="BalloonTextChar"/>
    <w:uiPriority w:val="99"/>
    <w:semiHidden/>
    <w:unhideWhenUsed/>
    <w:rsid w:val="00C129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981"/>
    <w:rPr>
      <w:rFonts w:ascii="Segoe UI" w:hAnsi="Segoe UI" w:cs="Segoe UI"/>
      <w:sz w:val="18"/>
      <w:szCs w:val="18"/>
    </w:rPr>
  </w:style>
  <w:style w:type="paragraph" w:styleId="Revision">
    <w:name w:val="Revision"/>
    <w:hidden/>
    <w:uiPriority w:val="99"/>
    <w:semiHidden/>
    <w:rsid w:val="00966803"/>
    <w:pPr>
      <w:spacing w:after="0" w:line="240" w:lineRule="auto"/>
    </w:pPr>
  </w:style>
  <w:style w:type="table" w:styleId="TableGrid">
    <w:name w:val="Table Grid"/>
    <w:basedOn w:val="TableNormal"/>
    <w:uiPriority w:val="39"/>
    <w:rsid w:val="00E86810"/>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FollowedHyperlink">
    <w:name w:val="FollowedHyperlink"/>
    <w:basedOn w:val="DefaultParagraphFont"/>
    <w:uiPriority w:val="99"/>
    <w:semiHidden/>
    <w:unhideWhenUsed/>
    <w:rsid w:val="00D0664E"/>
    <w:rPr>
      <w:color w:val="954F72" w:themeColor="followedHyperlink"/>
      <w:u w:val="single"/>
    </w:rPr>
  </w:style>
  <w:style w:type="table" w:customStyle="1" w:styleId="TableGrid1">
    <w:name w:val="Table Grid1"/>
    <w:basedOn w:val="TableNormal"/>
    <w:next w:val="TableGrid"/>
    <w:uiPriority w:val="39"/>
    <w:rsid w:val="0030100B"/>
    <w:pPr>
      <w:spacing w:after="0" w:line="240" w:lineRule="auto"/>
    </w:pPr>
    <w:rPr>
      <w:rFonts w:ascii="Calibri" w:eastAsia="Times New Roman" w:hAnsi="Calibri" w:cs="Calibri"/>
      <w:sz w:val="24"/>
      <w:szCs w:val="24"/>
      <w:lang w:val="nl-BE" w:eastAsia="nl-B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7C6F8A"/>
    <w:pPr>
      <w:tabs>
        <w:tab w:val="center" w:pos="4703"/>
        <w:tab w:val="right" w:pos="9406"/>
      </w:tabs>
      <w:spacing w:after="0" w:line="240" w:lineRule="auto"/>
    </w:pPr>
  </w:style>
  <w:style w:type="character" w:customStyle="1" w:styleId="HeaderChar">
    <w:name w:val="Header Char"/>
    <w:basedOn w:val="DefaultParagraphFont"/>
    <w:link w:val="Header"/>
    <w:uiPriority w:val="99"/>
    <w:rsid w:val="007C6F8A"/>
  </w:style>
  <w:style w:type="paragraph" w:styleId="Footer">
    <w:name w:val="footer"/>
    <w:basedOn w:val="Normal"/>
    <w:link w:val="FooterChar"/>
    <w:uiPriority w:val="99"/>
    <w:unhideWhenUsed/>
    <w:rsid w:val="007C6F8A"/>
    <w:pPr>
      <w:tabs>
        <w:tab w:val="center" w:pos="4703"/>
        <w:tab w:val="right" w:pos="9406"/>
      </w:tabs>
      <w:spacing w:after="0" w:line="240" w:lineRule="auto"/>
    </w:pPr>
  </w:style>
  <w:style w:type="character" w:customStyle="1" w:styleId="FooterChar">
    <w:name w:val="Footer Char"/>
    <w:basedOn w:val="DefaultParagraphFont"/>
    <w:link w:val="Footer"/>
    <w:uiPriority w:val="99"/>
    <w:rsid w:val="007C6F8A"/>
  </w:style>
  <w:style w:type="character" w:styleId="PlaceholderText">
    <w:name w:val="Placeholder Text"/>
    <w:basedOn w:val="DefaultParagraphFont"/>
    <w:uiPriority w:val="99"/>
    <w:semiHidden/>
    <w:rsid w:val="00110745"/>
    <w:rPr>
      <w:color w:val="808080"/>
    </w:rPr>
  </w:style>
  <w:style w:type="paragraph" w:customStyle="1" w:styleId="Body">
    <w:name w:val="Body"/>
    <w:basedOn w:val="Normal"/>
    <w:qFormat/>
    <w:rsid w:val="00E32996"/>
    <w:pPr>
      <w:spacing w:line="480" w:lineRule="auto"/>
      <w:jc w:val="both"/>
    </w:pPr>
    <w:rPr>
      <w:lang w:val="nl-BE"/>
    </w:rPr>
  </w:style>
  <w:style w:type="character" w:customStyle="1" w:styleId="Heading1Char">
    <w:name w:val="Heading 1 Char"/>
    <w:basedOn w:val="DefaultParagraphFont"/>
    <w:link w:val="Heading1"/>
    <w:uiPriority w:val="9"/>
    <w:rsid w:val="00D852AD"/>
    <w:rPr>
      <w:rFonts w:eastAsia="Times New Roman" w:cstheme="majorBidi"/>
      <w:b/>
      <w:sz w:val="32"/>
      <w:szCs w:val="32"/>
      <w:lang w:val="en-GB"/>
    </w:rPr>
  </w:style>
  <w:style w:type="character" w:customStyle="1" w:styleId="Heading2Char">
    <w:name w:val="Heading 2 Char"/>
    <w:basedOn w:val="DefaultParagraphFont"/>
    <w:link w:val="Heading2"/>
    <w:uiPriority w:val="9"/>
    <w:rsid w:val="00EF6622"/>
    <w:rPr>
      <w:rFonts w:eastAsiaTheme="majorEastAsia" w:cstheme="majorBidi"/>
      <w:b/>
      <w:sz w:val="28"/>
      <w:szCs w:val="26"/>
    </w:rPr>
  </w:style>
  <w:style w:type="character" w:customStyle="1" w:styleId="Heading3Char">
    <w:name w:val="Heading 3 Char"/>
    <w:basedOn w:val="DefaultParagraphFont"/>
    <w:link w:val="Heading3"/>
    <w:uiPriority w:val="9"/>
    <w:rsid w:val="005502C8"/>
    <w:rPr>
      <w:rFonts w:eastAsiaTheme="majorEastAsia" w:cstheme="majorBidi"/>
      <w:b/>
      <w:sz w:val="24"/>
      <w:szCs w:val="24"/>
    </w:rPr>
  </w:style>
  <w:style w:type="character" w:customStyle="1" w:styleId="Heading4Char">
    <w:name w:val="Heading 4 Char"/>
    <w:basedOn w:val="DefaultParagraphFont"/>
    <w:link w:val="Heading4"/>
    <w:uiPriority w:val="9"/>
    <w:rsid w:val="005502C8"/>
    <w:rPr>
      <w:rFonts w:eastAsiaTheme="majorEastAsia" w:cstheme="majorBidi"/>
      <w:b/>
      <w:iCs/>
    </w:rPr>
  </w:style>
  <w:style w:type="character" w:customStyle="1" w:styleId="Heading5Char">
    <w:name w:val="Heading 5 Char"/>
    <w:basedOn w:val="DefaultParagraphFont"/>
    <w:link w:val="Heading5"/>
    <w:uiPriority w:val="9"/>
    <w:semiHidden/>
    <w:rsid w:val="00C1554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1554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1554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155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554E"/>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79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scholar.google.com/scholar_lookup?journal=Proceedings+of+the+ECIL+6+Meeting&amp;title=Triazole+Antifungal+Therapeutic+Drug+Monitoring&amp;author=R.+Lewis&amp;author=R.+Br%C3%BCggemann&amp;author=C.+Padoin&amp;author=J.+Maertens&amp;author=O.+Marchetti&amp;"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BB8BE-711D-4021-95C5-EFC9D1229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26355</Words>
  <Characters>144953</Characters>
  <Application>Microsoft Office Word</Application>
  <DocSecurity>0</DocSecurity>
  <Lines>1207</Lines>
  <Paragraphs>341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9Slide</Company>
  <LinksUpToDate>false</LinksUpToDate>
  <CharactersWithSpaces>170967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Vuong</dc:creator>
  <cp:keywords/>
  <dc:description/>
  <cp:lastModifiedBy>My Luong Vuong</cp:lastModifiedBy>
  <cp:revision>943</cp:revision>
  <dcterms:created xsi:type="dcterms:W3CDTF">2023-11-10T08:42:00Z</dcterms:created>
  <dcterms:modified xsi:type="dcterms:W3CDTF">2023-11-24T15:36:00Z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88dc21dd3982d1b1d0d2b0a4c5cfe27650201a65c911cf21247653a286ca8063</vt:lpwstr>
  </property>
</Properties>
</file>