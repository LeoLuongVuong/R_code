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673A18FE" w:rsidR="00596EC9" w:rsidRPr="00593CAA" w:rsidRDefault="00596EC9" w:rsidP="004E58AA">
      <w:pPr>
        <w:pStyle w:val="Title"/>
      </w:pPr>
      <w:r w:rsidRPr="00593CAA">
        <w:t>Model</w:t>
      </w:r>
      <w:r w:rsidR="00D63A4A" w:rsidRPr="00593CAA">
        <w:t>-</w:t>
      </w:r>
      <w:r w:rsidR="004E58AA">
        <w:t>i</w:t>
      </w:r>
      <w:r w:rsidR="00D63A4A" w:rsidRPr="00593CAA">
        <w:t xml:space="preserve">nformed </w:t>
      </w:r>
      <w:r w:rsidR="004E58AA">
        <w:t>i</w:t>
      </w:r>
      <w:r w:rsidR="00D63A4A" w:rsidRPr="00593CAA">
        <w:t xml:space="preserve">dentification </w:t>
      </w:r>
      <w:r w:rsidR="00D63A4A" w:rsidRPr="005006F4">
        <w:t>o</w:t>
      </w:r>
      <w:r w:rsidR="00D63A4A" w:rsidRPr="00593CAA">
        <w:t xml:space="preserve">f a </w:t>
      </w:r>
      <w:r w:rsidR="004E58AA">
        <w:t>w</w:t>
      </w:r>
      <w:r w:rsidR="00D63A4A" w:rsidRPr="00593CAA">
        <w:t>eight-</w:t>
      </w:r>
      <w:r w:rsidR="004E58AA">
        <w:t>b</w:t>
      </w:r>
      <w:r w:rsidR="00D63A4A" w:rsidRPr="00593CAA">
        <w:t xml:space="preserve">ased </w:t>
      </w:r>
      <w:r w:rsidR="004E58AA">
        <w:t>f</w:t>
      </w:r>
      <w:r w:rsidR="00D63A4A" w:rsidRPr="00593CAA">
        <w:t xml:space="preserve">luconazole </w:t>
      </w:r>
      <w:r w:rsidR="004E58AA">
        <w:t>d</w:t>
      </w:r>
      <w:r w:rsidR="00D63A4A" w:rsidRPr="00593CAA">
        <w:t xml:space="preserve">osing </w:t>
      </w:r>
      <w:r w:rsidR="004E58AA">
        <w:t>s</w:t>
      </w:r>
      <w:r w:rsidR="00D63A4A" w:rsidRPr="00593CAA">
        <w:t xml:space="preserve">trategy </w:t>
      </w:r>
      <w:r w:rsidR="004E58AA">
        <w:t>f</w:t>
      </w:r>
      <w:r w:rsidR="00D63A4A" w:rsidRPr="00593CAA">
        <w:t xml:space="preserve">or </w:t>
      </w:r>
      <w:r w:rsidR="004E58AA">
        <w:t>i</w:t>
      </w:r>
      <w:r w:rsidR="00D63A4A" w:rsidRPr="00593CAA">
        <w:t xml:space="preserve">mproved </w:t>
      </w:r>
      <w:r w:rsidR="004E58AA">
        <w:t>t</w:t>
      </w:r>
      <w:r w:rsidR="00D63A4A" w:rsidRPr="00593CAA">
        <w:t xml:space="preserve">arget </w:t>
      </w:r>
      <w:r w:rsidR="004E58AA">
        <w:t>a</w:t>
      </w:r>
      <w:r w:rsidR="00D63A4A" w:rsidRPr="00593CAA">
        <w:t xml:space="preserve">ttainment in </w:t>
      </w:r>
      <w:r w:rsidR="004E58AA">
        <w:t>c</w:t>
      </w:r>
      <w:r w:rsidR="00D63A4A" w:rsidRPr="00593CAA">
        <w:t xml:space="preserve">ritically </w:t>
      </w:r>
      <w:r w:rsidR="004E58AA">
        <w:t>i</w:t>
      </w:r>
      <w:r w:rsidR="00D63A4A" w:rsidRPr="00593CAA">
        <w:t xml:space="preserve">ll </w:t>
      </w:r>
      <w:r w:rsidR="004E58AA">
        <w:t>p</w:t>
      </w:r>
      <w:r w:rsidR="00D63A4A" w:rsidRPr="00593CAA">
        <w:t>atients</w:t>
      </w:r>
    </w:p>
    <w:p w14:paraId="690D07F0" w14:textId="2679D054" w:rsidR="003D0E51" w:rsidRPr="00494DCF" w:rsidRDefault="00E31872" w:rsidP="00593CAA">
      <w:r w:rsidRPr="00494DCF">
        <w:t>My</w:t>
      </w:r>
      <w:r w:rsidR="0002535A" w:rsidRPr="00494DCF">
        <w:t>-</w:t>
      </w:r>
      <w:r w:rsidRPr="00494DCF">
        <w:t>Luong Vuong</w:t>
      </w:r>
      <w:r w:rsidR="002135FC" w:rsidRPr="00494DCF">
        <w:t xml:space="preserve"> (</w:t>
      </w:r>
      <w:proofErr w:type="spellStart"/>
      <w:r w:rsidR="00E27D91" w:rsidRPr="00494DCF">
        <w:t>Mỹ-Lượng</w:t>
      </w:r>
      <w:proofErr w:type="spellEnd"/>
      <w:r w:rsidR="00E27D91" w:rsidRPr="00494DCF">
        <w:t xml:space="preserve"> </w:t>
      </w:r>
      <w:proofErr w:type="spellStart"/>
      <w:r w:rsidR="00E27D91" w:rsidRPr="00494DCF">
        <w:t>Vương</w:t>
      </w:r>
      <w:proofErr w:type="spellEnd"/>
      <w:r w:rsidR="00262C56" w:rsidRPr="00494DCF">
        <w:t>)</w:t>
      </w:r>
      <w:r w:rsidR="0082034B" w:rsidRPr="00494DCF">
        <w:rPr>
          <w:vertAlign w:val="superscript"/>
        </w:rPr>
        <w:t>a</w:t>
      </w:r>
      <w:r w:rsidR="00FD197B" w:rsidRPr="00494DCF">
        <w:rPr>
          <w:vertAlign w:val="superscript"/>
        </w:rPr>
        <w:t>†</w:t>
      </w:r>
      <w:r w:rsidRPr="00494DCF">
        <w:t xml:space="preserve">, Omar </w:t>
      </w:r>
      <w:proofErr w:type="spellStart"/>
      <w:r w:rsidRPr="00494DCF">
        <w:t>Elkayal</w:t>
      </w:r>
      <w:r w:rsidR="00FE4B6A" w:rsidRPr="00494DCF">
        <w:rPr>
          <w:vertAlign w:val="superscript"/>
        </w:rPr>
        <w:t>a</w:t>
      </w:r>
      <w:proofErr w:type="spellEnd"/>
      <w:r w:rsidR="00FE4B6A" w:rsidRPr="00494DCF">
        <w:rPr>
          <w:vertAlign w:val="superscript"/>
        </w:rPr>
        <w:t>,</w:t>
      </w:r>
      <w:r w:rsidR="00EA5ADA" w:rsidRPr="00494DCF">
        <w:rPr>
          <w:vertAlign w:val="superscript"/>
        </w:rPr>
        <w:t>†</w:t>
      </w:r>
      <w:r w:rsidRPr="00494DCF">
        <w:t>,</w:t>
      </w:r>
      <w:r w:rsidR="00B67D96" w:rsidRPr="00494DCF">
        <w:t xml:space="preserve"> Ruth Van Daele</w:t>
      </w:r>
      <w:r w:rsidR="00F7699D" w:rsidRPr="00494DCF">
        <w:rPr>
          <w:vertAlign w:val="superscript"/>
        </w:rPr>
        <w:t>a</w:t>
      </w:r>
      <w:r w:rsidR="00226FDC" w:rsidRPr="00494DCF">
        <w:rPr>
          <w:vertAlign w:val="superscript"/>
        </w:rPr>
        <w:t>,</w:t>
      </w:r>
      <w:r w:rsidR="00C07445">
        <w:rPr>
          <w:vertAlign w:val="superscript"/>
        </w:rPr>
        <w:t>b</w:t>
      </w:r>
      <w:r w:rsidR="002340EC">
        <w:rPr>
          <w:vertAlign w:val="superscript"/>
        </w:rPr>
        <w:t>,1</w:t>
      </w:r>
      <w:r w:rsidR="00B67D96" w:rsidRPr="00494DCF">
        <w:t>,</w:t>
      </w:r>
      <w:r w:rsidRPr="00494DCF">
        <w:t xml:space="preserve"> Jan-Willem C. </w:t>
      </w:r>
      <w:proofErr w:type="spellStart"/>
      <w:r w:rsidRPr="00494DCF">
        <w:t>Alffenaar</w:t>
      </w:r>
      <w:r w:rsidR="00C07445">
        <w:rPr>
          <w:vertAlign w:val="superscript"/>
        </w:rPr>
        <w:t>c</w:t>
      </w:r>
      <w:r w:rsidRPr="00494DCF">
        <w:rPr>
          <w:vertAlign w:val="superscript"/>
        </w:rPr>
        <w:t>,</w:t>
      </w:r>
      <w:r w:rsidR="00C07445">
        <w:rPr>
          <w:vertAlign w:val="superscript"/>
        </w:rPr>
        <w:t>d</w:t>
      </w:r>
      <w:r w:rsidRPr="00494DCF">
        <w:rPr>
          <w:vertAlign w:val="superscript"/>
        </w:rPr>
        <w:t>,</w:t>
      </w:r>
      <w:r w:rsidR="00C07445">
        <w:rPr>
          <w:vertAlign w:val="superscript"/>
        </w:rPr>
        <w:t>e</w:t>
      </w:r>
      <w:proofErr w:type="spellEnd"/>
      <w:r w:rsidR="00E72332" w:rsidRPr="00494DCF">
        <w:t>,</w:t>
      </w:r>
      <w:r w:rsidR="002073BD" w:rsidRPr="00494DCF">
        <w:t xml:space="preserve"> Sophie L. </w:t>
      </w:r>
      <w:proofErr w:type="spellStart"/>
      <w:r w:rsidR="002073BD" w:rsidRPr="00494DCF">
        <w:t>Stocker</w:t>
      </w:r>
      <w:r w:rsidR="00425155">
        <w:rPr>
          <w:vertAlign w:val="superscript"/>
        </w:rPr>
        <w:t>c</w:t>
      </w:r>
      <w:r w:rsidR="00B83AB5" w:rsidRPr="00494DCF">
        <w:rPr>
          <w:vertAlign w:val="superscript"/>
        </w:rPr>
        <w:t>,</w:t>
      </w:r>
      <w:r w:rsidR="00863744">
        <w:rPr>
          <w:vertAlign w:val="superscript"/>
        </w:rPr>
        <w:t>f</w:t>
      </w:r>
      <w:r w:rsidR="00B83AB5" w:rsidRPr="00494DCF">
        <w:rPr>
          <w:vertAlign w:val="superscript"/>
        </w:rPr>
        <w:t>,</w:t>
      </w:r>
      <w:r w:rsidR="00863744">
        <w:rPr>
          <w:vertAlign w:val="superscript"/>
        </w:rPr>
        <w:t>g</w:t>
      </w:r>
      <w:proofErr w:type="spellEnd"/>
      <w:r w:rsidR="002073BD" w:rsidRPr="00494DCF">
        <w:t>,</w:t>
      </w:r>
      <w:r w:rsidR="0041079A" w:rsidRPr="00494DCF">
        <w:t xml:space="preserve"> Jason A. </w:t>
      </w:r>
      <w:proofErr w:type="spellStart"/>
      <w:r w:rsidR="0041079A" w:rsidRPr="00494DCF">
        <w:t>Roberts</w:t>
      </w:r>
      <w:r w:rsidR="000F4A56" w:rsidRPr="00494DCF">
        <w:rPr>
          <w:rStyle w:val="CommentReference"/>
          <w:sz w:val="22"/>
          <w:szCs w:val="22"/>
          <w:vertAlign w:val="superscript"/>
        </w:rPr>
        <w:t>h</w:t>
      </w:r>
      <w:r w:rsidR="0041079A" w:rsidRPr="00494DCF">
        <w:rPr>
          <w:vertAlign w:val="superscript"/>
        </w:rPr>
        <w:t>,</w:t>
      </w:r>
      <w:r w:rsidR="00286614">
        <w:rPr>
          <w:vertAlign w:val="superscript"/>
        </w:rPr>
        <w:t>i</w:t>
      </w:r>
      <w:r w:rsidR="0041079A" w:rsidRPr="00494DCF">
        <w:rPr>
          <w:vertAlign w:val="superscript"/>
        </w:rPr>
        <w:t>,</w:t>
      </w:r>
      <w:r w:rsidR="00286614">
        <w:rPr>
          <w:vertAlign w:val="superscript"/>
        </w:rPr>
        <w:t>j</w:t>
      </w:r>
      <w:proofErr w:type="spellEnd"/>
      <w:r w:rsidR="0041079A" w:rsidRPr="00494DCF">
        <w:t>,</w:t>
      </w:r>
      <w:r w:rsidRPr="00494DCF">
        <w:t xml:space="preserve"> Yves </w:t>
      </w:r>
      <w:proofErr w:type="spellStart"/>
      <w:r w:rsidRPr="00494DCF">
        <w:t>Debaveye</w:t>
      </w:r>
      <w:r w:rsidR="00F34BBA">
        <w:rPr>
          <w:vertAlign w:val="superscript"/>
        </w:rPr>
        <w:t>k</w:t>
      </w:r>
      <w:r w:rsidRPr="00494DCF">
        <w:rPr>
          <w:vertAlign w:val="superscript"/>
        </w:rPr>
        <w:t>,</w:t>
      </w:r>
      <w:r w:rsidR="00F34BBA">
        <w:rPr>
          <w:vertAlign w:val="superscript"/>
        </w:rPr>
        <w:t>l</w:t>
      </w:r>
      <w:proofErr w:type="spellEnd"/>
      <w:r w:rsidRPr="00494DCF">
        <w:t>, Joost</w:t>
      </w:r>
      <w:r w:rsidR="00F76D85" w:rsidRPr="00494DCF">
        <w:t xml:space="preserve"> </w:t>
      </w:r>
      <w:proofErr w:type="spellStart"/>
      <w:r w:rsidRPr="00494DCF">
        <w:t>Wauters</w:t>
      </w:r>
      <w:r w:rsidR="009D687A">
        <w:rPr>
          <w:vertAlign w:val="superscript"/>
        </w:rPr>
        <w:t>m</w:t>
      </w:r>
      <w:r w:rsidR="00B82EFC" w:rsidRPr="00494DCF">
        <w:rPr>
          <w:vertAlign w:val="superscript"/>
        </w:rPr>
        <w:t>,</w:t>
      </w:r>
      <w:r w:rsidR="009D687A">
        <w:rPr>
          <w:vertAlign w:val="superscript"/>
        </w:rPr>
        <w:t>n</w:t>
      </w:r>
      <w:proofErr w:type="spellEnd"/>
      <w:r w:rsidRPr="00494DCF">
        <w:t xml:space="preserve">, Beatrijs </w:t>
      </w:r>
      <w:proofErr w:type="spellStart"/>
      <w:r w:rsidRPr="00494DCF">
        <w:t>Mertens</w:t>
      </w:r>
      <w:r w:rsidR="00934F7F" w:rsidRPr="00494DCF">
        <w:rPr>
          <w:vertAlign w:val="superscript"/>
        </w:rPr>
        <w:t>a</w:t>
      </w:r>
      <w:r w:rsidRPr="00494DCF">
        <w:rPr>
          <w:vertAlign w:val="superscript"/>
        </w:rPr>
        <w:t>,</w:t>
      </w:r>
      <w:r w:rsidR="00B55146">
        <w:rPr>
          <w:vertAlign w:val="superscript"/>
        </w:rPr>
        <w:t>b</w:t>
      </w:r>
      <w:proofErr w:type="spellEnd"/>
      <w:r w:rsidRPr="00494DCF">
        <w:t xml:space="preserve">, Jasper M. </w:t>
      </w:r>
      <w:proofErr w:type="spellStart"/>
      <w:r w:rsidRPr="00494DCF">
        <w:t>Boonstra</w:t>
      </w:r>
      <w:r w:rsidR="00387837">
        <w:rPr>
          <w:vertAlign w:val="superscript"/>
        </w:rPr>
        <w:t>o</w:t>
      </w:r>
      <w:proofErr w:type="spellEnd"/>
      <w:r w:rsidRPr="00494DCF">
        <w:t>,</w:t>
      </w:r>
      <w:r w:rsidR="00F020C1" w:rsidRPr="00494DCF">
        <w:t xml:space="preserve"> Indy </w:t>
      </w:r>
      <w:proofErr w:type="spellStart"/>
      <w:r w:rsidR="00F020C1" w:rsidRPr="00494DCF">
        <w:t>Sandaradura</w:t>
      </w:r>
      <w:r w:rsidR="004929AE">
        <w:rPr>
          <w:vertAlign w:val="superscript"/>
        </w:rPr>
        <w:t>p</w:t>
      </w:r>
      <w:r w:rsidR="00F020C1" w:rsidRPr="00494DCF">
        <w:rPr>
          <w:vertAlign w:val="superscript"/>
        </w:rPr>
        <w:t>,</w:t>
      </w:r>
      <w:r w:rsidR="004929AE">
        <w:rPr>
          <w:vertAlign w:val="superscript"/>
        </w:rPr>
        <w:t>q</w:t>
      </w:r>
      <w:r w:rsidR="00F020C1" w:rsidRPr="00494DCF">
        <w:rPr>
          <w:vertAlign w:val="superscript"/>
        </w:rPr>
        <w:t>,</w:t>
      </w:r>
      <w:r w:rsidR="004929AE">
        <w:rPr>
          <w:vertAlign w:val="superscript"/>
        </w:rPr>
        <w:t>r</w:t>
      </w:r>
      <w:proofErr w:type="spellEnd"/>
      <w:r w:rsidR="00F020C1" w:rsidRPr="00494DCF">
        <w:t>,</w:t>
      </w:r>
      <w:r w:rsidR="00A83774" w:rsidRPr="00494DCF">
        <w:t xml:space="preserve"> Roger J. </w:t>
      </w:r>
      <w:proofErr w:type="spellStart"/>
      <w:r w:rsidR="00A83774" w:rsidRPr="00494DCF">
        <w:t>Brüggemann</w:t>
      </w:r>
      <w:r w:rsidR="003D158C">
        <w:rPr>
          <w:vertAlign w:val="superscript"/>
        </w:rPr>
        <w:t>s</w:t>
      </w:r>
      <w:r w:rsidR="00480D7F" w:rsidRPr="00494DCF">
        <w:rPr>
          <w:vertAlign w:val="superscript"/>
        </w:rPr>
        <w:t>,</w:t>
      </w:r>
      <w:r w:rsidR="003D158C">
        <w:rPr>
          <w:vertAlign w:val="superscript"/>
        </w:rPr>
        <w:t>t</w:t>
      </w:r>
      <w:proofErr w:type="spellEnd"/>
      <w:r w:rsidR="00A83774" w:rsidRPr="00494DCF">
        <w:t>,</w:t>
      </w:r>
      <w:r w:rsidR="00FB5201" w:rsidRPr="00494DCF">
        <w:t xml:space="preserve"> Jeroen A. </w:t>
      </w:r>
      <w:proofErr w:type="spellStart"/>
      <w:r w:rsidR="00FB5201" w:rsidRPr="00494DCF">
        <w:t>Schouten</w:t>
      </w:r>
      <w:r w:rsidR="006F5057">
        <w:rPr>
          <w:vertAlign w:val="superscript"/>
        </w:rPr>
        <w:t>u</w:t>
      </w:r>
      <w:proofErr w:type="spellEnd"/>
      <w:r w:rsidR="00FB5201" w:rsidRPr="00494DCF">
        <w:t xml:space="preserve">, </w:t>
      </w:r>
      <w:r w:rsidRPr="00494DCF">
        <w:t>Raoul</w:t>
      </w:r>
      <w:r w:rsidR="00F76D85" w:rsidRPr="00494DCF">
        <w:t xml:space="preserve"> </w:t>
      </w:r>
      <w:proofErr w:type="spellStart"/>
      <w:r w:rsidRPr="00494DCF">
        <w:t>Bergner</w:t>
      </w:r>
      <w:r w:rsidR="006F5057">
        <w:rPr>
          <w:vertAlign w:val="superscript"/>
        </w:rPr>
        <w:t>v</w:t>
      </w:r>
      <w:proofErr w:type="spellEnd"/>
      <w:r w:rsidRPr="00494DCF">
        <w:t xml:space="preserve">, Steven </w:t>
      </w:r>
      <w:proofErr w:type="spellStart"/>
      <w:r w:rsidRPr="00494DCF">
        <w:t>Buijk</w:t>
      </w:r>
      <w:r w:rsidR="008715AE">
        <w:rPr>
          <w:vertAlign w:val="superscript"/>
        </w:rPr>
        <w:t>w</w:t>
      </w:r>
      <w:proofErr w:type="spellEnd"/>
      <w:r w:rsidRPr="00494DCF">
        <w:t>,</w:t>
      </w:r>
      <w:r w:rsidR="00E56CA4" w:rsidRPr="00494DCF">
        <w:t xml:space="preserve"> </w:t>
      </w:r>
      <w:r w:rsidR="004750B5" w:rsidRPr="00494DCF">
        <w:t>Sebastian</w:t>
      </w:r>
      <w:r w:rsidR="00720FD8" w:rsidRPr="00494DCF">
        <w:t xml:space="preserve"> G.</w:t>
      </w:r>
      <w:r w:rsidR="004750B5" w:rsidRPr="00494DCF">
        <w:t xml:space="preserve"> </w:t>
      </w:r>
      <w:proofErr w:type="spellStart"/>
      <w:r w:rsidR="004750B5" w:rsidRPr="00494DCF">
        <w:t>Wicha</w:t>
      </w:r>
      <w:r w:rsidR="008715AE">
        <w:rPr>
          <w:vertAlign w:val="superscript"/>
        </w:rPr>
        <w:t>x</w:t>
      </w:r>
      <w:proofErr w:type="spellEnd"/>
      <w:r w:rsidR="004750B5" w:rsidRPr="00494DCF">
        <w:t>,</w:t>
      </w:r>
      <w:r w:rsidRPr="00494DCF">
        <w:t xml:space="preserve"> Isabel </w:t>
      </w:r>
      <w:proofErr w:type="spellStart"/>
      <w:r w:rsidRPr="00494DCF">
        <w:t>Spriet</w:t>
      </w:r>
      <w:r w:rsidR="000A5800" w:rsidRPr="00494DCF">
        <w:rPr>
          <w:vertAlign w:val="superscript"/>
        </w:rPr>
        <w:t>a,</w:t>
      </w:r>
      <w:r w:rsidR="008715AE">
        <w:rPr>
          <w:vertAlign w:val="superscript"/>
        </w:rPr>
        <w:t>b</w:t>
      </w:r>
      <w:proofErr w:type="spellEnd"/>
      <w:r w:rsidR="003F0D07" w:rsidRPr="00494DCF">
        <w:rPr>
          <w:vertAlign w:val="superscript"/>
        </w:rPr>
        <w:t>,</w:t>
      </w:r>
      <w:r w:rsidR="00EA5ADA" w:rsidRPr="00494DCF">
        <w:rPr>
          <w:vertAlign w:val="superscript"/>
        </w:rPr>
        <w:t>‡</w:t>
      </w:r>
      <w:r w:rsidRPr="00494DCF">
        <w:t xml:space="preserve">, Erwin </w:t>
      </w:r>
      <w:proofErr w:type="spellStart"/>
      <w:r w:rsidRPr="00494DCF">
        <w:t>Dreesen</w:t>
      </w:r>
      <w:r w:rsidR="00516025" w:rsidRPr="00494DCF">
        <w:rPr>
          <w:vertAlign w:val="superscript"/>
        </w:rPr>
        <w:t>a</w:t>
      </w:r>
      <w:proofErr w:type="spellEnd"/>
      <w:r w:rsidR="00516025" w:rsidRPr="00494DCF">
        <w:rPr>
          <w:vertAlign w:val="superscript"/>
        </w:rPr>
        <w:t>,</w:t>
      </w:r>
      <w:r w:rsidR="00EA5ADA" w:rsidRPr="00494DCF">
        <w:rPr>
          <w:vertAlign w:val="superscript"/>
        </w:rPr>
        <w:t>‡</w:t>
      </w:r>
      <w:r w:rsidR="00516025" w:rsidRPr="00494DCF">
        <w:rPr>
          <w:vertAlign w:val="superscript"/>
        </w:rPr>
        <w:t>,</w:t>
      </w:r>
      <w:r w:rsidR="00EA5ADA" w:rsidRPr="00494DCF">
        <w:rPr>
          <w:vertAlign w:val="superscript"/>
        </w:rPr>
        <w:t>*</w:t>
      </w:r>
    </w:p>
    <w:p w14:paraId="2798C0AC" w14:textId="0C2AACA7" w:rsidR="00F648D3" w:rsidRDefault="00796939" w:rsidP="00C07E95">
      <w:pPr>
        <w:spacing w:line="276" w:lineRule="auto"/>
        <w:jc w:val="left"/>
        <w:rPr>
          <w:sz w:val="20"/>
          <w:szCs w:val="20"/>
        </w:rPr>
      </w:pPr>
      <w:r w:rsidRPr="00494DCF">
        <w:rPr>
          <w:sz w:val="20"/>
          <w:szCs w:val="20"/>
          <w:vertAlign w:val="superscript"/>
        </w:rPr>
        <w:t>a</w:t>
      </w:r>
      <w:r w:rsidR="005B0EB5" w:rsidRPr="00494DCF">
        <w:rPr>
          <w:sz w:val="20"/>
          <w:szCs w:val="20"/>
        </w:rPr>
        <w:t xml:space="preserve"> Department of Pharmaceutical and Pharmacological Sciences, KU Leuven,</w:t>
      </w:r>
      <w:r w:rsidR="00446258" w:rsidRPr="00494DCF">
        <w:rPr>
          <w:sz w:val="20"/>
          <w:szCs w:val="20"/>
        </w:rPr>
        <w:t xml:space="preserve"> </w:t>
      </w:r>
      <w:r w:rsidR="005B0EB5" w:rsidRPr="00494DCF">
        <w:rPr>
          <w:sz w:val="20"/>
          <w:szCs w:val="20"/>
        </w:rPr>
        <w:t>Leuven, Belgium</w:t>
      </w:r>
      <w:r w:rsidR="00A10EDA" w:rsidRPr="00494DCF">
        <w:rPr>
          <w:sz w:val="20"/>
          <w:szCs w:val="20"/>
        </w:rPr>
        <w:br/>
      </w:r>
      <w:r w:rsidR="00BE00D0">
        <w:rPr>
          <w:sz w:val="20"/>
          <w:szCs w:val="20"/>
          <w:vertAlign w:val="superscript"/>
        </w:rPr>
        <w:t>b</w:t>
      </w:r>
      <w:r w:rsidR="00A6012A" w:rsidRPr="00494DCF">
        <w:rPr>
          <w:sz w:val="20"/>
          <w:szCs w:val="20"/>
        </w:rPr>
        <w:t xml:space="preserve"> Pharmacy Department, University Hospitals Leuven, Leuven, Belgium</w:t>
      </w:r>
      <w:r w:rsidR="00A10EDA" w:rsidRPr="00494DCF">
        <w:rPr>
          <w:sz w:val="20"/>
          <w:szCs w:val="20"/>
          <w:vertAlign w:val="superscript"/>
        </w:rPr>
        <w:br/>
      </w:r>
      <w:r w:rsidR="00BE00D0">
        <w:rPr>
          <w:sz w:val="20"/>
          <w:szCs w:val="20"/>
          <w:vertAlign w:val="superscript"/>
        </w:rPr>
        <w:t>c</w:t>
      </w:r>
      <w:r w:rsidR="00BE00D0" w:rsidRPr="00494DCF">
        <w:rPr>
          <w:sz w:val="20"/>
          <w:szCs w:val="20"/>
        </w:rPr>
        <w:t xml:space="preserve"> </w:t>
      </w:r>
      <w:r w:rsidR="005B0EB5" w:rsidRPr="00494DCF">
        <w:rPr>
          <w:sz w:val="20"/>
          <w:szCs w:val="20"/>
        </w:rPr>
        <w:t xml:space="preserve">The University of Sydney, Faculty of Medicine and Health, School of Pharmacy, Sydney, Australia </w:t>
      </w:r>
      <w:r w:rsidR="00A10EDA" w:rsidRPr="00494DCF">
        <w:rPr>
          <w:sz w:val="20"/>
          <w:szCs w:val="20"/>
          <w:vertAlign w:val="superscript"/>
        </w:rPr>
        <w:br/>
      </w:r>
      <w:r w:rsidR="00BE00D0">
        <w:rPr>
          <w:sz w:val="20"/>
          <w:szCs w:val="20"/>
          <w:vertAlign w:val="superscript"/>
        </w:rPr>
        <w:t>d</w:t>
      </w:r>
      <w:r w:rsidR="005B0EB5" w:rsidRPr="00494DCF">
        <w:rPr>
          <w:sz w:val="20"/>
          <w:szCs w:val="20"/>
        </w:rPr>
        <w:t xml:space="preserve"> </w:t>
      </w:r>
      <w:proofErr w:type="spellStart"/>
      <w:r w:rsidR="005B0EB5" w:rsidRPr="00494DCF">
        <w:rPr>
          <w:sz w:val="20"/>
          <w:szCs w:val="20"/>
        </w:rPr>
        <w:t>Westmead</w:t>
      </w:r>
      <w:proofErr w:type="spellEnd"/>
      <w:r w:rsidR="005B0EB5" w:rsidRPr="00494DCF">
        <w:rPr>
          <w:sz w:val="20"/>
          <w:szCs w:val="20"/>
        </w:rPr>
        <w:t xml:space="preserve"> Hospital, Sydney, Australia</w:t>
      </w:r>
      <w:r w:rsidR="00A10EDA" w:rsidRPr="00494DCF">
        <w:rPr>
          <w:sz w:val="20"/>
          <w:szCs w:val="20"/>
          <w:vertAlign w:val="superscript"/>
        </w:rPr>
        <w:br/>
      </w:r>
      <w:r w:rsidR="00CA4CC3">
        <w:rPr>
          <w:sz w:val="20"/>
          <w:szCs w:val="20"/>
          <w:vertAlign w:val="superscript"/>
        </w:rPr>
        <w:t>e</w:t>
      </w:r>
      <w:r w:rsidR="005B0EB5" w:rsidRPr="00494DCF">
        <w:rPr>
          <w:sz w:val="20"/>
          <w:szCs w:val="20"/>
        </w:rPr>
        <w:t xml:space="preserve"> </w:t>
      </w:r>
      <w:r w:rsidR="00676057" w:rsidRPr="00494DCF">
        <w:rPr>
          <w:sz w:val="20"/>
          <w:szCs w:val="20"/>
        </w:rPr>
        <w:t>The University of Sydney Institute for Infectious Diseases (Sydney ID), Sydney, Australia</w:t>
      </w:r>
      <w:r w:rsidR="00A10EDA" w:rsidRPr="00494DCF">
        <w:rPr>
          <w:sz w:val="20"/>
          <w:szCs w:val="20"/>
          <w:vertAlign w:val="superscript"/>
        </w:rPr>
        <w:br/>
      </w:r>
      <w:r w:rsidR="00CA4CC3">
        <w:rPr>
          <w:sz w:val="20"/>
          <w:szCs w:val="20"/>
          <w:vertAlign w:val="superscript"/>
        </w:rPr>
        <w:t>f</w:t>
      </w:r>
      <w:r w:rsidR="00F90804" w:rsidRPr="00494DCF">
        <w:rPr>
          <w:sz w:val="20"/>
          <w:szCs w:val="20"/>
        </w:rPr>
        <w:t xml:space="preserve"> School of Clinical Medicine, Faculty of Medicine and Health, University of New South Wales, Sydney, Australia</w:t>
      </w:r>
      <w:r w:rsidR="00A10EDA" w:rsidRPr="00494DCF">
        <w:rPr>
          <w:sz w:val="20"/>
          <w:szCs w:val="20"/>
          <w:vertAlign w:val="superscript"/>
        </w:rPr>
        <w:br/>
      </w:r>
      <w:r w:rsidR="00CA4CC3">
        <w:rPr>
          <w:sz w:val="20"/>
          <w:szCs w:val="20"/>
          <w:vertAlign w:val="superscript"/>
        </w:rPr>
        <w:t>g</w:t>
      </w:r>
      <w:r w:rsidR="00CA4CC3" w:rsidRPr="00494DCF">
        <w:rPr>
          <w:sz w:val="20"/>
          <w:szCs w:val="20"/>
          <w:vertAlign w:val="superscript"/>
        </w:rPr>
        <w:t xml:space="preserve"> </w:t>
      </w:r>
      <w:r w:rsidR="00741301" w:rsidRPr="00494DCF">
        <w:rPr>
          <w:sz w:val="20"/>
          <w:szCs w:val="20"/>
        </w:rPr>
        <w:t>Department of Clinical Pharmacology and Toxicology, St. Vincent's Hospital, Sydney,</w:t>
      </w:r>
      <w:r w:rsidR="00144C75" w:rsidRPr="00494DCF">
        <w:rPr>
          <w:sz w:val="20"/>
          <w:szCs w:val="20"/>
        </w:rPr>
        <w:t xml:space="preserve"> </w:t>
      </w:r>
      <w:r w:rsidR="00741301" w:rsidRPr="00494DCF">
        <w:rPr>
          <w:sz w:val="20"/>
          <w:szCs w:val="20"/>
        </w:rPr>
        <w:t>Australia</w:t>
      </w:r>
      <w:r w:rsidR="00A10EDA" w:rsidRPr="00494DCF">
        <w:rPr>
          <w:sz w:val="20"/>
          <w:szCs w:val="20"/>
          <w:vertAlign w:val="superscript"/>
        </w:rPr>
        <w:br/>
      </w:r>
      <w:r w:rsidR="00CA4CC3">
        <w:rPr>
          <w:sz w:val="20"/>
          <w:szCs w:val="20"/>
          <w:vertAlign w:val="superscript"/>
        </w:rPr>
        <w:t>h</w:t>
      </w:r>
      <w:r w:rsidR="00CA4CC3" w:rsidRPr="00494DCF">
        <w:rPr>
          <w:sz w:val="20"/>
          <w:szCs w:val="20"/>
        </w:rPr>
        <w:t xml:space="preserve"> </w:t>
      </w:r>
      <w:r w:rsidR="00C23ED3" w:rsidRPr="00494DCF">
        <w:rPr>
          <w:sz w:val="20"/>
          <w:szCs w:val="20"/>
        </w:rPr>
        <w:t>University of Queensland Centre for Clinical Research (UQCCR), The University of Queensland, Brisbane,</w:t>
      </w:r>
      <w:r w:rsidR="00C430DA">
        <w:rPr>
          <w:sz w:val="20"/>
          <w:szCs w:val="20"/>
        </w:rPr>
        <w:t xml:space="preserve"> </w:t>
      </w:r>
      <w:r w:rsidR="00C23ED3" w:rsidRPr="00494DCF">
        <w:rPr>
          <w:sz w:val="20"/>
          <w:szCs w:val="20"/>
        </w:rPr>
        <w:t>Australia</w:t>
      </w:r>
      <w:r w:rsidR="00A10EDA" w:rsidRPr="00494DCF">
        <w:rPr>
          <w:sz w:val="20"/>
          <w:szCs w:val="20"/>
          <w:vertAlign w:val="superscript"/>
        </w:rPr>
        <w:br/>
      </w:r>
      <w:proofErr w:type="spellStart"/>
      <w:r w:rsidR="00CA4CC3">
        <w:rPr>
          <w:sz w:val="20"/>
          <w:szCs w:val="20"/>
          <w:vertAlign w:val="superscript"/>
        </w:rPr>
        <w:t>i</w:t>
      </w:r>
      <w:proofErr w:type="spellEnd"/>
      <w:r w:rsidR="00CA4CC3" w:rsidRPr="00494DCF">
        <w:rPr>
          <w:sz w:val="20"/>
          <w:szCs w:val="20"/>
        </w:rPr>
        <w:t xml:space="preserve"> </w:t>
      </w:r>
      <w:r w:rsidR="00C23ED3" w:rsidRPr="00494DCF">
        <w:rPr>
          <w:sz w:val="20"/>
          <w:szCs w:val="20"/>
        </w:rPr>
        <w:t>Departments of Pharmacy and Intensive Care Medicine, Royal Brisbane and Women’s Hospital, Brisbane, Australia</w:t>
      </w:r>
      <w:r w:rsidR="00A10EDA" w:rsidRPr="00494DCF">
        <w:rPr>
          <w:sz w:val="20"/>
          <w:szCs w:val="20"/>
          <w:vertAlign w:val="superscript"/>
        </w:rPr>
        <w:br/>
      </w:r>
      <w:r w:rsidR="00CA4CC3">
        <w:rPr>
          <w:sz w:val="20"/>
          <w:szCs w:val="20"/>
          <w:vertAlign w:val="superscript"/>
        </w:rPr>
        <w:t>j</w:t>
      </w:r>
      <w:r w:rsidR="00CA4CC3" w:rsidRPr="00494DCF">
        <w:rPr>
          <w:sz w:val="20"/>
          <w:szCs w:val="20"/>
        </w:rPr>
        <w:t xml:space="preserve"> </w:t>
      </w:r>
      <w:r w:rsidR="00C23ED3" w:rsidRPr="00494DCF">
        <w:rPr>
          <w:sz w:val="20"/>
          <w:szCs w:val="20"/>
        </w:rPr>
        <w:t xml:space="preserve">Division of Anaesthesiology Critical Care Emergency and Pain Medicine, </w:t>
      </w:r>
      <w:proofErr w:type="spellStart"/>
      <w:r w:rsidR="00C23ED3" w:rsidRPr="00494DCF">
        <w:rPr>
          <w:sz w:val="20"/>
          <w:szCs w:val="20"/>
        </w:rPr>
        <w:t>Nîmes</w:t>
      </w:r>
      <w:proofErr w:type="spellEnd"/>
      <w:r w:rsidR="00C23ED3" w:rsidRPr="00494DCF">
        <w:rPr>
          <w:sz w:val="20"/>
          <w:szCs w:val="20"/>
        </w:rPr>
        <w:t xml:space="preserve"> University Hospital, University of Montpellier, </w:t>
      </w:r>
      <w:proofErr w:type="spellStart"/>
      <w:r w:rsidR="00C23ED3" w:rsidRPr="00494DCF">
        <w:rPr>
          <w:sz w:val="20"/>
          <w:szCs w:val="20"/>
        </w:rPr>
        <w:t>Nîmes</w:t>
      </w:r>
      <w:proofErr w:type="spellEnd"/>
      <w:r w:rsidR="00C23ED3" w:rsidRPr="00494DCF">
        <w:rPr>
          <w:sz w:val="20"/>
          <w:szCs w:val="20"/>
        </w:rPr>
        <w:t>, France</w:t>
      </w:r>
      <w:r w:rsidR="00A10EDA" w:rsidRPr="00494DCF">
        <w:rPr>
          <w:sz w:val="20"/>
          <w:szCs w:val="20"/>
          <w:vertAlign w:val="superscript"/>
        </w:rPr>
        <w:br/>
      </w:r>
      <w:r w:rsidR="00CA4CC3">
        <w:rPr>
          <w:sz w:val="20"/>
          <w:szCs w:val="20"/>
          <w:vertAlign w:val="superscript"/>
        </w:rPr>
        <w:t>k</w:t>
      </w:r>
      <w:r w:rsidR="00CA4CC3" w:rsidRPr="00494DCF">
        <w:rPr>
          <w:sz w:val="20"/>
          <w:szCs w:val="20"/>
        </w:rPr>
        <w:t xml:space="preserve"> </w:t>
      </w:r>
      <w:r w:rsidR="005B0EB5" w:rsidRPr="00494DCF">
        <w:rPr>
          <w:sz w:val="20"/>
          <w:szCs w:val="20"/>
        </w:rPr>
        <w:t>Department of Cellular and Molecular Medicine, KU Leuven, Leuven, Belgium</w:t>
      </w:r>
      <w:r w:rsidR="00A10EDA" w:rsidRPr="00494DCF">
        <w:rPr>
          <w:sz w:val="20"/>
          <w:szCs w:val="20"/>
          <w:vertAlign w:val="superscript"/>
        </w:rPr>
        <w:br/>
      </w:r>
      <w:r w:rsidR="00CA4CC3">
        <w:rPr>
          <w:sz w:val="20"/>
          <w:szCs w:val="20"/>
          <w:vertAlign w:val="superscript"/>
        </w:rPr>
        <w:t>l</w:t>
      </w:r>
      <w:r w:rsidR="00CA4CC3" w:rsidRPr="00494DCF">
        <w:rPr>
          <w:sz w:val="20"/>
          <w:szCs w:val="20"/>
        </w:rPr>
        <w:t xml:space="preserve"> </w:t>
      </w:r>
      <w:r w:rsidR="005B0EB5" w:rsidRPr="00494DCF">
        <w:rPr>
          <w:sz w:val="20"/>
          <w:szCs w:val="20"/>
        </w:rPr>
        <w:t>Intensive Care Unit, University Hospitals Leuven, Leuven, Belgium</w:t>
      </w:r>
      <w:r w:rsidR="00A10EDA" w:rsidRPr="00494DCF">
        <w:rPr>
          <w:sz w:val="20"/>
          <w:szCs w:val="20"/>
          <w:vertAlign w:val="superscript"/>
        </w:rPr>
        <w:br/>
      </w:r>
      <w:r w:rsidR="00C07E95">
        <w:rPr>
          <w:sz w:val="20"/>
          <w:szCs w:val="20"/>
          <w:vertAlign w:val="superscript"/>
        </w:rPr>
        <w:t>m</w:t>
      </w:r>
      <w:r w:rsidR="00C07E95" w:rsidRPr="00494DCF">
        <w:rPr>
          <w:sz w:val="20"/>
          <w:szCs w:val="20"/>
        </w:rPr>
        <w:t xml:space="preserve"> </w:t>
      </w:r>
      <w:r w:rsidR="005B0EB5" w:rsidRPr="00494DCF">
        <w:rPr>
          <w:sz w:val="20"/>
          <w:szCs w:val="20"/>
        </w:rPr>
        <w:t>Department of Microbiology, Immunology and Transplantation, KU Leuven, Leuven, Belgium</w:t>
      </w:r>
      <w:r w:rsidR="00A10EDA" w:rsidRPr="00494DCF">
        <w:rPr>
          <w:sz w:val="20"/>
          <w:szCs w:val="20"/>
          <w:vertAlign w:val="superscript"/>
        </w:rPr>
        <w:br/>
      </w:r>
      <w:r w:rsidR="00C07E95">
        <w:rPr>
          <w:sz w:val="20"/>
          <w:szCs w:val="20"/>
          <w:vertAlign w:val="superscript"/>
        </w:rPr>
        <w:t>n</w:t>
      </w:r>
      <w:r w:rsidR="00C07E95" w:rsidRPr="00494DCF">
        <w:rPr>
          <w:sz w:val="20"/>
          <w:szCs w:val="20"/>
        </w:rPr>
        <w:t xml:space="preserve"> </w:t>
      </w:r>
      <w:r w:rsidR="005B0EB5" w:rsidRPr="00494DCF">
        <w:rPr>
          <w:sz w:val="20"/>
          <w:szCs w:val="20"/>
        </w:rPr>
        <w:t>Medical Intensive Care Unit, University Hospitals Leuven, Leuven, Belgium</w:t>
      </w:r>
      <w:r w:rsidR="00A10EDA" w:rsidRPr="00494DCF">
        <w:rPr>
          <w:sz w:val="20"/>
          <w:szCs w:val="20"/>
          <w:vertAlign w:val="superscript"/>
        </w:rPr>
        <w:br/>
      </w:r>
      <w:r w:rsidR="00C07E95">
        <w:rPr>
          <w:sz w:val="20"/>
          <w:szCs w:val="20"/>
          <w:vertAlign w:val="superscript"/>
        </w:rPr>
        <w:t>o</w:t>
      </w:r>
      <w:r w:rsidR="00C07E95" w:rsidRPr="00494DCF">
        <w:rPr>
          <w:sz w:val="20"/>
          <w:szCs w:val="20"/>
        </w:rPr>
        <w:t xml:space="preserve"> </w:t>
      </w:r>
      <w:r w:rsidR="005B0EB5" w:rsidRPr="00494DCF">
        <w:rPr>
          <w:sz w:val="20"/>
          <w:szCs w:val="20"/>
        </w:rPr>
        <w:t xml:space="preserve">University of Groningen, University Medical </w:t>
      </w:r>
      <w:r w:rsidR="00F3554D" w:rsidRPr="00494DCF">
        <w:rPr>
          <w:sz w:val="20"/>
          <w:szCs w:val="20"/>
        </w:rPr>
        <w:t>Centre</w:t>
      </w:r>
      <w:r w:rsidR="005B0EB5" w:rsidRPr="00494DCF">
        <w:rPr>
          <w:sz w:val="20"/>
          <w:szCs w:val="20"/>
        </w:rPr>
        <w:t xml:space="preserve"> Groningen, Department of Clinical Pharmacy and Pharmacology, Groningen,</w:t>
      </w:r>
      <w:r w:rsidR="004F541D" w:rsidRPr="00494DCF">
        <w:rPr>
          <w:sz w:val="20"/>
          <w:szCs w:val="20"/>
        </w:rPr>
        <w:t xml:space="preserve"> The Netherlands</w:t>
      </w:r>
      <w:r w:rsidR="00A10EDA" w:rsidRPr="00494DCF">
        <w:rPr>
          <w:sz w:val="20"/>
          <w:szCs w:val="20"/>
          <w:vertAlign w:val="superscript"/>
        </w:rPr>
        <w:br/>
      </w:r>
      <w:r w:rsidR="00C07E95">
        <w:rPr>
          <w:sz w:val="20"/>
          <w:szCs w:val="20"/>
          <w:vertAlign w:val="superscript"/>
        </w:rPr>
        <w:t>p</w:t>
      </w:r>
      <w:r w:rsidR="00C07E95" w:rsidRPr="00494DCF">
        <w:rPr>
          <w:sz w:val="20"/>
          <w:szCs w:val="20"/>
        </w:rPr>
        <w:t xml:space="preserve"> </w:t>
      </w:r>
      <w:r w:rsidR="00CD2DBC" w:rsidRPr="00494DCF">
        <w:rPr>
          <w:sz w:val="20"/>
          <w:szCs w:val="20"/>
        </w:rPr>
        <w:t xml:space="preserve">Centre for Infectious Diseases and Microbiology, </w:t>
      </w:r>
      <w:proofErr w:type="spellStart"/>
      <w:r w:rsidR="00CD2DBC" w:rsidRPr="00494DCF">
        <w:rPr>
          <w:sz w:val="20"/>
          <w:szCs w:val="20"/>
        </w:rPr>
        <w:t>Westmead</w:t>
      </w:r>
      <w:proofErr w:type="spellEnd"/>
      <w:r w:rsidR="00CD2DBC" w:rsidRPr="00494DCF">
        <w:rPr>
          <w:sz w:val="20"/>
          <w:szCs w:val="20"/>
        </w:rPr>
        <w:t xml:space="preserve"> Hospital</w:t>
      </w:r>
      <w:r w:rsidR="00750E95">
        <w:rPr>
          <w:sz w:val="20"/>
          <w:szCs w:val="20"/>
        </w:rPr>
        <w:t xml:space="preserve">, </w:t>
      </w:r>
      <w:r w:rsidR="00CB63CE">
        <w:rPr>
          <w:sz w:val="20"/>
          <w:szCs w:val="20"/>
        </w:rPr>
        <w:t xml:space="preserve">Sydney, </w:t>
      </w:r>
      <w:r w:rsidR="00750E95" w:rsidRPr="00750E95">
        <w:rPr>
          <w:sz w:val="20"/>
          <w:szCs w:val="20"/>
        </w:rPr>
        <w:t>Australia</w:t>
      </w:r>
      <w:r w:rsidR="00A10EDA" w:rsidRPr="00494DCF">
        <w:rPr>
          <w:sz w:val="20"/>
          <w:szCs w:val="20"/>
          <w:vertAlign w:val="superscript"/>
        </w:rPr>
        <w:br/>
      </w:r>
      <w:r w:rsidR="00C07E95">
        <w:rPr>
          <w:sz w:val="20"/>
          <w:szCs w:val="20"/>
          <w:vertAlign w:val="superscript"/>
        </w:rPr>
        <w:t>q</w:t>
      </w:r>
      <w:r w:rsidR="00C07E95" w:rsidRPr="00494DCF">
        <w:rPr>
          <w:sz w:val="20"/>
          <w:szCs w:val="20"/>
        </w:rPr>
        <w:t xml:space="preserve"> </w:t>
      </w:r>
      <w:r w:rsidR="00CD2DBC" w:rsidRPr="00494DCF">
        <w:rPr>
          <w:sz w:val="20"/>
          <w:szCs w:val="20"/>
        </w:rPr>
        <w:t xml:space="preserve">Faculty of Medicine and Health, </w:t>
      </w:r>
      <w:proofErr w:type="spellStart"/>
      <w:r w:rsidR="00CD2DBC" w:rsidRPr="00494DCF">
        <w:rPr>
          <w:sz w:val="20"/>
          <w:szCs w:val="20"/>
        </w:rPr>
        <w:t>Westmead</w:t>
      </w:r>
      <w:proofErr w:type="spellEnd"/>
      <w:r w:rsidR="00CD2DBC" w:rsidRPr="00494DCF">
        <w:rPr>
          <w:sz w:val="20"/>
          <w:szCs w:val="20"/>
        </w:rPr>
        <w:t xml:space="preserve"> Clinical School, The University of Sydney</w:t>
      </w:r>
      <w:r w:rsidR="00750E95">
        <w:rPr>
          <w:sz w:val="20"/>
          <w:szCs w:val="20"/>
        </w:rPr>
        <w:t>,</w:t>
      </w:r>
      <w:r w:rsidR="00C23F4B">
        <w:rPr>
          <w:sz w:val="20"/>
          <w:szCs w:val="20"/>
        </w:rPr>
        <w:t xml:space="preserve"> Sydney,</w:t>
      </w:r>
      <w:r w:rsidR="00750E95">
        <w:rPr>
          <w:sz w:val="20"/>
          <w:szCs w:val="20"/>
        </w:rPr>
        <w:t xml:space="preserve"> </w:t>
      </w:r>
      <w:r w:rsidR="00750E95" w:rsidRPr="00750E95">
        <w:rPr>
          <w:sz w:val="20"/>
          <w:szCs w:val="20"/>
        </w:rPr>
        <w:t>Australia</w:t>
      </w:r>
      <w:r w:rsidR="00A10EDA" w:rsidRPr="00494DCF">
        <w:rPr>
          <w:sz w:val="20"/>
          <w:szCs w:val="20"/>
          <w:vertAlign w:val="superscript"/>
        </w:rPr>
        <w:br/>
      </w:r>
      <w:r w:rsidR="00C07E95">
        <w:rPr>
          <w:sz w:val="20"/>
          <w:szCs w:val="20"/>
          <w:vertAlign w:val="superscript"/>
        </w:rPr>
        <w:t>r</w:t>
      </w:r>
      <w:r w:rsidR="00C07E95" w:rsidRPr="00494DCF">
        <w:rPr>
          <w:sz w:val="20"/>
          <w:szCs w:val="20"/>
        </w:rPr>
        <w:t xml:space="preserve"> </w:t>
      </w:r>
      <w:r w:rsidR="00CD2DBC" w:rsidRPr="00494DCF">
        <w:rPr>
          <w:sz w:val="20"/>
          <w:szCs w:val="20"/>
        </w:rPr>
        <w:t xml:space="preserve">Institute of Clinical Pathology and Medical Research, New South Wales Health Pathology, </w:t>
      </w:r>
      <w:proofErr w:type="spellStart"/>
      <w:r w:rsidR="00CD2DBC" w:rsidRPr="00494DCF">
        <w:rPr>
          <w:sz w:val="20"/>
          <w:szCs w:val="20"/>
        </w:rPr>
        <w:t>Westmead</w:t>
      </w:r>
      <w:proofErr w:type="spellEnd"/>
      <w:r w:rsidR="00CD2DBC" w:rsidRPr="00494DCF">
        <w:rPr>
          <w:sz w:val="20"/>
          <w:szCs w:val="20"/>
        </w:rPr>
        <w:t xml:space="preserve"> Hospital, Sydney, </w:t>
      </w:r>
      <w:bookmarkStart w:id="0" w:name="_Hlk152339168"/>
      <w:r w:rsidR="00CD2DBC" w:rsidRPr="00494DCF">
        <w:rPr>
          <w:sz w:val="20"/>
          <w:szCs w:val="20"/>
        </w:rPr>
        <w:t>Australia</w:t>
      </w:r>
      <w:bookmarkEnd w:id="0"/>
      <w:r w:rsidR="00A10EDA" w:rsidRPr="00494DCF">
        <w:rPr>
          <w:sz w:val="20"/>
          <w:szCs w:val="20"/>
          <w:vertAlign w:val="superscript"/>
        </w:rPr>
        <w:br/>
      </w:r>
      <w:r w:rsidR="00C07E95">
        <w:rPr>
          <w:sz w:val="20"/>
          <w:szCs w:val="20"/>
          <w:vertAlign w:val="superscript"/>
        </w:rPr>
        <w:t>s</w:t>
      </w:r>
      <w:r w:rsidR="00C07E95" w:rsidRPr="00494DCF">
        <w:rPr>
          <w:sz w:val="20"/>
          <w:szCs w:val="20"/>
        </w:rPr>
        <w:t xml:space="preserve"> </w:t>
      </w:r>
      <w:r w:rsidR="00C96464" w:rsidRPr="00494DCF">
        <w:rPr>
          <w:sz w:val="20"/>
          <w:szCs w:val="20"/>
        </w:rPr>
        <w:t>Radboud university medical centre, Radboud Institute for Medical Innovations, Department of Pharmacy, Nijmegen, The Netherlands</w:t>
      </w:r>
      <w:r w:rsidR="00A10EDA" w:rsidRPr="00494DCF">
        <w:rPr>
          <w:sz w:val="20"/>
          <w:szCs w:val="20"/>
          <w:vertAlign w:val="superscript"/>
        </w:rPr>
        <w:br/>
      </w:r>
      <w:r w:rsidR="00C07E95">
        <w:rPr>
          <w:sz w:val="20"/>
          <w:szCs w:val="20"/>
          <w:vertAlign w:val="superscript"/>
        </w:rPr>
        <w:t>t</w:t>
      </w:r>
      <w:r w:rsidR="00740FC2" w:rsidRPr="00494DCF">
        <w:rPr>
          <w:sz w:val="20"/>
          <w:szCs w:val="20"/>
        </w:rPr>
        <w:t xml:space="preserve"> </w:t>
      </w:r>
      <w:proofErr w:type="spellStart"/>
      <w:r w:rsidR="005F35EF" w:rsidRPr="00494DCF">
        <w:rPr>
          <w:sz w:val="20"/>
          <w:szCs w:val="20"/>
        </w:rPr>
        <w:t>Radboudumc</w:t>
      </w:r>
      <w:proofErr w:type="spellEnd"/>
      <w:r w:rsidR="005F35EF" w:rsidRPr="00494DCF">
        <w:rPr>
          <w:sz w:val="20"/>
          <w:szCs w:val="20"/>
        </w:rPr>
        <w:t>/CWZ Centre of Expertise in Mycology, Nijmegen, The Netherlands</w:t>
      </w:r>
      <w:r w:rsidR="00A10EDA" w:rsidRPr="00494DCF">
        <w:rPr>
          <w:sz w:val="20"/>
          <w:szCs w:val="20"/>
          <w:vertAlign w:val="superscript"/>
        </w:rPr>
        <w:br/>
      </w:r>
      <w:r w:rsidR="00C07E95">
        <w:rPr>
          <w:sz w:val="20"/>
          <w:szCs w:val="20"/>
          <w:vertAlign w:val="superscript"/>
        </w:rPr>
        <w:t>u</w:t>
      </w:r>
      <w:r w:rsidR="00C53676" w:rsidRPr="00494DCF">
        <w:rPr>
          <w:sz w:val="20"/>
          <w:szCs w:val="20"/>
        </w:rPr>
        <w:t xml:space="preserve"> </w:t>
      </w:r>
      <w:r w:rsidR="000D6ED5" w:rsidRPr="00494DCF">
        <w:rPr>
          <w:sz w:val="20"/>
          <w:szCs w:val="20"/>
        </w:rPr>
        <w:t>Department of Intensive Care, Canisius Wilhelmina Hospital, Nijmegen, The Netherlands</w:t>
      </w:r>
      <w:r w:rsidR="00A10EDA" w:rsidRPr="00494DCF">
        <w:rPr>
          <w:sz w:val="20"/>
          <w:szCs w:val="20"/>
          <w:vertAlign w:val="superscript"/>
        </w:rPr>
        <w:br/>
      </w:r>
      <w:r w:rsidR="00C07E95">
        <w:rPr>
          <w:sz w:val="20"/>
          <w:szCs w:val="20"/>
          <w:vertAlign w:val="superscript"/>
        </w:rPr>
        <w:t>v</w:t>
      </w:r>
      <w:r w:rsidR="00A27093" w:rsidRPr="00494DCF">
        <w:rPr>
          <w:sz w:val="20"/>
          <w:szCs w:val="20"/>
        </w:rPr>
        <w:t xml:space="preserve"> </w:t>
      </w:r>
      <w:r w:rsidR="005B0EB5" w:rsidRPr="00494DCF">
        <w:rPr>
          <w:sz w:val="20"/>
          <w:szCs w:val="20"/>
        </w:rPr>
        <w:t xml:space="preserve">Division of Rheumatology, Department of Medicine A, Ludwigshafen Medical </w:t>
      </w:r>
      <w:r w:rsidR="00F3554D" w:rsidRPr="00494DCF">
        <w:rPr>
          <w:sz w:val="20"/>
          <w:szCs w:val="20"/>
        </w:rPr>
        <w:t>Centre</w:t>
      </w:r>
      <w:r w:rsidR="005B0EB5" w:rsidRPr="00494DCF">
        <w:rPr>
          <w:sz w:val="20"/>
          <w:szCs w:val="20"/>
        </w:rPr>
        <w:t>, Ludwigshafen, Germany</w:t>
      </w:r>
      <w:r w:rsidR="00A10EDA" w:rsidRPr="00494DCF">
        <w:rPr>
          <w:sz w:val="20"/>
          <w:szCs w:val="20"/>
          <w:vertAlign w:val="superscript"/>
        </w:rPr>
        <w:br/>
      </w:r>
      <w:r w:rsidR="00C07E95">
        <w:rPr>
          <w:sz w:val="20"/>
          <w:szCs w:val="20"/>
          <w:vertAlign w:val="superscript"/>
        </w:rPr>
        <w:t>w</w:t>
      </w:r>
      <w:r w:rsidR="00CE52D2" w:rsidRPr="00494DCF">
        <w:rPr>
          <w:sz w:val="20"/>
          <w:szCs w:val="20"/>
        </w:rPr>
        <w:t xml:space="preserve"> </w:t>
      </w:r>
      <w:r w:rsidR="005B0EB5" w:rsidRPr="00494DCF">
        <w:rPr>
          <w:sz w:val="20"/>
          <w:szCs w:val="20"/>
        </w:rPr>
        <w:t xml:space="preserve">Department of Surgery, </w:t>
      </w:r>
      <w:proofErr w:type="spellStart"/>
      <w:r w:rsidR="005B0EB5" w:rsidRPr="00494DCF">
        <w:rPr>
          <w:sz w:val="20"/>
          <w:szCs w:val="20"/>
        </w:rPr>
        <w:t>IJsseland</w:t>
      </w:r>
      <w:proofErr w:type="spellEnd"/>
      <w:r w:rsidR="005B0EB5" w:rsidRPr="00494DCF">
        <w:rPr>
          <w:sz w:val="20"/>
          <w:szCs w:val="20"/>
        </w:rPr>
        <w:t xml:space="preserve"> Hospital, Capelle </w:t>
      </w:r>
      <w:proofErr w:type="spellStart"/>
      <w:r w:rsidR="005B0EB5" w:rsidRPr="00494DCF">
        <w:rPr>
          <w:sz w:val="20"/>
          <w:szCs w:val="20"/>
        </w:rPr>
        <w:t>aan</w:t>
      </w:r>
      <w:proofErr w:type="spellEnd"/>
      <w:r w:rsidR="005B0EB5" w:rsidRPr="00494DCF">
        <w:rPr>
          <w:sz w:val="20"/>
          <w:szCs w:val="20"/>
        </w:rPr>
        <w:t xml:space="preserve"> den Ijssel, </w:t>
      </w:r>
      <w:r w:rsidR="003954E1" w:rsidRPr="00494DCF">
        <w:rPr>
          <w:sz w:val="20"/>
          <w:szCs w:val="20"/>
        </w:rPr>
        <w:t>The Netherlands</w:t>
      </w:r>
      <w:r w:rsidR="00A10EDA" w:rsidRPr="00494DCF">
        <w:rPr>
          <w:sz w:val="20"/>
          <w:szCs w:val="20"/>
          <w:vertAlign w:val="superscript"/>
        </w:rPr>
        <w:br/>
      </w:r>
      <w:r w:rsidR="00C07E95">
        <w:rPr>
          <w:sz w:val="20"/>
          <w:szCs w:val="20"/>
          <w:vertAlign w:val="superscript"/>
        </w:rPr>
        <w:t>x</w:t>
      </w:r>
      <w:r w:rsidR="00CE52D2" w:rsidRPr="00494DCF">
        <w:rPr>
          <w:sz w:val="20"/>
          <w:szCs w:val="20"/>
        </w:rPr>
        <w:t xml:space="preserve"> </w:t>
      </w:r>
      <w:r w:rsidR="0054174E" w:rsidRPr="00494DCF">
        <w:rPr>
          <w:sz w:val="20"/>
          <w:szCs w:val="20"/>
        </w:rPr>
        <w:t>Institute of Pharmacy, University of Hamburg, Hamburg, Germany</w:t>
      </w:r>
    </w:p>
    <w:p w14:paraId="147873E7" w14:textId="7200346E" w:rsidR="003841C3" w:rsidRPr="005372BE" w:rsidRDefault="003841C3" w:rsidP="003841C3">
      <w:pPr>
        <w:spacing w:line="276" w:lineRule="auto"/>
        <w:jc w:val="left"/>
        <w:rPr>
          <w:sz w:val="20"/>
          <w:szCs w:val="20"/>
        </w:rPr>
      </w:pPr>
      <w:r w:rsidRPr="005372BE">
        <w:rPr>
          <w:sz w:val="20"/>
          <w:szCs w:val="20"/>
          <w:vertAlign w:val="superscript"/>
        </w:rPr>
        <w:t>1</w:t>
      </w:r>
      <w:r>
        <w:rPr>
          <w:sz w:val="20"/>
          <w:szCs w:val="20"/>
        </w:rPr>
        <w:t xml:space="preserve"> Am</w:t>
      </w:r>
      <w:r w:rsidR="00441710">
        <w:rPr>
          <w:sz w:val="20"/>
          <w:szCs w:val="20"/>
        </w:rPr>
        <w:t>st</w:t>
      </w:r>
      <w:r>
        <w:rPr>
          <w:sz w:val="20"/>
          <w:szCs w:val="20"/>
        </w:rPr>
        <w:t>erdam, The Netherlands</w:t>
      </w:r>
    </w:p>
    <w:p w14:paraId="26E3DAF8" w14:textId="77777777" w:rsidR="00D97E1B" w:rsidRPr="00E03B11" w:rsidRDefault="00D97E1B" w:rsidP="00593CAA">
      <w:r w:rsidRPr="00E03B11">
        <w:t>†Shared co-first authorship, ‡Shared co-senior authorship</w:t>
      </w:r>
    </w:p>
    <w:p w14:paraId="6335736E" w14:textId="41AFBE0C" w:rsidR="00D97E1B" w:rsidRDefault="00D97E1B" w:rsidP="00857110">
      <w:pPr>
        <w:jc w:val="left"/>
      </w:pPr>
      <w:r w:rsidRPr="00E03B11">
        <w:lastRenderedPageBreak/>
        <w:t xml:space="preserve">*Corresponding author. E-mail: </w:t>
      </w:r>
      <w:hyperlink r:id="rId8" w:history="1">
        <w:r w:rsidR="006D297B" w:rsidRPr="00F56FF8">
          <w:rPr>
            <w:rStyle w:val="Hyperlink"/>
          </w:rPr>
          <w:t>erwin.dreesen@kuleuven.be</w:t>
        </w:r>
      </w:hyperlink>
      <w:r w:rsidR="006D297B">
        <w:t>.</w:t>
      </w:r>
      <w:r w:rsidR="00B46A3C">
        <w:t xml:space="preserve"> </w:t>
      </w:r>
      <w:r w:rsidR="00964253">
        <w:t xml:space="preserve">Address: </w:t>
      </w:r>
      <w:r w:rsidR="00B46A3C" w:rsidRPr="00B46A3C">
        <w:t xml:space="preserve">Department of Pharmaceutical and Pharmacological Sciences, KU Leuven, ON2 </w:t>
      </w:r>
      <w:proofErr w:type="spellStart"/>
      <w:r w:rsidR="00B46A3C" w:rsidRPr="00B46A3C">
        <w:t>Herestraat</w:t>
      </w:r>
      <w:proofErr w:type="spellEnd"/>
      <w:r w:rsidR="00B46A3C" w:rsidRPr="00B46A3C">
        <w:t xml:space="preserve"> 49 box 521, 3000 Leuven, Belgium</w:t>
      </w:r>
      <w:r w:rsidR="00C75089">
        <w:t xml:space="preserve">. </w:t>
      </w:r>
      <w:r w:rsidR="0093287D">
        <w:t>Telephone</w:t>
      </w:r>
      <w:r w:rsidR="001D6740">
        <w:t xml:space="preserve"> number: </w:t>
      </w:r>
      <w:r w:rsidR="0014611D" w:rsidRPr="0014611D">
        <w:t>+32 16 37 27 53</w:t>
      </w:r>
      <w:r w:rsidR="0014611D">
        <w:t>.</w:t>
      </w:r>
    </w:p>
    <w:p w14:paraId="7341354B" w14:textId="0AB17E5B" w:rsidR="00F648D3" w:rsidRPr="00845D5D" w:rsidRDefault="00F648D3" w:rsidP="00593CAA">
      <w:pPr>
        <w:pStyle w:val="ListParagraph"/>
        <w:numPr>
          <w:ilvl w:val="0"/>
          <w:numId w:val="7"/>
        </w:numPr>
      </w:pPr>
      <w:r w:rsidRPr="00845D5D">
        <w:br w:type="page"/>
      </w:r>
    </w:p>
    <w:p w14:paraId="0933FD65" w14:textId="2F21AB14" w:rsidR="005B0EB5" w:rsidRDefault="00F648D3" w:rsidP="00494DCF">
      <w:pPr>
        <w:pStyle w:val="Heading1"/>
        <w:numPr>
          <w:ilvl w:val="0"/>
          <w:numId w:val="0"/>
        </w:numPr>
        <w:ind w:left="432" w:hanging="432"/>
      </w:pPr>
      <w:r>
        <w:lastRenderedPageBreak/>
        <w:t>Abstract</w:t>
      </w:r>
    </w:p>
    <w:p w14:paraId="0639F04D" w14:textId="0CF2AA34" w:rsidR="00715016" w:rsidRPr="00715016" w:rsidRDefault="00715016" w:rsidP="00593CAA">
      <w:r w:rsidRPr="00A72BCD">
        <w:rPr>
          <w:rStyle w:val="Heading2Char"/>
        </w:rPr>
        <w:t>Background</w:t>
      </w:r>
      <w:r w:rsidR="004F09DA">
        <w:t> </w:t>
      </w:r>
      <w:r w:rsidRPr="00715016">
        <w:t xml:space="preserve">Invasive candidiasis, particularly </w:t>
      </w:r>
      <w:proofErr w:type="spellStart"/>
      <w:r w:rsidRPr="00715016">
        <w:t>candidaemia</w:t>
      </w:r>
      <w:proofErr w:type="spellEnd"/>
      <w:r w:rsidRPr="00715016">
        <w:t xml:space="preserve">, is a </w:t>
      </w:r>
      <w:r w:rsidR="009D0960">
        <w:t>life-threatening</w:t>
      </w:r>
      <w:r w:rsidR="009D0960" w:rsidRPr="00715016">
        <w:t xml:space="preserve"> </w:t>
      </w:r>
      <w:r w:rsidRPr="00715016">
        <w:t xml:space="preserve">complication in </w:t>
      </w:r>
      <w:r w:rsidR="007A72ED">
        <w:t>cr</w:t>
      </w:r>
      <w:r w:rsidR="000D5942">
        <w:t>iti</w:t>
      </w:r>
      <w:r w:rsidR="007A72ED">
        <w:t>cally ill patients, in which fl</w:t>
      </w:r>
      <w:r w:rsidR="009034D7">
        <w:t>uconazole</w:t>
      </w:r>
      <w:r w:rsidR="009034D7" w:rsidRPr="009034D7">
        <w:t xml:space="preserve"> is</w:t>
      </w:r>
      <w:r w:rsidR="006D66B3">
        <w:t xml:space="preserve"> the</w:t>
      </w:r>
      <w:r w:rsidR="009034D7" w:rsidRPr="009034D7">
        <w:t xml:space="preserve"> recommended step-down therapy</w:t>
      </w:r>
      <w:r w:rsidR="001D2B7D">
        <w:t xml:space="preserve"> </w:t>
      </w:r>
      <w:r w:rsidR="009034D7" w:rsidRPr="009034D7">
        <w:t>to echinocandins</w:t>
      </w:r>
      <w:r w:rsidRPr="00715016">
        <w:t xml:space="preserve">. </w:t>
      </w:r>
      <w:r w:rsidR="002C54E1">
        <w:t>However, c</w:t>
      </w:r>
      <w:r w:rsidR="00127535">
        <w:t>urrent fluconazole standard</w:t>
      </w:r>
      <w:r w:rsidRPr="00715016">
        <w:t xml:space="preserve"> dosing regimen </w:t>
      </w:r>
      <w:r w:rsidR="008B0A79">
        <w:t>does</w:t>
      </w:r>
      <w:r w:rsidRPr="00715016">
        <w:t xml:space="preserve"> not achieve adequate exposure in critically ill patients</w:t>
      </w:r>
      <w:r w:rsidR="008B0A79">
        <w:t xml:space="preserve"> with continuous renal replacement therapy and </w:t>
      </w:r>
      <w:r w:rsidR="00753653">
        <w:t>obesity</w:t>
      </w:r>
      <w:r w:rsidRPr="00715016">
        <w:t>.</w:t>
      </w:r>
    </w:p>
    <w:p w14:paraId="77C467FA" w14:textId="02CC0746" w:rsidR="00715016" w:rsidRPr="00715016" w:rsidRDefault="00715016" w:rsidP="00593CAA">
      <w:r w:rsidRPr="00A72BCD">
        <w:rPr>
          <w:rStyle w:val="Heading2Char"/>
        </w:rPr>
        <w:t>Objectives</w:t>
      </w:r>
      <w:r w:rsidR="004F09DA">
        <w:t> </w:t>
      </w:r>
      <w:r w:rsidRPr="00715016">
        <w:t>This study aimed to develop a population pharmacokinetic</w:t>
      </w:r>
      <w:r w:rsidR="006E4C9F">
        <w:t>s</w:t>
      </w:r>
      <w:r w:rsidRPr="00715016">
        <w:t xml:space="preserve"> (</w:t>
      </w:r>
      <w:proofErr w:type="spellStart"/>
      <w:r w:rsidRPr="00715016">
        <w:t>popPK</w:t>
      </w:r>
      <w:proofErr w:type="spellEnd"/>
      <w:r w:rsidRPr="00715016">
        <w:t>) model of fluconazole</w:t>
      </w:r>
      <w:r w:rsidR="00DC5EF7">
        <w:t>,</w:t>
      </w:r>
      <w:r w:rsidRPr="00715016">
        <w:t xml:space="preserve"> identify factors that impact target </w:t>
      </w:r>
      <w:r w:rsidR="00DC5EF7">
        <w:t xml:space="preserve">attainment, and provide a dosing regimen ensuring </w:t>
      </w:r>
      <w:r w:rsidR="001A0B76">
        <w:t>an adequate</w:t>
      </w:r>
      <w:r w:rsidR="005E1FFD">
        <w:t xml:space="preserve"> </w:t>
      </w:r>
      <w:r w:rsidR="005C35FF" w:rsidRPr="005C35FF">
        <w:t>pharmacokinetic-pharmacodynamic</w:t>
      </w:r>
      <w:r w:rsidR="00453C63">
        <w:t xml:space="preserve"> (PKPD)</w:t>
      </w:r>
      <w:r w:rsidR="005C35FF" w:rsidRPr="005C35FF">
        <w:t xml:space="preserve"> </w:t>
      </w:r>
      <w:r w:rsidR="005C35FF">
        <w:t>target attainment</w:t>
      </w:r>
      <w:r w:rsidR="00AC3CA3">
        <w:t xml:space="preserve"> </w:t>
      </w:r>
      <w:r w:rsidR="00AC3CA3" w:rsidRPr="00715016">
        <w:t>in critically ill patients</w:t>
      </w:r>
      <w:r w:rsidR="00BB7B58">
        <w:t>.</w:t>
      </w:r>
    </w:p>
    <w:p w14:paraId="23E1F449" w14:textId="13E558A8" w:rsidR="00600A21" w:rsidRPr="00715016" w:rsidRDefault="00715016" w:rsidP="00600A21">
      <w:r w:rsidRPr="00A72BCD">
        <w:rPr>
          <w:rStyle w:val="Heading2Char"/>
        </w:rPr>
        <w:t>Patients and Methods</w:t>
      </w:r>
      <w:r w:rsidR="00AD26F3">
        <w:t xml:space="preserve"> </w:t>
      </w:r>
      <w:r w:rsidRPr="00715016">
        <w:t xml:space="preserve">An individual patient data meta-analysis was conducted, collecting therapeutic drug monitoring data from eight published studies. A </w:t>
      </w:r>
      <w:proofErr w:type="spellStart"/>
      <w:r w:rsidRPr="00715016">
        <w:t>popPK</w:t>
      </w:r>
      <w:proofErr w:type="spellEnd"/>
      <w:r w:rsidRPr="00715016">
        <w:t xml:space="preserve"> model was developed. </w:t>
      </w:r>
      <w:r w:rsidR="00AF21AB">
        <w:t>, in</w:t>
      </w:r>
      <w:r w:rsidR="003D216C">
        <w:t xml:space="preserve"> </w:t>
      </w:r>
      <w:proofErr w:type="spellStart"/>
      <w:r w:rsidR="00AF21AB">
        <w:t>whichm</w:t>
      </w:r>
      <w:r w:rsidRPr="00715016">
        <w:t>ultiple</w:t>
      </w:r>
      <w:proofErr w:type="spellEnd"/>
      <w:r w:rsidRPr="00715016">
        <w:t xml:space="preserve"> imputation was used to handle missing</w:t>
      </w:r>
      <w:r w:rsidR="00AF21AB">
        <w:t xml:space="preserve"> covariate</w:t>
      </w:r>
      <w:r w:rsidRPr="00715016">
        <w:t xml:space="preserve"> data. Monte Carlo simulations were conducted</w:t>
      </w:r>
      <w:r w:rsidR="00537CAF">
        <w:t xml:space="preserve"> to identify</w:t>
      </w:r>
      <w:r w:rsidR="00537CAF" w:rsidRPr="00715016">
        <w:t xml:space="preserve"> </w:t>
      </w:r>
      <w:r w:rsidR="00A55E46">
        <w:t xml:space="preserve">the </w:t>
      </w:r>
      <w:r w:rsidR="00537CAF">
        <w:t>probability of</w:t>
      </w:r>
      <w:r w:rsidR="00AE08BD">
        <w:t xml:space="preserve"> attaining</w:t>
      </w:r>
      <w:r w:rsidR="00537CAF">
        <w:t xml:space="preserve"> PKPD target </w:t>
      </w:r>
      <w:r w:rsidR="000A34FA">
        <w:t>in the population</w:t>
      </w:r>
      <w:r w:rsidR="00D75C18">
        <w:t xml:space="preserve"> </w:t>
      </w:r>
      <w:r w:rsidR="00A21FE2">
        <w:t>under</w:t>
      </w:r>
      <w:r w:rsidR="00D75C18">
        <w:t xml:space="preserve"> </w:t>
      </w:r>
      <w:r w:rsidR="00D75C18" w:rsidRPr="00715016">
        <w:t>various dosing regimens</w:t>
      </w:r>
      <w:r w:rsidR="00F506D5">
        <w:t xml:space="preserve">, with 90% considered to be </w:t>
      </w:r>
      <w:r w:rsidR="00E50108">
        <w:t>clinically acceptable.</w:t>
      </w:r>
      <w:r w:rsidR="007A2909">
        <w:t xml:space="preserve"> </w:t>
      </w:r>
      <w:r w:rsidR="005B0BE9">
        <w:t xml:space="preserve">Covariates with </w:t>
      </w:r>
      <w:r w:rsidR="00BC32F0">
        <w:t xml:space="preserve">an impact on </w:t>
      </w:r>
      <w:proofErr w:type="spellStart"/>
      <w:r w:rsidR="002E2BC8">
        <w:t>achiving</w:t>
      </w:r>
      <w:proofErr w:type="spellEnd"/>
      <w:r w:rsidR="002E2BC8">
        <w:t xml:space="preserve"> </w:t>
      </w:r>
      <w:r w:rsidR="00BA6755">
        <w:t>such</w:t>
      </w:r>
      <w:r w:rsidR="00BC32F0">
        <w:t xml:space="preserve"> target</w:t>
      </w:r>
      <w:r w:rsidR="002E2BC8">
        <w:t xml:space="preserve"> in the population</w:t>
      </w:r>
      <w:r w:rsidR="00BC32F0">
        <w:t xml:space="preserve"> </w:t>
      </w:r>
      <w:r w:rsidR="002844D8">
        <w:t>were</w:t>
      </w:r>
      <w:r w:rsidR="00A529F7">
        <w:t xml:space="preserve"> considered </w:t>
      </w:r>
      <w:r w:rsidR="00374A63">
        <w:t xml:space="preserve">to be </w:t>
      </w:r>
      <w:r w:rsidR="00A529F7">
        <w:t>clinically relevant.</w:t>
      </w:r>
      <w:r w:rsidR="00CA403B">
        <w:t xml:space="preserve"> </w:t>
      </w:r>
      <w:r w:rsidR="006D75A9">
        <w:t xml:space="preserve"> </w:t>
      </w:r>
      <w:r w:rsidR="003D216C">
        <w:t xml:space="preserve"> </w:t>
      </w:r>
    </w:p>
    <w:p w14:paraId="59953139" w14:textId="7506A645" w:rsidR="00715016" w:rsidRPr="00715016" w:rsidRDefault="00715016" w:rsidP="00593CAA">
      <w:r w:rsidRPr="00A72BCD">
        <w:rPr>
          <w:rStyle w:val="Heading2Char"/>
        </w:rPr>
        <w:t>Results</w:t>
      </w:r>
      <w:r w:rsidR="004F09DA">
        <w:t> </w:t>
      </w:r>
      <w:r w:rsidRPr="00715016">
        <w:t xml:space="preserve">Data from 177 critically ill patients were included in the analysis. The final </w:t>
      </w:r>
      <w:proofErr w:type="spellStart"/>
      <w:r w:rsidRPr="00715016">
        <w:t>popPK</w:t>
      </w:r>
      <w:proofErr w:type="spellEnd"/>
      <w:r w:rsidRPr="00715016">
        <w:t xml:space="preserve"> model was a two-compartment model with linear elimination, </w:t>
      </w:r>
      <w:r w:rsidR="007C1B11">
        <w:t xml:space="preserve">with </w:t>
      </w:r>
      <w:r w:rsidRPr="00715016">
        <w:t>continuous renal replacement therapy status</w:t>
      </w:r>
      <w:r w:rsidR="000A1607">
        <w:t>,</w:t>
      </w:r>
      <w:r w:rsidR="00465320">
        <w:t xml:space="preserve"> </w:t>
      </w:r>
      <w:r w:rsidR="006832B1">
        <w:t>estimated glomerular filtration rate</w:t>
      </w:r>
      <w:r w:rsidR="00A178AD">
        <w:t>,</w:t>
      </w:r>
      <w:r w:rsidR="007C1B11">
        <w:t xml:space="preserve"> </w:t>
      </w:r>
      <w:r w:rsidR="00465320">
        <w:t>and</w:t>
      </w:r>
      <w:r w:rsidRPr="00715016">
        <w:t xml:space="preserve"> body weight </w:t>
      </w:r>
      <w:r w:rsidR="007C1B11">
        <w:t>as</w:t>
      </w:r>
      <w:r w:rsidRPr="00715016">
        <w:t xml:space="preserve"> </w:t>
      </w:r>
      <w:r w:rsidR="007C1B11">
        <w:t xml:space="preserve">statistically </w:t>
      </w:r>
      <w:r w:rsidR="00542CE5">
        <w:t>significan</w:t>
      </w:r>
      <w:r w:rsidR="007C1B11">
        <w:t>t</w:t>
      </w:r>
      <w:r w:rsidR="00B916E4">
        <w:t xml:space="preserve"> </w:t>
      </w:r>
      <w:r w:rsidRPr="00715016">
        <w:t xml:space="preserve">covariates. </w:t>
      </w:r>
      <w:r w:rsidR="00552F2F">
        <w:t>In the studie</w:t>
      </w:r>
      <w:r w:rsidR="00292B48">
        <w:t>d</w:t>
      </w:r>
      <w:r w:rsidR="00552F2F">
        <w:t xml:space="preserve"> range, </w:t>
      </w:r>
      <w:r w:rsidR="006832B1" w:rsidRPr="006832B1">
        <w:t>estimated glomerular filtration rate</w:t>
      </w:r>
      <w:r w:rsidR="00552F2F">
        <w:t xml:space="preserve"> had </w:t>
      </w:r>
      <w:r w:rsidR="000E671B">
        <w:t>a</w:t>
      </w:r>
      <w:r w:rsidR="00422E95">
        <w:t xml:space="preserve"> clinically</w:t>
      </w:r>
      <w:r w:rsidR="007C1B11">
        <w:t xml:space="preserve"> </w:t>
      </w:r>
      <w:r w:rsidR="00422E95">
        <w:t xml:space="preserve">irrelevant </w:t>
      </w:r>
      <w:r w:rsidR="00552F2F">
        <w:t>impact on target attainment</w:t>
      </w:r>
      <w:r w:rsidRPr="00715016">
        <w:t>. An optimised dosing regimen</w:t>
      </w:r>
      <w:r w:rsidR="00317BE0">
        <w:t xml:space="preserve"> </w:t>
      </w:r>
      <w:r w:rsidR="00317BE0" w:rsidRPr="00715016">
        <w:t>stratified</w:t>
      </w:r>
      <w:r w:rsidR="00317BE0">
        <w:t xml:space="preserve"> based on </w:t>
      </w:r>
      <w:r w:rsidR="004B3703">
        <w:t>continuous renal replacement therapy status and body weight</w:t>
      </w:r>
      <w:r w:rsidRPr="00715016">
        <w:t xml:space="preserve"> was proposed.</w:t>
      </w:r>
    </w:p>
    <w:p w14:paraId="52C8EFEB" w14:textId="04FD4C38" w:rsidR="0064343D" w:rsidRDefault="00715016" w:rsidP="00593CAA">
      <w:r w:rsidRPr="00A72BCD">
        <w:rPr>
          <w:rStyle w:val="Heading2Char"/>
        </w:rPr>
        <w:t>Conclusion</w:t>
      </w:r>
      <w:r w:rsidR="00DD6772">
        <w:t xml:space="preserve"> </w:t>
      </w:r>
      <w:r w:rsidR="007132A7">
        <w:t>We have developed a convenient</w:t>
      </w:r>
      <w:r w:rsidR="004674D4">
        <w:t xml:space="preserve"> fluconazole</w:t>
      </w:r>
      <w:r w:rsidR="007132A7">
        <w:t xml:space="preserve"> </w:t>
      </w:r>
      <w:r w:rsidR="00F46DEA">
        <w:t xml:space="preserve">dosing </w:t>
      </w:r>
      <w:r w:rsidR="007335F0">
        <w:t>regimen</w:t>
      </w:r>
      <w:r w:rsidR="006D0DD0">
        <w:t xml:space="preserve"> </w:t>
      </w:r>
      <w:r w:rsidR="007335F0">
        <w:t xml:space="preserve">that helps achieve </w:t>
      </w:r>
      <w:r w:rsidR="00C826E1">
        <w:t>a population-wide PKPD target attainment in critically ill patients.</w:t>
      </w:r>
    </w:p>
    <w:p w14:paraId="0E009C1D" w14:textId="77777777" w:rsidR="00534990" w:rsidRDefault="00164C4E" w:rsidP="00494DCF">
      <w:pPr>
        <w:spacing w:after="0" w:line="240" w:lineRule="auto"/>
      </w:pPr>
      <w:r w:rsidRPr="00494DCF">
        <w:rPr>
          <w:i/>
          <w:iCs/>
        </w:rPr>
        <w:t>Keywords</w:t>
      </w:r>
      <w:r>
        <w:t xml:space="preserve">: </w:t>
      </w:r>
    </w:p>
    <w:p w14:paraId="2E2FAB81" w14:textId="17CDDC0D" w:rsidR="00534990" w:rsidRDefault="00C70F62" w:rsidP="00494DCF">
      <w:pPr>
        <w:spacing w:after="0" w:line="240" w:lineRule="auto"/>
      </w:pPr>
      <w:r>
        <w:t>Fluconazole</w:t>
      </w:r>
      <w:r w:rsidR="00E420BF">
        <w:t xml:space="preserve"> </w:t>
      </w:r>
    </w:p>
    <w:p w14:paraId="2FB4A8C9" w14:textId="26BA2C6E" w:rsidR="00534990" w:rsidRDefault="00162D5F" w:rsidP="00494DCF">
      <w:pPr>
        <w:spacing w:after="0" w:line="240" w:lineRule="auto"/>
      </w:pPr>
      <w:r>
        <w:t xml:space="preserve">Population pharmacokinetics </w:t>
      </w:r>
    </w:p>
    <w:p w14:paraId="0AE44896" w14:textId="448798E9" w:rsidR="002F1914" w:rsidRDefault="002B166C" w:rsidP="003F5345">
      <w:pPr>
        <w:spacing w:after="0" w:line="240" w:lineRule="auto"/>
      </w:pPr>
      <w:r>
        <w:t>Monte Carlo</w:t>
      </w:r>
      <w:r w:rsidR="00162D5F">
        <w:t xml:space="preserve"> simulation</w:t>
      </w:r>
    </w:p>
    <w:p w14:paraId="51D583E5" w14:textId="77777777" w:rsidR="008B5274" w:rsidRDefault="002F1914" w:rsidP="003F5345">
      <w:pPr>
        <w:spacing w:after="0" w:line="240" w:lineRule="auto"/>
      </w:pPr>
      <w:r>
        <w:t>Critically ill patients</w:t>
      </w:r>
    </w:p>
    <w:p w14:paraId="7347588C" w14:textId="77777777" w:rsidR="00150BF0" w:rsidRDefault="00150BF0" w:rsidP="00150BF0">
      <w:pPr>
        <w:spacing w:after="0" w:line="240" w:lineRule="auto"/>
      </w:pPr>
      <w:r>
        <w:t>Covariate missingness</w:t>
      </w:r>
    </w:p>
    <w:p w14:paraId="5BE7FC02" w14:textId="29F2D64B" w:rsidR="0064343D" w:rsidRDefault="00163A01" w:rsidP="00494DCF">
      <w:pPr>
        <w:spacing w:after="0" w:line="240" w:lineRule="auto"/>
      </w:pPr>
      <w:r>
        <w:t>Multiple imputation</w:t>
      </w:r>
    </w:p>
    <w:p w14:paraId="0503BD17" w14:textId="77777777" w:rsidR="0064343D" w:rsidRPr="00E03B11" w:rsidRDefault="0064343D" w:rsidP="00593CAA"/>
    <w:p w14:paraId="33115127" w14:textId="77777777" w:rsidR="00D55C90" w:rsidRPr="00E03B11" w:rsidRDefault="00D55C90" w:rsidP="00593CAA">
      <w:r w:rsidRPr="00E03B11">
        <w:br w:type="page"/>
      </w:r>
    </w:p>
    <w:p w14:paraId="1F091AAD" w14:textId="219EC2AB" w:rsidR="0021227E" w:rsidRPr="00E03B11" w:rsidRDefault="00680222" w:rsidP="00593CAA">
      <w:pPr>
        <w:pStyle w:val="Heading1"/>
      </w:pPr>
      <w:r w:rsidRPr="00E03B11">
        <w:lastRenderedPageBreak/>
        <w:t>Introduction</w:t>
      </w:r>
    </w:p>
    <w:p w14:paraId="30EFE36F" w14:textId="757B27BE" w:rsidR="001F6035" w:rsidRPr="00593CAA" w:rsidRDefault="0077091E" w:rsidP="00593CAA">
      <w:bookmarkStart w:id="1" w:name="_Hlk136852117"/>
      <w:r w:rsidRPr="00593CAA">
        <w:t>Invasive</w:t>
      </w:r>
      <w:r w:rsidRPr="00F47C81">
        <w:t xml:space="preserve"> </w:t>
      </w:r>
      <w:r w:rsidRPr="00593CAA">
        <w:t>candidiasis</w:t>
      </w:r>
      <w:r w:rsidR="00B52BCD" w:rsidRPr="00593CAA">
        <w:t xml:space="preserve">, including </w:t>
      </w:r>
      <w:proofErr w:type="spellStart"/>
      <w:r w:rsidR="00D17D9D" w:rsidRPr="00593CAA">
        <w:t>candid</w:t>
      </w:r>
      <w:r w:rsidR="0093234B" w:rsidRPr="00593CAA">
        <w:t>a</w:t>
      </w:r>
      <w:r w:rsidR="00D17D9D" w:rsidRPr="00593CAA">
        <w:t>emia</w:t>
      </w:r>
      <w:proofErr w:type="spellEnd"/>
      <w:r w:rsidR="00B52BCD" w:rsidRPr="00593CAA">
        <w:t>,</w:t>
      </w:r>
      <w:r w:rsidRPr="00593CAA">
        <w:t xml:space="preserve"> </w:t>
      </w:r>
      <w:r w:rsidR="00851815" w:rsidRPr="00593CAA">
        <w:t>remain</w:t>
      </w:r>
      <w:r w:rsidR="00B52BCD" w:rsidRPr="00593CAA">
        <w:t>s</w:t>
      </w:r>
      <w:r w:rsidRPr="00593CAA">
        <w:t xml:space="preserve"> a </w:t>
      </w:r>
      <w:r w:rsidR="00F8210C" w:rsidRPr="00593CAA">
        <w:t xml:space="preserve">serious </w:t>
      </w:r>
      <w:r w:rsidRPr="00593CAA">
        <w:t xml:space="preserve">complication that commonly </w:t>
      </w:r>
      <w:r w:rsidR="00C12981" w:rsidRPr="00593CAA">
        <w:t xml:space="preserve">occurs </w:t>
      </w:r>
      <w:r w:rsidRPr="00593CAA">
        <w:t>in patients</w:t>
      </w:r>
      <w:r w:rsidR="00C12981" w:rsidRPr="00593CAA">
        <w:t xml:space="preserve"> suffering</w:t>
      </w:r>
      <w:r w:rsidRPr="00593CAA">
        <w:t xml:space="preserve"> </w:t>
      </w:r>
      <w:r w:rsidR="00C12981" w:rsidRPr="00593CAA">
        <w:t>from</w:t>
      </w:r>
      <w:r w:rsidRPr="00593CAA">
        <w:t xml:space="preserve"> medical conditions</w:t>
      </w:r>
      <w:r w:rsidR="00BE6E8E" w:rsidRPr="00593CAA">
        <w:t xml:space="preserve"> such as immunosuppression</w:t>
      </w:r>
      <w:r w:rsidR="00C12981" w:rsidRPr="00593CAA">
        <w:t>,</w:t>
      </w:r>
      <w:r w:rsidR="00DD5487" w:rsidRPr="00593CAA">
        <w:t xml:space="preserve"> </w:t>
      </w:r>
      <w:r w:rsidR="00956C10" w:rsidRPr="00593CAA">
        <w:t>(abdominal) surgery</w:t>
      </w:r>
      <w:r w:rsidR="006D7B3F" w:rsidRPr="00593CAA">
        <w:t>,</w:t>
      </w:r>
      <w:r w:rsidR="00956C10" w:rsidRPr="00593CAA">
        <w:t xml:space="preserve"> or </w:t>
      </w:r>
      <w:proofErr w:type="spellStart"/>
      <w:r w:rsidR="00956C10" w:rsidRPr="00593CAA">
        <w:t>criticall</w:t>
      </w:r>
      <w:proofErr w:type="spellEnd"/>
      <w:r w:rsidR="00956C10" w:rsidRPr="00593CAA">
        <w:t xml:space="preserve"> illness</w: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F20F50">
        <w:fldChar w:fldCharType="separate"/>
      </w:r>
      <w:r w:rsidR="00F20F50">
        <w:rPr>
          <w:noProof/>
        </w:rPr>
        <w:t> [1]</w:t>
      </w:r>
      <w:r w:rsidR="00F20F50">
        <w:fldChar w:fldCharType="end"/>
      </w:r>
      <w:r w:rsidR="008A4138" w:rsidRPr="00593CAA">
        <w:t>.</w:t>
      </w:r>
      <w:r w:rsidR="001F6035" w:rsidRPr="00593CAA">
        <w:t xml:space="preserve"> </w:t>
      </w:r>
      <w:proofErr w:type="spellStart"/>
      <w:r w:rsidR="00B52BCD" w:rsidRPr="00593CAA">
        <w:t>Candid</w:t>
      </w:r>
      <w:r w:rsidR="009D6045" w:rsidRPr="00593CAA">
        <w:t>a</w:t>
      </w:r>
      <w:r w:rsidR="00B52BCD" w:rsidRPr="00593CAA">
        <w:t>emia</w:t>
      </w:r>
      <w:proofErr w:type="spellEnd"/>
      <w:r w:rsidR="00B52BCD" w:rsidRPr="00593CAA">
        <w:t xml:space="preserve"> is linked to a crude mortality rate of 28% and an attributable mortality rate of 11%</w:t>
      </w:r>
      <w:r w:rsidR="009A2901" w:rsidRPr="00593CAA">
        <w:fldChar w:fldCharType="begin"/>
      </w:r>
      <w:r w:rsidR="00F20F50">
        <w: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instrText>
      </w:r>
      <w:r w:rsidR="009A2901" w:rsidRPr="00593CAA">
        <w:fldChar w:fldCharType="separate"/>
      </w:r>
      <w:r w:rsidR="00F20F50">
        <w:rPr>
          <w:noProof/>
        </w:rPr>
        <w:t> [2]</w:t>
      </w:r>
      <w:r w:rsidR="009A2901" w:rsidRPr="00593CAA">
        <w:fldChar w:fldCharType="end"/>
      </w:r>
      <w:r w:rsidR="00CD47B2" w:rsidRPr="00593CAA">
        <w:t>.</w:t>
      </w:r>
      <w:r w:rsidR="00B52BCD" w:rsidRPr="00593CAA">
        <w:t xml:space="preserve"> </w:t>
      </w:r>
      <w:r w:rsidR="008007DC" w:rsidRPr="00593CAA">
        <w:t xml:space="preserve">However, in </w:t>
      </w:r>
      <w:r w:rsidR="00384D0A" w:rsidRPr="00593CAA">
        <w:t xml:space="preserve">patients admitted </w:t>
      </w:r>
      <w:r w:rsidR="006D7B3F" w:rsidRPr="00593CAA">
        <w:t xml:space="preserve">to </w:t>
      </w:r>
      <w:r w:rsidR="00384D0A" w:rsidRPr="00593CAA">
        <w:t>the intensive care unit (ICU)</w:t>
      </w:r>
      <w:r w:rsidR="008007DC" w:rsidRPr="00593CAA">
        <w:t>, these rates increase sharply to 60% and 40%, respectively</w:t>
      </w:r>
      <w:r w:rsidR="004818BF" w:rsidRPr="00593CAA">
        <w:fldChar w:fldCharType="begin"/>
      </w:r>
      <w:r w:rsidR="00F20F50">
        <w: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instrText>
      </w:r>
      <w:r w:rsidR="004818BF" w:rsidRPr="00593CAA">
        <w:fldChar w:fldCharType="separate"/>
      </w:r>
      <w:r w:rsidR="00F20F50">
        <w:rPr>
          <w:noProof/>
        </w:rPr>
        <w:t> [3]</w:t>
      </w:r>
      <w:r w:rsidR="004818BF" w:rsidRPr="00593CAA">
        <w:fldChar w:fldCharType="end"/>
      </w:r>
      <w:r w:rsidR="003F37EB" w:rsidRPr="00593CAA">
        <w:t>.</w:t>
      </w:r>
    </w:p>
    <w:p w14:paraId="501C77A0" w14:textId="10B0AC06" w:rsidR="00EA4F12" w:rsidRPr="00E03B11" w:rsidRDefault="001F6035" w:rsidP="00593CAA">
      <w:r w:rsidRPr="00E03B11">
        <w:t>Fluconazole is a</w:t>
      </w:r>
      <w:r w:rsidR="00956C10">
        <w:t>n old</w:t>
      </w:r>
      <w:r w:rsidR="004C2F56">
        <w:t xml:space="preserve"> </w:t>
      </w:r>
      <w:r w:rsidRPr="00E03B11">
        <w:t>triazole antifungal drug</w:t>
      </w:r>
      <w:r w:rsidR="000B0E5F" w:rsidRPr="00E03B11">
        <w:t xml:space="preserve"> used</w:t>
      </w:r>
      <w:r w:rsidRPr="00E03B11">
        <w:t xml:space="preserve"> for the treatment of invasive </w:t>
      </w:r>
      <w:r w:rsidRPr="00E03B11">
        <w:rPr>
          <w:iCs/>
        </w:rPr>
        <w:t>candidiasis</w:t>
      </w:r>
      <w:r w:rsidRPr="00E03B11">
        <w:t xml:space="preserve"> and </w:t>
      </w:r>
      <w:proofErr w:type="spellStart"/>
      <w:r w:rsidRPr="00E03B11">
        <w:t>candidaemia</w:t>
      </w:r>
      <w:proofErr w:type="spellEnd"/>
      <w:r w:rsidR="00985DA7">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985DA7">
        <w:fldChar w:fldCharType="separate"/>
      </w:r>
      <w:r w:rsidR="00F20F50">
        <w:rPr>
          <w:noProof/>
        </w:rPr>
        <w:t> [4]</w:t>
      </w:r>
      <w:r w:rsidR="00985DA7">
        <w:fldChar w:fldCharType="end"/>
      </w:r>
      <w:r w:rsidR="00475E0F">
        <w:t>.</w:t>
      </w:r>
      <w:r w:rsidRPr="00E03B11">
        <w:t xml:space="preserve"> It is recommended as a </w:t>
      </w:r>
      <w:r w:rsidR="00D10E7D">
        <w:t>step-down therapy</w:t>
      </w:r>
      <w:r w:rsidRPr="00E03B11">
        <w:t xml:space="preserve"> </w:t>
      </w:r>
      <w:r w:rsidR="009D1844">
        <w:t xml:space="preserve">to echinocandins </w:t>
      </w:r>
      <w:r w:rsidRPr="00E03B11">
        <w:t xml:space="preserve">against fluconazole-susceptible </w:t>
      </w:r>
      <w:r w:rsidR="00660A4A" w:rsidRPr="00660A4A">
        <w:rPr>
          <w:i/>
          <w:iCs/>
        </w:rPr>
        <w:t>Candida</w:t>
      </w:r>
      <w:r w:rsidR="00660A4A">
        <w:t xml:space="preserve"> </w:t>
      </w:r>
      <w:r w:rsidRPr="00E03B11">
        <w:t xml:space="preserve">species, </w:t>
      </w:r>
      <w:r w:rsidR="00717F95">
        <w:t>and a drug of choice for</w:t>
      </w:r>
      <w:r w:rsidRPr="00E03B11">
        <w:t xml:space="preserve"> </w:t>
      </w:r>
      <w:r w:rsidRPr="00E03B11">
        <w:rPr>
          <w:i/>
        </w:rPr>
        <w:t xml:space="preserve">Candida </w:t>
      </w:r>
      <w:proofErr w:type="spellStart"/>
      <w:r w:rsidRPr="00E03B11">
        <w:rPr>
          <w:i/>
        </w:rPr>
        <w:t>parapsilosis</w:t>
      </w:r>
      <w:proofErr w:type="spellEnd"/>
      <w:r w:rsidR="000C409D">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 </w:instrText>
      </w:r>
      <w:r w:rsidR="00F20F50">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EN.CITE.DATA </w:instrText>
      </w:r>
      <w:r w:rsidR="00F20F50">
        <w:rPr>
          <w:i/>
        </w:rPr>
      </w:r>
      <w:r w:rsidR="00F20F50">
        <w:rPr>
          <w:i/>
        </w:rPr>
        <w:fldChar w:fldCharType="end"/>
      </w:r>
      <w:r w:rsidR="000C409D">
        <w:rPr>
          <w:i/>
        </w:rPr>
      </w:r>
      <w:r w:rsidR="000C409D">
        <w:rPr>
          <w:i/>
        </w:rPr>
        <w:fldChar w:fldCharType="separate"/>
      </w:r>
      <w:r w:rsidR="00F20F50">
        <w:rPr>
          <w:i/>
          <w:noProof/>
        </w:rPr>
        <w:t> </w:t>
      </w:r>
      <w:r w:rsidR="00F20F50" w:rsidRPr="00217884">
        <w:rPr>
          <w:iCs/>
          <w:noProof/>
        </w:rPr>
        <w:t>[4]</w:t>
      </w:r>
      <w:r w:rsidR="000C409D">
        <w:rPr>
          <w:i/>
        </w:rPr>
        <w:fldChar w:fldCharType="end"/>
      </w:r>
      <w:r w:rsidR="00566CA6">
        <w:t>.</w:t>
      </w:r>
      <w:r w:rsidRPr="00E03B11">
        <w:t xml:space="preserve"> It is frequently used</w:t>
      </w:r>
      <w:r w:rsidR="000B0E5F" w:rsidRPr="00E03B11">
        <w:t xml:space="preserve"> </w:t>
      </w:r>
      <w:r w:rsidR="00461C04">
        <w:t>thanks to</w:t>
      </w:r>
      <w:r w:rsidR="000B0E5F" w:rsidRPr="00E03B11">
        <w:t xml:space="preserve"> its</w:t>
      </w:r>
      <w:r w:rsidR="00461C04">
        <w:t xml:space="preserve"> good</w:t>
      </w:r>
      <w:r w:rsidR="000B0E5F" w:rsidRPr="00E03B11">
        <w:t xml:space="preserve"> safety</w:t>
      </w:r>
      <w:r w:rsidR="00461C04">
        <w:t xml:space="preserve"> profile</w:t>
      </w:r>
      <w:r w:rsidR="000B0E5F" w:rsidRPr="00E03B11">
        <w:t>, good tissue penetration</w:t>
      </w:r>
      <w:r w:rsidR="00EF5D43">
        <w:t>,</w:t>
      </w:r>
      <w:r w:rsidR="000B0E5F" w:rsidRPr="00E03B11">
        <w:t xml:space="preserve"> and </w:t>
      </w:r>
      <w:r w:rsidRPr="00E03B11">
        <w:t>low cost compared to echinocandins</w:t>
      </w:r>
      <w:r w:rsidR="00CB214F" w:rsidRPr="00E03B11">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 </w:instrText>
      </w:r>
      <w:r w:rsidR="00F20F50">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EN.CITE.DATA </w:instrText>
      </w:r>
      <w:r w:rsidR="00F20F50">
        <w:fldChar w:fldCharType="end"/>
      </w:r>
      <w:r w:rsidR="00CB214F" w:rsidRPr="00E03B11">
        <w:fldChar w:fldCharType="separate"/>
      </w:r>
      <w:r w:rsidR="00F20F50">
        <w:rPr>
          <w:noProof/>
        </w:rPr>
        <w:t> [5, 6]</w:t>
      </w:r>
      <w:r w:rsidR="00CB214F" w:rsidRPr="00E03B11">
        <w:fldChar w:fldCharType="end"/>
      </w:r>
      <w:r w:rsidR="00B36C56">
        <w:t>.</w:t>
      </w:r>
      <w:r w:rsidR="00EA4F12" w:rsidRPr="00E03B11">
        <w:t xml:space="preserve"> </w:t>
      </w:r>
      <w:r w:rsidRPr="00E03B11">
        <w:t xml:space="preserve">Fluconazole is </w:t>
      </w:r>
      <w:r w:rsidR="00EA4F12" w:rsidRPr="00E03B11">
        <w:t>mainly</w:t>
      </w:r>
      <w:r w:rsidR="00120D53" w:rsidRPr="00E03B11">
        <w:t xml:space="preserve"> </w:t>
      </w:r>
      <w:r w:rsidR="00B55B33" w:rsidRPr="00E03B11">
        <w:t xml:space="preserve">excreted unchanged </w:t>
      </w:r>
      <w:r w:rsidR="00EA4F12" w:rsidRPr="00E03B11">
        <w:t>by the kidney (~80%)</w:t>
      </w:r>
      <w:r w:rsidRPr="00E03B11">
        <w:t>, undergoing glomerular filtration and</w:t>
      </w:r>
      <w:r w:rsidR="00956C10">
        <w:t xml:space="preserve"> active </w:t>
      </w:r>
      <w:r w:rsidRPr="00E03B11">
        <w:t>tubular reabsorption</w:t>
      </w:r>
      <w:r w:rsidR="00E516EF">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516EF">
        <w:fldChar w:fldCharType="separate"/>
      </w:r>
      <w:r w:rsidR="00F20F50">
        <w:rPr>
          <w:noProof/>
        </w:rPr>
        <w:t> [7]</w:t>
      </w:r>
      <w:r w:rsidR="00E516EF">
        <w:fldChar w:fldCharType="end"/>
      </w:r>
      <w:r w:rsidRPr="00E03B11">
        <w:t xml:space="preserve">. </w:t>
      </w:r>
      <w:r w:rsidR="00A41899">
        <w:t>H</w:t>
      </w:r>
      <w:r w:rsidRPr="00E03B11">
        <w:t>epatic metabolism</w:t>
      </w:r>
      <w:r w:rsidR="00A41899">
        <w:t xml:space="preserve"> is minimal, with</w:t>
      </w:r>
      <w:r w:rsidR="00956C10">
        <w:t xml:space="preserve"> </w:t>
      </w:r>
      <w:r w:rsidRPr="00E03B11">
        <w:t xml:space="preserve">only 11% of the dose excreted as metabolites via </w:t>
      </w:r>
      <w:r w:rsidR="00E54C78" w:rsidRPr="00E03B11">
        <w:t>th</w:t>
      </w:r>
      <w:r w:rsidRPr="00E03B11">
        <w:t>e kidneys</w:t>
      </w:r>
      <w:r w:rsidR="003D7446">
        <w:rPr>
          <w:noProof/>
        </w:rPr>
        <w:t xml:space="preserve"> [7]</w:t>
      </w:r>
      <w:r w:rsidR="0047109C">
        <w:t>.</w:t>
      </w:r>
      <w:r w:rsidR="003D7446" w:rsidRPr="00E03B11" w:rsidDel="00F537F1">
        <w:t xml:space="preserve"> </w:t>
      </w:r>
      <w:r w:rsidR="00F537F1">
        <w:t>P</w:t>
      </w:r>
      <w:r w:rsidR="00D34DDF" w:rsidRPr="00E03B11">
        <w:t>rotein binding is low (11</w:t>
      </w:r>
      <w:r w:rsidR="00F537F1">
        <w:t>–</w:t>
      </w:r>
      <w:r w:rsidR="00D34DDF" w:rsidRPr="00E03B11">
        <w:t>12%)</w:t>
      </w:r>
      <w:r w:rsidR="00EB5474"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fldChar w:fldCharType="separate"/>
      </w:r>
      <w:r w:rsidR="00F20F50">
        <w:rPr>
          <w:noProof/>
        </w:rPr>
        <w:t> [7]</w:t>
      </w:r>
      <w:r w:rsidR="00EB5474" w:rsidRPr="00E03B11">
        <w:fldChar w:fldCharType="end"/>
      </w:r>
      <w:r w:rsidR="00D90F07">
        <w:t>.</w:t>
      </w:r>
    </w:p>
    <w:p w14:paraId="20091C43" w14:textId="506EB828" w:rsidR="001B294A" w:rsidRPr="00623840" w:rsidRDefault="001253F4" w:rsidP="00593CAA">
      <w:r w:rsidRPr="00E03B11">
        <w:t xml:space="preserve">The primary pharmacokinetic-pharmacodynamic (PKPD) target of </w:t>
      </w:r>
      <w:r w:rsidR="001F6035" w:rsidRPr="00E03B11">
        <w:t xml:space="preserve">fluconazole is a ratio of the area under the </w:t>
      </w:r>
      <w:r w:rsidR="006A6850" w:rsidRPr="00E03B11">
        <w:t xml:space="preserve">unbound </w:t>
      </w:r>
      <w:r w:rsidR="001F6035" w:rsidRPr="00E03B11">
        <w:t>concentration</w:t>
      </w:r>
      <w:r w:rsidR="00FE6C59">
        <w:t>–</w:t>
      </w:r>
      <w:r w:rsidR="001F6035" w:rsidRPr="00E03B11">
        <w:t>time curve</w:t>
      </w:r>
      <w:r w:rsidR="00596890" w:rsidRPr="00E03B11">
        <w:t xml:space="preserve"> for 24 hours</w:t>
      </w:r>
      <w:r w:rsidR="001F6035" w:rsidRPr="00E03B11">
        <w:t xml:space="preserve"> </w:t>
      </w:r>
      <w:r w:rsidR="003F4891" w:rsidRPr="00E03B11">
        <w:t>over</w:t>
      </w:r>
      <w:r w:rsidR="001F6035" w:rsidRPr="00E03B11">
        <w:t xml:space="preserve"> the minimum inhibitory concentration (</w:t>
      </w:r>
      <w:r w:rsidR="000133BA" w:rsidRPr="00CA5A80">
        <w:rPr>
          <w:i/>
          <w:iCs/>
        </w:rPr>
        <w:t>f</w:t>
      </w:r>
      <w:r w:rsidR="000133BA" w:rsidRPr="00E03B11">
        <w:t>AUC</w:t>
      </w:r>
      <w:r w:rsidR="00596890" w:rsidRPr="00E03B11">
        <w:rPr>
          <w:vertAlign w:val="subscript"/>
        </w:rPr>
        <w:t>0-24</w:t>
      </w:r>
      <w:r w:rsidR="000133BA" w:rsidRPr="00E03B11">
        <w:t>/</w:t>
      </w:r>
      <w:r w:rsidR="001F6035" w:rsidRPr="00E03B11">
        <w:t>MIC) of 100</w:t>
      </w:r>
      <w:r w:rsidR="00AE11BA">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AE11BA">
        <w:fldChar w:fldCharType="separate"/>
      </w:r>
      <w:r w:rsidR="00F20F50">
        <w:rPr>
          <w:noProof/>
        </w:rPr>
        <w:t> [8]</w:t>
      </w:r>
      <w:r w:rsidR="00AE11BA">
        <w:fldChar w:fldCharType="end"/>
      </w:r>
      <w:r w:rsidR="00B4451A">
        <w:t>.</w:t>
      </w:r>
      <w:r w:rsidR="001F6035" w:rsidRPr="00E03B11">
        <w:t xml:space="preserve"> </w:t>
      </w:r>
      <w:r w:rsidR="007C05EF" w:rsidRPr="00E03B11">
        <w:t xml:space="preserve">This </w:t>
      </w:r>
      <w:r w:rsidR="00F61207" w:rsidRPr="00E03B11">
        <w:t xml:space="preserve">corresponds </w:t>
      </w:r>
      <w:r w:rsidR="00A72E7F" w:rsidRPr="00E03B11">
        <w:t xml:space="preserve">to </w:t>
      </w:r>
      <w:r w:rsidR="001A33DD">
        <w:t>an</w:t>
      </w:r>
      <w:r w:rsidR="001A33DD" w:rsidRPr="00E03B11">
        <w:t xml:space="preserve"> </w:t>
      </w:r>
      <w:r w:rsidR="00A72E7F" w:rsidRPr="00CA5A80">
        <w:rPr>
          <w:i/>
          <w:iCs/>
        </w:rPr>
        <w:t>f</w:t>
      </w:r>
      <w:r w:rsidR="00A72E7F" w:rsidRPr="00E03B11">
        <w:t>AUC</w:t>
      </w:r>
      <w:r w:rsidR="00EF07F6" w:rsidRPr="00E03B11">
        <w:rPr>
          <w:vertAlign w:val="subscript"/>
        </w:rPr>
        <w:t>0-24</w:t>
      </w:r>
      <w:r w:rsidR="00A72E7F" w:rsidRPr="00E03B11">
        <w:t xml:space="preserve"> of 200</w:t>
      </w:r>
      <w:r w:rsidR="00836BF5">
        <w:t> </w:t>
      </w:r>
      <w:proofErr w:type="spellStart"/>
      <w:r w:rsidR="000369E5" w:rsidRPr="00E03B11">
        <w:t>mg×h</w:t>
      </w:r>
      <w:proofErr w:type="spellEnd"/>
      <w:r w:rsidR="000369E5" w:rsidRPr="00E03B11">
        <w:t>/L</w:t>
      </w:r>
      <w:r w:rsidR="000369E5" w:rsidRPr="00E03B11" w:rsidDel="000369E5">
        <w:t xml:space="preserve"> </w:t>
      </w:r>
      <w:r w:rsidR="007C05EF" w:rsidRPr="00E03B11">
        <w:t xml:space="preserve">for </w:t>
      </w:r>
      <w:r w:rsidR="00A252B9">
        <w:t>a</w:t>
      </w:r>
      <w:r w:rsidR="00A252B9" w:rsidRPr="00E03B11">
        <w:t xml:space="preserve"> </w:t>
      </w:r>
      <w:r w:rsidR="007C05EF" w:rsidRPr="00E03B11">
        <w:t>MIC of 2</w:t>
      </w:r>
      <w:r w:rsidR="00836BF5">
        <w:t> </w:t>
      </w:r>
      <w:r w:rsidR="007C05EF" w:rsidRPr="00E03B11">
        <w:t>mg/L</w:t>
      </w:r>
      <w:r w:rsidR="00A72E7F" w:rsidRPr="00E03B11">
        <w:t>,</w:t>
      </w:r>
      <w:r w:rsidR="00F25A11" w:rsidRPr="00E03B11">
        <w:t xml:space="preserve"> </w:t>
      </w:r>
      <w:r w:rsidR="00AC2E23" w:rsidRPr="00E03B11">
        <w:t xml:space="preserve">which is </w:t>
      </w:r>
      <w:r w:rsidR="00A252B9">
        <w:t>the</w:t>
      </w:r>
      <w:r w:rsidR="00AC2E23" w:rsidRPr="00E03B11">
        <w:t xml:space="preserve"> </w:t>
      </w:r>
      <w:r w:rsidR="00956C10" w:rsidRPr="00E03B11">
        <w:t>suscepti</w:t>
      </w:r>
      <w:r w:rsidR="00956C10">
        <w:t>bility</w:t>
      </w:r>
      <w:r w:rsidR="00956C10" w:rsidRPr="00E03B11">
        <w:t xml:space="preserve"> </w:t>
      </w:r>
      <w:r w:rsidR="00AC2E23" w:rsidRPr="00E03B11">
        <w:t xml:space="preserve">breakpoint for </w:t>
      </w:r>
      <w:r w:rsidR="00E25009" w:rsidRPr="001300AC">
        <w:rPr>
          <w:i/>
          <w:iCs/>
          <w:rPrChange w:id="2" w:author="Isabel Spriet" w:date="2024-01-19T10:12:00Z">
            <w:rPr/>
          </w:rPrChange>
        </w:rPr>
        <w:t>Candida</w:t>
      </w:r>
      <w:r w:rsidR="00677035" w:rsidRPr="00E03B11">
        <w:t xml:space="preserve"> species most frequently associated with human infection</w:t>
      </w:r>
      <w:r w:rsidR="00CF34D7" w:rsidRPr="007B1510">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F34D7" w:rsidRPr="007B1510">
        <w:fldChar w:fldCharType="separate"/>
      </w:r>
      <w:r w:rsidR="00F20F50">
        <w:rPr>
          <w:noProof/>
        </w:rPr>
        <w:t> [8]</w:t>
      </w:r>
      <w:r w:rsidR="00CF34D7" w:rsidRPr="007B1510">
        <w:fldChar w:fldCharType="end"/>
      </w:r>
      <w:r w:rsidR="007B1510">
        <w:t>.</w:t>
      </w:r>
      <w:r w:rsidR="00AF774A" w:rsidRPr="00E03B11">
        <w:t xml:space="preserve"> </w:t>
      </w:r>
      <w:commentRangeStart w:id="3"/>
      <w:commentRangeStart w:id="4"/>
      <w:commentRangeStart w:id="5"/>
      <w:r w:rsidR="00F501E5" w:rsidRPr="00E03B11">
        <w:t>Fluconazole-</w:t>
      </w:r>
      <w:del w:id="6" w:author="My Luong Vuong" w:date="2024-01-30T16:03:00Z">
        <w:r w:rsidR="00E41689" w:rsidRPr="00E03B11" w:rsidDel="00E46D8A">
          <w:delText xml:space="preserve">related </w:delText>
        </w:r>
      </w:del>
      <w:ins w:id="7" w:author="My Luong Vuong" w:date="2024-01-30T16:03:00Z">
        <w:r w:rsidR="00E46D8A">
          <w:t>induced</w:t>
        </w:r>
        <w:r w:rsidR="00E46D8A" w:rsidRPr="00E03B11">
          <w:t xml:space="preserve"> </w:t>
        </w:r>
      </w:ins>
      <w:ins w:id="8" w:author="My Luong Vuong" w:date="2024-01-30T16:00:00Z">
        <w:r w:rsidR="00223BD5">
          <w:t>hepato</w:t>
        </w:r>
      </w:ins>
      <w:r w:rsidR="00E41689" w:rsidRPr="00E03B11">
        <w:t xml:space="preserve">toxicity </w:t>
      </w:r>
      <w:ins w:id="9" w:author="My Luong Vuong" w:date="2024-01-30T16:03:00Z">
        <w:r w:rsidR="0003626F">
          <w:t>is estimated to be very low and non-dose-dependent</w:t>
        </w:r>
      </w:ins>
      <w:r w:rsidR="00066A79">
        <w:fldChar w:fldCharType="begin">
          <w:fldData xml:space="preserve">PEVuZE5vdGU+PENpdGU+PEF1dGhvcj5HZWFyaGFydDwvQXV0aG9yPjxZZWFyPjE5OTQ8L1llYXI+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</w:fldData>
        </w:fldChar>
      </w:r>
      <w:r w:rsidR="00E305CF">
        <w:instrText xml:space="preserve"> ADDIN EN.CITE </w:instrText>
      </w:r>
      <w:r w:rsidR="00E305CF">
        <w:fldChar w:fldCharType="begin">
          <w:fldData xml:space="preserve">PEVuZE5vdGU+PENpdGU+PEF1dGhvcj5HZWFyaGFydDwvQXV0aG9yPjxZZWFyPjE5OTQ8L1llYXI+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</w:fldData>
        </w:fldChar>
      </w:r>
      <w:r w:rsidR="00E305CF">
        <w:instrText xml:space="preserve"> ADDIN EN.CITE.DATA </w:instrText>
      </w:r>
      <w:r w:rsidR="00E305CF">
        <w:fldChar w:fldCharType="end"/>
      </w:r>
      <w:r w:rsidR="00066A79">
        <w:fldChar w:fldCharType="separate"/>
      </w:r>
      <w:r w:rsidR="00E305CF">
        <w:rPr>
          <w:noProof/>
        </w:rPr>
        <w:t> [9, 10]</w:t>
      </w:r>
      <w:r w:rsidR="00066A79">
        <w:fldChar w:fldCharType="end"/>
      </w:r>
      <w:ins w:id="10" w:author="My Luong Vuong" w:date="2024-01-30T16:06:00Z">
        <w:r w:rsidR="00E305CF">
          <w:t>.</w:t>
        </w:r>
      </w:ins>
      <w:ins w:id="11" w:author="My Luong Vuong" w:date="2024-01-30T16:03:00Z">
        <w:r w:rsidR="0003626F">
          <w:t xml:space="preserve"> </w:t>
        </w:r>
      </w:ins>
      <w:ins w:id="12" w:author="My Luong Vuong" w:date="2024-01-30T16:07:00Z">
        <w:r w:rsidR="008779EB">
          <w:t>On the other hand, c</w:t>
        </w:r>
        <w:r w:rsidR="000A4196">
          <w:t xml:space="preserve">oncentration-dependent </w:t>
        </w:r>
      </w:ins>
      <w:ins w:id="13" w:author="My Luong Vuong" w:date="2024-01-30T16:08:00Z">
        <w:r w:rsidR="0092480F">
          <w:t>toxicity related to fluconazole</w:t>
        </w:r>
      </w:ins>
      <w:ins w:id="14" w:author="My Luong Vuong" w:date="2024-01-30T16:07:00Z">
        <w:r w:rsidR="000A4196">
          <w:t xml:space="preserve"> </w:t>
        </w:r>
      </w:ins>
      <w:r w:rsidR="004A2530">
        <w:t xml:space="preserve">has </w:t>
      </w:r>
      <w:del w:id="15" w:author="My Luong Vuong" w:date="2024-01-30T16:07:00Z">
        <w:r w:rsidR="004A2530" w:rsidDel="00BF5670">
          <w:delText xml:space="preserve">only </w:delText>
        </w:r>
      </w:del>
      <w:r w:rsidR="004A2530">
        <w:t>been</w:t>
      </w:r>
      <w:r w:rsidR="004A2530" w:rsidRPr="00E03B11">
        <w:t xml:space="preserve"> </w:t>
      </w:r>
      <w:r w:rsidR="00E41689" w:rsidRPr="00E03B11">
        <w:t xml:space="preserve">recorded in </w:t>
      </w:r>
      <w:r w:rsidR="00DC1D6C" w:rsidRPr="00E03B11">
        <w:t>two case</w:t>
      </w:r>
      <w:r w:rsidR="004A2530">
        <w:t xml:space="preserve"> reports</w:t>
      </w:r>
      <w:r w:rsidR="00510FFA" w:rsidRPr="00E03B11">
        <w:t xml:space="preserve"> </w:t>
      </w:r>
      <w:r w:rsidR="00D861E0">
        <w:t>of patients</w:t>
      </w:r>
      <w:r w:rsidR="00D861E0" w:rsidRPr="00E03B11">
        <w:t xml:space="preserve"> </w:t>
      </w:r>
      <w:r w:rsidR="00510FFA" w:rsidRPr="00E03B11">
        <w:t>ex</w:t>
      </w:r>
      <w:r w:rsidR="004A2530">
        <w:t>h</w:t>
      </w:r>
      <w:r w:rsidR="00510FFA" w:rsidRPr="00E03B11">
        <w:t>ibit</w:t>
      </w:r>
      <w:r w:rsidR="00D861E0">
        <w:t>ing</w:t>
      </w:r>
      <w:r w:rsidR="00510FFA" w:rsidRPr="00E03B11">
        <w:t xml:space="preserve"> </w:t>
      </w:r>
      <w:proofErr w:type="spellStart"/>
      <w:r w:rsidR="00510FFA" w:rsidRPr="00E03B11">
        <w:t>clonic</w:t>
      </w:r>
      <w:proofErr w:type="spellEnd"/>
      <w:r w:rsidR="00510FFA" w:rsidRPr="00E03B11">
        <w:t xml:space="preserve"> convulsions</w:t>
      </w:r>
      <w:r w:rsidR="00DC1D6C" w:rsidRPr="00E03B11">
        <w:t xml:space="preserve"> at </w:t>
      </w:r>
      <w:r w:rsidR="00D861E0">
        <w:t>a</w:t>
      </w:r>
      <w:r w:rsidR="006146C9">
        <w:t xml:space="preserve"> trough concentration</w:t>
      </w:r>
      <w:r w:rsidR="00D861E0">
        <w:t xml:space="preserve"> </w:t>
      </w:r>
      <w:r w:rsidR="006146C9">
        <w:t>(</w:t>
      </w:r>
      <w:proofErr w:type="spellStart"/>
      <w:r w:rsidR="00DC7B8C" w:rsidRPr="00E03B11">
        <w:t>C</w:t>
      </w:r>
      <w:r w:rsidR="006146C9">
        <w:rPr>
          <w:vertAlign w:val="subscript"/>
        </w:rPr>
        <w:t>trough</w:t>
      </w:r>
      <w:proofErr w:type="spellEnd"/>
      <w:r w:rsidR="006146C9" w:rsidRPr="00F47C81">
        <w:t>)</w:t>
      </w:r>
      <w:r w:rsidR="00DC1D6C" w:rsidRPr="00E03B11">
        <w:t xml:space="preserve"> of approximately 80</w:t>
      </w:r>
      <w:r w:rsidR="006146C9">
        <w:t> </w:t>
      </w:r>
      <w:r w:rsidR="001B294A" w:rsidRPr="00E03B11">
        <w:t>m</w:t>
      </w:r>
      <w:r w:rsidR="00DC1D6C" w:rsidRPr="00E03B11">
        <w:t>g/L</w:t>
      </w:r>
      <w:r w:rsidR="0034755E" w:rsidRPr="00E03B11">
        <w:fldChar w:fldCharType="begin">
          <w:fldData xml:space="preserve">PEVuZE5vdGU+PENpdGU+PEF1dGhvcj5NYXRzdW1vdG88L0F1dGhvcj48WWVhcj4yMDAwPC9ZZWFy
PjxSZWNOdW0+MzA8L1JlY051bT48RGlzcGxheVRleHQ+wqBbMTEsIDEyXTwvRGlzcGxheVRleHQ+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066A79">
        <w:instrText xml:space="preserve"> ADDIN EN.CITE </w:instrText>
      </w:r>
      <w:r w:rsidR="00066A79">
        <w:fldChar w:fldCharType="begin">
          <w:fldData xml:space="preserve">PEVuZE5vdGU+PENpdGU+PEF1dGhvcj5NYXRzdW1vdG88L0F1dGhvcj48WWVhcj4yMDAwPC9ZZWFy
PjxSZWNOdW0+MzA8L1JlY051bT48RGlzcGxheVRleHQ+wqBbMTEsIDEyXTwvRGlzcGxheVRleHQ+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066A79">
        <w:instrText xml:space="preserve"> ADDIN EN.CITE.DATA </w:instrText>
      </w:r>
      <w:r w:rsidR="00066A79">
        <w:fldChar w:fldCharType="end"/>
      </w:r>
      <w:r w:rsidR="0034755E" w:rsidRPr="00E03B11">
        <w:fldChar w:fldCharType="separate"/>
      </w:r>
      <w:r w:rsidR="00066A79">
        <w:rPr>
          <w:noProof/>
        </w:rPr>
        <w:t> [11, 12]</w:t>
      </w:r>
      <w:r w:rsidR="0034755E" w:rsidRPr="00E03B11">
        <w:fldChar w:fldCharType="end"/>
      </w:r>
      <w:commentRangeEnd w:id="3"/>
      <w:r w:rsidR="001300AC">
        <w:rPr>
          <w:rStyle w:val="CommentReference"/>
        </w:rPr>
        <w:commentReference w:id="3"/>
      </w:r>
      <w:commentRangeEnd w:id="4"/>
      <w:r w:rsidR="00DB1077">
        <w:rPr>
          <w:rStyle w:val="CommentReference"/>
        </w:rPr>
        <w:commentReference w:id="4"/>
      </w:r>
      <w:commentRangeEnd w:id="5"/>
      <w:r w:rsidR="00465DC3">
        <w:rPr>
          <w:rStyle w:val="CommentReference"/>
        </w:rPr>
        <w:commentReference w:id="5"/>
      </w:r>
      <w:r w:rsidR="00182E91">
        <w:t>.</w:t>
      </w:r>
    </w:p>
    <w:p w14:paraId="02E83417" w14:textId="1E11C951" w:rsidR="008A57D3" w:rsidRPr="00E03B11" w:rsidRDefault="00CE29DB" w:rsidP="00593CAA">
      <w:r w:rsidRPr="00E03B11">
        <w:rPr>
          <w:color w:val="000000"/>
        </w:rPr>
        <w:t xml:space="preserve">The currently </w:t>
      </w:r>
      <w:r w:rsidR="003E3831" w:rsidRPr="00E03B11">
        <w:rPr>
          <w:color w:val="000000"/>
        </w:rPr>
        <w:t>recommended</w:t>
      </w:r>
      <w:r w:rsidR="002F79E8" w:rsidRPr="00E03B11">
        <w:rPr>
          <w:color w:val="000000"/>
        </w:rPr>
        <w:t xml:space="preserve"> f</w:t>
      </w:r>
      <w:r w:rsidR="00F61207" w:rsidRPr="00E03B11">
        <w:rPr>
          <w:color w:val="000000"/>
        </w:rPr>
        <w:t xml:space="preserve">luconazole </w:t>
      </w:r>
      <w:r w:rsidR="00F61207" w:rsidRPr="00E03B11">
        <w:t>dosing regimen</w:t>
      </w:r>
      <w:r w:rsidR="00246D73" w:rsidRPr="00E03B11">
        <w:t xml:space="preserve"> for invasive candidiasis</w:t>
      </w:r>
      <w:r w:rsidR="00F61207" w:rsidRPr="00E03B11">
        <w:t xml:space="preserve"> </w:t>
      </w:r>
      <w:r w:rsidR="009146D8">
        <w:t>is</w:t>
      </w:r>
      <w:r w:rsidR="000B032C">
        <w:t xml:space="preserve"> </w:t>
      </w:r>
      <w:r w:rsidR="00CD3129" w:rsidRPr="00E03B11">
        <w:t>a</w:t>
      </w:r>
      <w:r w:rsidR="009146D8">
        <w:t xml:space="preserve"> single</w:t>
      </w:r>
      <w:r w:rsidR="00CD3129" w:rsidRPr="00E03B11">
        <w:t xml:space="preserve"> </w:t>
      </w:r>
      <w:r w:rsidR="009146D8" w:rsidRPr="00E03B11">
        <w:t>800</w:t>
      </w:r>
      <w:r w:rsidR="009146D8">
        <w:t> </w:t>
      </w:r>
      <w:r w:rsidR="00CD3129" w:rsidRPr="00E03B11">
        <w:t>mg loading dose</w:t>
      </w:r>
      <w:r w:rsidR="009146D8">
        <w:t xml:space="preserve"> on day 1</w:t>
      </w:r>
      <w:r w:rsidR="0022019F" w:rsidRPr="00E03B11">
        <w:t xml:space="preserve"> </w:t>
      </w:r>
      <w:r w:rsidR="00CD3129" w:rsidRPr="00E03B11">
        <w:t>followed by 400</w:t>
      </w:r>
      <w:r w:rsidR="009146D8">
        <w:t> </w:t>
      </w:r>
      <w:r w:rsidR="00CD3129" w:rsidRPr="00E03B11">
        <w:t xml:space="preserve">mg </w:t>
      </w:r>
      <w:r w:rsidR="00131638">
        <w:t>once daily from day 2 onwards.</w:t>
      </w:r>
      <w:r w:rsidR="000B032C" w:rsidRPr="000B032C">
        <w:t xml:space="preserve"> </w:t>
      </w:r>
      <w:r w:rsidR="001130E1">
        <w:t>PKPD target attainment</w:t>
      </w:r>
      <w:r w:rsidR="00B2352F" w:rsidRPr="00E03B11">
        <w:rPr>
          <w:color w:val="000000"/>
        </w:rPr>
        <w:t xml:space="preserve"> </w:t>
      </w:r>
      <w:r w:rsidR="0070474C" w:rsidRPr="00E03B11">
        <w:t xml:space="preserve">in </w:t>
      </w:r>
      <w:r w:rsidR="0070474C">
        <w:t>ICU</w:t>
      </w:r>
      <w:r w:rsidR="0070474C" w:rsidRPr="00E03B11">
        <w:t xml:space="preserve"> patients</w:t>
      </w:r>
      <w:r w:rsidR="0070474C" w:rsidRPr="00E03B11">
        <w:rPr>
          <w:color w:val="000000"/>
        </w:rPr>
        <w:t xml:space="preserve"> </w:t>
      </w:r>
      <w:r w:rsidR="00F61207" w:rsidRPr="00E03B11">
        <w:rPr>
          <w:color w:val="000000"/>
        </w:rPr>
        <w:t xml:space="preserve">has been shown </w:t>
      </w:r>
      <w:r w:rsidR="00F61207" w:rsidRPr="00E03B11">
        <w:t>to</w:t>
      </w:r>
      <w:r w:rsidR="00997C35">
        <w:t xml:space="preserve"> be</w:t>
      </w:r>
      <w:r w:rsidR="00F61207" w:rsidRPr="00E03B11">
        <w:t xml:space="preserve"> </w:t>
      </w:r>
      <w:r w:rsidR="001130E1">
        <w:t>slow and</w:t>
      </w:r>
      <w:r w:rsidR="0039087D" w:rsidRPr="00E03B11">
        <w:t xml:space="preserve"> </w:t>
      </w:r>
      <w:r w:rsidR="0070474C">
        <w:t>in</w:t>
      </w:r>
      <w:r w:rsidR="0062765C" w:rsidRPr="00E03B11">
        <w:t>adequate</w:t>
      </w:r>
      <w:r w:rsidR="0039087D" w:rsidRPr="00E03B11">
        <w:t xml:space="preserve">, particularly </w:t>
      </w:r>
      <w:r w:rsidR="00153138" w:rsidRPr="00E03B11">
        <w:t>in those with</w:t>
      </w:r>
      <w:r w:rsidR="001300AC">
        <w:t xml:space="preserve"> a</w:t>
      </w:r>
      <w:r w:rsidR="00153138" w:rsidRPr="00E03B11">
        <w:t xml:space="preserve"> </w:t>
      </w:r>
      <w:r w:rsidR="0062765C" w:rsidRPr="00E03B11">
        <w:t>high body</w:t>
      </w:r>
      <w:r w:rsidR="00703F82" w:rsidRPr="00E03B11">
        <w:t xml:space="preserve"> </w:t>
      </w:r>
      <w:r w:rsidR="0062765C" w:rsidRPr="00E03B11">
        <w:t>weight</w:t>
      </w:r>
      <w:r w:rsidR="00153138" w:rsidRPr="00E03B11">
        <w:t xml:space="preserve"> </w:t>
      </w:r>
      <w:r w:rsidR="0070474C">
        <w:t>and</w:t>
      </w:r>
      <w:r w:rsidR="0070474C" w:rsidRPr="00E03B11">
        <w:t xml:space="preserve"> </w:t>
      </w:r>
      <w:r w:rsidR="00153138" w:rsidRPr="00E03B11">
        <w:t xml:space="preserve">undergoing </w:t>
      </w:r>
      <w:r w:rsidR="00A73E01" w:rsidRPr="00E03B11">
        <w:t>continuous renal replacement therapy (</w:t>
      </w:r>
      <w:r w:rsidR="00153138" w:rsidRPr="00E03B11">
        <w:t>CRRT</w:t>
      </w:r>
      <w:r w:rsidR="00A73E01" w:rsidRPr="00E03B11">
        <w:t>)</w:t>
      </w:r>
      <w:r w:rsidR="00F3479A">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F3479A">
        <w:fldChar w:fldCharType="separate"/>
      </w:r>
      <w:r w:rsidR="00066A79">
        <w:rPr>
          <w:noProof/>
        </w:rPr>
        <w:t> [13]</w:t>
      </w:r>
      <w:r w:rsidR="00F3479A">
        <w:fldChar w:fldCharType="end"/>
      </w:r>
      <w:r w:rsidR="00F91436">
        <w:t>.</w:t>
      </w:r>
      <w:r w:rsidR="00A73E01" w:rsidRPr="00E03B11">
        <w:t xml:space="preserve"> </w:t>
      </w:r>
      <w:r w:rsidR="00DC4719">
        <w:t>Several</w:t>
      </w:r>
      <w:r w:rsidR="001F6035" w:rsidRPr="00E03B11">
        <w:t xml:space="preserve"> </w:t>
      </w:r>
      <w:r w:rsidR="0062765C" w:rsidRPr="00E03B11">
        <w:t>population pharmacokinetics (</w:t>
      </w:r>
      <w:proofErr w:type="spellStart"/>
      <w:r w:rsidR="0062765C" w:rsidRPr="00E03B11">
        <w:t>popPK</w:t>
      </w:r>
      <w:proofErr w:type="spellEnd"/>
      <w:r w:rsidR="0062765C" w:rsidRPr="00E03B11">
        <w:t>)</w:t>
      </w:r>
      <w:r w:rsidR="00F354F8" w:rsidRPr="00E03B11">
        <w:t xml:space="preserve"> </w:t>
      </w:r>
      <w:r w:rsidR="001F6035" w:rsidRPr="00E03B11">
        <w:t>dose</w:t>
      </w:r>
      <w:r w:rsidR="007C6F8A">
        <w:t>-</w:t>
      </w:r>
      <w:r w:rsidR="001F6035" w:rsidRPr="00E03B11">
        <w:t xml:space="preserve">finding </w:t>
      </w:r>
      <w:r w:rsidR="0062765C" w:rsidRPr="00E03B11">
        <w:t xml:space="preserve">studies </w:t>
      </w:r>
      <w:r w:rsidR="001F6035" w:rsidRPr="00E03B11">
        <w:t>have been performed</w:t>
      </w:r>
      <w:r w:rsidR="00CA2876" w:rsidRPr="00E03B11">
        <w:t xml:space="preserve"> in this</w:t>
      </w:r>
      <w:r w:rsidR="00721BBE">
        <w:t xml:space="preserve"> vulnerable</w:t>
      </w:r>
      <w:r w:rsidR="00CA2876" w:rsidRPr="00E03B11">
        <w:t xml:space="preserve"> patient population</w:t>
      </w:r>
      <w:r w:rsidR="0062765C" w:rsidRPr="00E03B11">
        <w:t>,</w:t>
      </w:r>
      <w:r w:rsidR="001F6035" w:rsidRPr="00E03B11">
        <w:t xml:space="preserve"> </w:t>
      </w:r>
      <w:r w:rsidR="0062765C" w:rsidRPr="00E03B11">
        <w:t>however</w:t>
      </w:r>
      <w:r w:rsidR="001F6035" w:rsidRPr="00E03B11">
        <w:t>, no consensus has been reached</w:t>
      </w:r>
      <w:r w:rsidR="007019A1" w:rsidRPr="00E03B11">
        <w:t xml:space="preserve"> on an optimised fluconazole dosing strategy</w:t>
      </w:r>
      <w:r w:rsidR="0062765C" w:rsidRPr="00E03B11">
        <w:fldChar w:fldCharType="begin">
          <w:fldData xml:space="preserve">PEVuZE5vdGU+PENpdGU+PEF1dGhvcj5BbG9iYWlkPC9BdXRob3I+PFllYXI+MjAxNjwvWWVhcj48
UmVjTnVtPjE5PC9SZWNOdW0+PERpc3BsYXlUZXh0PsKgWzEzLTE2XTwvRGlzcGxheVRleHQ+PHJl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066A79">
        <w:instrText xml:space="preserve"> ADDIN EN.CITE </w:instrText>
      </w:r>
      <w:r w:rsidR="00066A79">
        <w:fldChar w:fldCharType="begin">
          <w:fldData xml:space="preserve">PEVuZE5vdGU+PENpdGU+PEF1dGhvcj5BbG9iYWlkPC9BdXRob3I+PFllYXI+MjAxNjwvWWVhcj48
UmVjTnVtPjE5PC9SZWNOdW0+PERpc3BsYXlUZXh0PsKgWzEzLTE2XTwvRGlzcGxheVRleHQ+PHJl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066A79">
        <w:instrText xml:space="preserve"> ADDIN EN.CITE.DATA </w:instrText>
      </w:r>
      <w:r w:rsidR="00066A79">
        <w:fldChar w:fldCharType="end"/>
      </w:r>
      <w:r w:rsidR="0062765C" w:rsidRPr="00E03B11">
        <w:fldChar w:fldCharType="separate"/>
      </w:r>
      <w:r w:rsidR="00066A79">
        <w:rPr>
          <w:noProof/>
        </w:rPr>
        <w:t> [13-16]</w:t>
      </w:r>
      <w:r w:rsidR="0062765C" w:rsidRPr="00E03B11">
        <w:fldChar w:fldCharType="end"/>
      </w:r>
      <w:r w:rsidR="0026752B">
        <w:t>.</w:t>
      </w:r>
      <w:r w:rsidR="001F6035" w:rsidRPr="00E03B11">
        <w:t xml:space="preserve"> </w:t>
      </w:r>
      <w:r w:rsidR="009B24ED">
        <w:t>This might be attributed</w:t>
      </w:r>
      <w:r w:rsidR="0062765C" w:rsidRPr="00E03B11">
        <w:t xml:space="preserve"> to</w:t>
      </w:r>
      <w:r w:rsidR="001F6035" w:rsidRPr="00E03B11">
        <w:t xml:space="preserve"> </w:t>
      </w:r>
      <w:r w:rsidR="0062765C" w:rsidRPr="00E03B11">
        <w:t xml:space="preserve">the low number of patients included </w:t>
      </w:r>
      <w:r w:rsidR="001F6035" w:rsidRPr="00E03B11">
        <w:t xml:space="preserve">in most </w:t>
      </w:r>
      <w:r w:rsidR="0062765C" w:rsidRPr="00E03B11">
        <w:t xml:space="preserve">of these </w:t>
      </w:r>
      <w:r w:rsidR="001F6035" w:rsidRPr="00E03B11">
        <w:t>studies.</w:t>
      </w:r>
    </w:p>
    <w:p w14:paraId="04DDA19B" w14:textId="40443B0B" w:rsidR="00D55C90" w:rsidRPr="00E03B11" w:rsidRDefault="001F6035" w:rsidP="00593CAA">
      <w:pPr>
        <w:rPr>
          <w:b/>
          <w:bCs/>
          <w:sz w:val="28"/>
          <w:szCs w:val="28"/>
        </w:rPr>
      </w:pPr>
      <w:r w:rsidRPr="00E03B11">
        <w:t xml:space="preserve">Therefore, </w:t>
      </w:r>
      <w:r w:rsidR="005E58A2">
        <w:t>we performed an</w:t>
      </w:r>
      <w:r w:rsidR="005E58A2" w:rsidRPr="00E03B11">
        <w:t xml:space="preserve"> </w:t>
      </w:r>
      <w:r w:rsidR="008A57D3" w:rsidRPr="00E03B11">
        <w:t>individual patient data meta-analysis</w:t>
      </w:r>
      <w:r w:rsidR="006C5135" w:rsidRPr="00E03B11">
        <w:t xml:space="preserve"> (IPDMA)</w:t>
      </w:r>
      <w:r w:rsidRPr="00E03B11">
        <w:t xml:space="preserve"> </w:t>
      </w:r>
      <w:r w:rsidR="007A54E7">
        <w:t>using</w:t>
      </w:r>
      <w:r w:rsidR="00235497">
        <w:t xml:space="preserve"> </w:t>
      </w:r>
      <w:r w:rsidR="00B32D54" w:rsidRPr="00E03B11">
        <w:t>intravenous (IV)</w:t>
      </w:r>
      <w:r w:rsidR="0078287A" w:rsidRPr="00E03B11">
        <w:t xml:space="preserve"> fluconazole </w:t>
      </w:r>
      <w:r w:rsidR="00001605">
        <w:t>TDM</w:t>
      </w:r>
      <w:r w:rsidR="0078287A" w:rsidRPr="00E03B11">
        <w:t xml:space="preserve"> data collected from eight published studies</w:t>
      </w:r>
      <w:r w:rsidR="00235497">
        <w:t>.</w:t>
      </w:r>
      <w:r w:rsidR="0078287A" w:rsidRPr="00E03B11">
        <w:t xml:space="preserve"> </w:t>
      </w:r>
      <w:r w:rsidR="00235497">
        <w:t>Our</w:t>
      </w:r>
      <w:r w:rsidRPr="00E03B11">
        <w:t xml:space="preserve"> aim</w:t>
      </w:r>
      <w:r w:rsidR="00776FDA">
        <w:t>s</w:t>
      </w:r>
      <w:r w:rsidR="00235497">
        <w:t xml:space="preserve"> w</w:t>
      </w:r>
      <w:r w:rsidR="00776FDA">
        <w:t>ere</w:t>
      </w:r>
      <w:r w:rsidRPr="00E03B11">
        <w:t xml:space="preserve"> to</w:t>
      </w:r>
      <w:r w:rsidR="0078287A" w:rsidRPr="00E03B11">
        <w:t xml:space="preserve"> (</w:t>
      </w:r>
      <w:proofErr w:type="spellStart"/>
      <w:r w:rsidR="0078287A" w:rsidRPr="00E03B11">
        <w:t>i</w:t>
      </w:r>
      <w:proofErr w:type="spellEnd"/>
      <w:r w:rsidR="0078287A" w:rsidRPr="00E03B11">
        <w:t>)</w:t>
      </w:r>
      <w:r w:rsidRPr="00E03B11">
        <w:t xml:space="preserve"> </w:t>
      </w:r>
      <w:r w:rsidR="0078287A" w:rsidRPr="00E03B11">
        <w:t>develop a</w:t>
      </w:r>
      <w:r w:rsidR="00AE66D0">
        <w:t xml:space="preserve"> </w:t>
      </w:r>
      <w:proofErr w:type="spellStart"/>
      <w:r w:rsidR="0078287A" w:rsidRPr="00E03B11">
        <w:t>popPK</w:t>
      </w:r>
      <w:proofErr w:type="spellEnd"/>
      <w:r w:rsidR="0078287A" w:rsidRPr="00E03B11">
        <w:t xml:space="preserve"> </w:t>
      </w:r>
      <w:r w:rsidR="0078287A" w:rsidRPr="00E03B11">
        <w:lastRenderedPageBreak/>
        <w:t xml:space="preserve">model of fluconazole in </w:t>
      </w:r>
      <w:r w:rsidR="00384D0A">
        <w:t>patients</w:t>
      </w:r>
      <w:r w:rsidR="00C76402">
        <w:t xml:space="preserve"> admitted to the</w:t>
      </w:r>
      <w:r w:rsidR="00C76402" w:rsidRPr="00C76402">
        <w:t xml:space="preserve"> </w:t>
      </w:r>
      <w:r w:rsidR="00C76402">
        <w:t>ICU</w:t>
      </w:r>
      <w:r w:rsidR="0078287A" w:rsidRPr="00E03B11">
        <w:t xml:space="preserve">, (ii) </w:t>
      </w:r>
      <w:r w:rsidR="0078287A" w:rsidRPr="00E03B11">
        <w:rPr>
          <w:color w:val="000000"/>
        </w:rPr>
        <w:t xml:space="preserve">identify covariates with a clinically relevant impact on fluconazole </w:t>
      </w:r>
      <w:r w:rsidR="0095430E" w:rsidRPr="00CA5A80">
        <w:rPr>
          <w:i/>
          <w:iCs/>
          <w:color w:val="000000"/>
        </w:rPr>
        <w:t>f</w:t>
      </w:r>
      <w:r w:rsidR="0095430E" w:rsidRPr="00E03B11">
        <w:rPr>
          <w:color w:val="000000"/>
        </w:rPr>
        <w:t>AUC</w:t>
      </w:r>
      <w:r w:rsidR="00D24AF0" w:rsidRPr="00E03B11">
        <w:rPr>
          <w:color w:val="000000"/>
          <w:vertAlign w:val="subscript"/>
        </w:rPr>
        <w:t>0-24</w:t>
      </w:r>
      <w:r w:rsidR="0078287A" w:rsidRPr="00E03B11">
        <w:rPr>
          <w:color w:val="000000"/>
        </w:rPr>
        <w:t xml:space="preserve"> target attainment, and (iii) </w:t>
      </w:r>
      <w:r w:rsidR="00D57E3D" w:rsidRPr="00D57E3D">
        <w:rPr>
          <w:color w:val="000000"/>
        </w:rPr>
        <w:t xml:space="preserve">provide an optimised dosing recommendation ensuring </w:t>
      </w:r>
      <w:proofErr w:type="spellStart"/>
      <w:r w:rsidR="00C76402" w:rsidRPr="00D57E3D">
        <w:rPr>
          <w:color w:val="000000"/>
        </w:rPr>
        <w:t>adequate</w:t>
      </w:r>
      <w:del w:id="16" w:author="Isabel Spriet" w:date="2024-01-19T10:15:00Z">
        <w:r w:rsidR="00C76402" w:rsidDel="001300AC">
          <w:rPr>
            <w:color w:val="000000"/>
          </w:rPr>
          <w:delText>,</w:delText>
        </w:r>
        <w:r w:rsidR="00C76402" w:rsidRPr="00D57E3D" w:rsidDel="001300AC">
          <w:rPr>
            <w:color w:val="000000"/>
          </w:rPr>
          <w:delText xml:space="preserve"> </w:delText>
        </w:r>
      </w:del>
      <w:r w:rsidR="00D57E3D">
        <w:rPr>
          <w:color w:val="000000"/>
        </w:rPr>
        <w:t>ICU</w:t>
      </w:r>
      <w:proofErr w:type="spellEnd"/>
      <w:r w:rsidR="00D57E3D" w:rsidRPr="00D57E3D">
        <w:rPr>
          <w:color w:val="000000"/>
        </w:rPr>
        <w:t>-wide target attainment</w:t>
      </w:r>
      <w:r w:rsidR="0078287A" w:rsidRPr="00E03B11">
        <w:rPr>
          <w:rFonts w:eastAsia="Lato-Regular"/>
        </w:rPr>
        <w:t>.</w:t>
      </w:r>
      <w:bookmarkEnd w:id="1"/>
      <w:r w:rsidR="00D55C90" w:rsidRPr="00E03B11">
        <w:rPr>
          <w:b/>
          <w:bCs/>
          <w:sz w:val="28"/>
          <w:szCs w:val="28"/>
        </w:rPr>
        <w:br w:type="page"/>
      </w:r>
    </w:p>
    <w:p w14:paraId="5BB1DE8C" w14:textId="50D62454" w:rsidR="00680222" w:rsidRPr="00E03B11" w:rsidRDefault="00EE5876" w:rsidP="00593CAA">
      <w:pPr>
        <w:pStyle w:val="Heading1"/>
      </w:pPr>
      <w:r>
        <w:lastRenderedPageBreak/>
        <w:t>Material</w:t>
      </w:r>
      <w:r w:rsidRPr="00E03B11">
        <w:t xml:space="preserve"> </w:t>
      </w:r>
      <w:r w:rsidR="00A218AD" w:rsidRPr="00E03B11">
        <w:t>and methods</w:t>
      </w:r>
    </w:p>
    <w:p w14:paraId="34826BE7" w14:textId="462A332D" w:rsidR="008F028D" w:rsidRPr="00E03B11" w:rsidRDefault="00F20E87" w:rsidP="00593CAA">
      <w:pPr>
        <w:pStyle w:val="Heading2"/>
        <w:rPr>
          <w:rFonts w:eastAsia="Times New Roman"/>
        </w:rPr>
      </w:pPr>
      <w:r w:rsidRPr="00E03B11">
        <w:rPr>
          <w:rFonts w:eastAsia="Times New Roman"/>
        </w:rPr>
        <w:t>Patient population and study design</w:t>
      </w:r>
    </w:p>
    <w:p w14:paraId="024C4392" w14:textId="01557D5E" w:rsidR="00914769" w:rsidRPr="00E03B11" w:rsidRDefault="006B0FCA" w:rsidP="00593CAA">
      <w:bookmarkStart w:id="17" w:name="_Hlk136852279"/>
      <w:r w:rsidRPr="006B0FCA">
        <w:t xml:space="preserve">Medical centres that had published data on plasma concentrations of intravenous (IV) fluconazole </w:t>
      </w:r>
      <w:r w:rsidR="001300AC">
        <w:t>obtained in</w:t>
      </w:r>
      <w:r w:rsidR="001300AC" w:rsidRPr="006B0FCA">
        <w:t xml:space="preserve"> </w:t>
      </w:r>
      <w:r w:rsidRPr="006B0FCA">
        <w:t>patients admitted to the intensive care unit (ICU) have been identified</w:t>
      </w:r>
      <w:r w:rsidR="00860916">
        <w:t xml:space="preserve"> through a</w:t>
      </w:r>
      <w:r w:rsidRPr="006B0FCA">
        <w:t xml:space="preserve"> PubMed</w:t>
      </w:r>
      <w:r w:rsidR="00860916">
        <w:t xml:space="preserve"> search</w:t>
      </w:r>
      <w:r w:rsidRPr="006B0FCA">
        <w:t xml:space="preserve"> from </w:t>
      </w:r>
      <w:commentRangeStart w:id="18"/>
      <w:commentRangeStart w:id="19"/>
      <w:r w:rsidRPr="006B0FCA">
        <w:t xml:space="preserve">inception to </w:t>
      </w:r>
      <w:r w:rsidR="00AD7C11">
        <w:t>October </w:t>
      </w:r>
      <w:commentRangeEnd w:id="18"/>
      <w:commentRangeEnd w:id="19"/>
      <w:r w:rsidR="00AD7C11" w:rsidRPr="006B0FCA">
        <w:t>202</w:t>
      </w:r>
      <w:r w:rsidR="00AD7C11">
        <w:t>2</w:t>
      </w:r>
      <w:r w:rsidR="001300AC">
        <w:rPr>
          <w:rStyle w:val="CommentReference"/>
        </w:rPr>
        <w:commentReference w:id="18"/>
      </w:r>
      <w:r w:rsidR="00D3510F">
        <w:rPr>
          <w:rStyle w:val="CommentReference"/>
        </w:rPr>
        <w:commentReference w:id="19"/>
      </w:r>
      <w:r w:rsidRPr="006B0FCA">
        <w:t xml:space="preserve">. </w:t>
      </w:r>
      <w:r w:rsidR="00EA00D5">
        <w:t>Authors</w:t>
      </w:r>
      <w:r w:rsidRPr="006B0FCA">
        <w:t xml:space="preserve"> were contacted to </w:t>
      </w:r>
      <w:r w:rsidR="00A84E7E">
        <w:t>start a</w:t>
      </w:r>
      <w:r w:rsidRPr="006B0FCA">
        <w:t xml:space="preserve"> data</w:t>
      </w:r>
      <w:r w:rsidR="00A84E7E">
        <w:t xml:space="preserve"> sharing collaboration</w:t>
      </w:r>
      <w:r w:rsidRPr="006B0FCA">
        <w:t>, and upon</w:t>
      </w:r>
      <w:r w:rsidR="00A84E7E">
        <w:t xml:space="preserve"> contractual</w:t>
      </w:r>
      <w:r w:rsidRPr="006B0FCA">
        <w:t xml:space="preserve"> agreement datasets were </w:t>
      </w:r>
      <w:r w:rsidR="00A84E7E">
        <w:t>transferred and</w:t>
      </w:r>
      <w:r w:rsidR="00A84E7E" w:rsidRPr="006B0FCA">
        <w:t xml:space="preserve"> </w:t>
      </w:r>
      <w:r w:rsidRPr="006B0FCA">
        <w:t>aggregated for subsequent analysis. The study was approved by the Ethics Committee Research UZ</w:t>
      </w:r>
      <w:r w:rsidR="002D7EE7">
        <w:t> </w:t>
      </w:r>
      <w:r w:rsidRPr="006B0FCA">
        <w:t>/</w:t>
      </w:r>
      <w:r w:rsidR="002D7EE7">
        <w:t> </w:t>
      </w:r>
      <w:r w:rsidRPr="006B0FCA">
        <w:t>KU</w:t>
      </w:r>
      <w:r w:rsidR="002D7EE7">
        <w:t> </w:t>
      </w:r>
      <w:r w:rsidRPr="006B0FCA">
        <w:t>Leuven (S62242)</w:t>
      </w:r>
      <w:r w:rsidR="009548D4" w:rsidRPr="00E03B11">
        <w:t>.</w:t>
      </w:r>
      <w:r w:rsidR="00646595" w:rsidRPr="00E03B11">
        <w:t xml:space="preserve"> </w:t>
      </w:r>
      <w:r w:rsidR="00DB57AB">
        <w:t>Written</w:t>
      </w:r>
      <w:r w:rsidR="00DB57AB" w:rsidRPr="00DB57AB">
        <w:t xml:space="preserve"> informed consent </w:t>
      </w:r>
      <w:r w:rsidR="00DB57AB">
        <w:t>was obtained from all</w:t>
      </w:r>
      <w:r w:rsidR="00DB57AB" w:rsidRPr="00DB57AB">
        <w:t xml:space="preserve"> patients </w:t>
      </w:r>
      <w:r w:rsidR="00DB57AB">
        <w:t>before</w:t>
      </w:r>
      <w:r w:rsidR="00DB57AB" w:rsidRPr="00DB57AB">
        <w:t xml:space="preserve"> participation in the</w:t>
      </w:r>
      <w:r w:rsidR="001300AC">
        <w:t xml:space="preserve"> original</w:t>
      </w:r>
      <w:r w:rsidR="00DB57AB" w:rsidRPr="00DB57AB">
        <w:t xml:space="preserve"> stud</w:t>
      </w:r>
      <w:r w:rsidR="00DB57AB">
        <w:t>ies</w:t>
      </w:r>
      <w:r w:rsidR="00DB57AB" w:rsidRPr="00DB57AB">
        <w:t xml:space="preserve"> in compliance </w:t>
      </w:r>
      <w:r w:rsidR="001300AC">
        <w:t xml:space="preserve">with </w:t>
      </w:r>
      <w:r w:rsidR="00DB57AB" w:rsidRPr="00DB57AB">
        <w:t>approval of the (local) Ethics Committee</w:t>
      </w:r>
      <w:r w:rsidR="001538AA">
        <w:t>s</w:t>
      </w:r>
      <w:r w:rsidR="00DB57AB" w:rsidRPr="00DB57AB">
        <w:t>.</w:t>
      </w:r>
    </w:p>
    <w:bookmarkEnd w:id="17"/>
    <w:p w14:paraId="340D6FBA" w14:textId="1F7BF5E5" w:rsidR="00B76B7D" w:rsidRPr="00E03B11" w:rsidRDefault="00B25217" w:rsidP="00593CAA">
      <w:pPr>
        <w:pStyle w:val="Heading2"/>
        <w:rPr>
          <w:rFonts w:eastAsia="Times New Roman"/>
        </w:rPr>
      </w:pPr>
      <w:r w:rsidRPr="00E03B11">
        <w:rPr>
          <w:rFonts w:eastAsia="Times New Roman"/>
        </w:rPr>
        <w:t>Population pharmacokinetic</w:t>
      </w:r>
      <w:r w:rsidR="006A6850" w:rsidRPr="00E03B11">
        <w:rPr>
          <w:rFonts w:eastAsia="Times New Roman"/>
        </w:rPr>
        <w:t>s</w:t>
      </w:r>
      <w:r w:rsidRPr="00E03B11">
        <w:rPr>
          <w:rFonts w:eastAsia="Times New Roman"/>
        </w:rPr>
        <w:t xml:space="preserve"> modelling</w:t>
      </w:r>
    </w:p>
    <w:p w14:paraId="410D2282" w14:textId="2E07BBD5" w:rsidR="00B76B7D" w:rsidRPr="00E03B11" w:rsidRDefault="00AD19C4" w:rsidP="00593CAA">
      <w:bookmarkStart w:id="20" w:name="_Hlk136861913"/>
      <w:r w:rsidRPr="00E03B11">
        <w:t xml:space="preserve">A </w:t>
      </w:r>
      <w:proofErr w:type="spellStart"/>
      <w:r w:rsidRPr="00E03B11">
        <w:t>popPK</w:t>
      </w:r>
      <w:proofErr w:type="spellEnd"/>
      <w:r w:rsidRPr="00E03B11">
        <w:t xml:space="preserve"> model was fit to the </w:t>
      </w:r>
      <w:r w:rsidR="00C86F78" w:rsidRPr="00E03B11">
        <w:t>fluconazole</w:t>
      </w:r>
      <w:r w:rsidRPr="00E03B11">
        <w:t xml:space="preserve"> concentration</w:t>
      </w:r>
      <w:r w:rsidR="00FE6C59">
        <w:t>–</w:t>
      </w:r>
      <w:r w:rsidRPr="00E03B11">
        <w:t>time data</w:t>
      </w:r>
      <w:r w:rsidR="00E06FE5" w:rsidRPr="00E03B11">
        <w:t xml:space="preserve">. </w:t>
      </w:r>
      <w:r w:rsidR="00B17A0C" w:rsidRPr="00B17A0C">
        <w:t>One-, two-, and three-compartment models with linear elimination processes were explored.</w:t>
      </w:r>
      <w:r w:rsidR="00B76B7D" w:rsidRPr="00E03B11">
        <w:t xml:space="preserve"> </w:t>
      </w:r>
      <w:r w:rsidR="00384D0A">
        <w:t>The</w:t>
      </w:r>
      <w:r w:rsidR="00993975" w:rsidRPr="00E03B11">
        <w:t xml:space="preserve"> magnitude of differences in individual </w:t>
      </w:r>
      <w:r w:rsidR="006A6850" w:rsidRPr="00E03B11">
        <w:t xml:space="preserve">PK </w:t>
      </w:r>
      <w:r w:rsidR="00993975" w:rsidRPr="00E03B11">
        <w:t>parameters from the typical value, which is referred to as interindividual variability</w:t>
      </w:r>
      <w:r w:rsidR="00384D0A">
        <w:t xml:space="preserve"> was estimated; </w:t>
      </w:r>
      <w:r w:rsidR="000C73B4">
        <w:t>as well as</w:t>
      </w:r>
      <w:r w:rsidR="00993975" w:rsidRPr="00E03B11">
        <w:t xml:space="preserve"> differences between observed and model</w:t>
      </w:r>
      <w:r w:rsidR="00110745">
        <w:t>-</w:t>
      </w:r>
      <w:r w:rsidR="00993975" w:rsidRPr="00E03B11">
        <w:t xml:space="preserve">predicted </w:t>
      </w:r>
      <w:r w:rsidR="000C73B4">
        <w:t xml:space="preserve">individual </w:t>
      </w:r>
      <w:r w:rsidR="00110745">
        <w:t>concentrations</w:t>
      </w:r>
      <w:r w:rsidR="00993975" w:rsidRPr="00E03B11">
        <w:t xml:space="preserve">, which is referred to as residual variability. The </w:t>
      </w:r>
      <w:r w:rsidR="00110745">
        <w:t>PK</w:t>
      </w:r>
      <w:r w:rsidR="00110745" w:rsidRPr="00E03B11">
        <w:t xml:space="preserve"> </w:t>
      </w:r>
      <w:r w:rsidR="00993975" w:rsidRPr="00E03B11">
        <w:t xml:space="preserve">variability between observation periods (e.g., </w:t>
      </w:r>
      <w:r w:rsidR="00A240A9" w:rsidRPr="00E03B11">
        <w:t>≤</w:t>
      </w:r>
      <w:r w:rsidR="00A70285" w:rsidRPr="00E03B11">
        <w:t>day</w:t>
      </w:r>
      <w:r w:rsidR="00A70285">
        <w:t> </w:t>
      </w:r>
      <w:r w:rsidR="00A240A9" w:rsidRPr="00E03B11">
        <w:t>7 vs &gt;</w:t>
      </w:r>
      <w:r w:rsidR="00A70285" w:rsidRPr="00E03B11">
        <w:t>day</w:t>
      </w:r>
      <w:r w:rsidR="00A70285">
        <w:t> </w:t>
      </w:r>
      <w:r w:rsidR="00A240A9" w:rsidRPr="00E03B11">
        <w:t>7</w:t>
      </w:r>
      <w:r w:rsidR="00993975" w:rsidRPr="00E03B11">
        <w:t xml:space="preserve">) was tested by introducing </w:t>
      </w:r>
      <w:proofErr w:type="spellStart"/>
      <w:r w:rsidR="00993975" w:rsidRPr="00E03B11">
        <w:t>interoccasion</w:t>
      </w:r>
      <w:proofErr w:type="spellEnd"/>
      <w:r w:rsidR="00993975" w:rsidRPr="00E03B11">
        <w:t xml:space="preserve"> variability.</w:t>
      </w:r>
      <w:r w:rsidR="00F62CBB" w:rsidRPr="00E03B11">
        <w:t xml:space="preserve"> Between-centre variability was tested as a random effect</w:t>
      </w:r>
      <w:r w:rsidR="00AD62BB">
        <w:t xml:space="preserve"> as well as a fixed effect</w:t>
      </w:r>
      <w:r w:rsidR="00F62CBB" w:rsidRPr="00E03B11">
        <w:t>.</w:t>
      </w:r>
      <w:r w:rsidR="005A6A41">
        <w:t xml:space="preserve"> </w:t>
      </w:r>
      <w:r w:rsidR="00A51795">
        <w:t>The d</w:t>
      </w:r>
      <w:r w:rsidR="005A6A41">
        <w:t xml:space="preserve">ifference </w:t>
      </w:r>
      <w:r w:rsidR="007A6681">
        <w:t xml:space="preserve">in analytical assays used </w:t>
      </w:r>
      <w:r w:rsidR="004D0965">
        <w:t>among</w:t>
      </w:r>
      <w:r w:rsidR="00457216">
        <w:t xml:space="preserve"> centre</w:t>
      </w:r>
      <w:r w:rsidR="004D0965">
        <w:t>s</w:t>
      </w:r>
      <w:r w:rsidR="00457216">
        <w:t xml:space="preserve"> was tested by introducing different error models</w:t>
      </w:r>
      <w:r w:rsidR="00B851A9">
        <w:t xml:space="preserve"> for each assay.</w:t>
      </w:r>
      <w:r w:rsidR="00F62CBB" w:rsidRPr="00E03B11">
        <w:t xml:space="preserve"> </w:t>
      </w:r>
      <w:r w:rsidR="00B76B7D" w:rsidRPr="00E03B11">
        <w:rPr>
          <w:rFonts w:cs="Times New Roman"/>
        </w:rPr>
        <w:t>Individual PK parameters were assumed to be log-normally distributed, which was achieved using an exponential function</w:t>
      </w:r>
      <w:r w:rsidR="00B76B7D" w:rsidRPr="00E03B11">
        <w:t xml:space="preserve">. </w:t>
      </w:r>
      <w:r w:rsidR="006A7EB7">
        <w:t>For example,</w:t>
      </w:r>
      <w:r w:rsidR="00384D0A">
        <w:t xml:space="preserve"> </w:t>
      </w:r>
      <w:r w:rsidR="00B76B7D" w:rsidRPr="00E03B11">
        <w:t xml:space="preserve">the </w:t>
      </w:r>
      <w:r w:rsidR="008B05C2">
        <w:t>volume of distribution</w:t>
      </w:r>
      <w:r w:rsidR="007469DB">
        <w:t xml:space="preserve"> in the central compartment</w:t>
      </w:r>
      <w:r w:rsidR="008B05C2" w:rsidRPr="00E03B11">
        <w:t xml:space="preserve"> </w:t>
      </w:r>
      <w:r w:rsidR="00B76B7D" w:rsidRPr="00E03B11">
        <w:t>of subject </w:t>
      </w:r>
      <w:proofErr w:type="spellStart"/>
      <w:r w:rsidR="00B76B7D" w:rsidRPr="00E03B11">
        <w:rPr>
          <w:i/>
          <w:iCs/>
        </w:rPr>
        <w:t>i</w:t>
      </w:r>
      <w:proofErr w:type="spellEnd"/>
      <w:r w:rsidR="00B76B7D" w:rsidRPr="00E03B11">
        <w:t xml:space="preserve"> (</w:t>
      </w:r>
      <w:proofErr w:type="spellStart"/>
      <w:r w:rsidR="00366783">
        <w:t>Vc</w:t>
      </w:r>
      <w:r w:rsidR="00366783" w:rsidRPr="00E03B11">
        <w:rPr>
          <w:i/>
          <w:iCs/>
          <w:vertAlign w:val="subscript"/>
        </w:rPr>
        <w:t>i</w:t>
      </w:r>
      <w:proofErr w:type="spellEnd"/>
      <w:r w:rsidR="00B76B7D" w:rsidRPr="00E03B11">
        <w:t>) was calculated following this equation:</w:t>
      </w:r>
    </w:p>
    <w:p w14:paraId="2FF1ACD2" w14:textId="7533AB01" w:rsidR="00B76B7D" w:rsidRPr="00E03B11" w:rsidRDefault="00000000" w:rsidP="00E056FD">
      <w:pPr>
        <w:tabs>
          <w:tab w:val="right" w:pos="9026"/>
        </w:tabs>
        <w:ind w:left="567"/>
        <w:rPr>
          <w:rFonts w:cs="Times New Roman"/>
        </w:rPr>
      </w:pPr>
      <m:oMath>
        <m:sSub>
          <m:sSubPr>
            <m:ctrlPr>
              <w:rPr>
                <w:rFonts w:ascii="Cambria Math" w:hAnsi="Cambria Math"/>
                <w:i/>
              </w:rPr>
            </m:ctrlPr>
          </m:sSubPr>
          <m:e>
            <m:r>
              <m:rPr>
                <m:nor/>
              </m:rPr>
              <m:t>Vc</m:t>
            </m:r>
          </m:e>
          <m:sub>
            <m:r>
              <m:rPr>
                <m:nor/>
              </m:rPr>
              <w:rPr>
                <w:i/>
              </w:rPr>
              <m:t>i</m:t>
            </m:r>
          </m:sub>
        </m:sSub>
        <m:r>
          <m:rPr>
            <m:nor/>
          </m:rPr>
          <m:t xml:space="preserve"> =</m:t>
        </m:r>
        <m:r>
          <m:rPr>
            <m:nor/>
          </m:rPr>
          <w:rPr>
            <w:rFonts w:ascii="Cambria Math"/>
          </w:rPr>
          <m:t xml:space="preserve"> </m:t>
        </m:r>
        <m:sSub>
          <m:sSubPr>
            <m:ctrlPr>
              <w:rPr>
                <w:rFonts w:ascii="Cambria Math" w:hAnsi="Cambria Math"/>
                <w:i/>
              </w:rPr>
            </m:ctrlPr>
          </m:sSubPr>
          <m:e>
            <m:r>
              <m:rPr>
                <m:nor/>
              </m:rPr>
              <m:t>Vc</m:t>
            </m:r>
          </m:e>
          <m:sub>
            <m:r>
              <m:rPr>
                <m:nor/>
              </m:rPr>
              <w:rPr>
                <w:i/>
              </w:rPr>
              <m:t>pop</m:t>
            </m:r>
          </m:sub>
        </m:sSub>
        <m:r>
          <m:rPr>
            <m:nor/>
          </m:rPr>
          <m:t xml:space="preserve"> × </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r>
          <m:rPr>
            <m:nor/>
          </m:rPr>
          <m:t xml:space="preserve">with </m:t>
        </m:r>
        <m:sSub>
          <m:sSubPr>
            <m:ctrlPr>
              <w:rPr>
                <w:rFonts w:ascii="Cambria Math" w:hAnsi="Cambria Math"/>
                <w:i/>
              </w:rPr>
            </m:ctrlPr>
          </m:sSubPr>
          <m:e>
            <m:r>
              <m:rPr>
                <m:nor/>
              </m:rPr>
              <w:rPr>
                <w:i/>
              </w:rPr>
              <m:t>η</m:t>
            </m:r>
          </m:e>
          <m:sub>
            <m:r>
              <m:rPr>
                <m:nor/>
              </m:rPr>
              <w:rPr>
                <w:i/>
              </w:rPr>
              <m:t>i</m:t>
            </m:r>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B76B7D" w:rsidRPr="00E03B11">
        <w:rPr>
          <w:rFonts w:eastAsiaTheme="minorEastAsia" w:cs="Times New Roman"/>
        </w:rPr>
        <w:tab/>
        <w:t>(Eq.</w:t>
      </w:r>
      <w:r w:rsidR="00110B31">
        <w:rPr>
          <w:rFonts w:eastAsiaTheme="minorEastAsia" w:cs="Times New Roman"/>
        </w:rPr>
        <w:t> </w:t>
      </w:r>
      <w:r w:rsidR="00B76B7D" w:rsidRPr="00E03B11">
        <w:rPr>
          <w:rFonts w:eastAsiaTheme="minorEastAsia" w:cs="Times New Roman"/>
        </w:rPr>
        <w:t>1)</w:t>
      </w:r>
    </w:p>
    <w:p w14:paraId="793AC52B" w14:textId="1AAA0200" w:rsidR="00896A6B" w:rsidRPr="00E03B11" w:rsidRDefault="00B76B7D" w:rsidP="00593CAA">
      <w:r w:rsidRPr="00E03B11">
        <w:t>with</w:t>
      </w:r>
      <w:r w:rsidR="00D91540">
        <w:t xml:space="preserve"> </w:t>
      </w:r>
      <w:proofErr w:type="spellStart"/>
      <w:r w:rsidR="00D91540">
        <w:t>Vc</w:t>
      </w:r>
      <w:r w:rsidR="00D91540" w:rsidRPr="007D02D1">
        <w:rPr>
          <w:i/>
          <w:iCs/>
          <w:vertAlign w:val="subscript"/>
        </w:rPr>
        <w:t>pop</w:t>
      </w:r>
      <w:proofErr w:type="spellEnd"/>
      <w:r w:rsidR="00D91540">
        <w:t xml:space="preserve"> </w:t>
      </w:r>
      <w:r w:rsidRPr="00E03B11">
        <w:t xml:space="preserve">the typical population value of </w:t>
      </w:r>
      <w:proofErr w:type="spellStart"/>
      <w:r w:rsidR="007469DB">
        <w:t>Vc</w:t>
      </w:r>
      <w:proofErr w:type="spellEnd"/>
      <w:r w:rsidRPr="00E03B11">
        <w:t xml:space="preserve">, </w:t>
      </w:r>
      <w:proofErr w:type="spellStart"/>
      <w:r w:rsidRPr="00E03B11">
        <w:rPr>
          <w:i/>
          <w:iCs/>
        </w:rPr>
        <w:t>η</w:t>
      </w:r>
      <w:r w:rsidRPr="00E03B11">
        <w:rPr>
          <w:i/>
          <w:iCs/>
          <w:vertAlign w:val="subscript"/>
        </w:rPr>
        <w:t>i</w:t>
      </w:r>
      <w:proofErr w:type="spellEnd"/>
      <w:r w:rsidRPr="00E03B11">
        <w:t xml:space="preserve"> the </w:t>
      </w:r>
      <w:r w:rsidR="006A6850" w:rsidRPr="00E03B11">
        <w:t>difference between the population and individual estimate</w:t>
      </w:r>
      <w:r w:rsidRPr="00E03B11">
        <w:t xml:space="preserve">, and </w:t>
      </w:r>
      <w:r w:rsidRPr="00E03B11">
        <w:rPr>
          <w:i/>
          <w:iCs/>
        </w:rPr>
        <w:t>ω</w:t>
      </w:r>
      <w:r w:rsidRPr="00E03B11">
        <w:rPr>
          <w:vertAlign w:val="superscript"/>
        </w:rPr>
        <w:t>2</w:t>
      </w:r>
      <w:r w:rsidRPr="00E03B11">
        <w:t xml:space="preserve"> the variance of </w:t>
      </w:r>
      <w:r w:rsidR="006A6850" w:rsidRPr="00E03B11">
        <w:t xml:space="preserve">all </w:t>
      </w:r>
      <w:proofErr w:type="spellStart"/>
      <w:r w:rsidR="006A6850" w:rsidRPr="00E03B11">
        <w:rPr>
          <w:i/>
          <w:iCs/>
        </w:rPr>
        <w:t>η</w:t>
      </w:r>
      <w:r w:rsidR="006A6850" w:rsidRPr="00E03B11">
        <w:rPr>
          <w:i/>
          <w:iCs/>
          <w:vertAlign w:val="subscript"/>
        </w:rPr>
        <w:t>i</w:t>
      </w:r>
      <w:proofErr w:type="spellEnd"/>
      <w:r w:rsidRPr="00E03B11">
        <w:t>.</w:t>
      </w:r>
    </w:p>
    <w:p w14:paraId="57C57EF1" w14:textId="788B69CF" w:rsidR="00E00993" w:rsidRDefault="00FC5BE6" w:rsidP="00E00993">
      <w:r w:rsidRPr="00E03B11">
        <w:t>A final model including covariate effects was built through two-way stepwise covariate modelling (α</w:t>
      </w:r>
      <w:r w:rsidRPr="00E03B11">
        <w:rPr>
          <w:vertAlign w:val="subscript"/>
        </w:rPr>
        <w:t>forward</w:t>
      </w:r>
      <w:r w:rsidR="00D652E3" w:rsidRPr="00AC6BBD">
        <w:t> </w:t>
      </w:r>
      <w:r w:rsidRPr="00E03B11">
        <w:t>=</w:t>
      </w:r>
      <w:r w:rsidR="00D652E3" w:rsidRPr="00156721">
        <w:t> </w:t>
      </w:r>
      <w:r w:rsidRPr="00E03B11">
        <w:t>0.0</w:t>
      </w:r>
      <w:r w:rsidR="00A36425" w:rsidRPr="00E03B11">
        <w:t>5</w:t>
      </w:r>
      <w:r w:rsidRPr="00E03B11">
        <w:t>, α</w:t>
      </w:r>
      <w:r w:rsidRPr="00E03B11">
        <w:rPr>
          <w:vertAlign w:val="subscript"/>
        </w:rPr>
        <w:t>backward</w:t>
      </w:r>
      <w:r w:rsidR="00D652E3" w:rsidRPr="00156721">
        <w:t> </w:t>
      </w:r>
      <w:r w:rsidRPr="00E03B11">
        <w:t>=</w:t>
      </w:r>
      <w:r w:rsidR="00D652E3" w:rsidRPr="00156721">
        <w:t> </w:t>
      </w:r>
      <w:r w:rsidRPr="00E03B11">
        <w:t>0.01)</w:t>
      </w:r>
      <w:r w:rsidR="00FA1DB8" w:rsidRPr="00E03B11">
        <w:fldChar w:fldCharType="begin"/>
      </w:r>
      <w:r w:rsidR="00066A79">
        <w:instrText xml:space="preserve"> ADDIN EN.CITE &lt;EndNote&gt;&lt;Cite&gt;&lt;Author&gt;Jonsson&lt;/Author&gt;&lt;Year&gt;1998&lt;/Year&gt;&lt;RecNum&gt;36&lt;/RecNum&gt;&lt;DisplayText&gt; [17]&lt;/DisplayText&gt;&lt;record&gt;&lt;rec-number&gt;36&lt;/rec-number&gt;&lt;foreign-keys&gt;&lt;key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instrText>
      </w:r>
      <w:r w:rsidR="00FA1DB8" w:rsidRPr="00E03B11">
        <w:fldChar w:fldCharType="separate"/>
      </w:r>
      <w:r w:rsidR="00066A79">
        <w:rPr>
          <w:noProof/>
        </w:rPr>
        <w:t> [17]</w:t>
      </w:r>
      <w:r w:rsidR="00FA1DB8" w:rsidRPr="00E03B11">
        <w:fldChar w:fldCharType="end"/>
      </w:r>
      <w:r w:rsidR="003126D2">
        <w:t>.</w:t>
      </w:r>
      <w:r w:rsidRPr="00E03B11">
        <w:t xml:space="preserve"> </w:t>
      </w:r>
      <w:r w:rsidR="00EA2D7C">
        <w:t>The five</w:t>
      </w:r>
      <w:r w:rsidR="00E00993">
        <w:t xml:space="preserve"> tested</w:t>
      </w:r>
      <w:r w:rsidR="00EA2D7C">
        <w:t xml:space="preserve"> </w:t>
      </w:r>
      <w:r w:rsidR="003D762A">
        <w:t>covariates were</w:t>
      </w:r>
      <w:r w:rsidR="008D03C5">
        <w:t xml:space="preserve"> body weight</w:t>
      </w:r>
      <w:r w:rsidR="008D03C5" w:rsidRPr="004C172A">
        <w:t xml:space="preserve">, body mass index (BMI), </w:t>
      </w:r>
      <w:r w:rsidR="00925AB3">
        <w:t xml:space="preserve">and </w:t>
      </w:r>
      <w:r w:rsidR="008D03C5" w:rsidRPr="004C172A">
        <w:t>fat-free mass</w:t>
      </w:r>
      <w:r w:rsidR="008D03C5" w:rsidRPr="004C172A" w:rsidDel="004C172A">
        <w:t xml:space="preserve"> </w:t>
      </w:r>
      <w:r w:rsidR="008D03C5" w:rsidRPr="00E03B11">
        <w:t xml:space="preserve">(FFM; approximated by lean body weight derived from </w:t>
      </w:r>
      <w:r w:rsidR="008D03C5">
        <w:t>body weight</w:t>
      </w:r>
      <w:r w:rsidR="008D03C5" w:rsidRPr="00E03B11">
        <w:t xml:space="preserve"> and height using Boer’s formula</w:t>
      </w:r>
      <w:r w:rsidR="008D03C5" w:rsidRPr="00E03B11">
        <w:fldChar w:fldCharType="begin"/>
      </w:r>
      <w:r w:rsidR="00066A79">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8D03C5" w:rsidRPr="00E03B11">
        <w:fldChar w:fldCharType="separate"/>
      </w:r>
      <w:r w:rsidR="00066A79">
        <w:rPr>
          <w:noProof/>
        </w:rPr>
        <w:t> [18]</w:t>
      </w:r>
      <w:r w:rsidR="008D03C5" w:rsidRPr="00E03B11">
        <w:fldChar w:fldCharType="end"/>
      </w:r>
      <w:r w:rsidR="00925AB3">
        <w:t>) at baseline (</w:t>
      </w:r>
      <w:r w:rsidR="00500B92">
        <w:t>day of ICU admission</w:t>
      </w:r>
      <w:r w:rsidR="00925AB3">
        <w:t>)</w:t>
      </w:r>
      <w:r w:rsidR="008D03C5">
        <w:t>,</w:t>
      </w:r>
      <w:r w:rsidR="008D03C5" w:rsidRPr="00E03B11">
        <w:t xml:space="preserve"> </w:t>
      </w:r>
      <w:r w:rsidR="008D03C5">
        <w:t>and</w:t>
      </w:r>
      <w:r w:rsidR="003D762A">
        <w:t xml:space="preserve"> </w:t>
      </w:r>
      <w:r w:rsidR="00E00993">
        <w:t xml:space="preserve">time-varying </w:t>
      </w:r>
      <w:r w:rsidR="004C172A" w:rsidRPr="004C172A">
        <w:t>CRRT (yes</w:t>
      </w:r>
      <w:r w:rsidR="00055265">
        <w:t>/</w:t>
      </w:r>
      <w:r w:rsidR="004C172A" w:rsidRPr="004C172A">
        <w:t>no)</w:t>
      </w:r>
      <w:r w:rsidR="008D03C5">
        <w:t xml:space="preserve"> and</w:t>
      </w:r>
      <w:r w:rsidR="004C172A" w:rsidRPr="004C172A">
        <w:t xml:space="preserve"> </w:t>
      </w:r>
      <w:r w:rsidR="008D03C5" w:rsidRPr="00E03B11">
        <w:t xml:space="preserve">estimated glomerular filtration rate (calculated using the Chronic Kidney Disease Epidemiology Collaboration equation; </w:t>
      </w:r>
      <w:proofErr w:type="spellStart"/>
      <w:r w:rsidR="008D03C5" w:rsidRPr="00E03B11">
        <w:t>eGFR</w:t>
      </w:r>
      <w:r w:rsidR="008D03C5" w:rsidRPr="00E03B11">
        <w:rPr>
          <w:vertAlign w:val="subscript"/>
        </w:rPr>
        <w:t>CKD</w:t>
      </w:r>
      <w:proofErr w:type="spellEnd"/>
      <w:r w:rsidR="008D03C5" w:rsidRPr="00E03B11">
        <w:rPr>
          <w:vertAlign w:val="subscript"/>
        </w:rPr>
        <w:t>-EPI</w:t>
      </w:r>
      <w:r w:rsidR="008D03C5" w:rsidRPr="00E03B11">
        <w:fldChar w:fldCharType="begin"/>
      </w:r>
      <w:r w:rsidR="00066A79">
        <w:instrText xml:space="preserve"> ADDIN EN.CITE &lt;EndNote&gt;&lt;Cite&gt;&lt;Author&gt;Sharma&lt;/Author&gt;&lt;Year&gt;2022&lt;/Year&gt;&lt;RecNum&gt;25&lt;/RecNum&gt;&lt;DisplayText&gt; [19]&lt;/DisplayText&gt;&lt;record&gt;&lt;rec-number&gt;25&lt;/rec-number&gt;&lt;foreign-keys&gt;&lt;key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8D03C5" w:rsidRPr="00E03B11">
        <w:fldChar w:fldCharType="separate"/>
      </w:r>
      <w:r w:rsidR="00066A79">
        <w:rPr>
          <w:noProof/>
        </w:rPr>
        <w:t> [19]</w:t>
      </w:r>
      <w:r w:rsidR="008D03C5" w:rsidRPr="00E03B11">
        <w:fldChar w:fldCharType="end"/>
      </w:r>
      <w:r w:rsidR="00500B92">
        <w:t>)</w:t>
      </w:r>
      <w:r w:rsidR="005B5642">
        <w:t>.</w:t>
      </w:r>
    </w:p>
    <w:p w14:paraId="66F7F3EF" w14:textId="39B4962B" w:rsidR="00A7137D" w:rsidRDefault="00E32996">
      <w:r w:rsidRPr="0012059F">
        <w:lastRenderedPageBreak/>
        <w:t xml:space="preserve">Continuous </w:t>
      </w:r>
      <w:r w:rsidRPr="00E00993">
        <w:t>covariates</w:t>
      </w:r>
      <w:r w:rsidR="00876174">
        <w:t xml:space="preserve"> (body weight, BMI, FFM, and </w:t>
      </w:r>
      <w:proofErr w:type="spellStart"/>
      <w:r w:rsidR="00876174" w:rsidRPr="00E03B11">
        <w:t>eGFR</w:t>
      </w:r>
      <w:r w:rsidR="00876174" w:rsidRPr="00E03B11">
        <w:rPr>
          <w:vertAlign w:val="subscript"/>
        </w:rPr>
        <w:t>CKD</w:t>
      </w:r>
      <w:proofErr w:type="spellEnd"/>
      <w:r w:rsidR="00876174" w:rsidRPr="00E03B11">
        <w:rPr>
          <w:vertAlign w:val="subscript"/>
        </w:rPr>
        <w:t>-EPI</w:t>
      </w:r>
      <w:r w:rsidR="00876174">
        <w:t>)</w:t>
      </w:r>
      <w:r w:rsidRPr="0012059F">
        <w:t xml:space="preserve"> were normalised to the median value in the population and introduced into the </w:t>
      </w:r>
      <w:proofErr w:type="spellStart"/>
      <w:r w:rsidR="0016057F">
        <w:t>popPK</w:t>
      </w:r>
      <w:proofErr w:type="spellEnd"/>
      <w:r w:rsidR="0016057F" w:rsidRPr="0012059F">
        <w:t xml:space="preserve"> </w:t>
      </w:r>
      <w:r w:rsidRPr="0012059F">
        <w:t>model using a power function</w:t>
      </w:r>
      <w:r w:rsidRPr="0012059F">
        <w:fldChar w:fldCharType="begin"/>
      </w:r>
      <w:r w:rsidR="00066A79">
        <w:instrText xml:space="preserve"> ADDIN EN.CITE &lt;EndNote&gt;&lt;Cite&gt;&lt;Author&gt;Mould&lt;/Author&gt;&lt;Year&gt;2013&lt;/Year&gt;&lt;RecNum&gt;38&lt;/RecNum&gt;&lt;DisplayText&gt; [20]&lt;/DisplayText&gt;&lt;record&gt;&lt;rec-number&gt;38&lt;/rec-number&gt;&lt;foreign-keys&gt;&lt;key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12059F">
        <w:fldChar w:fldCharType="separate"/>
      </w:r>
      <w:r w:rsidR="00066A79">
        <w:rPr>
          <w:noProof/>
        </w:rPr>
        <w:t> [20]</w:t>
      </w:r>
      <w:r w:rsidRPr="0012059F">
        <w:fldChar w:fldCharType="end"/>
      </w:r>
      <w:r w:rsidR="00A7137D">
        <w:t>, exemplified as follows:</w:t>
      </w:r>
    </w:p>
    <w:p w14:paraId="283FF6F2" w14:textId="2730A7DD" w:rsidR="00A7137D" w:rsidRPr="00A7137D" w:rsidRDefault="00000000" w:rsidP="0003308C">
      <w:pPr>
        <w:tabs>
          <w:tab w:val="right" w:pos="9026"/>
        </w:tabs>
        <w:ind w:left="567"/>
        <w:rPr>
          <w:rFonts w:cs="Times New Roman"/>
        </w:rPr>
      </w:pPr>
      <m:oMath>
        <m:sSub>
          <m:sSubPr>
            <m:ctrlPr>
              <w:rPr>
                <w:rFonts w:ascii="Cambria Math" w:hAnsi="Cambria Math"/>
                <w:i/>
              </w:rPr>
            </m:ctrlPr>
          </m:sSubPr>
          <m:e>
            <m:r>
              <m:rPr>
                <m:nor/>
              </m:rPr>
              <m:t>Vc</m:t>
            </m:r>
          </m:e>
          <m:sub>
            <m:r>
              <m:rPr>
                <m:nor/>
              </m:rPr>
              <w:rPr>
                <w:i/>
              </w:rPr>
              <m:t>i</m:t>
            </m:r>
          </m:sub>
        </m:sSub>
        <m:r>
          <m:rPr>
            <m:nor/>
          </m:rPr>
          <m:t xml:space="preserve"> = </m:t>
        </m:r>
        <m:sSub>
          <m:sSubPr>
            <m:ctrlPr>
              <w:rPr>
                <w:rFonts w:ascii="Cambria Math" w:hAnsi="Cambria Math"/>
                <w:i/>
              </w:rPr>
            </m:ctrlPr>
          </m:sSubPr>
          <m:e>
            <m:r>
              <m:rPr>
                <m:nor/>
              </m:rPr>
              <m:t>Vc</m:t>
            </m:r>
          </m:e>
          <m:sub>
            <m:r>
              <m:rPr>
                <m:nor/>
              </m:rPr>
              <w:rPr>
                <w:i/>
              </w:rPr>
              <m:t>pop</m:t>
            </m:r>
          </m:sub>
        </m:sSub>
        <m:r>
          <m:rPr>
            <m:nor/>
          </m: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nor/>
                          </m:rPr>
                          <m:t>BW</m:t>
                        </m:r>
                      </m:e>
                      <m:sub>
                        <m:r>
                          <m:rPr>
                            <m:nor/>
                          </m:rPr>
                          <m:t>i</m:t>
                        </m:r>
                      </m:sub>
                    </m:sSub>
                  </m:num>
                  <m:den>
                    <m:r>
                      <m:rPr>
                        <m:nor/>
                      </m:rPr>
                      <m:t>80 kg</m:t>
                    </m:r>
                  </m:den>
                </m:f>
              </m:e>
            </m:d>
          </m:e>
          <m:sup>
            <m:r>
              <m:rPr>
                <m:nor/>
              </m:rPr>
              <w:rPr>
                <w:i/>
                <w:iCs/>
              </w:rPr>
              <m:t>BW_EFF</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r>
          <m:rPr>
            <m:nor/>
          </m:rPr>
          <m:t xml:space="preserve">with </m:t>
        </m:r>
        <m:sSub>
          <m:sSubPr>
            <m:ctrlPr>
              <w:rPr>
                <w:rFonts w:ascii="Cambria Math" w:hAnsi="Cambria Math"/>
                <w:i/>
              </w:rPr>
            </m:ctrlPr>
          </m:sSubPr>
          <m:e>
            <m:r>
              <m:rPr>
                <m:nor/>
              </m:rPr>
              <w:rPr>
                <w:i/>
              </w:rPr>
              <m:t>η</m:t>
            </m:r>
          </m:e>
          <m:sub>
            <m:r>
              <m:rPr>
                <m:nor/>
              </m:rPr>
              <w:rPr>
                <w:i/>
              </w:rPr>
              <m:t>i</m:t>
            </m:r>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A7137D" w:rsidRPr="00E03B11">
        <w:rPr>
          <w:rFonts w:eastAsiaTheme="minorEastAsia" w:cs="Times New Roman"/>
        </w:rPr>
        <w:tab/>
        <w:t>(Eq.</w:t>
      </w:r>
      <w:r w:rsidR="00A7137D">
        <w:rPr>
          <w:rFonts w:eastAsiaTheme="minorEastAsia" w:cs="Times New Roman"/>
        </w:rPr>
        <w:t> 2</w:t>
      </w:r>
      <w:r w:rsidR="00A7137D" w:rsidRPr="00E03B11">
        <w:rPr>
          <w:rFonts w:eastAsiaTheme="minorEastAsia" w:cs="Times New Roman"/>
        </w:rPr>
        <w:t>)</w:t>
      </w:r>
    </w:p>
    <w:p w14:paraId="2D956125" w14:textId="1F5C1564" w:rsidR="00E32996" w:rsidRPr="0003308C" w:rsidRDefault="00E32996" w:rsidP="00593CAA">
      <w:pPr>
        <w:pStyle w:val="Body"/>
        <w:rPr>
          <w:lang w:val="en-GB"/>
        </w:rPr>
      </w:pPr>
      <w:r w:rsidRPr="0003308C">
        <w:rPr>
          <w:lang w:val="en-GB"/>
        </w:rPr>
        <w:t>wit</w:t>
      </w:r>
      <w:r w:rsidR="0016057F" w:rsidRPr="0003308C">
        <w:rPr>
          <w:lang w:val="en-GB"/>
        </w:rPr>
        <w:t xml:space="preserve">h </w:t>
      </w:r>
      <w:r w:rsidR="0016057F" w:rsidRPr="0003308C">
        <w:rPr>
          <w:i/>
          <w:iCs/>
          <w:lang w:val="en-GB"/>
        </w:rPr>
        <w:t>BW_EFF</w:t>
      </w:r>
      <w:r w:rsidRPr="0003308C">
        <w:rPr>
          <w:lang w:val="en-GB"/>
        </w:rPr>
        <w:t xml:space="preserve"> the effect of </w:t>
      </w:r>
      <w:r w:rsidR="0016057F" w:rsidRPr="0003308C">
        <w:rPr>
          <w:lang w:val="en-GB"/>
        </w:rPr>
        <w:t xml:space="preserve">body weight </w:t>
      </w:r>
      <w:r w:rsidRPr="0003308C">
        <w:rPr>
          <w:lang w:val="en-GB"/>
        </w:rPr>
        <w:t xml:space="preserve">on </w:t>
      </w:r>
      <w:proofErr w:type="spellStart"/>
      <w:r w:rsidR="009F7C3C" w:rsidRPr="0003308C">
        <w:rPr>
          <w:lang w:val="en-GB"/>
        </w:rPr>
        <w:t>Vc</w:t>
      </w:r>
      <w:r w:rsidRPr="0003308C">
        <w:rPr>
          <w:i/>
          <w:iCs/>
          <w:vertAlign w:val="subscript"/>
          <w:lang w:val="en-GB"/>
        </w:rPr>
        <w:t>i</w:t>
      </w:r>
      <w:proofErr w:type="spellEnd"/>
      <w:r w:rsidR="007A6ACC" w:rsidRPr="0003308C">
        <w:rPr>
          <w:lang w:val="en-GB"/>
        </w:rPr>
        <w:t xml:space="preserve"> </w:t>
      </w:r>
      <w:r w:rsidR="00FE2EB7" w:rsidRPr="0003308C">
        <w:rPr>
          <w:lang w:val="en-GB"/>
        </w:rPr>
        <w:t xml:space="preserve">and the body weight of patient </w:t>
      </w:r>
      <w:proofErr w:type="spellStart"/>
      <w:r w:rsidR="00FE2EB7" w:rsidRPr="0003308C">
        <w:rPr>
          <w:i/>
          <w:iCs/>
          <w:lang w:val="en-GB"/>
        </w:rPr>
        <w:t>i</w:t>
      </w:r>
      <w:proofErr w:type="spellEnd"/>
      <w:r w:rsidR="00FE2EB7" w:rsidRPr="0003308C">
        <w:rPr>
          <w:lang w:val="en-GB"/>
        </w:rPr>
        <w:t xml:space="preserve"> normalised to the population median value of 80 kg.</w:t>
      </w:r>
    </w:p>
    <w:bookmarkEnd w:id="20"/>
    <w:p w14:paraId="53705E6A" w14:textId="772A42B8" w:rsidR="00F35226" w:rsidRPr="00E03B11" w:rsidRDefault="00B529EA" w:rsidP="00593CAA">
      <w:pPr>
        <w:pStyle w:val="Heading2"/>
        <w:rPr>
          <w:rFonts w:eastAsia="Times New Roman"/>
        </w:rPr>
      </w:pPr>
      <w:r>
        <w:rPr>
          <w:rFonts w:eastAsia="Times New Roman"/>
        </w:rPr>
        <w:t>Missing data handling</w:t>
      </w:r>
    </w:p>
    <w:p w14:paraId="218432AA" w14:textId="7A1C23FB" w:rsidR="00A91C50" w:rsidRPr="00E03B11" w:rsidRDefault="00096005" w:rsidP="00593CAA">
      <w:bookmarkStart w:id="21" w:name="_Hlk136861940"/>
      <w:r>
        <w:t>Mean</w:t>
      </w:r>
      <w:r w:rsidR="00BC43B7">
        <w:t xml:space="preserve"> imputation </w:t>
      </w:r>
      <w:r w:rsidR="00B101F0">
        <w:t>and m</w:t>
      </w:r>
      <w:r w:rsidR="00B101F0" w:rsidRPr="00E03B11">
        <w:t xml:space="preserve">ultiple </w:t>
      </w:r>
      <w:r w:rsidR="00900418" w:rsidRPr="00E03B11">
        <w:t>imputation</w:t>
      </w:r>
      <w:r w:rsidR="002446ED" w:rsidRPr="00E03B11">
        <w:t xml:space="preserve"> </w:t>
      </w:r>
      <w:r w:rsidR="006F3E9E">
        <w:t>were</w:t>
      </w:r>
      <w:r w:rsidR="006F3E9E" w:rsidRPr="00E03B11">
        <w:t xml:space="preserve"> </w:t>
      </w:r>
      <w:r w:rsidR="00900418" w:rsidRPr="00E03B11">
        <w:t xml:space="preserve">used for handling missing data. </w:t>
      </w:r>
      <w:r w:rsidR="00980916">
        <w:t>Multiple i</w:t>
      </w:r>
      <w:r w:rsidR="00980916" w:rsidRPr="00E03B11">
        <w:t xml:space="preserve">mputation </w:t>
      </w:r>
      <w:r w:rsidR="00C07FA3" w:rsidRPr="00E03B11">
        <w:t>was conducted using</w:t>
      </w:r>
      <w:r w:rsidR="00CD070D">
        <w:t xml:space="preserve"> </w:t>
      </w:r>
      <w:r w:rsidR="00453E28">
        <w:t>a</w:t>
      </w:r>
      <w:r w:rsidR="00BB4AB6">
        <w:t xml:space="preserve"> </w:t>
      </w:r>
      <w:r w:rsidR="009C622E">
        <w:t>two-level</w:t>
      </w:r>
      <w:r w:rsidR="00BB4AB6" w:rsidRPr="00BB4AB6">
        <w:t xml:space="preserve"> method</w:t>
      </w:r>
      <w:r w:rsidR="006A0D05">
        <w:t xml:space="preserve"> </w:t>
      </w:r>
      <w:r w:rsidR="005474CA">
        <w:t>utilising</w:t>
      </w:r>
      <w:r w:rsidR="003908E9">
        <w:t xml:space="preserve"> a</w:t>
      </w:r>
      <w:r w:rsidR="00BB4AB6" w:rsidRPr="00BB4AB6">
        <w:t xml:space="preserve"> linear mixed model</w:t>
      </w:r>
      <w:r w:rsidR="00815681">
        <w:t>, and predictive mean matching method</w:t>
      </w:r>
      <w:r w:rsidR="003877CA">
        <w:t xml:space="preserve"> </w:t>
      </w:r>
      <w:r w:rsidR="00BB4AB6" w:rsidRPr="00BB4AB6">
        <w:t>to draw imputations</w:t>
      </w:r>
      <w:r w:rsidR="003F7970">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3F7970">
        <w:fldChar w:fldCharType="separate"/>
      </w:r>
      <w:r w:rsidR="00066A79">
        <w:rPr>
          <w:noProof/>
        </w:rPr>
        <w:t> [21]</w:t>
      </w:r>
      <w:r w:rsidR="003F7970">
        <w:fldChar w:fldCharType="end"/>
      </w:r>
      <w:r w:rsidR="00EB2800">
        <w:t>.</w:t>
      </w:r>
      <w:r w:rsidR="00066B6E">
        <w:t xml:space="preserve"> </w:t>
      </w:r>
      <w:r w:rsidR="00C07FA3" w:rsidRPr="00E03B11">
        <w:t>All variables</w:t>
      </w:r>
      <w:r w:rsidR="001D58CE">
        <w:t xml:space="preserve"> in the final </w:t>
      </w:r>
      <w:proofErr w:type="spellStart"/>
      <w:r w:rsidR="004A5778">
        <w:t>popPK</w:t>
      </w:r>
      <w:proofErr w:type="spellEnd"/>
      <w:r w:rsidR="004A5778">
        <w:t xml:space="preserve"> model</w:t>
      </w:r>
      <w:r w:rsidR="00C07FA3" w:rsidRPr="00E03B11">
        <w:t xml:space="preserve"> were included</w:t>
      </w:r>
      <w:r w:rsidR="00A74B82">
        <w:t xml:space="preserve"> </w:t>
      </w:r>
      <w:r w:rsidR="00C07FA3" w:rsidRPr="00E03B11">
        <w:t xml:space="preserve">in </w:t>
      </w:r>
      <w:r w:rsidR="0040156E">
        <w:t>the</w:t>
      </w:r>
      <w:r w:rsidR="00C07FA3" w:rsidRPr="00E03B11">
        <w:t xml:space="preserve"> imputation model</w:t>
      </w:r>
      <w:r w:rsidR="00FA0E43" w:rsidRPr="00E03B11">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A0E43" w:rsidRPr="00E03B11">
        <w:fldChar w:fldCharType="separate"/>
      </w:r>
      <w:r w:rsidR="00066A79">
        <w:rPr>
          <w:noProof/>
        </w:rPr>
        <w:t> [21]</w:t>
      </w:r>
      <w:r w:rsidR="00FA0E43" w:rsidRPr="00E03B11">
        <w:fldChar w:fldCharType="end"/>
      </w:r>
      <w:r w:rsidR="00CE5DBC">
        <w:t>.</w:t>
      </w:r>
      <w:r w:rsidR="006F47DA" w:rsidRPr="00E03B11">
        <w:t xml:space="preserve"> </w:t>
      </w:r>
      <w:r w:rsidR="00442F98" w:rsidRPr="00E03B11">
        <w:t xml:space="preserve">In addition, </w:t>
      </w:r>
      <w:r w:rsidR="003517F1">
        <w:t xml:space="preserve">the </w:t>
      </w:r>
      <w:r w:rsidR="00F965D8">
        <w:t>dosing occasion</w:t>
      </w:r>
      <w:r w:rsidR="004A1F8E" w:rsidRPr="00E03B11">
        <w:t xml:space="preserve"> </w:t>
      </w:r>
      <w:r w:rsidR="00F965D8">
        <w:t>(</w:t>
      </w:r>
      <w:r w:rsidR="00E808E8">
        <w:t>defined as</w:t>
      </w:r>
      <w:r w:rsidR="00A60A2C">
        <w:t xml:space="preserve"> the </w:t>
      </w:r>
      <w:r w:rsidR="000E4846">
        <w:t>order of dosing events</w:t>
      </w:r>
      <w:r w:rsidR="00F965D8">
        <w:t>)</w:t>
      </w:r>
      <w:r w:rsidR="003E42FC">
        <w:t>,</w:t>
      </w:r>
      <w:r w:rsidR="000A6E01">
        <w:t xml:space="preserve"> </w:t>
      </w:r>
      <w:r w:rsidR="003517F1">
        <w:t xml:space="preserve">the </w:t>
      </w:r>
      <w:r w:rsidR="00F1531F">
        <w:t>study site</w:t>
      </w:r>
      <w:r w:rsidR="00A01E06">
        <w:t xml:space="preserve"> and the patient identifier </w:t>
      </w:r>
      <w:r w:rsidR="00757CE0">
        <w:t xml:space="preserve">(PID) </w:t>
      </w:r>
      <w:r w:rsidR="00442F98" w:rsidRPr="00E03B11">
        <w:t xml:space="preserve">were </w:t>
      </w:r>
      <w:r w:rsidR="00AE64F0">
        <w:t>three</w:t>
      </w:r>
      <w:r w:rsidR="00442F98" w:rsidRPr="00E03B11">
        <w:t xml:space="preserve"> auxiliary variables in the </w:t>
      </w:r>
      <w:r w:rsidR="00F1531F">
        <w:t xml:space="preserve">imputation </w:t>
      </w:r>
      <w:r w:rsidR="00442F98" w:rsidRPr="00E03B11">
        <w:t>model</w:t>
      </w:r>
      <w:r w:rsidR="004C04F6">
        <w:t>s</w:t>
      </w:r>
      <w:r w:rsidR="001A1334" w:rsidRPr="00E03B11">
        <w:t>.</w:t>
      </w:r>
      <w:r w:rsidR="00241F3A">
        <w:t xml:space="preserve"> </w:t>
      </w:r>
      <w:r w:rsidR="00A350FF">
        <w:t>The mix-effects</w:t>
      </w:r>
      <w:r w:rsidR="00112613">
        <w:t xml:space="preserve"> imputation</w:t>
      </w:r>
      <w:r w:rsidR="00A350FF">
        <w:t xml:space="preserve"> </w:t>
      </w:r>
      <w:r w:rsidR="00112613">
        <w:t>model</w:t>
      </w:r>
      <w:r w:rsidR="0017791D">
        <w:t xml:space="preserve"> has random intercept </w:t>
      </w:r>
      <w:r w:rsidR="005F6496">
        <w:t xml:space="preserve">introduced by </w:t>
      </w:r>
      <w:r w:rsidR="00EE04ED">
        <w:t>PID, and fix effect</w:t>
      </w:r>
      <w:r w:rsidR="006D3F93">
        <w:t xml:space="preserve">s </w:t>
      </w:r>
      <w:r w:rsidR="00437EEB">
        <w:t>with the remaining variables</w:t>
      </w:r>
      <w:r w:rsidR="00F74A6C">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74A6C">
        <w:fldChar w:fldCharType="separate"/>
      </w:r>
      <w:r w:rsidR="00066A79">
        <w:rPr>
          <w:noProof/>
        </w:rPr>
        <w:t> [21]</w:t>
      </w:r>
      <w:r w:rsidR="00F74A6C">
        <w:fldChar w:fldCharType="end"/>
      </w:r>
      <w:r w:rsidR="002332FA">
        <w:t>.</w:t>
      </w:r>
      <w:r w:rsidR="00757CE0">
        <w:t xml:space="preserve"> </w:t>
      </w:r>
      <w:r w:rsidR="00715E36">
        <w:t>The</w:t>
      </w:r>
      <w:r w:rsidR="00715E36" w:rsidRPr="00E03B11">
        <w:t xml:space="preserve"> imputation was performed separately for patients who had CRRT at least once</w:t>
      </w:r>
      <w:r w:rsidR="00715E36">
        <w:t>,</w:t>
      </w:r>
      <w:r w:rsidR="00715E36" w:rsidRPr="00E03B11">
        <w:t xml:space="preserve"> and patients who did not have CRRT.</w:t>
      </w:r>
      <w:r w:rsidR="00A95AD2">
        <w:t xml:space="preserve"> Negative</w:t>
      </w:r>
      <w:r w:rsidR="00BA7487">
        <w:t xml:space="preserve"> imputed values</w:t>
      </w:r>
      <w:r w:rsidR="00A95AD2">
        <w:t xml:space="preserve"> of a variable</w:t>
      </w:r>
      <w:r w:rsidR="00BA7487">
        <w:t xml:space="preserve"> were replaced by the minim</w:t>
      </w:r>
      <w:r w:rsidR="00A904DD">
        <w:t>um</w:t>
      </w:r>
      <w:r w:rsidR="00BA7487">
        <w:t xml:space="preserve"> </w:t>
      </w:r>
      <w:r w:rsidR="00B2419C">
        <w:t>value observed in that variable.</w:t>
      </w:r>
      <w:r w:rsidR="00C07FA3" w:rsidRPr="00E03B11">
        <w:t xml:space="preserve"> </w:t>
      </w:r>
      <w:r w:rsidR="00D779EC" w:rsidRPr="00E03B11">
        <w:t>M</w:t>
      </w:r>
      <w:r w:rsidR="00F478FC" w:rsidRPr="00E03B11">
        <w:t>ultipl</w:t>
      </w:r>
      <w:r w:rsidR="00F74A6C">
        <w:t>e</w:t>
      </w:r>
      <w:r w:rsidR="00C07FA3" w:rsidRPr="00E03B11">
        <w:t xml:space="preserve"> imputed datasets</w:t>
      </w:r>
      <w:r w:rsidR="00D779EC" w:rsidRPr="00E03B11">
        <w:t xml:space="preserve"> were created</w:t>
      </w:r>
      <w:r w:rsidR="00C3223C" w:rsidRPr="00E03B11">
        <w:t xml:space="preserve"> and </w:t>
      </w:r>
      <w:r w:rsidR="00F84FC1" w:rsidRPr="00E03B11">
        <w:t xml:space="preserve">independent </w:t>
      </w:r>
      <w:proofErr w:type="spellStart"/>
      <w:r w:rsidR="006A6850" w:rsidRPr="00E03B11">
        <w:t>popPK</w:t>
      </w:r>
      <w:proofErr w:type="spellEnd"/>
      <w:r w:rsidR="006A6850" w:rsidRPr="00E03B11">
        <w:t xml:space="preserve"> </w:t>
      </w:r>
      <w:r w:rsidR="00F84FC1" w:rsidRPr="00E03B11">
        <w:t>analys</w:t>
      </w:r>
      <w:r w:rsidR="00690EAB">
        <w:t>e</w:t>
      </w:r>
      <w:r w:rsidR="00F84FC1" w:rsidRPr="00E03B11">
        <w:t>s</w:t>
      </w:r>
      <w:r w:rsidR="00690EAB">
        <w:t xml:space="preserve"> were conducted</w:t>
      </w:r>
      <w:r w:rsidR="0049591C" w:rsidRPr="00E03B11">
        <w:t xml:space="preserve"> for each of the dataset</w:t>
      </w:r>
      <w:r w:rsidR="00D779EC" w:rsidRPr="00E03B11">
        <w:t>s</w:t>
      </w:r>
      <w:r w:rsidR="00C07FA3" w:rsidRPr="00E03B11">
        <w:t xml:space="preserve">. </w:t>
      </w:r>
      <w:r w:rsidR="009D6CD8" w:rsidRPr="00E03B11">
        <w:t xml:space="preserve">Results were then combined using Rubin’s rules </w:t>
      </w:r>
      <w:r w:rsidR="00B25AF9" w:rsidRPr="00E03B11">
        <w:t>for normally distributed parameter estimates</w:t>
      </w:r>
      <w:r w:rsidR="004B2ACF" w:rsidRPr="00E03B11">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B2ACF" w:rsidRPr="00E03B11">
        <w:fldChar w:fldCharType="separate"/>
      </w:r>
      <w:r w:rsidR="00066A79">
        <w:rPr>
          <w:noProof/>
        </w:rPr>
        <w:t> [21]</w:t>
      </w:r>
      <w:r w:rsidR="004B2ACF" w:rsidRPr="00E03B11">
        <w:fldChar w:fldCharType="end"/>
      </w:r>
      <w:r w:rsidR="00661E15">
        <w:t>.</w:t>
      </w:r>
      <w:r w:rsidR="009D6CD8" w:rsidRPr="00E03B11">
        <w:t xml:space="preserve"> </w:t>
      </w:r>
      <w:r w:rsidR="00925E91" w:rsidRPr="00E03B11">
        <w:t xml:space="preserve">For </w:t>
      </w:r>
      <w:r w:rsidR="00207758" w:rsidRPr="00E03B11">
        <w:t>non-normal</w:t>
      </w:r>
      <w:r w:rsidR="0057599B">
        <w:t>,</w:t>
      </w:r>
      <w:r w:rsidR="00207758" w:rsidRPr="00E03B11">
        <w:t xml:space="preserve"> </w:t>
      </w:r>
      <w:r w:rsidR="00F17E8E" w:rsidRPr="00E03B11">
        <w:t xml:space="preserve">non-negative </w:t>
      </w:r>
      <w:r w:rsidR="00925E91" w:rsidRPr="00E03B11">
        <w:t>variance terms,</w:t>
      </w:r>
      <w:r w:rsidR="00416873" w:rsidRPr="00E03B11">
        <w:t xml:space="preserve"> log transformation was performed before </w:t>
      </w:r>
      <w:r w:rsidR="007D2C8E" w:rsidRPr="00E03B11">
        <w:t>pooling estimates</w:t>
      </w:r>
      <w:r w:rsidR="005945BF" w:rsidRPr="00E03B11">
        <w:t xml:space="preserve"> to ensure </w:t>
      </w:r>
      <w:r w:rsidR="00E572A0">
        <w:t xml:space="preserve">the </w:t>
      </w:r>
      <w:r w:rsidR="005945BF" w:rsidRPr="00E03B11">
        <w:t>normality assumption holds</w:t>
      </w:r>
      <w:r w:rsidR="006B4DB7">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6B4DB7">
        <w:fldChar w:fldCharType="separate"/>
      </w:r>
      <w:r w:rsidR="00066A79">
        <w:rPr>
          <w:noProof/>
        </w:rPr>
        <w:t> [21]</w:t>
      </w:r>
      <w:r w:rsidR="006B4DB7">
        <w:fldChar w:fldCharType="end"/>
      </w:r>
      <w:r w:rsidR="00C47E46">
        <w:t>.</w:t>
      </w:r>
      <w:r w:rsidR="00791ACD" w:rsidRPr="00E03B11">
        <w:t xml:space="preserve"> </w:t>
      </w:r>
      <w:r w:rsidR="006A6850" w:rsidRPr="00E03B11">
        <w:t>The d</w:t>
      </w:r>
      <w:r w:rsidR="00151998" w:rsidRPr="00E03B11">
        <w:t>elta method was utili</w:t>
      </w:r>
      <w:r w:rsidR="0021336A" w:rsidRPr="00E03B11">
        <w:t>s</w:t>
      </w:r>
      <w:r w:rsidR="00151998" w:rsidRPr="00E03B11">
        <w:t>ed</w:t>
      </w:r>
      <w:r w:rsidR="00EC6FD0" w:rsidRPr="00E03B11">
        <w:t xml:space="preserve"> to obtain </w:t>
      </w:r>
      <w:r w:rsidR="00DF2E2D" w:rsidRPr="00E03B11">
        <w:t>the variance of these log-transformed terms</w:t>
      </w:r>
      <w:r w:rsidR="00A207E0" w:rsidRPr="00E03B11">
        <w:fldChar w:fldCharType="begin"/>
      </w:r>
      <w:r w:rsidR="00066A79">
        <w:instrText xml:space="preserve"> ADDIN EN.CITE &lt;EndNote&gt;&lt;Cite&gt;&lt;Author&gt;Hosmer&lt;/Author&gt;&lt;Year&gt;2008&lt;/Year&gt;&lt;RecNum&gt;29&lt;/RecNum&gt;&lt;DisplayText&gt; [22]&lt;/DisplayText&gt;&lt;record&gt;&lt;rec-number&gt;29&lt;/rec-number&gt;&lt;foreign-keys&gt;&lt;key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r w:rsidR="00A207E0" w:rsidRPr="00E03B11">
        <w:fldChar w:fldCharType="separate"/>
      </w:r>
      <w:r w:rsidR="00066A79">
        <w:rPr>
          <w:noProof/>
        </w:rPr>
        <w:t> [22]</w:t>
      </w:r>
      <w:r w:rsidR="00A207E0" w:rsidRPr="00E03B11">
        <w:fldChar w:fldCharType="end"/>
      </w:r>
      <w:r w:rsidR="00D04096">
        <w:t>.</w:t>
      </w:r>
      <w:r w:rsidR="00925E91" w:rsidRPr="00E03B11">
        <w:t xml:space="preserve"> </w:t>
      </w:r>
      <w:r w:rsidR="003925B9" w:rsidRPr="00E03B11">
        <w:t>The number of imputations</w:t>
      </w:r>
      <w:r w:rsidR="00A91C50" w:rsidRPr="00E03B11">
        <w:t xml:space="preserve"> (</w:t>
      </w:r>
      <w:r w:rsidR="00A91C50" w:rsidRPr="00FA545B">
        <w:rPr>
          <w:i/>
          <w:iCs/>
        </w:rPr>
        <w:t>m</w:t>
      </w:r>
      <w:r w:rsidR="00A91C50" w:rsidRPr="00E03B11">
        <w:t>)</w:t>
      </w:r>
      <w:r w:rsidR="00B22B56" w:rsidRPr="00E03B11">
        <w:t xml:space="preserve"> </w:t>
      </w:r>
      <w:r w:rsidR="00EB1190" w:rsidRPr="00E03B11">
        <w:t>was</w:t>
      </w:r>
      <w:r w:rsidR="00C63574" w:rsidRPr="00E03B11">
        <w:t xml:space="preserve"> chosen based on the magnitude of missingness</w:t>
      </w:r>
      <w:r w:rsidR="001574F9" w:rsidRPr="00E03B11">
        <w:t xml:space="preserve"> of the specific variable</w:t>
      </w:r>
      <w:r w:rsidR="002A1709">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2A1709">
        <w:fldChar w:fldCharType="separate"/>
      </w:r>
      <w:r w:rsidR="00066A79">
        <w:rPr>
          <w:noProof/>
        </w:rPr>
        <w:t> [21]</w:t>
      </w:r>
      <w:r w:rsidR="002A1709">
        <w:fldChar w:fldCharType="end"/>
      </w:r>
      <w:r w:rsidR="00462AAC">
        <w:t>.</w:t>
      </w:r>
      <w:r w:rsidR="000A720A">
        <w:t xml:space="preserve"> </w:t>
      </w:r>
      <w:r w:rsidR="002D21CD" w:rsidRPr="00E03B11">
        <w:t>T</w:t>
      </w:r>
      <w:r w:rsidR="007244F4" w:rsidRPr="00E03B11">
        <w:t>he 95% confidence interval</w:t>
      </w:r>
      <w:r w:rsidR="00123A1E" w:rsidRPr="00E03B11">
        <w:t xml:space="preserve"> (CI)</w:t>
      </w:r>
      <w:r w:rsidR="007244F4" w:rsidRPr="00E03B11">
        <w:t xml:space="preserve"> of the pooled estimates, which follow </w:t>
      </w:r>
      <w:r w:rsidR="006A6C39" w:rsidRPr="00E03B11">
        <w:t xml:space="preserve">the Student’s </w:t>
      </w:r>
      <w:r w:rsidR="006A6C39" w:rsidRPr="00E03B11">
        <w:rPr>
          <w:i/>
          <w:iCs/>
        </w:rPr>
        <w:t>t</w:t>
      </w:r>
      <w:r w:rsidR="006A6C39" w:rsidRPr="00E03B11">
        <w:t>-distribution</w:t>
      </w:r>
      <w:r w:rsidR="00AA55A5" w:rsidRPr="00E03B11">
        <w:t>, was calculated</w:t>
      </w:r>
      <w:r w:rsidR="00013EF8" w:rsidRPr="00E03B11">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013EF8" w:rsidRPr="00E03B11">
        <w:fldChar w:fldCharType="separate"/>
      </w:r>
      <w:r w:rsidR="00066A79">
        <w:rPr>
          <w:noProof/>
        </w:rPr>
        <w:t> [21]</w:t>
      </w:r>
      <w:r w:rsidR="00013EF8" w:rsidRPr="00E03B11">
        <w:fldChar w:fldCharType="end"/>
      </w:r>
      <w:r w:rsidR="00AF0DD2">
        <w:t>.</w:t>
      </w:r>
    </w:p>
    <w:bookmarkEnd w:id="21"/>
    <w:p w14:paraId="3327BDBD" w14:textId="717A2367" w:rsidR="007644CC" w:rsidRPr="00E03B11" w:rsidRDefault="00646FA4" w:rsidP="00593CAA">
      <w:pPr>
        <w:pStyle w:val="Heading2"/>
        <w:rPr>
          <w:rFonts w:eastAsia="Times New Roman"/>
        </w:rPr>
      </w:pPr>
      <w:r w:rsidRPr="00E03B11">
        <w:rPr>
          <w:rFonts w:eastAsia="Times New Roman"/>
        </w:rPr>
        <w:t>Model selection and evaluation</w:t>
      </w:r>
    </w:p>
    <w:p w14:paraId="19A02F65" w14:textId="6AFE6D31" w:rsidR="008A26BD" w:rsidRPr="00E03B11" w:rsidRDefault="008A26BD" w:rsidP="00593CAA">
      <w:bookmarkStart w:id="22" w:name="_Hlk136861958"/>
      <w:r w:rsidRPr="00E03B11">
        <w:t xml:space="preserve">The most </w:t>
      </w:r>
      <w:r w:rsidR="00E44025" w:rsidRPr="00E03B11">
        <w:t xml:space="preserve">parsimonious </w:t>
      </w:r>
      <w:proofErr w:type="spellStart"/>
      <w:r w:rsidRPr="00E03B11">
        <w:t>popPK</w:t>
      </w:r>
      <w:proofErr w:type="spellEnd"/>
      <w:r w:rsidRPr="00E03B11">
        <w:t xml:space="preserve"> model was selected based on a likelihood ratio test at a 5% significance level (delta objective function value ≥3.84 points, 1 degree of freedom), </w:t>
      </w:r>
      <w:r w:rsidR="006116CB">
        <w:t xml:space="preserve">parameter </w:t>
      </w:r>
      <w:r w:rsidRPr="00E03B11">
        <w:t>precision (95% CI)</w:t>
      </w:r>
      <w:r w:rsidR="00F1531F">
        <w:t>,</w:t>
      </w:r>
      <w:r w:rsidRPr="00E03B11">
        <w:t xml:space="preserve"> and physiological plausibility of</w:t>
      </w:r>
      <w:r w:rsidR="00543ED7" w:rsidRPr="00E03B11">
        <w:t xml:space="preserve"> the</w:t>
      </w:r>
      <w:r w:rsidRPr="00E03B11">
        <w:t xml:space="preserve"> parameter estimates. Additionally, goodness-of-fit plots including population and individual predictions </w:t>
      </w:r>
      <w:r w:rsidRPr="006116CB">
        <w:t>versus</w:t>
      </w:r>
      <w:r w:rsidRPr="00E03B11">
        <w:t xml:space="preserve"> observations, conditional weighted residuals versus time and versus </w:t>
      </w:r>
      <w:r w:rsidR="006A6850" w:rsidRPr="00E03B11">
        <w:t xml:space="preserve">population </w:t>
      </w:r>
      <w:r w:rsidRPr="00E03B11">
        <w:t xml:space="preserve">predictions, </w:t>
      </w:r>
      <w:r w:rsidR="00F1531F">
        <w:t xml:space="preserve">and </w:t>
      </w:r>
      <w:r w:rsidRPr="00E03B11">
        <w:t>prediction-corrected visual predictive check (</w:t>
      </w:r>
      <w:proofErr w:type="spellStart"/>
      <w:r w:rsidRPr="00E03B11">
        <w:t>pcVPC</w:t>
      </w:r>
      <w:proofErr w:type="spellEnd"/>
      <w:r w:rsidRPr="00E03B11">
        <w:t xml:space="preserve">) plots </w:t>
      </w:r>
      <w:r w:rsidRPr="00E03B11">
        <w:lastRenderedPageBreak/>
        <w:t>(n</w:t>
      </w:r>
      <w:r w:rsidR="00FD3AE8">
        <w:t> </w:t>
      </w:r>
      <w:r w:rsidRPr="00E03B11">
        <w:t>=</w:t>
      </w:r>
      <w:r w:rsidR="00FD3AE8">
        <w:t> </w:t>
      </w:r>
      <w:r w:rsidRPr="00E03B11">
        <w:t>1000 simulations) were used</w:t>
      </w:r>
      <w:r w:rsidR="004F5934" w:rsidRPr="00E03B11">
        <w:fldChar w:fldCharType="begin"/>
      </w:r>
      <w:r w:rsidR="00066A79">
        <w:instrText xml:space="preserve"> ADDIN EN.CITE &lt;EndNote&gt;&lt;Cite&gt;&lt;Author&gt;Mould&lt;/Author&gt;&lt;Year&gt;2013&lt;/Year&gt;&lt;RecNum&gt;38&lt;/RecNum&gt;&lt;DisplayText&gt; [20]&lt;/DisplayText&gt;&lt;record&gt;&lt;rec-number&gt;38&lt;/rec-number&gt;&lt;foreign-keys&gt;&lt;key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4F5934" w:rsidRPr="00E03B11">
        <w:fldChar w:fldCharType="separate"/>
      </w:r>
      <w:r w:rsidR="00066A79">
        <w:rPr>
          <w:noProof/>
        </w:rPr>
        <w:t> [20]</w:t>
      </w:r>
      <w:r w:rsidR="004F5934" w:rsidRPr="00E03B11">
        <w:fldChar w:fldCharType="end"/>
      </w:r>
      <w:r w:rsidR="00E02FD8">
        <w:t>.</w:t>
      </w:r>
      <w:r w:rsidRPr="00E03B11">
        <w:t xml:space="preserve"> </w:t>
      </w:r>
      <w:r w:rsidR="00274553" w:rsidRPr="00E03B11">
        <w:t>Bootstrapping was utili</w:t>
      </w:r>
      <w:r w:rsidR="00E65A71" w:rsidRPr="00E03B11">
        <w:t>s</w:t>
      </w:r>
      <w:r w:rsidR="00274553" w:rsidRPr="00E03B11">
        <w:t>ed to acquire non-parametric estimates of uncertainty in parameter estimates (n</w:t>
      </w:r>
      <w:r w:rsidR="00CB36BE">
        <w:t> </w:t>
      </w:r>
      <w:r w:rsidR="00274553" w:rsidRPr="00E03B11">
        <w:t>=</w:t>
      </w:r>
      <w:r w:rsidR="00CB36BE">
        <w:t> </w:t>
      </w:r>
      <w:r w:rsidR="00274553" w:rsidRPr="00E03B11">
        <w:t>2000 bootstraps)</w:t>
      </w:r>
      <w:r w:rsidR="00FA6FCA" w:rsidRPr="00E03B11">
        <w:fldChar w:fldCharType="begin"/>
      </w:r>
      <w:r w:rsidR="00066A79">
        <w:instrText xml:space="preserve"> ADDIN EN.CITE &lt;EndNote&gt;&lt;Cite&gt;&lt;Author&gt;Mould&lt;/Author&gt;&lt;Year&gt;2013&lt;/Year&gt;&lt;RecNum&gt;38&lt;/RecNum&gt;&lt;DisplayText&gt; [20]&lt;/DisplayText&gt;&lt;record&gt;&lt;rec-number&gt;38&lt;/rec-number&gt;&lt;foreign-keys&gt;&lt;key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03B11">
        <w:fldChar w:fldCharType="separate"/>
      </w:r>
      <w:r w:rsidR="00066A79">
        <w:rPr>
          <w:noProof/>
        </w:rPr>
        <w:t> [20]</w:t>
      </w:r>
      <w:r w:rsidR="00FA6FCA" w:rsidRPr="00E03B11">
        <w:fldChar w:fldCharType="end"/>
      </w:r>
      <w:r w:rsidR="00EA472F">
        <w:t>.</w:t>
      </w:r>
    </w:p>
    <w:bookmarkEnd w:id="22"/>
    <w:p w14:paraId="46A177E7" w14:textId="241D66B1" w:rsidR="005750D1" w:rsidRDefault="005750D1" w:rsidP="00593CAA">
      <w:pPr>
        <w:pStyle w:val="Heading2"/>
        <w:rPr>
          <w:rFonts w:eastAsia="Times New Roman"/>
        </w:rPr>
      </w:pPr>
      <w:r w:rsidRPr="00E03B11">
        <w:rPr>
          <w:rFonts w:eastAsia="Times New Roman"/>
        </w:rPr>
        <w:t>Simulations</w:t>
      </w:r>
    </w:p>
    <w:p w14:paraId="09A50DCC" w14:textId="375E2392" w:rsidR="005568F3" w:rsidRDefault="005568F3" w:rsidP="00593CAA">
      <w:pPr>
        <w:pStyle w:val="Heading3"/>
        <w:rPr>
          <w:rFonts w:eastAsia="Times New Roman"/>
        </w:rPr>
      </w:pPr>
      <w:r>
        <w:rPr>
          <w:rFonts w:eastAsia="Times New Roman"/>
        </w:rPr>
        <w:t>Dose-finding simulations</w:t>
      </w:r>
    </w:p>
    <w:p w14:paraId="16F96633" w14:textId="03C1C9CC" w:rsidR="00825986" w:rsidRPr="00344E1F" w:rsidRDefault="00825986" w:rsidP="00593CAA">
      <w:pPr>
        <w:pStyle w:val="Heading4"/>
        <w:rPr>
          <w:rFonts w:eastAsia="Times New Roman"/>
        </w:rPr>
      </w:pPr>
      <w:bookmarkStart w:id="23" w:name="_Hlk136861976"/>
      <w:r w:rsidRPr="00344E1F">
        <w:rPr>
          <w:rFonts w:eastAsia="Times New Roman"/>
        </w:rPr>
        <w:t>Selecting dosing regimens for testing</w:t>
      </w:r>
    </w:p>
    <w:p w14:paraId="41370DBA" w14:textId="18948598" w:rsidR="00653711" w:rsidRDefault="00F21274" w:rsidP="00593CAA">
      <w:bookmarkStart w:id="24" w:name="_Hlk136861998"/>
      <w:bookmarkEnd w:id="23"/>
      <w:r w:rsidRPr="00E03B11">
        <w:t xml:space="preserve">We conducted Monte Carlo simulations using the final </w:t>
      </w:r>
      <w:proofErr w:type="spellStart"/>
      <w:r w:rsidRPr="00E03B11">
        <w:t>popPK</w:t>
      </w:r>
      <w:proofErr w:type="spellEnd"/>
      <w:r w:rsidRPr="00E03B11">
        <w:t xml:space="preserve"> model to evaluate various </w:t>
      </w:r>
      <w:r w:rsidR="00BA1161" w:rsidRPr="00E03B11">
        <w:t xml:space="preserve">fluconazole </w:t>
      </w:r>
      <w:r w:rsidRPr="00E03B11">
        <w:t xml:space="preserve">dosing regimens. These regimens were selected </w:t>
      </w:r>
      <w:r w:rsidR="00010229">
        <w:t>considering</w:t>
      </w:r>
      <w:r w:rsidRPr="00E03B11">
        <w:t xml:space="preserve"> the recommended standard loading and maintenance doses</w:t>
      </w:r>
      <w:r w:rsidR="006B7C8A" w:rsidRPr="00E03B11">
        <w:t xml:space="preserve"> (</w:t>
      </w:r>
      <w:r w:rsidR="00C02A77" w:rsidRPr="00E03B11">
        <w:t>800</w:t>
      </w:r>
      <w:r w:rsidR="00C02A77">
        <w:t> </w:t>
      </w:r>
      <w:r w:rsidR="006B7C8A" w:rsidRPr="00E03B11">
        <w:t>mg</w:t>
      </w:r>
      <w:r w:rsidR="00F04AA4" w:rsidRPr="00E03B11">
        <w:t xml:space="preserve"> </w:t>
      </w:r>
      <w:r w:rsidR="00C02A77">
        <w:t xml:space="preserve">on day one followed by </w:t>
      </w:r>
      <w:r w:rsidR="00C02A77" w:rsidRPr="00E03B11">
        <w:t>400</w:t>
      </w:r>
      <w:r w:rsidR="00C02A77">
        <w:t> </w:t>
      </w:r>
      <w:r w:rsidR="006B7C8A" w:rsidRPr="00E03B11">
        <w:t>mg</w:t>
      </w:r>
      <w:r w:rsidR="00F04AA4" w:rsidRPr="00E03B11">
        <w:t xml:space="preserve"> </w:t>
      </w:r>
      <w:r w:rsidR="00C02A77">
        <w:t>daily</w:t>
      </w:r>
      <w:r w:rsidR="00C02A77" w:rsidRPr="00E03B11">
        <w:t xml:space="preserve"> </w:t>
      </w:r>
      <w:r w:rsidR="00C02A77">
        <w:t>from day 2 onwards</w:t>
      </w:r>
      <w:r w:rsidR="006B7C8A" w:rsidRPr="00E03B11">
        <w:t>)</w:t>
      </w:r>
      <w:r w:rsidR="00827944" w:rsidRPr="00827944">
        <w:t xml:space="preserve"> </w:t>
      </w:r>
      <w:r w:rsidR="00C73B92">
        <w:t xml:space="preserve">as </w:t>
      </w:r>
      <w:r w:rsidR="00827944" w:rsidRPr="00827944">
        <w:t>a reference to which other regimens were compared</w:t>
      </w:r>
      <w:r w:rsidR="00EC60DD">
        <w:t xml:space="preserve">. </w:t>
      </w:r>
      <w:r w:rsidR="005E2A41">
        <w:t>Dose eligibility</w:t>
      </w:r>
      <w:r w:rsidR="00BA23DC">
        <w:t xml:space="preserve"> was </w:t>
      </w:r>
      <w:r w:rsidR="00C73B92">
        <w:t>based on</w:t>
      </w:r>
      <w:r w:rsidRPr="00E03B11">
        <w:t xml:space="preserve"> the commercially available fluconazole IV dosage forms of 200</w:t>
      </w:r>
      <w:r w:rsidR="005B428F">
        <w:t> </w:t>
      </w:r>
      <w:r w:rsidRPr="00E03B11">
        <w:t>mg and 400</w:t>
      </w:r>
      <w:r w:rsidR="005B428F">
        <w:t> </w:t>
      </w:r>
      <w:r w:rsidRPr="00E03B11">
        <w:t>mg</w:t>
      </w:r>
      <w:r w:rsidR="007A13DA">
        <w:t xml:space="preserve"> to avoid drug</w:t>
      </w:r>
      <w:r w:rsidR="005B428F">
        <w:t xml:space="preserve"> waste</w:t>
      </w:r>
      <w:r w:rsidR="00E14AD3">
        <w:fldChar w:fldCharType="begin"/>
      </w:r>
      <w:r w:rsidR="00E14AD3">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14AD3">
        <w:fldChar w:fldCharType="separate"/>
      </w:r>
      <w:r w:rsidR="00E14AD3">
        <w:rPr>
          <w:noProof/>
        </w:rPr>
        <w:t> [7]</w:t>
      </w:r>
      <w:r w:rsidR="00E14AD3">
        <w:fldChar w:fldCharType="end"/>
      </w:r>
      <w:r w:rsidR="00CE0F70">
        <w:t>.</w:t>
      </w:r>
      <w:r w:rsidRPr="00E03B11">
        <w:t xml:space="preserve"> </w:t>
      </w:r>
      <w:r w:rsidR="005B428F">
        <w:t xml:space="preserve">Considering a 200 mg </w:t>
      </w:r>
      <w:proofErr w:type="spellStart"/>
      <w:r w:rsidR="005B428F">
        <w:t>stepsize</w:t>
      </w:r>
      <w:proofErr w:type="spellEnd"/>
      <w:r w:rsidRPr="00E03B11">
        <w:t xml:space="preserve">, we </w:t>
      </w:r>
      <w:r w:rsidR="005B428F">
        <w:t>evaluated</w:t>
      </w:r>
      <w:r w:rsidR="005B428F" w:rsidRPr="00E03B11">
        <w:t xml:space="preserve"> </w:t>
      </w:r>
      <w:r w:rsidRPr="00E03B11">
        <w:t>six fixed loading doses ranging from 800</w:t>
      </w:r>
      <w:r w:rsidR="005B428F">
        <w:t> </w:t>
      </w:r>
      <w:r w:rsidRPr="00E03B11">
        <w:t>mg to 1800</w:t>
      </w:r>
      <w:r w:rsidR="005B428F">
        <w:t> </w:t>
      </w:r>
      <w:r w:rsidRPr="00E03B11">
        <w:t>mg</w:t>
      </w:r>
      <w:r w:rsidR="004A5C49" w:rsidRPr="00E03B11">
        <w:t xml:space="preserve"> </w:t>
      </w:r>
      <w:r w:rsidR="00A22696" w:rsidRPr="00E03B11">
        <w:t>daily</w:t>
      </w:r>
      <w:r w:rsidRPr="00E03B11">
        <w:t xml:space="preserve"> and three fixed maintenance doses ranging from 400</w:t>
      </w:r>
      <w:r w:rsidR="005B428F">
        <w:t> </w:t>
      </w:r>
      <w:r w:rsidRPr="00E03B11">
        <w:t>mg to 800</w:t>
      </w:r>
      <w:r w:rsidR="005B428F">
        <w:t> </w:t>
      </w:r>
      <w:r w:rsidRPr="00E03B11">
        <w:t>mg</w:t>
      </w:r>
      <w:r w:rsidR="00FE0AB5" w:rsidRPr="00E03B11">
        <w:t xml:space="preserve"> daily</w:t>
      </w:r>
      <w:r w:rsidRPr="00E03B11">
        <w:t>.</w:t>
      </w:r>
    </w:p>
    <w:p w14:paraId="37A44674" w14:textId="2258A198" w:rsidR="00B15FE6" w:rsidRPr="00CA5A80" w:rsidRDefault="00B15FE6" w:rsidP="00593CAA">
      <w:pPr>
        <w:pStyle w:val="Heading4"/>
        <w:rPr>
          <w:rFonts w:eastAsia="Times New Roman"/>
        </w:rPr>
      </w:pPr>
      <w:r w:rsidRPr="00CA5A80">
        <w:rPr>
          <w:rFonts w:eastAsia="Times New Roman"/>
        </w:rPr>
        <w:t>Creating virtual patient datasets</w:t>
      </w:r>
    </w:p>
    <w:p w14:paraId="342FB4C5" w14:textId="3E1E815C" w:rsidR="00B15FE6" w:rsidRPr="00E03B11" w:rsidRDefault="00827159" w:rsidP="00593CAA">
      <w:r>
        <w:t>V</w:t>
      </w:r>
      <w:r w:rsidR="00B15FE6" w:rsidRPr="00E03B11">
        <w:t xml:space="preserve">irtual </w:t>
      </w:r>
      <w:r w:rsidR="00B15FE6">
        <w:t>patient</w:t>
      </w:r>
      <w:r w:rsidR="008929D8">
        <w:t>s</w:t>
      </w:r>
      <w:r w:rsidR="00B15FE6">
        <w:t xml:space="preserve"> </w:t>
      </w:r>
      <w:r w:rsidR="00B15FE6" w:rsidRPr="00E03B11">
        <w:t xml:space="preserve">were </w:t>
      </w:r>
      <w:r>
        <w:t xml:space="preserve">defined </w:t>
      </w:r>
      <w:r w:rsidR="00EC4271">
        <w:t xml:space="preserve">exclusively by </w:t>
      </w:r>
      <w:r w:rsidR="008929D8">
        <w:t>a set of</w:t>
      </w:r>
      <w:r w:rsidR="00EC4271">
        <w:t xml:space="preserve"> covariates retained in the final </w:t>
      </w:r>
      <w:proofErr w:type="spellStart"/>
      <w:r w:rsidR="00EC4271">
        <w:t>popPK</w:t>
      </w:r>
      <w:proofErr w:type="spellEnd"/>
      <w:r w:rsidR="00EC4271">
        <w:t xml:space="preserve"> model. A virtual patient </w:t>
      </w:r>
      <w:r w:rsidR="00444FAF">
        <w:t xml:space="preserve">population </w:t>
      </w:r>
      <w:r w:rsidR="00EC4271">
        <w:t xml:space="preserve">was created </w:t>
      </w:r>
      <w:r w:rsidR="009236E9">
        <w:t xml:space="preserve">considering reasonable </w:t>
      </w:r>
      <w:proofErr w:type="spellStart"/>
      <w:r w:rsidR="009236E9">
        <w:t>stepsizes</w:t>
      </w:r>
      <w:proofErr w:type="spellEnd"/>
      <w:r w:rsidR="009236E9">
        <w:t xml:space="preserve"> for the continuous covariates</w:t>
      </w:r>
      <w:r w:rsidR="00884689">
        <w:t>,</w:t>
      </w:r>
      <w:r w:rsidR="00B15FE6" w:rsidRPr="00E03B11">
        <w:t xml:space="preserve"> spanning the range of values observed in the meta-analysis dataset.</w:t>
      </w:r>
      <w:r w:rsidR="00B15FE6">
        <w:t xml:space="preserve"> </w:t>
      </w:r>
      <w:r w:rsidR="00B15FE6" w:rsidRPr="00A17C61">
        <w:t xml:space="preserve">Correlation between covariates </w:t>
      </w:r>
      <w:r w:rsidR="00032644">
        <w:t>was</w:t>
      </w:r>
      <w:r w:rsidR="00032644" w:rsidRPr="00A17C61">
        <w:t xml:space="preserve"> </w:t>
      </w:r>
      <w:r w:rsidR="00B15FE6" w:rsidRPr="00A17C61">
        <w:t xml:space="preserve">taken into account </w:t>
      </w:r>
      <w:r w:rsidR="00EA4BB6">
        <w:t>in creating these datasets</w:t>
      </w:r>
      <w:r w:rsidR="00B15FE6" w:rsidRPr="00A17C61">
        <w:t xml:space="preserve">. </w:t>
      </w:r>
      <w:r w:rsidR="00B15FE6" w:rsidRPr="00E03B11">
        <w:t>A total of 1000 simulations were performed per virtual patient.</w:t>
      </w:r>
    </w:p>
    <w:p w14:paraId="69A9B794" w14:textId="5D6AD1A4" w:rsidR="00F74989" w:rsidRPr="00CA5A80" w:rsidRDefault="00F74989" w:rsidP="00593CAA">
      <w:pPr>
        <w:pStyle w:val="Heading4"/>
        <w:rPr>
          <w:rFonts w:eastAsia="Times New Roman"/>
        </w:rPr>
      </w:pPr>
      <w:bookmarkStart w:id="25" w:name="_Hlk136862017"/>
      <w:bookmarkEnd w:id="24"/>
      <w:r w:rsidRPr="00CA5A80">
        <w:rPr>
          <w:rFonts w:eastAsia="Times New Roman"/>
        </w:rPr>
        <w:t>Criteria for evaluating dosing regimens</w:t>
      </w:r>
    </w:p>
    <w:p w14:paraId="7218710E" w14:textId="6DF730BC" w:rsidR="005E3036" w:rsidRDefault="006E430D" w:rsidP="00593CAA">
      <w:r w:rsidRPr="006E430D">
        <w:t>Simulations were performed to identify an optimised</w:t>
      </w:r>
      <w:r w:rsidR="009F6BA8">
        <w:t>,</w:t>
      </w:r>
      <w:r w:rsidRPr="006E430D">
        <w:t xml:space="preserve"> inclusive dosing regimen. A dosing regimen was considered inclusive if it resulted in clinically acceptable </w:t>
      </w:r>
      <w:r w:rsidR="004C767F">
        <w:t xml:space="preserve">PKPD </w:t>
      </w:r>
      <w:r w:rsidRPr="006E430D">
        <w:t>target attainment</w:t>
      </w:r>
      <w:r w:rsidR="00742C88">
        <w:t xml:space="preserve"> for every virtual patient, irrespective of their </w:t>
      </w:r>
      <w:r w:rsidR="00547597">
        <w:t>place in the population distribution of covariates</w:t>
      </w:r>
      <w:r w:rsidRPr="006E430D">
        <w:t>.</w:t>
      </w:r>
      <w:r w:rsidR="00766900">
        <w:t xml:space="preserve"> </w:t>
      </w:r>
      <w:r w:rsidR="00093820" w:rsidRPr="00E03B11">
        <w:t xml:space="preserve">A </w:t>
      </w:r>
      <w:r w:rsidR="00093820">
        <w:t>probability of target attainment (</w:t>
      </w:r>
      <w:r w:rsidR="00093820" w:rsidRPr="00E03B11">
        <w:t>PTA</w:t>
      </w:r>
      <w:r w:rsidR="00093820">
        <w:t>)</w:t>
      </w:r>
      <w:r w:rsidR="00093820" w:rsidRPr="00E03B11">
        <w:t xml:space="preserve"> of ≥90% was considered clinically acceptable, as suggested by the European Medicines Agency</w:t>
      </w:r>
      <w:r w:rsidR="00093820">
        <w:rPr>
          <w:vertAlign w:val="superscript"/>
        </w:rPr>
        <w:fldChar w:fldCharType="begin"/>
      </w:r>
      <w:r w:rsidR="00066A79">
        <w:rPr>
          <w:vertAlign w:val="superscript"/>
        </w:rPr>
        <w:instrText xml:space="preserve"> ADDIN EN.CITE &lt;EndNote&gt;&lt;Cite&gt;&lt;Author&gt;Committee for Medicinal Products for Human Use (CHMP)&lt;/Author&gt;&lt;Year&gt;2016&lt;/Year&gt;&lt;RecNum&gt;32&lt;/RecNum&gt;&lt;DisplayText&gt; [23]&lt;/DisplayText&gt;&lt;record&gt;&lt;rec-number&gt;32&lt;/rec-number&gt;&lt;foreign-keys&gt;&lt;key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r w:rsidR="00093820">
        <w:rPr>
          <w:vertAlign w:val="superscript"/>
        </w:rPr>
        <w:fldChar w:fldCharType="separate"/>
      </w:r>
      <w:r w:rsidR="00066A79">
        <w:rPr>
          <w:noProof/>
          <w:vertAlign w:val="superscript"/>
        </w:rPr>
        <w:t> [23]</w:t>
      </w:r>
      <w:r w:rsidR="00093820">
        <w:rPr>
          <w:vertAlign w:val="superscript"/>
        </w:rPr>
        <w:fldChar w:fldCharType="end"/>
      </w:r>
      <w:r w:rsidR="00093820">
        <w:t>.</w:t>
      </w:r>
      <w:r w:rsidR="000B0EF4">
        <w:t xml:space="preserve"> The</w:t>
      </w:r>
      <w:r w:rsidR="00766900" w:rsidRPr="00766900">
        <w:t xml:space="preserve"> PTA </w:t>
      </w:r>
      <w:r w:rsidR="00986C44">
        <w:t xml:space="preserve">of the loading dose </w:t>
      </w:r>
      <w:r w:rsidR="002702BD">
        <w:t xml:space="preserve">was evaluated </w:t>
      </w:r>
      <w:r w:rsidR="00ED7489">
        <w:t>24 hours</w:t>
      </w:r>
      <w:r w:rsidR="005E3036">
        <w:t xml:space="preserve"> (day 1) and 48 hours (day 2)</w:t>
      </w:r>
      <w:r w:rsidR="00ED7489">
        <w:t xml:space="preserve"> after</w:t>
      </w:r>
      <w:r w:rsidR="002702BD">
        <w:t xml:space="preserve"> its</w:t>
      </w:r>
      <w:r w:rsidR="00ED7489">
        <w:t xml:space="preserve"> administration</w:t>
      </w:r>
      <w:r w:rsidR="00766900" w:rsidRPr="00766900">
        <w:t xml:space="preserve">. Adequacy of the maintenance dose was </w:t>
      </w:r>
      <w:r w:rsidR="002702BD">
        <w:t>evaluated</w:t>
      </w:r>
      <w:r w:rsidR="00766900" w:rsidRPr="00766900">
        <w:t xml:space="preserve"> at day</w:t>
      </w:r>
      <w:r w:rsidR="005E3036">
        <w:t> </w:t>
      </w:r>
      <w:r w:rsidR="002F6FFE">
        <w:t>7 and</w:t>
      </w:r>
      <w:r w:rsidR="00766900" w:rsidRPr="00766900">
        <w:t xml:space="preserve"> </w:t>
      </w:r>
      <w:r w:rsidR="005E3036">
        <w:t>day </w:t>
      </w:r>
      <w:r w:rsidR="00766900" w:rsidRPr="00766900">
        <w:t>14</w:t>
      </w:r>
      <w:r w:rsidR="005E3036">
        <w:t> </w:t>
      </w:r>
      <w:r w:rsidR="00766900" w:rsidRPr="00766900">
        <w:t>[9].</w:t>
      </w:r>
    </w:p>
    <w:p w14:paraId="69454632" w14:textId="4988C0D2" w:rsidR="007E3AB8" w:rsidRDefault="00EB4685" w:rsidP="007E3AB8">
      <w:r w:rsidRPr="00E03B11">
        <w:t xml:space="preserve">The </w:t>
      </w:r>
      <w:r w:rsidR="00D47329">
        <w:t xml:space="preserve">fluconazole </w:t>
      </w:r>
      <w:r w:rsidR="004B596A" w:rsidRPr="00E03B11">
        <w:t>AUC</w:t>
      </w:r>
      <w:r w:rsidR="004B596A" w:rsidRPr="00E03B11">
        <w:rPr>
          <w:vertAlign w:val="subscript"/>
        </w:rPr>
        <w:t>0-24</w:t>
      </w:r>
      <w:r w:rsidR="007B172C" w:rsidRPr="00E03B11">
        <w:rPr>
          <w:vertAlign w:val="subscript"/>
        </w:rPr>
        <w:t xml:space="preserve"> </w:t>
      </w:r>
      <w:r w:rsidR="00D47329">
        <w:t>was</w:t>
      </w:r>
      <w:r w:rsidR="004B596A" w:rsidRPr="00E03B11">
        <w:t xml:space="preserve"> calculated </w:t>
      </w:r>
      <w:r w:rsidR="00D47329">
        <w:t>by</w:t>
      </w:r>
      <w:r w:rsidR="004B596A" w:rsidRPr="00E03B11">
        <w:t xml:space="preserve"> integrat</w:t>
      </w:r>
      <w:r w:rsidR="00D47329">
        <w:t>ing</w:t>
      </w:r>
      <w:r w:rsidR="004B596A" w:rsidRPr="00E03B11">
        <w:t xml:space="preserve"> the individually predicted </w:t>
      </w:r>
      <w:r w:rsidR="00520581">
        <w:t xml:space="preserve">total fluconazole </w:t>
      </w:r>
      <w:r w:rsidR="004B596A" w:rsidRPr="00E03B11">
        <w:t>concentration</w:t>
      </w:r>
      <w:r w:rsidR="00520581">
        <w:t>s</w:t>
      </w:r>
      <w:r w:rsidR="004B596A" w:rsidRPr="00E03B11">
        <w:t xml:space="preserve"> over time</w:t>
      </w:r>
      <w:r w:rsidR="00D47329">
        <w:t xml:space="preserve"> using the </w:t>
      </w:r>
      <w:proofErr w:type="spellStart"/>
      <w:r w:rsidR="00D47329">
        <w:t>popPK</w:t>
      </w:r>
      <w:proofErr w:type="spellEnd"/>
      <w:r w:rsidR="00D47329">
        <w:t xml:space="preserve"> model</w:t>
      </w:r>
      <w:r w:rsidR="004B596A" w:rsidRPr="00E03B11">
        <w:t>.</w:t>
      </w:r>
      <w:r w:rsidR="00785566">
        <w:t xml:space="preserve"> </w:t>
      </w:r>
      <w:r w:rsidR="00610131">
        <w:t xml:space="preserve">A </w:t>
      </w:r>
      <w:r w:rsidR="00610131" w:rsidRPr="00E03B11">
        <w:t>fluconazole</w:t>
      </w:r>
      <w:r w:rsidR="00610131">
        <w:t xml:space="preserve"> unbound</w:t>
      </w:r>
      <w:r w:rsidR="00610131" w:rsidRPr="00E03B11">
        <w:t xml:space="preserve"> fraction of 89%</w:t>
      </w:r>
      <w:r w:rsidR="00610131">
        <w:t xml:space="preserve"> was considered to calculate the corresponding </w:t>
      </w:r>
      <w:r w:rsidR="00610131" w:rsidRPr="00435B75">
        <w:rPr>
          <w:i/>
          <w:iCs/>
        </w:rPr>
        <w:t>f</w:t>
      </w:r>
      <w:r w:rsidR="00610131" w:rsidRPr="00E03B11">
        <w:t>AUC</w:t>
      </w:r>
      <w:r w:rsidR="00610131" w:rsidRPr="00E03B11">
        <w:rPr>
          <w:vertAlign w:val="subscript"/>
        </w:rPr>
        <w:t>0-24</w:t>
      </w:r>
      <w:r w:rsidR="00610131"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610131" w:rsidRPr="00E03B11">
        <w:fldChar w:fldCharType="separate"/>
      </w:r>
      <w:r w:rsidR="00F20F50">
        <w:rPr>
          <w:noProof/>
        </w:rPr>
        <w:t> [7]</w:t>
      </w:r>
      <w:r w:rsidR="00610131" w:rsidRPr="00E03B11">
        <w:fldChar w:fldCharType="end"/>
      </w:r>
      <w:r w:rsidR="00610131">
        <w:t xml:space="preserve">. </w:t>
      </w:r>
      <w:r w:rsidR="004F6CBB" w:rsidRPr="00E03B11">
        <w:t>A</w:t>
      </w:r>
      <w:r w:rsidR="00610131">
        <w:t>n</w:t>
      </w:r>
      <w:r w:rsidR="004F6CBB" w:rsidRPr="00E03B11">
        <w:t xml:space="preserve"> </w:t>
      </w:r>
      <w:r w:rsidR="004F6CBB" w:rsidRPr="00435B75">
        <w:rPr>
          <w:i/>
          <w:iCs/>
        </w:rPr>
        <w:t>f</w:t>
      </w:r>
      <w:r w:rsidR="004F6CBB" w:rsidRPr="00E03B11">
        <w:t>AUC</w:t>
      </w:r>
      <w:r w:rsidR="004F6CBB" w:rsidRPr="00E03B11">
        <w:rPr>
          <w:vertAlign w:val="subscript"/>
        </w:rPr>
        <w:t>0-24</w:t>
      </w:r>
      <w:r w:rsidR="004F6CBB" w:rsidRPr="00E03B11">
        <w:t xml:space="preserve"> of 200</w:t>
      </w:r>
      <w:r w:rsidR="00D47329">
        <w:t> </w:t>
      </w:r>
      <w:proofErr w:type="spellStart"/>
      <w:r w:rsidR="004F6CBB" w:rsidRPr="00E03B11">
        <w:t>mg</w:t>
      </w:r>
      <w:r w:rsidR="00D313FF">
        <w:t>×</w:t>
      </w:r>
      <w:r w:rsidR="004F6CBB" w:rsidRPr="00E03B11">
        <w:t>h</w:t>
      </w:r>
      <w:proofErr w:type="spellEnd"/>
      <w:r w:rsidR="004F6CBB" w:rsidRPr="00E03B11">
        <w:t xml:space="preserve">/L was </w:t>
      </w:r>
      <w:r w:rsidR="00610131">
        <w:t>set</w:t>
      </w:r>
      <w:r w:rsidR="00610131" w:rsidRPr="00E03B11">
        <w:t xml:space="preserve"> </w:t>
      </w:r>
      <w:r w:rsidR="004F6CBB" w:rsidRPr="00E03B11">
        <w:t>as the optimal PKPD target</w:t>
      </w:r>
      <w:r w:rsidR="00001CFF">
        <w:t xml:space="preserve">, taking into account the non-species specific susceptibility breakpoint </w:t>
      </w:r>
      <w:r w:rsidR="00610131">
        <w:t>of</w:t>
      </w:r>
      <w:r w:rsidR="00001CFF">
        <w:t xml:space="preserve"> 2</w:t>
      </w:r>
      <w:r w:rsidR="00610131">
        <w:t> </w:t>
      </w:r>
      <w:r w:rsidR="00001CFF">
        <w:t>mg/L</w:t>
      </w:r>
      <w:r w:rsidR="00C36D63">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36D63">
        <w:fldChar w:fldCharType="separate"/>
      </w:r>
      <w:r w:rsidR="00F20F50">
        <w:rPr>
          <w:noProof/>
        </w:rPr>
        <w:t> [8]</w:t>
      </w:r>
      <w:r w:rsidR="00C36D63">
        <w:fldChar w:fldCharType="end"/>
      </w:r>
      <w:r w:rsidR="00610131">
        <w:t>.</w:t>
      </w:r>
      <w:r w:rsidR="00935686">
        <w:t xml:space="preserve"> In</w:t>
      </w:r>
      <w:r w:rsidR="00D803BD">
        <w:t xml:space="preserve"> addition, an</w:t>
      </w:r>
      <w:r w:rsidR="00D803BD" w:rsidRPr="00E03B11">
        <w:t xml:space="preserve"> </w:t>
      </w:r>
      <w:r w:rsidR="00D803BD" w:rsidRPr="00435B75">
        <w:rPr>
          <w:i/>
          <w:iCs/>
        </w:rPr>
        <w:t>f</w:t>
      </w:r>
      <w:r w:rsidR="00D803BD" w:rsidRPr="00E03B11">
        <w:t>AUC</w:t>
      </w:r>
      <w:r w:rsidR="00D803BD" w:rsidRPr="00E03B11">
        <w:rPr>
          <w:vertAlign w:val="subscript"/>
        </w:rPr>
        <w:t>0-24</w:t>
      </w:r>
      <w:r w:rsidR="00D803BD" w:rsidRPr="00E03B11">
        <w:t xml:space="preserve"> of </w:t>
      </w:r>
      <w:r w:rsidR="00D803BD">
        <w:t>4</w:t>
      </w:r>
      <w:r w:rsidR="00D803BD" w:rsidRPr="00E03B11">
        <w:t>00</w:t>
      </w:r>
      <w:r w:rsidR="00D803BD">
        <w:t> </w:t>
      </w:r>
      <w:proofErr w:type="spellStart"/>
      <w:r w:rsidR="00D803BD" w:rsidRPr="00E03B11">
        <w:t>mg</w:t>
      </w:r>
      <w:r w:rsidR="00493409">
        <w:t>×</w:t>
      </w:r>
      <w:r w:rsidR="00D803BD" w:rsidRPr="00E03B11">
        <w:t>h</w:t>
      </w:r>
      <w:proofErr w:type="spellEnd"/>
      <w:r w:rsidR="00D803BD" w:rsidRPr="00E03B11">
        <w:t>/L</w:t>
      </w:r>
      <w:r w:rsidR="00C12AF2">
        <w:t xml:space="preserve"> was also explored </w:t>
      </w:r>
      <w:r w:rsidR="00961162">
        <w:t xml:space="preserve">to account for </w:t>
      </w:r>
      <w:commentRangeStart w:id="26"/>
      <w:commentRangeStart w:id="27"/>
      <w:r w:rsidR="00F95F0A">
        <w:t xml:space="preserve">“susceptible, </w:t>
      </w:r>
      <w:r w:rsidR="00870310">
        <w:lastRenderedPageBreak/>
        <w:t>increased exposure”</w:t>
      </w:r>
      <w:r w:rsidR="007265D2">
        <w:t xml:space="preserve"> non</w:t>
      </w:r>
      <w:r w:rsidR="004A730C">
        <w:t>–</w:t>
      </w:r>
      <w:r w:rsidR="00D01B36" w:rsidRPr="00D279D8">
        <w:rPr>
          <w:i/>
          <w:iCs/>
        </w:rPr>
        <w:t>Candida glabrata</w:t>
      </w:r>
      <w:r w:rsidR="00870310">
        <w:t xml:space="preserve"> </w:t>
      </w:r>
      <w:r w:rsidR="00E70774">
        <w:t>species</w:t>
      </w:r>
      <w:r w:rsidR="00870310">
        <w:t xml:space="preserve"> (i.e. </w:t>
      </w:r>
      <w:r w:rsidR="00134566">
        <w:t>MIC of 4 mg/L)</w:t>
      </w:r>
      <w:r w:rsidR="00C12AF2">
        <w:t>.</w:t>
      </w:r>
      <w:r w:rsidR="000C7DB8">
        <w:t xml:space="preserve"> </w:t>
      </w:r>
      <w:commentRangeEnd w:id="26"/>
      <w:r w:rsidR="00DB1077">
        <w:rPr>
          <w:rStyle w:val="CommentReference"/>
        </w:rPr>
        <w:commentReference w:id="26"/>
      </w:r>
      <w:commentRangeEnd w:id="27"/>
      <w:r w:rsidR="00E13F84">
        <w:rPr>
          <w:rStyle w:val="CommentReference"/>
        </w:rPr>
        <w:commentReference w:id="27"/>
      </w:r>
      <w:r w:rsidR="00610131">
        <w:t>A</w:t>
      </w:r>
      <w:r w:rsidR="004F6CBB" w:rsidRPr="00E03B11">
        <w:t xml:space="preserve"> </w:t>
      </w:r>
      <w:proofErr w:type="spellStart"/>
      <w:r w:rsidR="004F6CBB" w:rsidRPr="00E03B11">
        <w:t>C</w:t>
      </w:r>
      <w:r w:rsidR="00610131">
        <w:rPr>
          <w:vertAlign w:val="subscript"/>
        </w:rPr>
        <w:t>trough</w:t>
      </w:r>
      <w:proofErr w:type="spellEnd"/>
      <w:r w:rsidR="004F6CBB" w:rsidRPr="00E03B11">
        <w:t xml:space="preserve"> of 80</w:t>
      </w:r>
      <w:r w:rsidR="00610131">
        <w:t> </w:t>
      </w:r>
      <w:r w:rsidR="004F6CBB" w:rsidRPr="00E03B11">
        <w:t xml:space="preserve">mg/L </w:t>
      </w:r>
      <w:r w:rsidR="00552E7C">
        <w:t>w</w:t>
      </w:r>
      <w:r w:rsidR="004F6CBB" w:rsidRPr="00E03B11">
        <w:t xml:space="preserve">as </w:t>
      </w:r>
      <w:r w:rsidR="00610131">
        <w:t xml:space="preserve">considered as </w:t>
      </w:r>
      <w:r w:rsidR="004F6CBB" w:rsidRPr="00E03B11">
        <w:t>the threshold for toxicity</w:t>
      </w:r>
      <w:r w:rsidR="004F6CBB" w:rsidRPr="00E03B11">
        <w:fldChar w:fldCharType="begin">
          <w:fldData xml:space="preserve">PEVuZE5vdGU+PENpdGU+PEF1dGhvcj5NYXRzdW1vdG88L0F1dGhvcj48WWVhcj4yMDAwPC9ZZWFy
PjxSZWNOdW0+MzA8L1JlY051bT48RGlzcGxheVRleHQ+wqBbMTEsIDE1XTwvRGlzcGxheVRleHQ+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066A79">
        <w:instrText xml:space="preserve"> ADDIN EN.CITE </w:instrText>
      </w:r>
      <w:r w:rsidR="00066A79">
        <w:fldChar w:fldCharType="begin">
          <w:fldData xml:space="preserve">PEVuZE5vdGU+PENpdGU+PEF1dGhvcj5NYXRzdW1vdG88L0F1dGhvcj48WWVhcj4yMDAwPC9ZZWFy
PjxSZWNOdW0+MzA8L1JlY051bT48RGlzcGxheVRleHQ+wqBbMTEsIDE1XTwvRGlzcGxheVRleHQ+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066A79">
        <w:instrText xml:space="preserve"> ADDIN EN.CITE.DATA </w:instrText>
      </w:r>
      <w:r w:rsidR="00066A79">
        <w:fldChar w:fldCharType="end"/>
      </w:r>
      <w:r w:rsidR="004F6CBB" w:rsidRPr="00E03B11">
        <w:fldChar w:fldCharType="separate"/>
      </w:r>
      <w:r w:rsidR="00066A79">
        <w:rPr>
          <w:noProof/>
        </w:rPr>
        <w:t> [11, 15]</w:t>
      </w:r>
      <w:r w:rsidR="004F6CBB" w:rsidRPr="00E03B11">
        <w:fldChar w:fldCharType="end"/>
      </w:r>
      <w:r w:rsidR="00710CEB">
        <w:t>.</w:t>
      </w:r>
    </w:p>
    <w:p w14:paraId="01EC415A" w14:textId="75689BF3" w:rsidR="00465EAC" w:rsidRPr="00A72BCD" w:rsidRDefault="0000186A" w:rsidP="00593CAA">
      <w:pPr>
        <w:pStyle w:val="Heading3"/>
        <w:rPr>
          <w:rFonts w:eastAsia="Times New Roman"/>
        </w:rPr>
      </w:pPr>
      <w:r>
        <w:rPr>
          <w:rFonts w:eastAsia="Times New Roman"/>
        </w:rPr>
        <w:t>Real-world p</w:t>
      </w:r>
      <w:r w:rsidR="00465EAC" w:rsidRPr="00A72BCD">
        <w:rPr>
          <w:rFonts w:eastAsia="Times New Roman"/>
        </w:rPr>
        <w:t>opulation simulations</w:t>
      </w:r>
    </w:p>
    <w:p w14:paraId="41F40F9B" w14:textId="72924CB8" w:rsidR="00EB4685" w:rsidRPr="00E03B11" w:rsidRDefault="0000186A" w:rsidP="00593CAA">
      <w:r>
        <w:t>T</w:t>
      </w:r>
      <w:r w:rsidR="00EB4685" w:rsidRPr="00E03B11">
        <w:t>he</w:t>
      </w:r>
      <w:r w:rsidR="00B429DC">
        <w:t xml:space="preserve"> 14-day</w:t>
      </w:r>
      <w:r w:rsidR="00EB4685" w:rsidRPr="00E03B11">
        <w:t xml:space="preserve"> standard and </w:t>
      </w:r>
      <w:r>
        <w:t xml:space="preserve">identified </w:t>
      </w:r>
      <w:r w:rsidR="00EB4685" w:rsidRPr="00E03B11">
        <w:t>optimised inclusive dosing regimens were compared in terms of population-level PTA</w:t>
      </w:r>
      <w:r w:rsidR="002755AD">
        <w:t>,</w:t>
      </w:r>
      <w:r w:rsidR="006C5ECA" w:rsidRPr="00E03B11" w:rsidDel="006C5ECA">
        <w:t xml:space="preserve"> </w:t>
      </w:r>
      <w:r w:rsidR="00833DBC" w:rsidRPr="00E03B11">
        <w:t>drug</w:t>
      </w:r>
      <w:r w:rsidR="002755AD">
        <w:t xml:space="preserve"> consumption, and drug</w:t>
      </w:r>
      <w:r w:rsidR="00EB4685" w:rsidRPr="00E03B11">
        <w:t xml:space="preserve"> exposure. </w:t>
      </w:r>
      <w:r w:rsidR="00524EFA">
        <w:t>Therefore, a</w:t>
      </w:r>
      <w:r w:rsidR="007427B0" w:rsidRPr="00E03B11">
        <w:t xml:space="preserve"> population of 1000 virtual patients</w:t>
      </w:r>
      <w:r w:rsidR="00916390" w:rsidRPr="00E03B11">
        <w:t xml:space="preserve"> </w:t>
      </w:r>
      <w:r w:rsidR="007427B0" w:rsidRPr="00E03B11">
        <w:t>was created</w:t>
      </w:r>
      <w:r w:rsidR="00816CD7">
        <w:t xml:space="preserve"> considering</w:t>
      </w:r>
      <w:r w:rsidR="00277D91" w:rsidRPr="00E03B11">
        <w:t xml:space="preserve"> proportion</w:t>
      </w:r>
      <w:r w:rsidR="00816CD7">
        <w:t>s</w:t>
      </w:r>
      <w:r w:rsidR="00277D91" w:rsidRPr="00E03B11">
        <w:t xml:space="preserve"> of categorical covariates</w:t>
      </w:r>
      <w:r w:rsidR="00816CD7">
        <w:t xml:space="preserve"> and distributions of continuous covariates to correspond to</w:t>
      </w:r>
      <w:r w:rsidR="00277D91" w:rsidRPr="00E03B11">
        <w:t xml:space="preserve"> the </w:t>
      </w:r>
      <w:r w:rsidR="00A75629" w:rsidRPr="00E03B11">
        <w:t>meta-analysis</w:t>
      </w:r>
      <w:r w:rsidR="00A75629" w:rsidRPr="00E03B11" w:rsidDel="00A75629">
        <w:t xml:space="preserve"> </w:t>
      </w:r>
      <w:r w:rsidR="00277D91" w:rsidRPr="00E03B11">
        <w:t>dataset</w:t>
      </w:r>
      <w:r w:rsidR="00EF6C09" w:rsidRPr="00E03B11">
        <w:t xml:space="preserve">. </w:t>
      </w:r>
      <w:r w:rsidR="00926608">
        <w:t>C</w:t>
      </w:r>
      <w:r w:rsidR="006E5B06" w:rsidRPr="00E03B11">
        <w:t>ontinuous covariate values were randomly generated from the empirical cumulative distribution of the observed valu</w:t>
      </w:r>
      <w:r w:rsidR="00EB4685" w:rsidRPr="00E03B11">
        <w:t>e</w:t>
      </w:r>
      <w:r w:rsidR="001413C2" w:rsidRPr="00E03B11">
        <w:t>s</w:t>
      </w:r>
      <w:r w:rsidR="00886B47" w:rsidRPr="00E03B11">
        <w:fldChar w:fldCharType="begin"/>
      </w:r>
      <w:r w:rsidR="00066A79">
        <w:instrText xml:space="preserve"> ADDIN EN.CITE &lt;EndNote&gt;&lt;Cite&gt;&lt;Author&gt;Ramachandran&lt;/Author&gt;&lt;Year&gt;2021&lt;/Year&gt;&lt;RecNum&gt;47&lt;/RecNum&gt;&lt;DisplayText&gt; [24]&lt;/DisplayText&gt;&lt;record&gt;&lt;rec-number&gt;47&lt;/rec-number&gt;&lt;foreign-keys&gt;&lt;key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03B11">
        <w:fldChar w:fldCharType="separate"/>
      </w:r>
      <w:r w:rsidR="00066A79">
        <w:rPr>
          <w:noProof/>
        </w:rPr>
        <w:t> [24]</w:t>
      </w:r>
      <w:r w:rsidR="00886B47" w:rsidRPr="00E03B11">
        <w:fldChar w:fldCharType="end"/>
      </w:r>
      <w:r w:rsidR="00540D33">
        <w:t>.</w:t>
      </w:r>
      <w:r w:rsidR="006F1685" w:rsidRPr="00E03B11">
        <w:t xml:space="preserve"> </w:t>
      </w:r>
      <w:r w:rsidR="00524EFA">
        <w:t>The population s</w:t>
      </w:r>
      <w:r w:rsidR="00804DC9">
        <w:t>imulation</w:t>
      </w:r>
      <w:r w:rsidR="00804DC9" w:rsidRPr="00E03B11">
        <w:t xml:space="preserve"> </w:t>
      </w:r>
      <w:r w:rsidR="00524EFA">
        <w:t xml:space="preserve">was repeated </w:t>
      </w:r>
      <w:r w:rsidR="006519F0" w:rsidRPr="00E03B11">
        <w:t>10</w:t>
      </w:r>
      <w:r w:rsidR="00C25332">
        <w:t>00</w:t>
      </w:r>
      <w:r w:rsidR="006519F0" w:rsidRPr="00E03B11">
        <w:t xml:space="preserve"> times. </w:t>
      </w:r>
      <w:r w:rsidR="00EB4685" w:rsidRPr="00E03B11">
        <w:t>Receiver operating characteristics (ROC) analysis was employed to confirm the absence of clinically relevant covariate effects of the optimised inclusive dosing regimen.</w:t>
      </w:r>
    </w:p>
    <w:bookmarkEnd w:id="25"/>
    <w:p w14:paraId="4855DD86" w14:textId="77777777" w:rsidR="00612626" w:rsidRPr="00E03B11" w:rsidRDefault="00612626" w:rsidP="00593CAA">
      <w:pPr>
        <w:pStyle w:val="Heading2"/>
        <w:rPr>
          <w:rFonts w:eastAsia="Times New Roman"/>
        </w:rPr>
      </w:pPr>
      <w:r w:rsidRPr="00E03B11">
        <w:rPr>
          <w:rFonts w:eastAsia="Times New Roman"/>
        </w:rPr>
        <w:t>Software</w:t>
      </w:r>
    </w:p>
    <w:p w14:paraId="47B0DA56" w14:textId="28A41ACD" w:rsidR="00110745" w:rsidRDefault="00412F80" w:rsidP="00593CAA">
      <w:pPr>
        <w:rPr>
          <w:b/>
          <w:bCs/>
          <w:sz w:val="28"/>
          <w:szCs w:val="28"/>
        </w:rPr>
      </w:pPr>
      <w:bookmarkStart w:id="28" w:name="_Hlk136862059"/>
      <w:r w:rsidRPr="00E03B11">
        <w:t xml:space="preserve">Dataset formatting and exploration were performed using </w:t>
      </w:r>
      <w:r w:rsidRPr="00E03B11">
        <w:rPr>
          <w:bCs/>
        </w:rPr>
        <w:t>R</w:t>
      </w:r>
      <w:r w:rsidRPr="00E03B11">
        <w:t xml:space="preserve"> </w:t>
      </w:r>
      <w:r w:rsidR="00612626" w:rsidRPr="00E03B11">
        <w:t>(v4.</w:t>
      </w:r>
      <w:r w:rsidR="00DB57E4">
        <w:t>3</w:t>
      </w:r>
      <w:r w:rsidR="00612626" w:rsidRPr="00E03B11">
        <w:t>.</w:t>
      </w:r>
      <w:r w:rsidR="00DB57E4">
        <w:t>1</w:t>
      </w:r>
      <w:r w:rsidR="00612626" w:rsidRPr="00E03B11">
        <w:t xml:space="preserve">; R Core Team, Vienna, Austria) in </w:t>
      </w:r>
      <w:r w:rsidR="00686259">
        <w:t xml:space="preserve">the </w:t>
      </w:r>
      <w:r w:rsidR="00612626" w:rsidRPr="00E03B11">
        <w:t>RStudio integrated development environment (</w:t>
      </w:r>
      <w:r w:rsidR="00575D7D" w:rsidRPr="00E03B11">
        <w:t>v</w:t>
      </w:r>
      <w:r w:rsidR="007064D2" w:rsidRPr="007064D2">
        <w:t>2023.09.0+463</w:t>
      </w:r>
      <w:r w:rsidR="00612626" w:rsidRPr="00E03B11">
        <w:t>; RStudio, Inc., Boston, MA, USA)</w:t>
      </w:r>
      <w:r w:rsidR="00913EE7" w:rsidRPr="00E03B11">
        <w:t xml:space="preserve">. </w:t>
      </w:r>
      <w:r w:rsidR="009248EC">
        <w:t>T</w:t>
      </w:r>
      <w:r w:rsidR="005460A5" w:rsidRPr="00E03B11">
        <w:t xml:space="preserve">he </w:t>
      </w:r>
      <w:proofErr w:type="spellStart"/>
      <w:r w:rsidR="00612626" w:rsidRPr="00E03B11">
        <w:rPr>
          <w:i/>
          <w:iCs/>
        </w:rPr>
        <w:t>tidyverse</w:t>
      </w:r>
      <w:proofErr w:type="spellEnd"/>
      <w:r w:rsidR="00612626" w:rsidRPr="00E03B11">
        <w:t xml:space="preserve"> collection of packages</w:t>
      </w:r>
      <w:r w:rsidR="00106AB2" w:rsidRPr="00E03B11">
        <w:t xml:space="preserve"> </w:t>
      </w:r>
      <w:r w:rsidR="00686259">
        <w:t>was</w:t>
      </w:r>
      <w:r w:rsidR="00686259" w:rsidRPr="00E03B11">
        <w:t xml:space="preserve"> </w:t>
      </w:r>
      <w:r w:rsidR="00913EE7" w:rsidRPr="00E03B11">
        <w:t>used for this purpose</w:t>
      </w:r>
      <w:r w:rsidR="00106AB2" w:rsidRPr="00E03B11">
        <w:t xml:space="preserve">, while </w:t>
      </w:r>
      <w:r w:rsidR="005460A5" w:rsidRPr="00E03B11">
        <w:t xml:space="preserve">the </w:t>
      </w:r>
      <w:r w:rsidR="00106AB2" w:rsidRPr="00E03B11">
        <w:rPr>
          <w:i/>
          <w:iCs/>
        </w:rPr>
        <w:t>mice</w:t>
      </w:r>
      <w:r w:rsidR="00106AB2" w:rsidRPr="00E03B11">
        <w:t xml:space="preserve"> package was used to perform multiple imputation</w:t>
      </w:r>
      <w:r w:rsidR="004A6898" w:rsidRPr="00E03B11">
        <w:fldChar w:fldCharType="begin"/>
      </w:r>
      <w:r w:rsidR="00066A79">
        <w:instrText xml:space="preserve"> ADDIN EN.CITE &lt;EndNote&gt;&lt;Cite&gt;&lt;Author&gt;Buuren&lt;/Author&gt;&lt;Year&gt;2018&lt;/Year&gt;&lt;RecNum&gt;26&lt;/RecNum&gt;&lt;DisplayText&gt; [21, 25]&lt;/DisplayText&gt;&lt;record&gt;&lt;rec-number&gt;26&lt;/rec-number&gt;&lt;foreign-keys&gt;&lt;key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r w:rsidR="004A6898" w:rsidRPr="00E03B11">
        <w:fldChar w:fldCharType="separate"/>
      </w:r>
      <w:r w:rsidR="00066A79">
        <w:rPr>
          <w:noProof/>
        </w:rPr>
        <w:t> [21, 25]</w:t>
      </w:r>
      <w:r w:rsidR="004A6898" w:rsidRPr="00E03B11">
        <w:fldChar w:fldCharType="end"/>
      </w:r>
      <w:r w:rsidR="003D0964">
        <w:t>.</w:t>
      </w:r>
      <w:r w:rsidR="00612626" w:rsidRPr="00E03B11">
        <w:t xml:space="preserve"> </w:t>
      </w:r>
      <w:r w:rsidR="00602549" w:rsidRPr="00E03B11">
        <w:t xml:space="preserve">NONMEM (v7.5.0; ICON Development Solutions, Gaithersburg, MD, USA) with differential equation solver ADVAN13 and the first-order conditional estimation with interaction method for parameter estimation was used for nonlinear mixed-effects </w:t>
      </w:r>
      <w:r w:rsidRPr="00E03B11">
        <w:t>modelling</w:t>
      </w:r>
      <w:r w:rsidR="00612626" w:rsidRPr="00E03B11">
        <w:t>. All procedures were executed using the Perl-speaks-NONMEM (</w:t>
      </w:r>
      <w:proofErr w:type="spellStart"/>
      <w:r w:rsidR="00612626" w:rsidRPr="00E03B11">
        <w:t>PsN</w:t>
      </w:r>
      <w:proofErr w:type="spellEnd"/>
      <w:r w:rsidR="00612626" w:rsidRPr="00E03B11">
        <w:t>; v</w:t>
      </w:r>
      <w:r w:rsidR="005D6F0D" w:rsidRPr="00E03B11">
        <w:t>5</w:t>
      </w:r>
      <w:r w:rsidR="00612626" w:rsidRPr="00E03B11">
        <w:t>.</w:t>
      </w:r>
      <w:r w:rsidR="005D6F0D" w:rsidRPr="00E03B11">
        <w:t>3</w:t>
      </w:r>
      <w:r w:rsidR="00612626" w:rsidRPr="00E03B11">
        <w:t xml:space="preserve">.0) toolkit on the </w:t>
      </w:r>
      <w:proofErr w:type="spellStart"/>
      <w:r w:rsidR="00612626" w:rsidRPr="00E03B11">
        <w:t>Pirana</w:t>
      </w:r>
      <w:proofErr w:type="spellEnd"/>
      <w:r w:rsidR="00612626" w:rsidRPr="00E03B11">
        <w:t xml:space="preserve"> modelling workbench (v2</w:t>
      </w:r>
      <w:r w:rsidR="00B25231" w:rsidRPr="00E03B11">
        <w:t>1</w:t>
      </w:r>
      <w:r w:rsidR="00612626" w:rsidRPr="00E03B11">
        <w:t>.</w:t>
      </w:r>
      <w:r w:rsidR="00B25231" w:rsidRPr="00E03B11">
        <w:t>11</w:t>
      </w:r>
      <w:r w:rsidR="00612626" w:rsidRPr="00E03B11">
        <w:t>.</w:t>
      </w:r>
      <w:r w:rsidR="00B25231" w:rsidRPr="00E03B11">
        <w:t>1</w:t>
      </w:r>
      <w:r w:rsidR="00612626" w:rsidRPr="00E03B11">
        <w:t>; Certara, Inc., Princeton, NJ, USA)</w:t>
      </w:r>
      <w:r w:rsidR="00D36629" w:rsidRPr="00E03B11">
        <w:fldChar w:fldCharType="begin"/>
      </w:r>
      <w:r w:rsidR="00066A79">
        <w:instrText xml:space="preserve"> ADDIN EN.CITE &lt;EndNote&gt;&lt;Cite&gt;&lt;Author&gt;Keizer&lt;/Author&gt;&lt;Year&gt;2013&lt;/Year&gt;&lt;RecNum&gt;35&lt;/RecNum&gt;&lt;DisplayText&gt; [26]&lt;/DisplayText&gt;&lt;record&gt;&lt;rec-number&gt;35&lt;/rec-number&gt;&lt;foreign-keys&gt;&lt;key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03B11">
        <w:fldChar w:fldCharType="separate"/>
      </w:r>
      <w:r w:rsidR="00066A79">
        <w:rPr>
          <w:noProof/>
        </w:rPr>
        <w:t> [26]</w:t>
      </w:r>
      <w:r w:rsidR="00D36629" w:rsidRPr="00E03B11">
        <w:fldChar w:fldCharType="end"/>
      </w:r>
      <w:r w:rsidR="009D7B2E">
        <w:t>.</w:t>
      </w:r>
      <w:r w:rsidR="00612626" w:rsidRPr="00E03B11">
        <w:t xml:space="preserve"> The NONMEM control</w:t>
      </w:r>
      <w:r w:rsidR="00890C9B" w:rsidRPr="00E03B11">
        <w:t xml:space="preserve"> </w:t>
      </w:r>
      <w:r w:rsidR="00612626" w:rsidRPr="00E03B11">
        <w:t>stream</w:t>
      </w:r>
      <w:r w:rsidR="00A95ACC" w:rsidRPr="00E03B11">
        <w:t xml:space="preserve"> </w:t>
      </w:r>
      <w:r w:rsidR="008C0950">
        <w:t>is</w:t>
      </w:r>
      <w:r w:rsidR="00612626" w:rsidRPr="00E03B11">
        <w:t xml:space="preserve"> available in the </w:t>
      </w:r>
      <w:r w:rsidR="00087F50" w:rsidRPr="00A72BCD">
        <w:rPr>
          <w:b/>
          <w:bCs/>
        </w:rPr>
        <w:t>Supplementa</w:t>
      </w:r>
      <w:r w:rsidR="0085720B" w:rsidRPr="00A72BCD">
        <w:rPr>
          <w:b/>
          <w:bCs/>
        </w:rPr>
        <w:t>ry Code</w:t>
      </w:r>
      <w:r w:rsidR="00612626" w:rsidRPr="00E03B11">
        <w:t>.</w:t>
      </w:r>
      <w:bookmarkEnd w:id="28"/>
      <w:r w:rsidR="00110745">
        <w:rPr>
          <w:b/>
          <w:bCs/>
          <w:sz w:val="28"/>
          <w:szCs w:val="28"/>
        </w:rPr>
        <w:br w:type="page"/>
      </w:r>
    </w:p>
    <w:p w14:paraId="7E5A6A4B" w14:textId="37B22136" w:rsidR="002566FB" w:rsidRPr="00E03B11" w:rsidRDefault="001C6240" w:rsidP="00593CAA">
      <w:pPr>
        <w:pStyle w:val="Heading1"/>
      </w:pPr>
      <w:r w:rsidRPr="00E03B11">
        <w:lastRenderedPageBreak/>
        <w:t>Results</w:t>
      </w:r>
    </w:p>
    <w:p w14:paraId="3BE70ED6" w14:textId="77777777" w:rsidR="00BF6CF3" w:rsidRPr="00E03B11" w:rsidRDefault="00BF6CF3" w:rsidP="00593CAA">
      <w:pPr>
        <w:pStyle w:val="Heading2"/>
        <w:rPr>
          <w:rFonts w:eastAsia="Times New Roman"/>
        </w:rPr>
      </w:pPr>
      <w:r w:rsidRPr="00E03B11">
        <w:rPr>
          <w:rFonts w:eastAsia="Times New Roman"/>
        </w:rPr>
        <w:t>Data</w:t>
      </w:r>
    </w:p>
    <w:p w14:paraId="2A30F97E" w14:textId="13F59754" w:rsidR="00BF6CF3" w:rsidRPr="00E05CF4" w:rsidRDefault="00BF6CF3" w:rsidP="00593CAA">
      <w:bookmarkStart w:id="29" w:name="_Hlk136862086"/>
      <w:r w:rsidRPr="00E03B11">
        <w:t xml:space="preserve">Eight clinical centres worldwide shared data from a total of 177 patients </w:t>
      </w:r>
      <w:r w:rsidR="0052675C">
        <w:t>treated with</w:t>
      </w:r>
      <w:r w:rsidR="009248EC">
        <w:t xml:space="preserve"> IV fluconazole</w:t>
      </w:r>
      <w:r w:rsidR="002B2118">
        <w:t xml:space="preserve"> in the ICU</w:t>
      </w:r>
      <w:r w:rsidRPr="00E03B11">
        <w:fldChar w:fldCharType="begin">
          <w:fldData xml:space="preserve">PEVuZE5vdGU+PENpdGU+PEF1dGhvcj5BbG9iYWlkPC9BdXRob3I+PFllYXI+MjAxNjwvWWVhcj48
UmVjTnVtPjE5PC9SZWNOdW0+PERpc3BsYXlUZXh0PsKgWzEzLTE2LCAyNy0zMF08L0Rpc3BsYXlU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066A79">
        <w:instrText xml:space="preserve"> ADDIN EN.CITE </w:instrText>
      </w:r>
      <w:r w:rsidR="00066A79">
        <w:fldChar w:fldCharType="begin">
          <w:fldData xml:space="preserve">PEVuZE5vdGU+PENpdGU+PEF1dGhvcj5BbG9iYWlkPC9BdXRob3I+PFllYXI+MjAxNjwvWWVhcj48
UmVjTnVtPjE5PC9SZWNOdW0+PERpc3BsYXlUZXh0PsKgWzEzLTE2LCAyNy0zMF08L0Rpc3BsYXlU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066A79">
        <w:instrText xml:space="preserve"> ADDIN EN.CITE.DATA </w:instrText>
      </w:r>
      <w:r w:rsidR="00066A79">
        <w:fldChar w:fldCharType="end"/>
      </w:r>
      <w:r w:rsidRPr="00E03B11">
        <w:fldChar w:fldCharType="separate"/>
      </w:r>
      <w:r w:rsidR="00066A79">
        <w:rPr>
          <w:noProof/>
        </w:rPr>
        <w:t> [13-16, 27-30]</w:t>
      </w:r>
      <w:r w:rsidRPr="00E03B11">
        <w:fldChar w:fldCharType="end"/>
      </w:r>
      <w:r w:rsidR="005A1AC0">
        <w:t>.</w:t>
      </w:r>
      <w:r w:rsidRPr="00E03B11">
        <w:t xml:space="preserve"> </w:t>
      </w:r>
      <w:r w:rsidR="0052675C">
        <w:t>Patient</w:t>
      </w:r>
      <w:r w:rsidRPr="00E03B11">
        <w:t xml:space="preserve"> characteristics are </w:t>
      </w:r>
      <w:r w:rsidR="009248EC">
        <w:t>summarised</w:t>
      </w:r>
      <w:r w:rsidR="009248EC" w:rsidRPr="00E03B11">
        <w:t xml:space="preserve"> </w:t>
      </w:r>
      <w:r w:rsidRPr="00E03B11">
        <w:t xml:space="preserve">in </w:t>
      </w:r>
      <w:r w:rsidRPr="00CA5A80">
        <w:rPr>
          <w:b/>
          <w:bCs/>
        </w:rPr>
        <w:t>Table</w:t>
      </w:r>
      <w:r w:rsidR="00BB0AD2">
        <w:rPr>
          <w:b/>
          <w:bCs/>
        </w:rPr>
        <w:t> </w:t>
      </w:r>
      <w:r w:rsidRPr="00CA5A80">
        <w:rPr>
          <w:b/>
          <w:bCs/>
        </w:rPr>
        <w:t>1</w:t>
      </w:r>
      <w:r w:rsidRPr="00E03B11">
        <w:t xml:space="preserve">. </w:t>
      </w:r>
      <w:r w:rsidR="009248EC">
        <w:t>Patient</w:t>
      </w:r>
      <w:r w:rsidR="0052675C">
        <w:t>s</w:t>
      </w:r>
      <w:r w:rsidR="009248EC">
        <w:t xml:space="preserve"> contributed</w:t>
      </w:r>
      <w:r w:rsidRPr="00E03B11">
        <w:t xml:space="preserve"> 1616 </w:t>
      </w:r>
      <w:r w:rsidR="009248EC">
        <w:t xml:space="preserve">total fluconazole </w:t>
      </w:r>
      <w:r w:rsidRPr="00E03B11">
        <w:t xml:space="preserve">plasma concentrations, of which 395 (24.4%) were </w:t>
      </w:r>
      <w:r w:rsidR="009248EC">
        <w:t xml:space="preserve">obtained at </w:t>
      </w:r>
      <w:r w:rsidRPr="00E03B11">
        <w:t xml:space="preserve">trough. </w:t>
      </w:r>
      <w:r w:rsidR="00C01CA6">
        <w:t xml:space="preserve">Body </w:t>
      </w:r>
      <w:r w:rsidR="00C01CA6" w:rsidRPr="007B176B">
        <w:t>weight</w:t>
      </w:r>
      <w:r w:rsidR="00C26E94">
        <w:t>s at ICU admission</w:t>
      </w:r>
      <w:r w:rsidR="00FA0048" w:rsidRPr="007B176B">
        <w:t xml:space="preserve"> range</w:t>
      </w:r>
      <w:r w:rsidR="00C26E94">
        <w:t>d</w:t>
      </w:r>
      <w:r w:rsidR="00FA0048" w:rsidRPr="007B176B">
        <w:t xml:space="preserve"> from 34</w:t>
      </w:r>
      <w:r w:rsidR="00C26E94">
        <w:t> kg</w:t>
      </w:r>
      <w:r w:rsidR="00FA0048" w:rsidRPr="007B176B">
        <w:t xml:space="preserve"> to 142</w:t>
      </w:r>
      <w:r w:rsidR="00C26E94">
        <w:t> </w:t>
      </w:r>
      <w:r w:rsidR="00FA0048" w:rsidRPr="007B176B">
        <w:t>kg</w:t>
      </w:r>
      <w:r w:rsidR="00C26E94">
        <w:t>,</w:t>
      </w:r>
      <w:r w:rsidR="00FA0048" w:rsidRPr="007B176B">
        <w:t xml:space="preserve"> while </w:t>
      </w:r>
      <w:commentRangeStart w:id="30"/>
      <w:commentRangeStart w:id="31"/>
      <w:proofErr w:type="spellStart"/>
      <w:r w:rsidR="00FA0048" w:rsidRPr="007B176B">
        <w:t>eGFR</w:t>
      </w:r>
      <w:r w:rsidR="00FA0048" w:rsidRPr="007B176B">
        <w:rPr>
          <w:vertAlign w:val="subscript"/>
        </w:rPr>
        <w:t>CKD</w:t>
      </w:r>
      <w:proofErr w:type="spellEnd"/>
      <w:r w:rsidR="00C26E94">
        <w:rPr>
          <w:vertAlign w:val="subscript"/>
        </w:rPr>
        <w:t>-</w:t>
      </w:r>
      <w:r w:rsidR="00FA0048" w:rsidRPr="007B176B">
        <w:rPr>
          <w:vertAlign w:val="subscript"/>
        </w:rPr>
        <w:t>EPI</w:t>
      </w:r>
      <w:r w:rsidR="00FA0048" w:rsidRPr="007B176B">
        <w:t xml:space="preserve"> </w:t>
      </w:r>
      <w:r w:rsidR="00682AD7">
        <w:t>when off</w:t>
      </w:r>
      <w:r w:rsidR="007452AC">
        <w:t xml:space="preserve"> CRRT</w:t>
      </w:r>
      <w:r w:rsidR="005E45EB">
        <w:t xml:space="preserve"> </w:t>
      </w:r>
      <w:r w:rsidR="00FA0048" w:rsidRPr="007B176B">
        <w:t>range</w:t>
      </w:r>
      <w:r w:rsidR="00C26E94">
        <w:t>d</w:t>
      </w:r>
      <w:r w:rsidR="00FA0048" w:rsidRPr="007B176B">
        <w:t xml:space="preserve"> from </w:t>
      </w:r>
      <w:r w:rsidR="00D44803">
        <w:t>7 </w:t>
      </w:r>
      <w:r w:rsidR="00C26E94" w:rsidRPr="00026643">
        <w:t>mL/min/1.73 m</w:t>
      </w:r>
      <w:r w:rsidR="00C26E94" w:rsidRPr="00CA5A80">
        <w:rPr>
          <w:vertAlign w:val="superscript"/>
        </w:rPr>
        <w:t>2</w:t>
      </w:r>
      <w:r w:rsidR="00026643" w:rsidRPr="007B176B">
        <w:t xml:space="preserve"> to 213</w:t>
      </w:r>
      <w:r w:rsidR="00C26E94">
        <w:t> </w:t>
      </w:r>
      <w:r w:rsidR="00026643" w:rsidRPr="00026643">
        <w:t>mL/min/1.73 m</w:t>
      </w:r>
      <w:r w:rsidR="00026643" w:rsidRPr="00CA5A80">
        <w:rPr>
          <w:vertAlign w:val="superscript"/>
        </w:rPr>
        <w:t>2</w:t>
      </w:r>
      <w:commentRangeEnd w:id="30"/>
      <w:r w:rsidR="00DB1077">
        <w:rPr>
          <w:rStyle w:val="CommentReference"/>
        </w:rPr>
        <w:commentReference w:id="30"/>
      </w:r>
      <w:commentRangeEnd w:id="31"/>
      <w:r w:rsidR="001C0D9F">
        <w:rPr>
          <w:rStyle w:val="CommentReference"/>
        </w:rPr>
        <w:commentReference w:id="31"/>
      </w:r>
      <w:r w:rsidR="00026643">
        <w:t>.</w:t>
      </w:r>
      <w:r w:rsidR="00E05CF4" w:rsidRPr="00762255">
        <w:t xml:space="preserve"> </w:t>
      </w:r>
      <w:r w:rsidR="001F4CBE">
        <w:t>Body weights were missing</w:t>
      </w:r>
      <w:r w:rsidR="00DB4CD8">
        <w:t xml:space="preserve"> in </w:t>
      </w:r>
      <w:r w:rsidR="004739AE">
        <w:t xml:space="preserve">5.5% </w:t>
      </w:r>
      <w:r w:rsidR="00F846E2">
        <w:t>of the total sampling a</w:t>
      </w:r>
      <w:r w:rsidR="00811097">
        <w:t>nd dosing events.</w:t>
      </w:r>
      <w:r w:rsidR="00201009">
        <w:t xml:space="preserve"> </w:t>
      </w:r>
      <w:r w:rsidR="00AA674D">
        <w:t>19</w:t>
      </w:r>
      <w:r w:rsidR="006E7BDC">
        <w:t>.</w:t>
      </w:r>
      <w:r w:rsidR="00AA674D">
        <w:t>2</w:t>
      </w:r>
      <w:r w:rsidR="006E7BDC">
        <w:t xml:space="preserve">% of </w:t>
      </w:r>
      <w:r w:rsidR="00EE279B">
        <w:t xml:space="preserve">the </w:t>
      </w:r>
      <w:r w:rsidR="006E7BDC">
        <w:t xml:space="preserve">patients were on </w:t>
      </w:r>
      <w:commentRangeStart w:id="32"/>
      <w:commentRangeStart w:id="33"/>
      <w:commentRangeStart w:id="34"/>
      <w:r w:rsidR="006E7BDC">
        <w:t xml:space="preserve">CRRT </w:t>
      </w:r>
      <w:commentRangeEnd w:id="32"/>
      <w:r w:rsidR="00DB1077">
        <w:rPr>
          <w:rStyle w:val="CommentReference"/>
        </w:rPr>
        <w:commentReference w:id="32"/>
      </w:r>
      <w:commentRangeEnd w:id="33"/>
      <w:r w:rsidR="00DB1077">
        <w:rPr>
          <w:rStyle w:val="CommentReference"/>
        </w:rPr>
        <w:commentReference w:id="33"/>
      </w:r>
      <w:commentRangeEnd w:id="34"/>
      <w:r w:rsidR="00752720">
        <w:rPr>
          <w:rStyle w:val="CommentReference"/>
        </w:rPr>
        <w:commentReference w:id="34"/>
      </w:r>
      <w:r w:rsidR="006E7BDC">
        <w:t>at least once during their treatment period.</w:t>
      </w:r>
      <w:r w:rsidR="00CF5A9A">
        <w:t xml:space="preserve"> </w:t>
      </w:r>
      <w:r w:rsidR="00066555">
        <w:t>An</w:t>
      </w:r>
      <w:r w:rsidR="00C26E94">
        <w:t xml:space="preserve"> </w:t>
      </w:r>
      <w:proofErr w:type="spellStart"/>
      <w:r w:rsidR="00B8330D" w:rsidRPr="00B8330D">
        <w:t>eGFR</w:t>
      </w:r>
      <w:r w:rsidR="00B8330D" w:rsidRPr="00A72BCD">
        <w:rPr>
          <w:vertAlign w:val="subscript"/>
        </w:rPr>
        <w:t>CKD</w:t>
      </w:r>
      <w:proofErr w:type="spellEnd"/>
      <w:r w:rsidR="00E46977">
        <w:rPr>
          <w:vertAlign w:val="subscript"/>
        </w:rPr>
        <w:t>-</w:t>
      </w:r>
      <w:r w:rsidR="00B8330D" w:rsidRPr="00A72BCD">
        <w:rPr>
          <w:vertAlign w:val="subscript"/>
        </w:rPr>
        <w:t>EPI</w:t>
      </w:r>
      <w:r w:rsidR="00C64F63">
        <w:t xml:space="preserve"> </w:t>
      </w:r>
      <w:r w:rsidR="008B63F0">
        <w:t xml:space="preserve">was </w:t>
      </w:r>
      <w:r w:rsidR="00FF2DEB">
        <w:t xml:space="preserve">available </w:t>
      </w:r>
      <w:r w:rsidR="00066555">
        <w:t>only in</w:t>
      </w:r>
      <w:r w:rsidR="00FF2DEB">
        <w:t xml:space="preserve"> </w:t>
      </w:r>
      <w:r w:rsidR="009D5622">
        <w:t>40.7</w:t>
      </w:r>
      <w:r w:rsidR="00CF5A9A">
        <w:t>% of the dosing intervals</w:t>
      </w:r>
      <w:r w:rsidR="00066555">
        <w:t xml:space="preserve">. </w:t>
      </w:r>
      <w:r w:rsidR="0075746B">
        <w:t xml:space="preserve">Missing </w:t>
      </w:r>
      <w:proofErr w:type="spellStart"/>
      <w:r w:rsidR="0075746B" w:rsidRPr="007B176B">
        <w:t>eGFR</w:t>
      </w:r>
      <w:r w:rsidR="0075746B" w:rsidRPr="007B176B">
        <w:rPr>
          <w:vertAlign w:val="subscript"/>
        </w:rPr>
        <w:t>CKD</w:t>
      </w:r>
      <w:proofErr w:type="spellEnd"/>
      <w:r w:rsidR="0075746B">
        <w:rPr>
          <w:vertAlign w:val="subscript"/>
        </w:rPr>
        <w:t>-</w:t>
      </w:r>
      <w:r w:rsidR="0075746B" w:rsidRPr="007B176B">
        <w:rPr>
          <w:vertAlign w:val="subscript"/>
        </w:rPr>
        <w:t>EPI</w:t>
      </w:r>
      <w:r w:rsidR="0075746B" w:rsidRPr="007B176B">
        <w:t xml:space="preserve"> </w:t>
      </w:r>
      <w:r w:rsidR="004C102C">
        <w:t xml:space="preserve">were </w:t>
      </w:r>
      <w:r w:rsidR="0075746B">
        <w:t>handled with multiple imputation at the dosing interval level</w:t>
      </w:r>
      <w:r w:rsidR="005D7FE3">
        <w:t>, while missing body weights were</w:t>
      </w:r>
      <w:r w:rsidR="00B013B9">
        <w:t xml:space="preserve"> </w:t>
      </w:r>
      <w:r w:rsidR="00155F4D">
        <w:t>handled</w:t>
      </w:r>
      <w:r w:rsidR="00B013B9">
        <w:t xml:space="preserve"> at the patient </w:t>
      </w:r>
      <w:r w:rsidR="00324BA3">
        <w:t>level</w:t>
      </w:r>
      <w:r w:rsidR="0075746B">
        <w:t xml:space="preserve"> (</w:t>
      </w:r>
      <w:r w:rsidR="0075746B" w:rsidRPr="00410A03">
        <w:rPr>
          <w:i/>
          <w:iCs/>
        </w:rPr>
        <w:t>m</w:t>
      </w:r>
      <w:r w:rsidR="0075746B">
        <w:t> = 70 multipl</w:t>
      </w:r>
      <w:r w:rsidR="002C1A62">
        <w:t>e</w:t>
      </w:r>
      <w:r w:rsidR="0075746B">
        <w:t xml:space="preserve"> imputed datasets)</w:t>
      </w:r>
      <w:r w:rsidR="0075746B" w:rsidRPr="00E03B11">
        <w:t xml:space="preserve">. </w:t>
      </w:r>
      <w:r w:rsidR="00E7513D">
        <w:t>The c</w:t>
      </w:r>
      <w:r w:rsidR="004D3538">
        <w:t>oncentration</w:t>
      </w:r>
      <w:r w:rsidR="00E7513D">
        <w:t>–</w:t>
      </w:r>
      <w:r w:rsidR="004D3538">
        <w:t xml:space="preserve">time </w:t>
      </w:r>
      <w:r w:rsidR="00E7513D">
        <w:t xml:space="preserve">course </w:t>
      </w:r>
      <w:r w:rsidR="004D3538">
        <w:t xml:space="preserve">of </w:t>
      </w:r>
      <w:r w:rsidR="008750E2">
        <w:t xml:space="preserve">the </w:t>
      </w:r>
      <w:r w:rsidR="00A4093C">
        <w:t>per</w:t>
      </w:r>
      <w:r w:rsidR="001773D6">
        <w:t>-centre</w:t>
      </w:r>
      <w:r w:rsidR="00D323E6">
        <w:t xml:space="preserve"> and pooled </w:t>
      </w:r>
      <w:r w:rsidR="00D751E8">
        <w:t>data</w:t>
      </w:r>
      <w:r w:rsidR="00E7513D">
        <w:t>sets</w:t>
      </w:r>
      <w:r w:rsidR="00D751E8">
        <w:t xml:space="preserve"> are available in </w:t>
      </w:r>
      <w:r w:rsidR="00D751E8" w:rsidRPr="00A72BCD">
        <w:rPr>
          <w:b/>
          <w:bCs/>
        </w:rPr>
        <w:t>Fig.</w:t>
      </w:r>
      <w:r w:rsidR="00E7513D">
        <w:rPr>
          <w:b/>
          <w:bCs/>
        </w:rPr>
        <w:t> </w:t>
      </w:r>
      <w:r w:rsidR="00D751E8" w:rsidRPr="00A72BCD">
        <w:rPr>
          <w:b/>
          <w:bCs/>
        </w:rPr>
        <w:t>S1</w:t>
      </w:r>
      <w:r w:rsidR="00D751E8">
        <w:t xml:space="preserve"> and </w:t>
      </w:r>
      <w:r w:rsidR="00D751E8" w:rsidRPr="00A72BCD">
        <w:rPr>
          <w:b/>
          <w:bCs/>
        </w:rPr>
        <w:t>Fig.</w:t>
      </w:r>
      <w:r w:rsidR="00E7513D">
        <w:rPr>
          <w:b/>
          <w:bCs/>
        </w:rPr>
        <w:t> </w:t>
      </w:r>
      <w:r w:rsidR="00D751E8" w:rsidRPr="00A72BCD">
        <w:rPr>
          <w:b/>
          <w:bCs/>
        </w:rPr>
        <w:t>S2</w:t>
      </w:r>
      <w:r w:rsidR="00D751E8">
        <w:t>.</w:t>
      </w:r>
    </w:p>
    <w:bookmarkEnd w:id="29"/>
    <w:p w14:paraId="33E010C5" w14:textId="77777777" w:rsidR="00BF6CF3" w:rsidRPr="00E03B11" w:rsidRDefault="00BF6CF3" w:rsidP="00593CAA">
      <w:pPr>
        <w:pStyle w:val="Heading2"/>
        <w:rPr>
          <w:rFonts w:eastAsia="Times New Roman"/>
        </w:rPr>
      </w:pPr>
      <w:r w:rsidRPr="00E03B11">
        <w:rPr>
          <w:rFonts w:eastAsia="Times New Roman"/>
        </w:rPr>
        <w:t>Population pharmacokinetics modelling</w:t>
      </w:r>
    </w:p>
    <w:p w14:paraId="0867944D" w14:textId="317C8C63" w:rsidR="001169E0" w:rsidRPr="00E03B11" w:rsidRDefault="00BF6CF3" w:rsidP="00593CAA">
      <w:bookmarkStart w:id="35" w:name="_Hlk136862119"/>
      <w:r w:rsidRPr="00E03B11">
        <w:t>A two-compartment</w:t>
      </w:r>
      <w:r w:rsidR="00DE41B5">
        <w:t xml:space="preserve"> </w:t>
      </w:r>
      <w:proofErr w:type="spellStart"/>
      <w:r w:rsidRPr="00E03B11">
        <w:t>popPK</w:t>
      </w:r>
      <w:proofErr w:type="spellEnd"/>
      <w:r w:rsidRPr="00E03B11">
        <w:t xml:space="preserve"> model with linear elimination best described the fluconazole concentration</w:t>
      </w:r>
      <w:r w:rsidR="00FE6C59">
        <w:t>–</w:t>
      </w:r>
      <w:r w:rsidRPr="00E03B11">
        <w:t>time data</w:t>
      </w:r>
      <w:r w:rsidR="00DA19D9">
        <w:t xml:space="preserve"> (</w:t>
      </w:r>
      <w:r w:rsidR="00DA19D9" w:rsidRPr="00B808F3">
        <w:rPr>
          <w:b/>
          <w:bCs/>
        </w:rPr>
        <w:t>Table</w:t>
      </w:r>
      <w:r w:rsidR="00547134">
        <w:rPr>
          <w:b/>
          <w:bCs/>
        </w:rPr>
        <w:t> </w:t>
      </w:r>
      <w:r w:rsidR="00FB504B" w:rsidRPr="00B808F3">
        <w:rPr>
          <w:b/>
          <w:bCs/>
        </w:rPr>
        <w:t>2</w:t>
      </w:r>
      <w:r w:rsidR="00DA19D9">
        <w:t>)</w:t>
      </w:r>
      <w:r w:rsidRPr="00E03B11">
        <w:t xml:space="preserve">. </w:t>
      </w:r>
      <w:r w:rsidR="00547134">
        <w:t>C</w:t>
      </w:r>
      <w:r w:rsidR="00EF64BB">
        <w:t>learance</w:t>
      </w:r>
      <w:r w:rsidR="00547134">
        <w:t xml:space="preserve"> was estimated separately</w:t>
      </w:r>
      <w:r w:rsidR="00EF64BB">
        <w:t xml:space="preserve"> when a patient was on CRRT </w:t>
      </w:r>
      <w:r w:rsidR="007D70D5" w:rsidRPr="007D70D5">
        <w:t>(</w:t>
      </w:r>
      <w:proofErr w:type="spellStart"/>
      <w:r w:rsidR="00EF64BB">
        <w:t>C</w:t>
      </w:r>
      <w:r w:rsidR="003D4E3F">
        <w:t>L</w:t>
      </w:r>
      <w:r w:rsidR="003D4E3F" w:rsidRPr="00B808F3">
        <w:rPr>
          <w:vertAlign w:val="subscript"/>
        </w:rPr>
        <w:t>on</w:t>
      </w:r>
      <w:proofErr w:type="spellEnd"/>
      <w:r w:rsidR="003D4E3F" w:rsidRPr="00B808F3">
        <w:rPr>
          <w:vertAlign w:val="subscript"/>
        </w:rPr>
        <w:t>-</w:t>
      </w:r>
      <w:r w:rsidR="00F63620" w:rsidRPr="00A72BCD">
        <w:rPr>
          <w:vertAlign w:val="subscript"/>
        </w:rPr>
        <w:t>CRRT</w:t>
      </w:r>
      <w:r w:rsidR="00F63620">
        <w:t xml:space="preserve">; </w:t>
      </w:r>
      <w:r w:rsidR="007D70D5" w:rsidRPr="007D70D5">
        <w:t>1.</w:t>
      </w:r>
      <w:r w:rsidR="00634471">
        <w:t>70</w:t>
      </w:r>
      <w:r w:rsidR="003D4E3F">
        <w:t> </w:t>
      </w:r>
      <w:r w:rsidR="007D70D5" w:rsidRPr="007D70D5">
        <w:t>L/h</w:t>
      </w:r>
      <w:r w:rsidR="003D4E3F">
        <w:t xml:space="preserve"> [</w:t>
      </w:r>
      <w:r w:rsidR="008F6D72">
        <w:t>8.2</w:t>
      </w:r>
      <w:r w:rsidR="003D4E3F">
        <w:t>%</w:t>
      </w:r>
      <w:r w:rsidR="00AE6868">
        <w:t xml:space="preserve"> relative standard error; RSE</w:t>
      </w:r>
      <w:r w:rsidR="003D4E3F">
        <w:t>]</w:t>
      </w:r>
      <w:r w:rsidR="007D70D5" w:rsidRPr="007D70D5">
        <w:t>)</w:t>
      </w:r>
      <w:r w:rsidR="000E3998">
        <w:t xml:space="preserve">, </w:t>
      </w:r>
      <w:r w:rsidR="00826491">
        <w:t>and</w:t>
      </w:r>
      <w:r w:rsidR="007D70D5" w:rsidRPr="007D70D5">
        <w:t xml:space="preserve"> </w:t>
      </w:r>
      <w:r w:rsidR="00826491" w:rsidRPr="00826491">
        <w:t xml:space="preserve">when </w:t>
      </w:r>
      <w:r w:rsidR="003D4E3F">
        <w:t>off</w:t>
      </w:r>
      <w:r w:rsidR="00826491" w:rsidRPr="00826491">
        <w:t xml:space="preserve"> </w:t>
      </w:r>
      <w:r w:rsidR="00F6679E">
        <w:t>CRRT</w:t>
      </w:r>
      <w:r w:rsidR="00826491" w:rsidRPr="00826491">
        <w:t xml:space="preserve"> (</w:t>
      </w:r>
      <w:proofErr w:type="spellStart"/>
      <w:r w:rsidR="00826491" w:rsidRPr="00826491">
        <w:t>CL</w:t>
      </w:r>
      <w:r w:rsidR="003F0719" w:rsidRPr="00A72BCD">
        <w:rPr>
          <w:vertAlign w:val="subscript"/>
        </w:rPr>
        <w:t>o</w:t>
      </w:r>
      <w:r w:rsidR="003D4E3F">
        <w:rPr>
          <w:vertAlign w:val="subscript"/>
        </w:rPr>
        <w:t>ff</w:t>
      </w:r>
      <w:proofErr w:type="spellEnd"/>
      <w:r w:rsidR="003D4E3F">
        <w:rPr>
          <w:vertAlign w:val="subscript"/>
        </w:rPr>
        <w:t>-</w:t>
      </w:r>
      <w:r w:rsidR="00826491" w:rsidRPr="00A72BCD">
        <w:rPr>
          <w:vertAlign w:val="subscript"/>
        </w:rPr>
        <w:t>CRRT</w:t>
      </w:r>
      <w:r w:rsidR="00826491" w:rsidRPr="00826491">
        <w:t xml:space="preserve">; </w:t>
      </w:r>
      <w:r w:rsidR="00C419C2">
        <w:t>0</w:t>
      </w:r>
      <w:r w:rsidR="00826491" w:rsidRPr="00826491">
        <w:t>.6</w:t>
      </w:r>
      <w:r w:rsidR="00C419C2">
        <w:t>3</w:t>
      </w:r>
      <w:r w:rsidR="009E4224">
        <w:t>8</w:t>
      </w:r>
      <w:r w:rsidR="00AE6868">
        <w:t> </w:t>
      </w:r>
      <w:r w:rsidR="00826491" w:rsidRPr="00826491">
        <w:t>L/h</w:t>
      </w:r>
      <w:r w:rsidR="00AE6868">
        <w:t xml:space="preserve"> [</w:t>
      </w:r>
      <w:r w:rsidR="00003024">
        <w:t>5.3</w:t>
      </w:r>
      <w:r w:rsidR="00AE6868">
        <w:t>% RSE]</w:t>
      </w:r>
      <w:r w:rsidR="00826491" w:rsidRPr="00826491">
        <w:t>)</w:t>
      </w:r>
      <w:r w:rsidR="007D70D5" w:rsidRPr="007D70D5">
        <w:t xml:space="preserve">. </w:t>
      </w:r>
      <w:r w:rsidR="001A2DCE">
        <w:t>Interindividual variability</w:t>
      </w:r>
      <w:r w:rsidR="007D70D5" w:rsidRPr="007D70D5">
        <w:t xml:space="preserve"> </w:t>
      </w:r>
      <w:r w:rsidR="00A52E5C">
        <w:t>was estimated on</w:t>
      </w:r>
      <w:r w:rsidR="00A52E5C" w:rsidRPr="007D70D5">
        <w:t xml:space="preserve"> </w:t>
      </w:r>
      <w:proofErr w:type="spellStart"/>
      <w:r w:rsidR="007D70D5" w:rsidRPr="007D70D5">
        <w:t>CL</w:t>
      </w:r>
      <w:r w:rsidR="00A52E5C">
        <w:rPr>
          <w:vertAlign w:val="subscript"/>
        </w:rPr>
        <w:t>on</w:t>
      </w:r>
      <w:proofErr w:type="spellEnd"/>
      <w:r w:rsidR="00A52E5C">
        <w:rPr>
          <w:vertAlign w:val="subscript"/>
        </w:rPr>
        <w:t>-C</w:t>
      </w:r>
      <w:r w:rsidR="007D70D5" w:rsidRPr="00A72BCD">
        <w:rPr>
          <w:vertAlign w:val="subscript"/>
        </w:rPr>
        <w:t>RRT</w:t>
      </w:r>
      <w:r w:rsidR="007D70D5" w:rsidRPr="007D70D5">
        <w:t xml:space="preserve">, </w:t>
      </w:r>
      <w:proofErr w:type="spellStart"/>
      <w:r w:rsidR="007D70D5" w:rsidRPr="007D70D5">
        <w:t>CL</w:t>
      </w:r>
      <w:r w:rsidR="007D70D5" w:rsidRPr="00A72BCD">
        <w:rPr>
          <w:vertAlign w:val="subscript"/>
        </w:rPr>
        <w:t>o</w:t>
      </w:r>
      <w:r w:rsidR="00A52E5C">
        <w:rPr>
          <w:vertAlign w:val="subscript"/>
        </w:rPr>
        <w:t>ff</w:t>
      </w:r>
      <w:proofErr w:type="spellEnd"/>
      <w:r w:rsidR="0097332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 xml:space="preserve">, with a covariance relationship between </w:t>
      </w:r>
      <w:proofErr w:type="spellStart"/>
      <w:r w:rsidR="007D70D5" w:rsidRPr="007D70D5">
        <w:t>CL</w:t>
      </w:r>
      <w:r w:rsidR="007D70D5" w:rsidRPr="00A72BCD">
        <w:rPr>
          <w:vertAlign w:val="subscript"/>
        </w:rPr>
        <w:t>o</w:t>
      </w:r>
      <w:r w:rsidR="00A52E5C">
        <w:rPr>
          <w:vertAlign w:val="subscript"/>
        </w:rPr>
        <w:t>ff</w:t>
      </w:r>
      <w:proofErr w:type="spellEnd"/>
      <w:r w:rsidR="008268F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w:t>
      </w:r>
      <w:r w:rsidR="0052675C" w:rsidRPr="00B808F3">
        <w:t xml:space="preserve"> </w:t>
      </w:r>
      <w:r w:rsidRPr="00E03B11">
        <w:t xml:space="preserve">A proportional error model best described the </w:t>
      </w:r>
      <w:r w:rsidR="00EB103B">
        <w:t>residual variability</w:t>
      </w:r>
      <w:r w:rsidRPr="00E03B11">
        <w:t xml:space="preserve">. </w:t>
      </w:r>
      <w:r w:rsidR="00C92655">
        <w:t>T</w:t>
      </w:r>
      <w:r w:rsidRPr="00E03B11">
        <w:t xml:space="preserve">he </w:t>
      </w:r>
      <w:r w:rsidR="00EB7A93">
        <w:t>per-centre</w:t>
      </w:r>
      <w:r w:rsidR="00986E1A">
        <w:t xml:space="preserve"> and overall</w:t>
      </w:r>
      <w:r w:rsidR="00EB7A93">
        <w:t xml:space="preserve"> </w:t>
      </w:r>
      <w:r w:rsidRPr="00E03B11">
        <w:t xml:space="preserve">goodness-of-fit plots </w:t>
      </w:r>
      <w:r w:rsidR="000F456D">
        <w:t>are</w:t>
      </w:r>
      <w:r w:rsidRPr="00E03B11">
        <w:t xml:space="preserve"> available in </w:t>
      </w:r>
      <w:r w:rsidRPr="00E03B11">
        <w:rPr>
          <w:b/>
          <w:bCs/>
        </w:rPr>
        <w:t>Fig</w:t>
      </w:r>
      <w:r w:rsidR="00986E1A">
        <w:rPr>
          <w:b/>
          <w:bCs/>
        </w:rPr>
        <w:t>. </w:t>
      </w:r>
      <w:r w:rsidR="00F56D12" w:rsidRPr="00E03B11">
        <w:rPr>
          <w:b/>
          <w:bCs/>
        </w:rPr>
        <w:t>S</w:t>
      </w:r>
      <w:r w:rsidR="00F56D12">
        <w:rPr>
          <w:b/>
          <w:bCs/>
        </w:rPr>
        <w:t>3</w:t>
      </w:r>
      <w:r w:rsidR="00986E1A">
        <w:rPr>
          <w:b/>
          <w:bCs/>
        </w:rPr>
        <w:t xml:space="preserve"> </w:t>
      </w:r>
      <w:r w:rsidR="00986E1A" w:rsidRPr="00B808F3">
        <w:t>to</w:t>
      </w:r>
      <w:r w:rsidR="00986E1A">
        <w:rPr>
          <w:b/>
          <w:bCs/>
        </w:rPr>
        <w:t xml:space="preserve"> Fig.</w:t>
      </w:r>
      <w:r w:rsidR="001169E0">
        <w:rPr>
          <w:b/>
          <w:bCs/>
        </w:rPr>
        <w:t> </w:t>
      </w:r>
      <w:r w:rsidR="00F56D12">
        <w:rPr>
          <w:b/>
          <w:bCs/>
        </w:rPr>
        <w:t>S7</w:t>
      </w:r>
      <w:r w:rsidRPr="00E03B11">
        <w:t>.</w:t>
      </w:r>
    </w:p>
    <w:p w14:paraId="47059E0D" w14:textId="0526DF61" w:rsidR="00BF6CF3" w:rsidRDefault="00536DB6" w:rsidP="00593CAA">
      <w:r w:rsidRPr="00536DB6">
        <w:t>Inclusion of effects of</w:t>
      </w:r>
      <w:r w:rsidR="001169E0">
        <w:t xml:space="preserve"> baseline</w:t>
      </w:r>
      <w:r w:rsidRPr="00536DB6">
        <w:t xml:space="preserve"> </w:t>
      </w:r>
      <w:r w:rsidR="001169E0">
        <w:t>body weight</w:t>
      </w:r>
      <w:r w:rsidR="001169E0" w:rsidRPr="00536DB6">
        <w:t xml:space="preserve"> </w:t>
      </w:r>
      <w:r w:rsidRPr="00536DB6">
        <w:t xml:space="preserve">on </w:t>
      </w:r>
      <w:proofErr w:type="spellStart"/>
      <w:r w:rsidR="001169E0">
        <w:t>Vc</w:t>
      </w:r>
      <w:proofErr w:type="spellEnd"/>
      <w:r w:rsidRPr="00536DB6">
        <w:t xml:space="preserve"> and </w:t>
      </w:r>
      <w:proofErr w:type="spellStart"/>
      <w:r w:rsidRPr="00536DB6">
        <w:t>eGFR</w:t>
      </w:r>
      <w:r w:rsidRPr="00A72BCD">
        <w:rPr>
          <w:vertAlign w:val="subscript"/>
        </w:rPr>
        <w:t>CKD</w:t>
      </w:r>
      <w:proofErr w:type="spellEnd"/>
      <w:r w:rsidRPr="00A72BCD">
        <w:rPr>
          <w:vertAlign w:val="subscript"/>
        </w:rPr>
        <w:t>-EPI</w:t>
      </w:r>
      <w:r w:rsidRPr="00536DB6">
        <w:t xml:space="preserve"> on </w:t>
      </w:r>
      <w:proofErr w:type="spellStart"/>
      <w:r w:rsidRPr="00536DB6">
        <w:t>CL</w:t>
      </w:r>
      <w:r w:rsidRPr="00A72BCD">
        <w:rPr>
          <w:vertAlign w:val="subscript"/>
        </w:rPr>
        <w:t>o</w:t>
      </w:r>
      <w:r w:rsidR="001169E0">
        <w:rPr>
          <w:vertAlign w:val="subscript"/>
        </w:rPr>
        <w:t>ff</w:t>
      </w:r>
      <w:proofErr w:type="spellEnd"/>
      <w:r w:rsidRPr="00A72BCD">
        <w:rPr>
          <w:vertAlign w:val="subscript"/>
        </w:rPr>
        <w:t>-CRRT</w:t>
      </w:r>
      <w:r w:rsidRPr="00FD4FB7">
        <w:t xml:space="preserve"> </w:t>
      </w:r>
      <w:r w:rsidRPr="00536DB6">
        <w:t xml:space="preserve">significantly improved </w:t>
      </w:r>
      <w:r w:rsidR="001169E0">
        <w:t xml:space="preserve">the </w:t>
      </w:r>
      <w:r w:rsidRPr="00536DB6">
        <w:t>goodness-of-fit</w:t>
      </w:r>
      <w:r w:rsidR="001169E0">
        <w:t xml:space="preserve"> of the </w:t>
      </w:r>
      <w:proofErr w:type="spellStart"/>
      <w:r w:rsidR="001169E0">
        <w:t>popPK</w:t>
      </w:r>
      <w:proofErr w:type="spellEnd"/>
      <w:r w:rsidR="001169E0">
        <w:t xml:space="preserve"> model</w:t>
      </w:r>
      <w:r w:rsidRPr="00536DB6">
        <w:t>.</w:t>
      </w:r>
      <w:r w:rsidR="00BF6CF3" w:rsidRPr="00E03B11">
        <w:t xml:space="preserve"> The pooled </w:t>
      </w:r>
      <w:r w:rsidR="00F17B40">
        <w:t xml:space="preserve">parameter </w:t>
      </w:r>
      <w:r w:rsidR="00BF6CF3" w:rsidRPr="00E03B11">
        <w:t>estimates</w:t>
      </w:r>
      <w:r w:rsidR="00F17B40">
        <w:t xml:space="preserve"> of </w:t>
      </w:r>
      <w:r w:rsidR="00D2464E">
        <w:t>the 70 models</w:t>
      </w:r>
      <w:r w:rsidR="00BF6CF3" w:rsidRPr="00E03B11">
        <w:t xml:space="preserve"> as well as the medians of </w:t>
      </w:r>
      <w:r w:rsidR="00574243">
        <w:t>10 random</w:t>
      </w:r>
      <w:r w:rsidR="00BF6CF3" w:rsidRPr="00E03B11">
        <w:t xml:space="preserve"> bootstrap results</w:t>
      </w:r>
      <w:r w:rsidR="00F769A9">
        <w:t xml:space="preserve"> (2000 bootstraps</w:t>
      </w:r>
      <w:r w:rsidR="00294BAA">
        <w:t xml:space="preserve"> in total</w:t>
      </w:r>
      <w:r w:rsidR="00F769A9">
        <w:t>)</w:t>
      </w:r>
      <w:r w:rsidR="00BF6CF3" w:rsidRPr="00E03B11">
        <w:t xml:space="preserve"> are available in </w:t>
      </w:r>
      <w:r w:rsidR="00BF6CF3" w:rsidRPr="00E03B11">
        <w:rPr>
          <w:b/>
          <w:bCs/>
        </w:rPr>
        <w:t>Table</w:t>
      </w:r>
      <w:r w:rsidR="00294BAA">
        <w:rPr>
          <w:b/>
          <w:bCs/>
        </w:rPr>
        <w:t> </w:t>
      </w:r>
      <w:r w:rsidR="00BF6CF3" w:rsidRPr="00E03B11">
        <w:rPr>
          <w:b/>
          <w:bCs/>
        </w:rPr>
        <w:t>2</w:t>
      </w:r>
      <w:r w:rsidR="00BF6CF3" w:rsidRPr="00E03B11">
        <w:t>.</w:t>
      </w:r>
      <w:r w:rsidR="00DD3AAE">
        <w:t xml:space="preserve"> </w:t>
      </w:r>
      <w:r w:rsidR="00BF6CF3" w:rsidRPr="00E03B11">
        <w:t>Equation</w:t>
      </w:r>
      <w:r w:rsidR="00DD3AAE">
        <w:t> </w:t>
      </w:r>
      <w:r w:rsidR="004F077A">
        <w:t>3</w:t>
      </w:r>
      <w:r w:rsidR="00BD14F8">
        <w:t xml:space="preserve"> and 4</w:t>
      </w:r>
      <w:r w:rsidR="00BF6CF3" w:rsidRPr="00E03B11">
        <w:t xml:space="preserve"> shows how fluconazole </w:t>
      </w:r>
      <w:proofErr w:type="spellStart"/>
      <w:r w:rsidR="00BF6CF3" w:rsidRPr="00E03B11">
        <w:t>V</w:t>
      </w:r>
      <w:r w:rsidR="00BF6CF3" w:rsidRPr="007006E7">
        <w:t>c</w:t>
      </w:r>
      <w:proofErr w:type="spellEnd"/>
      <w:r w:rsidR="00BD14F8">
        <w:rPr>
          <w:vertAlign w:val="subscript"/>
        </w:rPr>
        <w:t xml:space="preserve"> </w:t>
      </w:r>
      <w:r w:rsidR="00BD14F8">
        <w:t xml:space="preserve">and </w:t>
      </w:r>
      <w:proofErr w:type="spellStart"/>
      <w:r w:rsidR="00294434" w:rsidRPr="00536DB6">
        <w:t>CL</w:t>
      </w:r>
      <w:r w:rsidR="00294434" w:rsidRPr="00BA7DD3">
        <w:rPr>
          <w:vertAlign w:val="subscript"/>
        </w:rPr>
        <w:t>o</w:t>
      </w:r>
      <w:r w:rsidR="00DD3AAE">
        <w:rPr>
          <w:vertAlign w:val="subscript"/>
        </w:rPr>
        <w:t>ff</w:t>
      </w:r>
      <w:proofErr w:type="spellEnd"/>
      <w:r w:rsidR="00294434" w:rsidRPr="00BA7DD3">
        <w:rPr>
          <w:vertAlign w:val="subscript"/>
        </w:rPr>
        <w:t>-CRRT</w:t>
      </w:r>
      <w:r w:rsidR="00BF6CF3" w:rsidRPr="00E03B11">
        <w:t xml:space="preserve"> of patient </w:t>
      </w:r>
      <w:proofErr w:type="spellStart"/>
      <w:r w:rsidR="00BF6CF3" w:rsidRPr="00CA5A80">
        <w:rPr>
          <w:i/>
          <w:iCs/>
        </w:rPr>
        <w:t>i</w:t>
      </w:r>
      <w:proofErr w:type="spellEnd"/>
      <w:r w:rsidR="00BF6CF3" w:rsidRPr="00E03B11">
        <w:t xml:space="preserve"> increase with </w:t>
      </w:r>
      <w:r w:rsidR="004F077A">
        <w:t>body weight</w:t>
      </w:r>
      <w:r w:rsidR="00294434">
        <w:t xml:space="preserve"> and </w:t>
      </w:r>
      <w:proofErr w:type="spellStart"/>
      <w:r w:rsidR="00B906E5" w:rsidRPr="00B906E5">
        <w:t>eGFR</w:t>
      </w:r>
      <w:r w:rsidR="00B906E5" w:rsidRPr="00A72BCD">
        <w:rPr>
          <w:vertAlign w:val="subscript"/>
        </w:rPr>
        <w:t>CKD</w:t>
      </w:r>
      <w:proofErr w:type="spellEnd"/>
      <w:r w:rsidR="00B906E5" w:rsidRPr="00A72BCD">
        <w:rPr>
          <w:vertAlign w:val="subscript"/>
        </w:rPr>
        <w:t>-EPI</w:t>
      </w:r>
      <w:r w:rsidR="00DD3AAE">
        <w:t>, respectively</w:t>
      </w:r>
      <w:r w:rsidR="00BF6CF3" w:rsidRPr="00E03B11">
        <w:t>:</w:t>
      </w:r>
    </w:p>
    <w:p w14:paraId="4B016952" w14:textId="078DCB16" w:rsidR="009E2FE8" w:rsidRDefault="00000000" w:rsidP="00FD4FB7">
      <w:pPr>
        <w:tabs>
          <w:tab w:val="right" w:pos="9026"/>
        </w:tabs>
        <w:ind w:left="567"/>
        <w:rPr>
          <w:rFonts w:eastAsiaTheme="minorEastAsia"/>
        </w:rPr>
      </w:pPr>
      <m:oMath>
        <m:sSub>
          <m:sSubPr>
            <m:ctrlPr>
              <w:rPr>
                <w:rFonts w:ascii="Cambria Math" w:hAnsi="Cambria Math"/>
                <w:i/>
              </w:rPr>
            </m:ctrlPr>
          </m:sSubPr>
          <m:e>
            <m:r>
              <m:rPr>
                <m:nor/>
              </m:rPr>
              <m:t>Vc</m:t>
            </m:r>
          </m:e>
          <m:sub>
            <m:r>
              <m:rPr>
                <m:nor/>
              </m:rPr>
              <w:rPr>
                <w:i/>
              </w:rPr>
              <m:t>i</m:t>
            </m:r>
          </m:sub>
        </m:sSub>
        <m:r>
          <m:rPr>
            <m:nor/>
          </m:rPr>
          <m:t xml:space="preserve"> = 38.5 L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BW</m:t>
                        </m:r>
                      </m:e>
                      <m:sub>
                        <m:r>
                          <m:rPr>
                            <m:nor/>
                          </m:rPr>
                          <w:rPr>
                            <w:i/>
                            <w:iCs/>
                          </w:rPr>
                          <m:t>i</m:t>
                        </m:r>
                      </m:sub>
                    </m:sSub>
                  </m:num>
                  <m:den>
                    <m:r>
                      <m:rPr>
                        <m:nor/>
                      </m:rPr>
                      <m:t>80</m:t>
                    </m:r>
                    <m:r>
                      <m:rPr>
                        <m:nor/>
                      </m:rPr>
                      <w:rPr>
                        <w:rFonts w:ascii="Cambria Math"/>
                      </w:rPr>
                      <m:t> </m:t>
                    </m:r>
                    <m:r>
                      <m:rPr>
                        <m:nor/>
                      </m:rPr>
                      <m:t xml:space="preserve">kg </m:t>
                    </m:r>
                  </m:den>
                </m:f>
              </m:e>
            </m:d>
          </m:e>
          <m:sup>
            <m:r>
              <m:rPr>
                <m:nor/>
              </m:rPr>
              <m:t>1.03</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oMath>
      <w:r w:rsidR="009E2FE8" w:rsidRPr="00E03B11">
        <w:rPr>
          <w:rFonts w:eastAsiaTheme="minorEastAsia"/>
        </w:rPr>
        <w:t xml:space="preserve"> with </w:t>
      </w:r>
      <m:oMath>
        <m:sSub>
          <m:sSubPr>
            <m:ctrlPr>
              <w:rPr>
                <w:rFonts w:ascii="Cambria Math" w:eastAsiaTheme="minorEastAsia" w:hAnsi="Cambria Math"/>
                <w:i/>
              </w:rPr>
            </m:ctrlPr>
          </m:sSubPr>
          <m:e>
            <m:r>
              <m:rPr>
                <m:nor/>
              </m:rPr>
              <w:rPr>
                <w:rFonts w:eastAsiaTheme="minorEastAsia"/>
                <w:i/>
              </w:rPr>
              <m:t>η</m:t>
            </m:r>
          </m:e>
          <m:sub>
            <m:r>
              <m:rPr>
                <m:nor/>
              </m:rPr>
              <w:rPr>
                <w:rFonts w:eastAsiaTheme="minorEastAsia"/>
                <w:i/>
              </w:rPr>
              <m:t>i</m:t>
            </m:r>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0, 0.289</m:t>
            </m:r>
          </m:e>
        </m:d>
      </m:oMath>
      <w:r w:rsidR="009A4B00">
        <w:rPr>
          <w:rFonts w:eastAsiaTheme="minorEastAsia"/>
        </w:rPr>
        <w:tab/>
      </w:r>
      <w:r w:rsidR="009E2FE8" w:rsidRPr="00E03B11">
        <w:rPr>
          <w:rFonts w:eastAsiaTheme="minorEastAsia"/>
        </w:rPr>
        <w:t>(Eq.</w:t>
      </w:r>
      <w:r w:rsidR="009A4B00">
        <w:rPr>
          <w:rFonts w:eastAsiaTheme="minorEastAsia"/>
        </w:rPr>
        <w:t> </w:t>
      </w:r>
      <w:r w:rsidR="004F077A">
        <w:rPr>
          <w:rFonts w:eastAsiaTheme="minorEastAsia"/>
        </w:rPr>
        <w:t>3</w:t>
      </w:r>
      <w:r w:rsidR="009E2FE8" w:rsidRPr="00E03B11">
        <w:rPr>
          <w:rFonts w:eastAsiaTheme="minorEastAsia"/>
        </w:rPr>
        <w:t>)</w:t>
      </w:r>
    </w:p>
    <w:p w14:paraId="19AE6E36" w14:textId="25853F18" w:rsidR="003517DF" w:rsidRDefault="00000000" w:rsidP="00FD4FB7">
      <w:pPr>
        <w:tabs>
          <w:tab w:val="right" w:pos="9026"/>
        </w:tabs>
        <w:ind w:left="567"/>
        <w:rPr>
          <w:rFonts w:eastAsiaTheme="minorEastAsia"/>
        </w:rPr>
      </w:pPr>
      <m:oMath>
        <m:sSub>
          <m:sSubPr>
            <m:ctrlPr>
              <w:rPr>
                <w:rFonts w:ascii="Cambria Math" w:hAnsi="Cambria Math"/>
                <w:i/>
              </w:rPr>
            </m:ctrlPr>
          </m:sSubPr>
          <m:e>
            <m:r>
              <m:rPr>
                <m:nor/>
              </m:rPr>
              <m:t>CL</m:t>
            </m:r>
          </m:e>
          <m:sub>
            <m:r>
              <m:rPr>
                <m:nor/>
              </m:rPr>
              <m:t>o</m:t>
            </m:r>
            <m:r>
              <m:rPr>
                <m:nor/>
              </m:rPr>
              <w:rPr>
                <w:rFonts w:ascii="Cambria Math"/>
              </w:rPr>
              <m:t>ff</m:t>
            </m:r>
            <m:r>
              <m:rPr>
                <m:nor/>
              </m:rPr>
              <m:t>-CRRT,</m:t>
            </m:r>
            <m:r>
              <m:rPr>
                <m:nor/>
              </m:rPr>
              <w:rPr>
                <w:i/>
                <w:iCs/>
              </w:rPr>
              <m:t>i</m:t>
            </m:r>
          </m:sub>
        </m:sSub>
        <m:r>
          <m:rPr>
            <m:nor/>
          </m:rPr>
          <m:t xml:space="preserve"> = 0.634 L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eGFR</m:t>
                        </m:r>
                      </m:e>
                      <m:sub>
                        <m:r>
                          <m:rPr>
                            <m:nor/>
                          </m:rPr>
                          <m:t>CKD-EPI,</m:t>
                        </m:r>
                        <m:r>
                          <m:rPr>
                            <m:nor/>
                          </m:rPr>
                          <w:rPr>
                            <w:i/>
                            <w:iCs/>
                          </w:rPr>
                          <m:t>i</m:t>
                        </m:r>
                      </m:sub>
                    </m:sSub>
                  </m:num>
                  <m:den>
                    <m:r>
                      <m:rPr>
                        <m:nor/>
                      </m:rPr>
                      <m:t>80</m:t>
                    </m:r>
                    <m:r>
                      <m:rPr>
                        <m:nor/>
                      </m:rPr>
                      <w:rPr>
                        <w:rFonts w:ascii="Cambria Math"/>
                      </w:rPr>
                      <m:t> </m:t>
                    </m:r>
                    <m:r>
                      <m:rPr>
                        <m:nor/>
                      </m:rPr>
                      <m:t>m</m:t>
                    </m:r>
                    <m:r>
                      <m:rPr>
                        <m:nor/>
                      </m:rPr>
                      <w:rPr>
                        <w:rFonts w:ascii="Cambria Math"/>
                      </w:rPr>
                      <m:t>L</m:t>
                    </m:r>
                    <m:r>
                      <m:rPr>
                        <m:nor/>
                      </m:rPr>
                      <m:t>/min/1.73</m:t>
                    </m:r>
                    <m:r>
                      <m:rPr>
                        <m:nor/>
                      </m:rPr>
                      <w:rPr>
                        <w:rFonts w:ascii="Cambria Math"/>
                      </w:rPr>
                      <m:t> </m:t>
                    </m:r>
                    <m:sSup>
                      <m:sSupPr>
                        <m:ctrlPr>
                          <w:rPr>
                            <w:rFonts w:ascii="Cambria Math" w:hAnsi="Cambria Math"/>
                            <w:i/>
                          </w:rPr>
                        </m:ctrlPr>
                      </m:sSupPr>
                      <m:e>
                        <m:r>
                          <w:rPr>
                            <w:rFonts w:ascii="Cambria Math" w:hAnsi="Cambria Math"/>
                          </w:rPr>
                          <m:t>m</m:t>
                        </m:r>
                      </m:e>
                      <m:sup>
                        <m:r>
                          <w:rPr>
                            <w:rFonts w:ascii="Cambria Math" w:hAnsi="Cambria Math"/>
                          </w:rPr>
                          <m:t>2</m:t>
                        </m:r>
                      </m:sup>
                    </m:sSup>
                    <m:r>
                      <m:rPr>
                        <m:nor/>
                      </m:rPr>
                      <m:t xml:space="preserve"> </m:t>
                    </m:r>
                  </m:den>
                </m:f>
              </m:e>
            </m:d>
          </m:e>
          <m:sup>
            <m:r>
              <m:rPr>
                <m:nor/>
              </m:rPr>
              <m:t>0.48</m:t>
            </m:r>
          </m:sup>
        </m:sSup>
        <m:r>
          <m:rPr>
            <m:nor/>
          </m: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e>
        </m:func>
        <m:r>
          <m:rPr>
            <m:sty m:val="p"/>
          </m:rPr>
          <w:rPr>
            <w:rFonts w:ascii="Cambria Math" w:eastAsiaTheme="minorEastAsia" w:hAnsi="Cambria Math"/>
          </w:rPr>
          <m:t xml:space="preserve"> </m:t>
        </m:r>
      </m:oMath>
      <w:r w:rsidR="003517DF" w:rsidRPr="00E03B11">
        <w:rPr>
          <w:rFonts w:eastAsiaTheme="minorEastAsia"/>
        </w:rPr>
        <w:t xml:space="preserve">with </w:t>
      </w:r>
      <m:oMath>
        <m:sSub>
          <m:sSubPr>
            <m:ctrlPr>
              <w:rPr>
                <w:rFonts w:ascii="Cambria Math" w:eastAsiaTheme="minorEastAsia" w:hAnsi="Cambria Math"/>
                <w:i/>
              </w:rPr>
            </m:ctrlPr>
          </m:sSubPr>
          <m:e>
            <m:r>
              <m:rPr>
                <m:nor/>
              </m:rPr>
              <w:rPr>
                <w:rFonts w:eastAsiaTheme="minorEastAsia"/>
                <w:i/>
              </w:rPr>
              <m:t>η</m:t>
            </m:r>
          </m:e>
          <m:sub>
            <m:r>
              <m:rPr>
                <m:nor/>
              </m:rPr>
              <w:rPr>
                <w:rFonts w:eastAsiaTheme="minorEastAsia"/>
                <w:i/>
              </w:rPr>
              <m:t>i</m:t>
            </m:r>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0, 0.221</m:t>
            </m:r>
          </m:e>
        </m:d>
      </m:oMath>
      <w:r w:rsidR="003517DF" w:rsidRPr="00E03B11">
        <w:rPr>
          <w:rFonts w:eastAsiaTheme="minorEastAsia"/>
        </w:rPr>
        <w:tab/>
        <w:t>(Eq.</w:t>
      </w:r>
      <w:r w:rsidR="009A4B00">
        <w:rPr>
          <w:rFonts w:eastAsiaTheme="minorEastAsia"/>
        </w:rPr>
        <w:t> </w:t>
      </w:r>
      <w:r w:rsidR="005E7E56">
        <w:rPr>
          <w:rFonts w:eastAsiaTheme="minorEastAsia"/>
        </w:rPr>
        <w:t>4</w:t>
      </w:r>
      <w:r w:rsidR="003517DF" w:rsidRPr="00E03B11">
        <w:rPr>
          <w:rFonts w:eastAsiaTheme="minorEastAsia"/>
        </w:rPr>
        <w:t>)</w:t>
      </w:r>
    </w:p>
    <w:p w14:paraId="632F5796" w14:textId="75C4B51B" w:rsidR="00A9147B" w:rsidRPr="00E03B11" w:rsidRDefault="00CF6F6D" w:rsidP="00593CAA">
      <w:r>
        <w:lastRenderedPageBreak/>
        <w:t>Body weight</w:t>
      </w:r>
      <w:r w:rsidR="00E3741E">
        <w:t xml:space="preserve"> and </w:t>
      </w:r>
      <w:proofErr w:type="spellStart"/>
      <w:r w:rsidR="00853F73" w:rsidRPr="00B906E5">
        <w:t>eGFR</w:t>
      </w:r>
      <w:r w:rsidR="00853F73" w:rsidRPr="00BA7DD3">
        <w:rPr>
          <w:vertAlign w:val="subscript"/>
        </w:rPr>
        <w:t>CKD</w:t>
      </w:r>
      <w:proofErr w:type="spellEnd"/>
      <w:r w:rsidR="00853F73" w:rsidRPr="00BA7DD3">
        <w:rPr>
          <w:vertAlign w:val="subscript"/>
        </w:rPr>
        <w:t>-EPI</w:t>
      </w:r>
      <w:r w:rsidRPr="00E03B11">
        <w:t xml:space="preserve"> </w:t>
      </w:r>
      <w:r w:rsidR="00A9147B" w:rsidRPr="00E03B11">
        <w:t xml:space="preserve">explained </w:t>
      </w:r>
      <w:r w:rsidR="00031716">
        <w:t>8</w:t>
      </w:r>
      <w:r w:rsidR="00A9147B" w:rsidRPr="00E03B11">
        <w:t>.</w:t>
      </w:r>
      <w:r w:rsidR="00031716">
        <w:t>7</w:t>
      </w:r>
      <w:r w:rsidR="00A9147B" w:rsidRPr="00E03B11">
        <w:t>%</w:t>
      </w:r>
      <w:r w:rsidR="00853F73">
        <w:t xml:space="preserve"> and 7.8</w:t>
      </w:r>
      <w:r w:rsidR="006C7D61">
        <w:t>%</w:t>
      </w:r>
      <w:r w:rsidR="00A9147B" w:rsidRPr="00E03B11">
        <w:t xml:space="preserve"> of the </w:t>
      </w:r>
      <w:r w:rsidR="00724684">
        <w:t>interindividual variability</w:t>
      </w:r>
      <w:r w:rsidR="00724684" w:rsidRPr="00E03B11">
        <w:t xml:space="preserve"> </w:t>
      </w:r>
      <w:r w:rsidR="00A9147B" w:rsidRPr="00E03B11">
        <w:t xml:space="preserve">in </w:t>
      </w:r>
      <w:proofErr w:type="spellStart"/>
      <w:r w:rsidR="00017584" w:rsidRPr="00E03B11">
        <w:t>V</w:t>
      </w:r>
      <w:r w:rsidR="00D27C63" w:rsidRPr="00FD4FB7">
        <w:t>c</w:t>
      </w:r>
      <w:proofErr w:type="spellEnd"/>
      <w:r w:rsidR="006C7D61" w:rsidRPr="00FD4FB7">
        <w:t xml:space="preserve"> </w:t>
      </w:r>
      <w:r w:rsidR="006C7D61">
        <w:t xml:space="preserve">and </w:t>
      </w:r>
      <w:proofErr w:type="spellStart"/>
      <w:r w:rsidR="006C7D61">
        <w:t>CL</w:t>
      </w:r>
      <w:r w:rsidR="006C7D61" w:rsidRPr="00A72BCD">
        <w:rPr>
          <w:vertAlign w:val="subscript"/>
        </w:rPr>
        <w:t>o</w:t>
      </w:r>
      <w:r w:rsidR="00D27C63">
        <w:rPr>
          <w:vertAlign w:val="subscript"/>
        </w:rPr>
        <w:t>ff</w:t>
      </w:r>
      <w:proofErr w:type="spellEnd"/>
      <w:r w:rsidR="006C7D61" w:rsidRPr="00A72BCD">
        <w:rPr>
          <w:vertAlign w:val="subscript"/>
        </w:rPr>
        <w:t>-CRRT</w:t>
      </w:r>
      <w:r w:rsidR="00335192">
        <w:rPr>
          <w:vertAlign w:val="subscript"/>
        </w:rPr>
        <w:t xml:space="preserve"> </w:t>
      </w:r>
      <w:r w:rsidR="00A9147B" w:rsidRPr="00E03B11">
        <w:t xml:space="preserve">of </w:t>
      </w:r>
      <w:r w:rsidR="00017584" w:rsidRPr="00E03B11">
        <w:t>fluconazole</w:t>
      </w:r>
      <w:r w:rsidR="00335192">
        <w:t>, respectively</w:t>
      </w:r>
      <w:r w:rsidR="00A9147B" w:rsidRPr="00E03B11">
        <w:t xml:space="preserve">. The unexplained </w:t>
      </w:r>
      <w:r w:rsidR="00724684">
        <w:t>interindividual variability</w:t>
      </w:r>
      <w:r w:rsidR="00724684" w:rsidRPr="00E03B11">
        <w:t xml:space="preserve"> </w:t>
      </w:r>
      <w:r w:rsidR="00A9147B" w:rsidRPr="00E03B11">
        <w:t>in</w:t>
      </w:r>
      <w:r w:rsidR="00017584" w:rsidRPr="00E03B11">
        <w:t xml:space="preserve"> </w:t>
      </w:r>
      <w:proofErr w:type="spellStart"/>
      <w:r w:rsidR="006F06AB" w:rsidRPr="00E03B11">
        <w:t>V</w:t>
      </w:r>
      <w:r w:rsidR="006F06AB" w:rsidRPr="006F031D">
        <w:t>c</w:t>
      </w:r>
      <w:proofErr w:type="spellEnd"/>
      <w:r w:rsidR="00A9147B" w:rsidRPr="00E03B11">
        <w:t xml:space="preserve"> </w:t>
      </w:r>
      <w:r w:rsidR="00564107">
        <w:t xml:space="preserve">and </w:t>
      </w:r>
      <w:proofErr w:type="spellStart"/>
      <w:r w:rsidR="00564107">
        <w:t>CL</w:t>
      </w:r>
      <w:r w:rsidR="00263A44">
        <w:rPr>
          <w:vertAlign w:val="subscript"/>
        </w:rPr>
        <w:t>off</w:t>
      </w:r>
      <w:proofErr w:type="spellEnd"/>
      <w:r w:rsidR="00564107" w:rsidRPr="00BA7DD3">
        <w:rPr>
          <w:vertAlign w:val="subscript"/>
        </w:rPr>
        <w:t>-CRRT</w:t>
      </w:r>
      <w:r w:rsidR="00564107">
        <w:t xml:space="preserve"> </w:t>
      </w:r>
      <w:r w:rsidR="00A9147B" w:rsidRPr="00E03B11">
        <w:t>remained high</w:t>
      </w:r>
      <w:r w:rsidR="00DB1077">
        <w:t xml:space="preserve">, i.e. </w:t>
      </w:r>
      <w:r w:rsidR="00D97799" w:rsidRPr="00E03B11">
        <w:t>5</w:t>
      </w:r>
      <w:r w:rsidR="00D97799">
        <w:t>7</w:t>
      </w:r>
      <w:r w:rsidR="00A9147B" w:rsidRPr="00E03B11">
        <w:t>.</w:t>
      </w:r>
      <w:r w:rsidR="00D97799">
        <w:t>9</w:t>
      </w:r>
      <w:r w:rsidR="00A9147B" w:rsidRPr="00E03B11">
        <w:t>%</w:t>
      </w:r>
      <w:r w:rsidR="00EE6484">
        <w:t xml:space="preserve"> and </w:t>
      </w:r>
      <w:r w:rsidR="00C706AD">
        <w:t>49.7%, respectively</w:t>
      </w:r>
      <w:r w:rsidR="00A9147B" w:rsidRPr="00E03B11">
        <w:t>.</w:t>
      </w:r>
    </w:p>
    <w:p w14:paraId="08D97122" w14:textId="6FCBEE51" w:rsidR="00044CFA" w:rsidRPr="00E03B11" w:rsidRDefault="00241A56" w:rsidP="00593CAA">
      <w:r w:rsidRPr="00E03B11">
        <w:t xml:space="preserve">The </w:t>
      </w:r>
      <w:r w:rsidR="00D27C63">
        <w:t xml:space="preserve">per-centre and </w:t>
      </w:r>
      <w:r w:rsidR="006321BE" w:rsidRPr="00E03B11">
        <w:t>pooled</w:t>
      </w:r>
      <w:r w:rsidR="006155E8">
        <w:t xml:space="preserve"> data</w:t>
      </w:r>
      <w:r w:rsidR="006321BE" w:rsidRPr="00E03B11">
        <w:t xml:space="preserve"> </w:t>
      </w:r>
      <w:proofErr w:type="spellStart"/>
      <w:r w:rsidR="006155E8" w:rsidRPr="00E03B11">
        <w:t>pcVPC</w:t>
      </w:r>
      <w:proofErr w:type="spellEnd"/>
      <w:r w:rsidR="006155E8" w:rsidRPr="00E03B11">
        <w:t xml:space="preserve"> plots </w:t>
      </w:r>
      <w:r w:rsidRPr="00E03B11">
        <w:t>show a good agreement between model simulations and observed data</w:t>
      </w:r>
      <w:r w:rsidR="00B91D00" w:rsidRPr="00E03B11">
        <w:t xml:space="preserve"> (</w:t>
      </w:r>
      <w:r w:rsidR="00394C8E" w:rsidRPr="00FD4FB7">
        <w:rPr>
          <w:b/>
          <w:bCs/>
        </w:rPr>
        <w:t>Fig</w:t>
      </w:r>
      <w:r w:rsidR="00A46741" w:rsidRPr="00FD4FB7">
        <w:rPr>
          <w:b/>
          <w:bCs/>
        </w:rPr>
        <w:t>.</w:t>
      </w:r>
      <w:r w:rsidR="00D27C63" w:rsidRPr="00FD4FB7">
        <w:rPr>
          <w:b/>
          <w:bCs/>
        </w:rPr>
        <w:t> </w:t>
      </w:r>
      <w:r w:rsidR="00F97056" w:rsidRPr="00FD4FB7">
        <w:rPr>
          <w:b/>
          <w:bCs/>
        </w:rPr>
        <w:t>S8</w:t>
      </w:r>
      <w:r w:rsidR="00EC7F13">
        <w:t xml:space="preserve"> and </w:t>
      </w:r>
      <w:r w:rsidR="00EC7F13">
        <w:rPr>
          <w:b/>
          <w:bCs/>
        </w:rPr>
        <w:t>Fig. 9</w:t>
      </w:r>
      <w:r w:rsidR="00B91D00" w:rsidRPr="00E03B11">
        <w:t>)</w:t>
      </w:r>
      <w:r w:rsidR="00D4353C" w:rsidRPr="00E03B11">
        <w:t xml:space="preserve">. </w:t>
      </w:r>
      <w:r w:rsidR="00DC70E9">
        <w:t xml:space="preserve">The </w:t>
      </w:r>
      <w:proofErr w:type="spellStart"/>
      <w:r w:rsidR="00DC70E9">
        <w:t>pcVPC</w:t>
      </w:r>
      <w:proofErr w:type="spellEnd"/>
      <w:r w:rsidR="00DC70E9">
        <w:t xml:space="preserve"> stratified by CRRT status is available in </w:t>
      </w:r>
      <w:r w:rsidR="00DC70E9" w:rsidRPr="00A72BCD">
        <w:rPr>
          <w:b/>
          <w:bCs/>
        </w:rPr>
        <w:t>Fig</w:t>
      </w:r>
      <w:r w:rsidR="00DC70E9">
        <w:rPr>
          <w:b/>
          <w:bCs/>
        </w:rPr>
        <w:t>. </w:t>
      </w:r>
      <w:r w:rsidR="00DC70E9" w:rsidRPr="00A72BCD">
        <w:rPr>
          <w:b/>
          <w:bCs/>
        </w:rPr>
        <w:t>S10</w:t>
      </w:r>
      <w:r w:rsidR="00DC70E9">
        <w:t xml:space="preserve">. </w:t>
      </w:r>
      <w:r w:rsidR="00AC7415" w:rsidRPr="00E03B11">
        <w:t>Median values of the non-parametric bootstrap were in good agreement with the pooled point estimates (</w:t>
      </w:r>
      <w:r w:rsidR="00AC7415" w:rsidRPr="00FD4FB7">
        <w:rPr>
          <w:b/>
          <w:bCs/>
        </w:rPr>
        <w:t>Table</w:t>
      </w:r>
      <w:r w:rsidR="00D27C63" w:rsidRPr="00FD4FB7">
        <w:rPr>
          <w:b/>
          <w:bCs/>
        </w:rPr>
        <w:t> </w:t>
      </w:r>
      <w:r w:rsidR="00AC7415" w:rsidRPr="00FD4FB7">
        <w:rPr>
          <w:b/>
          <w:bCs/>
        </w:rPr>
        <w:t>2</w:t>
      </w:r>
      <w:r w:rsidR="00AC7415" w:rsidRPr="00E03B11">
        <w:t>).</w:t>
      </w:r>
    </w:p>
    <w:bookmarkEnd w:id="35"/>
    <w:p w14:paraId="1668758A" w14:textId="7E78FBC7" w:rsidR="00262A1C" w:rsidRPr="00E03B11" w:rsidRDefault="005653EE" w:rsidP="00593CAA">
      <w:pPr>
        <w:pStyle w:val="Heading2"/>
        <w:rPr>
          <w:rFonts w:eastAsia="Times New Roman"/>
        </w:rPr>
      </w:pPr>
      <w:r w:rsidRPr="00E03B11">
        <w:rPr>
          <w:rFonts w:eastAsia="Times New Roman"/>
        </w:rPr>
        <w:t>S</w:t>
      </w:r>
      <w:r w:rsidR="00262A1C" w:rsidRPr="00E03B11">
        <w:rPr>
          <w:rFonts w:eastAsia="Times New Roman"/>
        </w:rPr>
        <w:t>imulations</w:t>
      </w:r>
    </w:p>
    <w:p w14:paraId="38BFDCED" w14:textId="7025F2CF" w:rsidR="004B1B5C" w:rsidRDefault="006A7564" w:rsidP="00593CAA">
      <w:bookmarkStart w:id="36" w:name="_Hlk136862153"/>
      <w:r>
        <w:t>The</w:t>
      </w:r>
      <w:r w:rsidR="00FA0D97">
        <w:t xml:space="preserve"> statistically significant effect of</w:t>
      </w:r>
      <w:r>
        <w:t xml:space="preserve"> </w:t>
      </w:r>
      <w:proofErr w:type="spellStart"/>
      <w:r w:rsidR="008E1D7B">
        <w:t>eGFR</w:t>
      </w:r>
      <w:r w:rsidR="008E1D7B" w:rsidRPr="00A72BCD">
        <w:rPr>
          <w:vertAlign w:val="subscript"/>
        </w:rPr>
        <w:t>CKD</w:t>
      </w:r>
      <w:proofErr w:type="spellEnd"/>
      <w:r w:rsidR="00E46977">
        <w:rPr>
          <w:vertAlign w:val="subscript"/>
        </w:rPr>
        <w:t>-</w:t>
      </w:r>
      <w:r w:rsidR="008E1D7B" w:rsidRPr="00A72BCD">
        <w:rPr>
          <w:vertAlign w:val="subscript"/>
        </w:rPr>
        <w:t>EPI</w:t>
      </w:r>
      <w:r w:rsidR="008E1D7B" w:rsidRPr="00092B52">
        <w:t xml:space="preserve"> </w:t>
      </w:r>
      <w:r w:rsidR="00FA0D97">
        <w:t xml:space="preserve">on </w:t>
      </w:r>
      <w:proofErr w:type="spellStart"/>
      <w:r w:rsidR="00FA0D97">
        <w:t>CL</w:t>
      </w:r>
      <w:r w:rsidR="00FA0D97" w:rsidRPr="00092B52">
        <w:rPr>
          <w:vertAlign w:val="subscript"/>
        </w:rPr>
        <w:t>off</w:t>
      </w:r>
      <w:proofErr w:type="spellEnd"/>
      <w:r w:rsidR="00FA0D97" w:rsidRPr="00092B52">
        <w:rPr>
          <w:vertAlign w:val="subscript"/>
        </w:rPr>
        <w:t>-CRRT</w:t>
      </w:r>
      <w:r w:rsidR="00FA0D97">
        <w:t xml:space="preserve"> </w:t>
      </w:r>
      <w:r w:rsidR="003B41E8">
        <w:t xml:space="preserve">did not </w:t>
      </w:r>
      <w:r w:rsidR="00FA0D97">
        <w:t xml:space="preserve">translate into </w:t>
      </w:r>
      <w:r w:rsidR="003F6314">
        <w:t>a</w:t>
      </w:r>
      <w:r w:rsidR="00FA0D97">
        <w:t xml:space="preserve"> clinically relevant</w:t>
      </w:r>
      <w:r w:rsidR="003F6314">
        <w:t xml:space="preserve"> impact on </w:t>
      </w:r>
      <w:r w:rsidR="00992848">
        <w:t>fluconazole</w:t>
      </w:r>
      <w:ins w:id="37" w:author="My Luong Vuong" w:date="2024-01-30T23:29:00Z">
        <w:r w:rsidR="00E11CFE">
          <w:t xml:space="preserve"> </w:t>
        </w:r>
        <w:r w:rsidR="00E11CFE" w:rsidRPr="00C47D23">
          <w:rPr>
            <w:i/>
            <w:iCs/>
            <w:color w:val="auto"/>
          </w:rPr>
          <w:t>f</w:t>
        </w:r>
        <w:r w:rsidR="00E11CFE" w:rsidRPr="00C47D23">
          <w:rPr>
            <w:color w:val="auto"/>
          </w:rPr>
          <w:t>AUC</w:t>
        </w:r>
        <w:r w:rsidR="00E11CFE" w:rsidRPr="00C47D23">
          <w:rPr>
            <w:color w:val="auto"/>
            <w:vertAlign w:val="subscript"/>
          </w:rPr>
          <w:t>0-24</w:t>
        </w:r>
        <w:r w:rsidR="00E11CFE" w:rsidRPr="00C47D23">
          <w:rPr>
            <w:color w:val="auto"/>
          </w:rPr>
          <w:t xml:space="preserve"> </w:t>
        </w:r>
        <w:r w:rsidR="00E11CFE">
          <w:rPr>
            <w:color w:val="auto"/>
          </w:rPr>
          <w:t>2</w:t>
        </w:r>
        <w:r w:rsidR="00E11CFE" w:rsidRPr="00C47D23">
          <w:rPr>
            <w:color w:val="auto"/>
          </w:rPr>
          <w:t xml:space="preserve">00 </w:t>
        </w:r>
        <w:proofErr w:type="spellStart"/>
        <w:r w:rsidR="00E11CFE" w:rsidRPr="00C47D23">
          <w:rPr>
            <w:color w:val="auto"/>
          </w:rPr>
          <w:t>mg×h</w:t>
        </w:r>
        <w:proofErr w:type="spellEnd"/>
        <w:r w:rsidR="00E11CFE" w:rsidRPr="00C47D23">
          <w:rPr>
            <w:color w:val="auto"/>
          </w:rPr>
          <w:t>/L</w:t>
        </w:r>
      </w:ins>
      <w:r w:rsidR="00992848">
        <w:t xml:space="preserve"> </w:t>
      </w:r>
      <w:r w:rsidR="003F6314">
        <w:t>PTA</w:t>
      </w:r>
      <w:del w:id="38" w:author="My Luong Vuong" w:date="2024-01-30T23:29:00Z">
        <w:r w:rsidR="00F83870" w:rsidDel="00E11CFE">
          <w:delText xml:space="preserve"> </w:delText>
        </w:r>
      </w:del>
      <w:ins w:id="39" w:author="My Luong Vuong" w:date="2024-01-30T23:29:00Z">
        <w:r w:rsidR="00E11CFE">
          <w:t xml:space="preserve"> </w:t>
        </w:r>
      </w:ins>
      <w:r w:rsidR="00F83870">
        <w:t>under simulated dosing regimens</w:t>
      </w:r>
      <w:r w:rsidR="003F6314">
        <w:t xml:space="preserve"> </w:t>
      </w:r>
      <w:r w:rsidR="00EF5813">
        <w:t xml:space="preserve">across </w:t>
      </w:r>
      <w:r w:rsidR="00992848">
        <w:t>the</w:t>
      </w:r>
      <w:r w:rsidR="00F058C3" w:rsidRPr="00F058C3">
        <w:t xml:space="preserve"> </w:t>
      </w:r>
      <w:proofErr w:type="spellStart"/>
      <w:r w:rsidR="00F058C3">
        <w:t>eGFR</w:t>
      </w:r>
      <w:r w:rsidR="00F058C3" w:rsidRPr="00A72BCD">
        <w:rPr>
          <w:vertAlign w:val="subscript"/>
        </w:rPr>
        <w:t>CKD</w:t>
      </w:r>
      <w:proofErr w:type="spellEnd"/>
      <w:r w:rsidR="00F058C3">
        <w:rPr>
          <w:vertAlign w:val="subscript"/>
        </w:rPr>
        <w:t>-</w:t>
      </w:r>
      <w:r w:rsidR="00F058C3" w:rsidRPr="00A72BCD">
        <w:rPr>
          <w:vertAlign w:val="subscript"/>
        </w:rPr>
        <w:t>EPI</w:t>
      </w:r>
      <w:r w:rsidR="00EF5813">
        <w:t xml:space="preserve"> range </w:t>
      </w:r>
      <w:r w:rsidR="00992848">
        <w:t xml:space="preserve">of </w:t>
      </w:r>
      <w:r w:rsidR="00EF5813">
        <w:t>5</w:t>
      </w:r>
      <w:r w:rsidR="0061073B">
        <w:t> mL/min/1.73 m</w:t>
      </w:r>
      <w:r w:rsidR="0061073B" w:rsidRPr="00410A03">
        <w:rPr>
          <w:vertAlign w:val="superscript"/>
        </w:rPr>
        <w:t>2</w:t>
      </w:r>
      <w:r w:rsidR="00992848">
        <w:t xml:space="preserve"> </w:t>
      </w:r>
      <w:r w:rsidR="00F058C3">
        <w:t>to</w:t>
      </w:r>
      <w:r w:rsidR="00992848">
        <w:t xml:space="preserve"> </w:t>
      </w:r>
      <w:r w:rsidR="00EF5813">
        <w:t>215</w:t>
      </w:r>
      <w:r w:rsidR="00992848">
        <w:t> </w:t>
      </w:r>
      <w:r w:rsidR="00EF5813">
        <w:t>m</w:t>
      </w:r>
      <w:r w:rsidR="00992848">
        <w:t>L</w:t>
      </w:r>
      <w:r w:rsidR="00EF5813">
        <w:t>/min/1.73</w:t>
      </w:r>
      <w:r w:rsidR="0061073B">
        <w:t> </w:t>
      </w:r>
      <w:r w:rsidR="00EF5813">
        <w:t>m</w:t>
      </w:r>
      <w:r w:rsidR="00EF5813" w:rsidRPr="00092B52">
        <w:rPr>
          <w:vertAlign w:val="superscript"/>
        </w:rPr>
        <w:t>2</w:t>
      </w:r>
      <w:r w:rsidR="00D5718F">
        <w:t xml:space="preserve"> (</w:t>
      </w:r>
      <w:r w:rsidR="00D5718F" w:rsidRPr="00092B52">
        <w:rPr>
          <w:b/>
          <w:bCs/>
        </w:rPr>
        <w:t>Fig.</w:t>
      </w:r>
      <w:r w:rsidR="00992848" w:rsidRPr="00092B52">
        <w:rPr>
          <w:b/>
          <w:bCs/>
        </w:rPr>
        <w:t> </w:t>
      </w:r>
      <w:r w:rsidR="00281B53" w:rsidRPr="00092B52">
        <w:rPr>
          <w:b/>
          <w:bCs/>
        </w:rPr>
        <w:t>1</w:t>
      </w:r>
      <w:r w:rsidR="00D5718F">
        <w:t>)</w:t>
      </w:r>
      <w:r w:rsidR="00EF5813">
        <w:t>.</w:t>
      </w:r>
      <w:r w:rsidR="00774D1E">
        <w:t xml:space="preserve"> </w:t>
      </w:r>
      <w:r w:rsidR="00F058C3">
        <w:t>S</w:t>
      </w:r>
      <w:r w:rsidR="004B1B5C" w:rsidRPr="004B1B5C">
        <w:t xml:space="preserve">tandard dosing regimen </w:t>
      </w:r>
      <w:r w:rsidR="00613AD8">
        <w:t>did not result</w:t>
      </w:r>
      <w:r w:rsidR="004B1B5C" w:rsidRPr="004B1B5C">
        <w:t xml:space="preserve"> in clinically acceptable PTA</w:t>
      </w:r>
      <w:ins w:id="40" w:author="My Luong Vuong" w:date="2024-01-26T17:36:00Z">
        <w:r w:rsidR="002D791B">
          <w:t xml:space="preserve"> </w:t>
        </w:r>
      </w:ins>
      <w:del w:id="41" w:author="My Luong Vuong" w:date="2024-01-26T17:37:00Z">
        <w:r w:rsidR="004B1B5C" w:rsidRPr="004B1B5C" w:rsidDel="00F64DB8">
          <w:delText xml:space="preserve"> </w:delText>
        </w:r>
      </w:del>
      <w:r w:rsidR="0023663A">
        <w:t>when</w:t>
      </w:r>
      <w:r w:rsidR="00F058C3" w:rsidRPr="004B1B5C">
        <w:t xml:space="preserve"> </w:t>
      </w:r>
      <w:r w:rsidR="004B1B5C" w:rsidRPr="004B1B5C">
        <w:t>body</w:t>
      </w:r>
      <w:r w:rsidR="00613AD8">
        <w:t xml:space="preserve"> </w:t>
      </w:r>
      <w:r w:rsidR="004B1B5C" w:rsidRPr="004B1B5C">
        <w:t>weight</w:t>
      </w:r>
      <w:r w:rsidR="0023663A">
        <w:t xml:space="preserve"> exceeds</w:t>
      </w:r>
      <w:r w:rsidR="00E86957">
        <w:t xml:space="preserve"> </w:t>
      </w:r>
      <w:r w:rsidR="00202403">
        <w:t>65</w:t>
      </w:r>
      <w:r w:rsidR="00E86957">
        <w:t xml:space="preserve"> kg and </w:t>
      </w:r>
      <w:r w:rsidR="00EB4C7E">
        <w:t>40</w:t>
      </w:r>
      <w:r w:rsidR="00E86957">
        <w:t xml:space="preserve"> kg</w:t>
      </w:r>
      <w:r w:rsidR="003906CB">
        <w:t xml:space="preserve">, </w:t>
      </w:r>
      <w:r w:rsidR="00E86957">
        <w:t>in</w:t>
      </w:r>
      <w:r w:rsidR="004B1B5C" w:rsidRPr="004B1B5C">
        <w:t xml:space="preserve"> </w:t>
      </w:r>
      <w:r w:rsidR="00522D5C">
        <w:t>patients</w:t>
      </w:r>
      <w:r w:rsidR="00AD4851">
        <w:t xml:space="preserve"> </w:t>
      </w:r>
      <w:r w:rsidR="0019155F">
        <w:t xml:space="preserve">who </w:t>
      </w:r>
      <w:r w:rsidR="00AD4851">
        <w:t>were</w:t>
      </w:r>
      <w:r w:rsidR="00522D5C">
        <w:t xml:space="preserve"> </w:t>
      </w:r>
      <w:r w:rsidR="00184EF6">
        <w:t>off</w:t>
      </w:r>
      <w:r w:rsidR="003906CB">
        <w:t xml:space="preserve"> </w:t>
      </w:r>
      <w:r w:rsidR="0019155F">
        <w:t>and</w:t>
      </w:r>
      <w:r w:rsidR="003906CB">
        <w:t xml:space="preserve"> o</w:t>
      </w:r>
      <w:r w:rsidR="00184EF6">
        <w:t>n</w:t>
      </w:r>
      <w:r w:rsidR="00522D5C">
        <w:t xml:space="preserve"> CRRT</w:t>
      </w:r>
      <w:r w:rsidR="0045099C">
        <w:t>, respectively</w:t>
      </w:r>
      <w:r w:rsidR="00522D5C">
        <w:t xml:space="preserve"> (</w:t>
      </w:r>
      <w:r w:rsidR="00346B89" w:rsidRPr="00092B52">
        <w:rPr>
          <w:b/>
          <w:bCs/>
        </w:rPr>
        <w:t>Fig.</w:t>
      </w:r>
      <w:r w:rsidR="003906CB" w:rsidRPr="00092B52">
        <w:rPr>
          <w:b/>
          <w:bCs/>
        </w:rPr>
        <w:t> </w:t>
      </w:r>
      <w:r w:rsidR="00646067" w:rsidRPr="00092B52">
        <w:rPr>
          <w:b/>
          <w:bCs/>
        </w:rPr>
        <w:t>2</w:t>
      </w:r>
      <w:r w:rsidR="00BC0CDA">
        <w:t xml:space="preserve">, </w:t>
      </w:r>
      <w:r w:rsidR="003906CB" w:rsidRPr="00092B52">
        <w:rPr>
          <w:b/>
          <w:bCs/>
        </w:rPr>
        <w:t>Fig. 3</w:t>
      </w:r>
      <w:r w:rsidR="00346B89">
        <w:t>)</w:t>
      </w:r>
      <w:r w:rsidR="0028490E">
        <w:t>.</w:t>
      </w:r>
      <w:r w:rsidR="00AA5B19">
        <w:t xml:space="preserve"> </w:t>
      </w:r>
      <w:commentRangeStart w:id="42"/>
      <w:commentRangeStart w:id="43"/>
      <w:r w:rsidR="00DA660A" w:rsidRPr="00C47D23">
        <w:rPr>
          <w:color w:val="auto"/>
        </w:rPr>
        <w:t xml:space="preserve">An </w:t>
      </w:r>
      <w:r w:rsidR="00DA660A" w:rsidRPr="00C47D23">
        <w:rPr>
          <w:i/>
          <w:iCs/>
          <w:color w:val="auto"/>
        </w:rPr>
        <w:t>f</w:t>
      </w:r>
      <w:r w:rsidR="00DA660A" w:rsidRPr="00C47D23">
        <w:rPr>
          <w:color w:val="auto"/>
        </w:rPr>
        <w:t>AUC</w:t>
      </w:r>
      <w:r w:rsidR="00DA660A" w:rsidRPr="00C47D23">
        <w:rPr>
          <w:color w:val="auto"/>
          <w:vertAlign w:val="subscript"/>
        </w:rPr>
        <w:t>0-24</w:t>
      </w:r>
      <w:r w:rsidR="00DA660A" w:rsidRPr="00C47D23">
        <w:rPr>
          <w:color w:val="auto"/>
        </w:rPr>
        <w:t xml:space="preserve"> </w:t>
      </w:r>
      <w:r w:rsidR="00F457B9" w:rsidRPr="00C47D23">
        <w:rPr>
          <w:color w:val="auto"/>
        </w:rPr>
        <w:t xml:space="preserve">of 400 </w:t>
      </w:r>
      <w:proofErr w:type="spellStart"/>
      <w:r w:rsidR="00F457B9" w:rsidRPr="00C47D23">
        <w:rPr>
          <w:color w:val="auto"/>
        </w:rPr>
        <w:t>mg×h</w:t>
      </w:r>
      <w:proofErr w:type="spellEnd"/>
      <w:r w:rsidR="00F457B9" w:rsidRPr="00C47D23">
        <w:rPr>
          <w:color w:val="auto"/>
        </w:rPr>
        <w:t>/L</w:t>
      </w:r>
      <w:r w:rsidR="00DA660A" w:rsidRPr="00C47D23">
        <w:rPr>
          <w:color w:val="auto"/>
        </w:rPr>
        <w:t>, corresponding to an MIC of 4 mg/L</w:t>
      </w:r>
      <w:r w:rsidR="00540308" w:rsidRPr="00C47D23">
        <w:rPr>
          <w:color w:val="auto"/>
        </w:rPr>
        <w:fldChar w:fldCharType="begin"/>
      </w:r>
      <w:r w:rsidR="00F20F50">
        <w:rPr>
          <w:color w:val="auto"/>
        </w:rPr>
        <w:instrText xml:space="preserve"> ADDIN EN.CITE &lt;EndNote&gt;&lt;Cite ExcludeAuth="1"&gt;&lt;Year&gt;2020&lt;/Year&gt;&lt;RecNum&gt;17&lt;/RecNum&gt;&lt;DisplayText&gt;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540308" w:rsidRPr="00C47D23">
        <w:rPr>
          <w:color w:val="auto"/>
        </w:rPr>
        <w:fldChar w:fldCharType="separate"/>
      </w:r>
      <w:r w:rsidR="00F20F50">
        <w:rPr>
          <w:noProof/>
          <w:color w:val="auto"/>
        </w:rPr>
        <w:t> [8]</w:t>
      </w:r>
      <w:r w:rsidR="00540308" w:rsidRPr="00C47D23">
        <w:rPr>
          <w:color w:val="auto"/>
        </w:rPr>
        <w:fldChar w:fldCharType="end"/>
      </w:r>
      <w:commentRangeEnd w:id="42"/>
      <w:r w:rsidR="009B1E00">
        <w:rPr>
          <w:rStyle w:val="CommentReference"/>
        </w:rPr>
        <w:commentReference w:id="42"/>
      </w:r>
      <w:commentRangeEnd w:id="43"/>
      <w:r w:rsidR="00AC3BF3">
        <w:rPr>
          <w:rStyle w:val="CommentReference"/>
        </w:rPr>
        <w:commentReference w:id="43"/>
      </w:r>
      <w:r w:rsidR="00AA5B19" w:rsidRPr="00C47D23">
        <w:rPr>
          <w:color w:val="auto"/>
        </w:rPr>
        <w:t xml:space="preserve"> </w:t>
      </w:r>
      <w:r w:rsidR="003F72E1" w:rsidRPr="00C47D23">
        <w:rPr>
          <w:color w:val="auto"/>
        </w:rPr>
        <w:t xml:space="preserve">versus </w:t>
      </w:r>
      <w:r w:rsidR="00AA5B19" w:rsidRPr="00C47D23">
        <w:rPr>
          <w:color w:val="auto"/>
        </w:rPr>
        <w:t xml:space="preserve">body weight plots of the </w:t>
      </w:r>
      <w:r w:rsidR="00983278" w:rsidRPr="00C47D23">
        <w:rPr>
          <w:color w:val="auto"/>
        </w:rPr>
        <w:t>simulated dosing regimens</w:t>
      </w:r>
      <w:r w:rsidR="00B037EB" w:rsidRPr="00C47D23">
        <w:rPr>
          <w:color w:val="auto"/>
        </w:rPr>
        <w:t xml:space="preserve"> </w:t>
      </w:r>
      <w:r w:rsidR="002E763C" w:rsidRPr="00C47D23">
        <w:rPr>
          <w:color w:val="auto"/>
        </w:rPr>
        <w:t>can be found</w:t>
      </w:r>
      <w:r w:rsidR="00B037EB" w:rsidRPr="00C47D23">
        <w:rPr>
          <w:color w:val="auto"/>
        </w:rPr>
        <w:t xml:space="preserve"> in </w:t>
      </w:r>
      <w:r w:rsidR="00B037EB" w:rsidRPr="00C47D23">
        <w:rPr>
          <w:b/>
          <w:bCs/>
          <w:color w:val="auto"/>
        </w:rPr>
        <w:t xml:space="preserve">Fig </w:t>
      </w:r>
      <w:r w:rsidR="00736B21" w:rsidRPr="00C47D23">
        <w:rPr>
          <w:b/>
          <w:bCs/>
          <w:color w:val="auto"/>
        </w:rPr>
        <w:t>S11-S12.</w:t>
      </w:r>
      <w:r w:rsidR="00DA660A" w:rsidRPr="00C47D23">
        <w:rPr>
          <w:b/>
          <w:bCs/>
          <w:color w:val="auto"/>
        </w:rPr>
        <w:t xml:space="preserve"> </w:t>
      </w:r>
    </w:p>
    <w:p w14:paraId="52351FEB" w14:textId="085D5D30" w:rsidR="00240EC2" w:rsidRPr="00E03B11" w:rsidRDefault="00F540B4" w:rsidP="00593CAA">
      <w:r w:rsidRPr="00E03B11">
        <w:t xml:space="preserve">The optimised </w:t>
      </w:r>
      <w:r w:rsidR="00EA4CFC">
        <w:t>stratified</w:t>
      </w:r>
      <w:r w:rsidR="00EA4CFC" w:rsidRPr="00E03B11">
        <w:t xml:space="preserve"> </w:t>
      </w:r>
      <w:r w:rsidRPr="00E03B11">
        <w:t xml:space="preserve">dosing regimen </w:t>
      </w:r>
      <w:r w:rsidR="00021221">
        <w:t>is</w:t>
      </w:r>
      <w:r w:rsidR="005A6620">
        <w:t xml:space="preserve"> </w:t>
      </w:r>
      <w:r w:rsidRPr="00E03B11">
        <w:t>presented</w:t>
      </w:r>
      <w:r w:rsidR="001077B7">
        <w:t xml:space="preserve"> </w:t>
      </w:r>
      <w:r w:rsidRPr="00E03B11">
        <w:t xml:space="preserve">in </w:t>
      </w:r>
      <w:r w:rsidRPr="00E03B11">
        <w:rPr>
          <w:b/>
          <w:bCs/>
        </w:rPr>
        <w:t>Table</w:t>
      </w:r>
      <w:r w:rsidR="00F7327B">
        <w:rPr>
          <w:b/>
          <w:bCs/>
        </w:rPr>
        <w:t> </w:t>
      </w:r>
      <w:r w:rsidRPr="00E03B11">
        <w:rPr>
          <w:b/>
          <w:bCs/>
        </w:rPr>
        <w:t>3</w:t>
      </w:r>
      <w:r w:rsidR="00240EC2" w:rsidRPr="00E03B11">
        <w:t xml:space="preserve">. </w:t>
      </w:r>
      <w:r w:rsidR="005552D8" w:rsidRPr="005552D8">
        <w:t>The proposed loading dose</w:t>
      </w:r>
      <w:r w:rsidR="00BF0A36">
        <w:t>s</w:t>
      </w:r>
      <w:r w:rsidR="005552D8" w:rsidRPr="005552D8">
        <w:t xml:space="preserve"> was determined </w:t>
      </w:r>
      <w:r w:rsidR="007128FB">
        <w:t>by the</w:t>
      </w:r>
      <w:r w:rsidR="005552D8" w:rsidRPr="005552D8">
        <w:t xml:space="preserve"> body weight </w:t>
      </w:r>
      <w:r w:rsidR="007128FB">
        <w:t>stratum</w:t>
      </w:r>
      <w:r w:rsidR="00625C88">
        <w:t xml:space="preserve"> a patient is in</w:t>
      </w:r>
      <w:r w:rsidR="005552D8" w:rsidRPr="005552D8">
        <w:t xml:space="preserve">. </w:t>
      </w:r>
      <w:r w:rsidR="005D12E7">
        <w:t>The</w:t>
      </w:r>
      <w:r w:rsidR="00625C88">
        <w:t xml:space="preserve"> corresponding</w:t>
      </w:r>
      <w:r w:rsidR="005D12E7">
        <w:t xml:space="preserve"> doses were</w:t>
      </w:r>
      <w:r w:rsidR="005552D8" w:rsidRPr="005552D8">
        <w:t xml:space="preserve"> selected as the minimum </w:t>
      </w:r>
      <w:r w:rsidR="00F41452">
        <w:t>ensuring</w:t>
      </w:r>
      <w:r w:rsidR="005552D8" w:rsidRPr="005552D8">
        <w:t xml:space="preserve"> a clinically acceptable PTA </w:t>
      </w:r>
      <w:r w:rsidR="00B41721">
        <w:t xml:space="preserve">24 hours after </w:t>
      </w:r>
      <w:r w:rsidR="00055E26">
        <w:t>administration of the loading dose</w:t>
      </w:r>
      <w:r w:rsidR="00240EC2" w:rsidRPr="00E03B11">
        <w:t xml:space="preserve">. </w:t>
      </w:r>
      <w:r w:rsidR="004C01F1">
        <w:t>Daily m</w:t>
      </w:r>
      <w:r w:rsidR="00240EC2" w:rsidRPr="00E03B11">
        <w:t>aintenance doses</w:t>
      </w:r>
      <w:r w:rsidR="004C01F1">
        <w:t xml:space="preserve"> of</w:t>
      </w:r>
      <w:r w:rsidR="00240EC2" w:rsidRPr="00E03B11">
        <w:t xml:space="preserve"> 400</w:t>
      </w:r>
      <w:r w:rsidR="00E05CF4">
        <w:t> </w:t>
      </w:r>
      <w:r w:rsidR="00240EC2" w:rsidRPr="00E03B11">
        <w:t xml:space="preserve">mg and 800 mg </w:t>
      </w:r>
      <w:r w:rsidR="005432AA" w:rsidRPr="00E03B11">
        <w:t>were</w:t>
      </w:r>
      <w:r w:rsidR="00240EC2" w:rsidRPr="00E03B11">
        <w:t xml:space="preserve"> adequate for achieving </w:t>
      </w:r>
      <w:r w:rsidR="001557AB">
        <w:t xml:space="preserve">at least 90% </w:t>
      </w:r>
      <w:r w:rsidR="00240EC2" w:rsidRPr="00E03B11">
        <w:t>PTA on day</w:t>
      </w:r>
      <w:r w:rsidR="001557AB">
        <w:t>s 7 and</w:t>
      </w:r>
      <w:r w:rsidR="00240EC2" w:rsidRPr="00E03B11">
        <w:t xml:space="preserve"> </w:t>
      </w:r>
      <w:r w:rsidR="00A20793">
        <w:t>1</w:t>
      </w:r>
      <w:r w:rsidR="001B14C5">
        <w:t>4</w:t>
      </w:r>
      <w:r w:rsidR="004B7663">
        <w:t xml:space="preserve"> along the </w:t>
      </w:r>
      <w:r w:rsidR="0005797E">
        <w:t xml:space="preserve">studied </w:t>
      </w:r>
      <w:r w:rsidR="008E6C08">
        <w:t xml:space="preserve">body </w:t>
      </w:r>
      <w:r w:rsidR="004B7663">
        <w:t>weight range</w:t>
      </w:r>
      <w:r w:rsidR="00240EC2" w:rsidRPr="00E03B11">
        <w:t xml:space="preserve"> </w:t>
      </w:r>
      <w:r w:rsidR="0087630D">
        <w:t>when o</w:t>
      </w:r>
      <w:r w:rsidR="00F869B6">
        <w:t>ff</w:t>
      </w:r>
      <w:r w:rsidR="0087630D">
        <w:t xml:space="preserve"> and o</w:t>
      </w:r>
      <w:r w:rsidR="00F869B6">
        <w:t>n</w:t>
      </w:r>
      <w:r w:rsidR="0087630D" w:rsidRPr="00E03B11">
        <w:t xml:space="preserve"> </w:t>
      </w:r>
      <w:r w:rsidR="00240EC2" w:rsidRPr="00E03B11">
        <w:t>CRRT, respectively (</w:t>
      </w:r>
      <w:r w:rsidR="000F012D" w:rsidRPr="00092B52">
        <w:rPr>
          <w:b/>
          <w:bCs/>
        </w:rPr>
        <w:t>Fig.</w:t>
      </w:r>
      <w:r w:rsidR="004E25A6" w:rsidRPr="00092B52">
        <w:rPr>
          <w:b/>
          <w:bCs/>
        </w:rPr>
        <w:t> </w:t>
      </w:r>
      <w:r w:rsidR="00C227EB" w:rsidRPr="00092B52">
        <w:rPr>
          <w:b/>
          <w:bCs/>
        </w:rPr>
        <w:t>2</w:t>
      </w:r>
      <w:r w:rsidR="004E25A6">
        <w:t xml:space="preserve">, </w:t>
      </w:r>
      <w:r w:rsidR="004E25A6" w:rsidRPr="00092B52">
        <w:rPr>
          <w:b/>
          <w:bCs/>
        </w:rPr>
        <w:t>Fig. </w:t>
      </w:r>
      <w:r w:rsidR="00C227EB" w:rsidRPr="00092B52">
        <w:rPr>
          <w:b/>
          <w:bCs/>
        </w:rPr>
        <w:t>3</w:t>
      </w:r>
      <w:r w:rsidR="00240EC2" w:rsidRPr="00E03B11">
        <w:t>).</w:t>
      </w:r>
      <w:r w:rsidR="00E86A3C" w:rsidRPr="00E86A3C">
        <w:t xml:space="preserve"> </w:t>
      </w:r>
      <w:r w:rsidR="00E86A3C" w:rsidRPr="00E03B11">
        <w:t xml:space="preserve">The percentage of patients with fluconazole </w:t>
      </w:r>
      <w:proofErr w:type="spellStart"/>
      <w:r w:rsidR="00E86A3C">
        <w:t>C</w:t>
      </w:r>
      <w:r w:rsidR="00E86A3C" w:rsidRPr="00AF5993">
        <w:rPr>
          <w:vertAlign w:val="subscript"/>
        </w:rPr>
        <w:t>trough</w:t>
      </w:r>
      <w:proofErr w:type="spellEnd"/>
      <w:r w:rsidR="00E86A3C" w:rsidRPr="00E03B11">
        <w:t xml:space="preserve"> </w:t>
      </w:r>
      <w:r w:rsidR="00E86A3C">
        <w:t xml:space="preserve">of </w:t>
      </w:r>
      <w:r w:rsidR="00E86A3C" w:rsidRPr="00E03B11">
        <w:t>80</w:t>
      </w:r>
      <w:r w:rsidR="00E86A3C">
        <w:t> </w:t>
      </w:r>
      <w:r w:rsidR="00E86A3C" w:rsidRPr="00E03B11">
        <w:t>mg/L</w:t>
      </w:r>
      <w:r w:rsidR="00E86A3C">
        <w:t xml:space="preserve"> or higher</w:t>
      </w:r>
      <w:r w:rsidR="00E86A3C" w:rsidRPr="00E03B11">
        <w:t xml:space="preserve"> </w:t>
      </w:r>
      <w:r w:rsidR="00E86A3C">
        <w:t>were minimal under proposed optimised doses (&lt;0.5% when off CRRT and &lt;0.1% when on CRRT)</w:t>
      </w:r>
      <w:r w:rsidR="00E86A3C" w:rsidRPr="00E03B11">
        <w:t>.</w:t>
      </w:r>
    </w:p>
    <w:p w14:paraId="54692E3A" w14:textId="696C481C" w:rsidR="00CA6CF6" w:rsidRDefault="00D6713F" w:rsidP="00593CAA">
      <w:commentRangeStart w:id="44"/>
      <w:commentRangeStart w:id="45"/>
      <w:r>
        <w:t>Real-world population</w:t>
      </w:r>
      <w:r w:rsidR="00240EC2" w:rsidRPr="00E03B11">
        <w:t xml:space="preserve"> simulations confirmed that the standard dosing regimen resulted in clinically unacceptable PTA in the first two days</w:t>
      </w:r>
      <w:ins w:id="46" w:author="My Luong Vuong" w:date="2024-01-31T14:25:00Z">
        <w:r w:rsidR="007B768F">
          <w:t>,</w:t>
        </w:r>
      </w:ins>
      <w:ins w:id="47" w:author="My Luong Vuong" w:date="2024-01-31T14:24:00Z">
        <w:r w:rsidR="006D1B3C">
          <w:t xml:space="preserve"> </w:t>
        </w:r>
        <w:r w:rsidR="000B0976" w:rsidRPr="000B0976">
          <w:t>but improved to</w:t>
        </w:r>
        <w:r w:rsidR="000B0976">
          <w:t xml:space="preserve"> become</w:t>
        </w:r>
        <w:r w:rsidR="000B0976" w:rsidRPr="000B0976">
          <w:t xml:space="preserve"> clinically acceptable starting from day 3 of the treatment period</w:t>
        </w:r>
      </w:ins>
      <w:r w:rsidR="00240EC2" w:rsidRPr="00E03B11">
        <w:t xml:space="preserve"> </w:t>
      </w:r>
      <w:del w:id="48" w:author="My Luong Vuong" w:date="2024-01-31T14:25:00Z">
        <w:r w:rsidR="00240EC2" w:rsidRPr="00E03B11" w:rsidDel="00636A70">
          <w:delText>of the treatment perio</w:delText>
        </w:r>
        <w:commentRangeEnd w:id="44"/>
        <w:r w:rsidR="009B1E00" w:rsidDel="00636A70">
          <w:rPr>
            <w:rStyle w:val="CommentReference"/>
          </w:rPr>
          <w:commentReference w:id="44"/>
        </w:r>
      </w:del>
      <w:commentRangeEnd w:id="45"/>
      <w:r w:rsidR="008B0C50">
        <w:rPr>
          <w:rStyle w:val="CommentReference"/>
        </w:rPr>
        <w:commentReference w:id="45"/>
      </w:r>
      <w:del w:id="49" w:author="My Luong Vuong" w:date="2024-01-31T14:25:00Z">
        <w:r w:rsidR="00240EC2" w:rsidRPr="00E03B11" w:rsidDel="00636A70">
          <w:delText>d</w:delText>
        </w:r>
      </w:del>
      <w:ins w:id="50" w:author="My Luong Vuong" w:date="2024-01-31T14:06:00Z">
        <w:r w:rsidR="00A643D8" w:rsidRPr="00E03B11">
          <w:t>(</w:t>
        </w:r>
        <w:r w:rsidR="00A643D8" w:rsidRPr="00CD770F">
          <w:rPr>
            <w:b/>
            <w:bCs/>
          </w:rPr>
          <w:t>Fig. S12</w:t>
        </w:r>
        <w:r w:rsidR="00A643D8" w:rsidRPr="00E03B11">
          <w:t>)</w:t>
        </w:r>
      </w:ins>
      <w:r w:rsidR="00240EC2" w:rsidRPr="00E03B11">
        <w:t>. Simulati</w:t>
      </w:r>
      <w:r>
        <w:t>on of</w:t>
      </w:r>
      <w:r w:rsidR="00240EC2" w:rsidRPr="00E03B11">
        <w:t xml:space="preserve"> the optimised</w:t>
      </w:r>
      <w:r w:rsidR="00CA6CF6">
        <w:t>,</w:t>
      </w:r>
      <w:r w:rsidR="00240EC2" w:rsidRPr="00E03B11">
        <w:t xml:space="preserve"> inclusive dosing regimen resulted in clinically acceptable PTA as early as </w:t>
      </w:r>
      <w:r w:rsidR="004554B4" w:rsidRPr="00E03B11">
        <w:t>day</w:t>
      </w:r>
      <w:r w:rsidR="004554B4">
        <w:t> </w:t>
      </w:r>
      <w:r w:rsidR="00240EC2" w:rsidRPr="00E03B11">
        <w:t xml:space="preserve">1 </w:t>
      </w:r>
      <w:r w:rsidR="004554B4">
        <w:t>up to</w:t>
      </w:r>
      <w:r w:rsidR="004554B4" w:rsidRPr="00E03B11">
        <w:t xml:space="preserve"> day</w:t>
      </w:r>
      <w:r w:rsidR="004554B4">
        <w:t> </w:t>
      </w:r>
      <w:r w:rsidR="00240EC2" w:rsidRPr="00E03B11">
        <w:t>14 of treatment (</w:t>
      </w:r>
      <w:r w:rsidR="00FB633A" w:rsidRPr="00FB633A">
        <w:rPr>
          <w:b/>
          <w:bCs/>
        </w:rPr>
        <w:t>Fig. 4</w:t>
      </w:r>
      <w:r w:rsidR="00FB633A">
        <w:t xml:space="preserve">, </w:t>
      </w:r>
      <w:r w:rsidR="00F6481B" w:rsidRPr="00CD770F">
        <w:rPr>
          <w:b/>
          <w:bCs/>
        </w:rPr>
        <w:t>Fig</w:t>
      </w:r>
      <w:r w:rsidR="009C7710" w:rsidRPr="00CD770F">
        <w:rPr>
          <w:b/>
          <w:bCs/>
        </w:rPr>
        <w:t>.</w:t>
      </w:r>
      <w:r w:rsidR="004E25A6" w:rsidRPr="00CD770F">
        <w:rPr>
          <w:b/>
          <w:bCs/>
        </w:rPr>
        <w:t> </w:t>
      </w:r>
      <w:r w:rsidR="00F6481B" w:rsidRPr="00CD770F">
        <w:rPr>
          <w:b/>
          <w:bCs/>
        </w:rPr>
        <w:t>S</w:t>
      </w:r>
      <w:r w:rsidR="00CA569D" w:rsidRPr="00CD770F">
        <w:rPr>
          <w:b/>
          <w:bCs/>
        </w:rPr>
        <w:t>1</w:t>
      </w:r>
      <w:r w:rsidR="00EF2827" w:rsidRPr="00CD770F">
        <w:rPr>
          <w:b/>
          <w:bCs/>
        </w:rPr>
        <w:t>2</w:t>
      </w:r>
      <w:r w:rsidR="00240EC2" w:rsidRPr="00E03B11">
        <w:t>).</w:t>
      </w:r>
      <w:r w:rsidR="00E81A37">
        <w:t xml:space="preserve"> </w:t>
      </w:r>
      <w:r w:rsidR="00A4690B">
        <w:t xml:space="preserve">Furthermore, </w:t>
      </w:r>
      <w:r w:rsidR="00AC68AD">
        <w:t>on average,</w:t>
      </w:r>
      <w:r w:rsidR="00F35C82">
        <w:t xml:space="preserve"> </w:t>
      </w:r>
      <w:r w:rsidR="000406A6">
        <w:t xml:space="preserve">the optimised dosing </w:t>
      </w:r>
      <w:r w:rsidR="00095DF6">
        <w:t>regimen results in a</w:t>
      </w:r>
      <w:r w:rsidR="00EC2685">
        <w:t>n additional</w:t>
      </w:r>
      <w:r w:rsidR="00EE395A">
        <w:t xml:space="preserve"> fluconazole</w:t>
      </w:r>
      <w:r w:rsidR="00EC2685">
        <w:t xml:space="preserve"> consumption of </w:t>
      </w:r>
      <w:r w:rsidR="00572A12">
        <w:t>74828.6</w:t>
      </w:r>
      <w:r w:rsidR="00EE395A">
        <w:t xml:space="preserve"> mg/1</w:t>
      </w:r>
      <w:r w:rsidR="0009541D">
        <w:t xml:space="preserve">000 </w:t>
      </w:r>
      <w:r w:rsidR="006C53BE">
        <w:t xml:space="preserve">patient days, or approximately </w:t>
      </w:r>
      <w:r w:rsidR="00274D12">
        <w:t>374 defined daily dose (DDD)</w:t>
      </w:r>
      <w:r w:rsidR="00B475DA">
        <w:fldChar w:fldCharType="begin"/>
      </w:r>
      <w:r w:rsidR="00066A79">
        <w:instrText xml:space="preserve"> ADDIN EN.CITE &lt;EndNote&gt;&lt;Cite&gt;&lt;Author&gt;Methodology&lt;/Author&gt;&lt;Year&gt;2023&lt;/Year&gt;&lt;RecNum&gt;74&lt;/RecNum&gt;&lt;DisplayText&gt; [31]&lt;/DisplayText&gt;&lt;record&gt;&lt;rec-number&gt;74&lt;/rec-number&gt;&lt;foreign-keys&gt;&lt;key app="EN" db-id="xred9e5sg009pcetsepxtfs0dwxsa5rzvawx" timestamp="1701871367"&gt;74&lt;/key&gt;&lt;/foreign-keys&gt;&lt;ref-type name="Web Page"&gt;12&lt;/ref-type&gt;&lt;contributors&gt;&lt;authors&gt;&lt;author&gt;WHO Collaborating Centre for Drug Statistics Methodology&lt;/author&gt;&lt;/authors&gt;&lt;/contributors&gt;&lt;titles&gt;&lt;title&gt;Fluconazole ATC/DDD Index&lt;/title&gt;&lt;/titles&gt;&lt;dates&gt;&lt;year&gt;2023&lt;/year&gt;&lt;/dates&gt;&lt;urls&gt;&lt;related-urls&gt;&lt;url&gt;https://www.whocc.no/atc_ddd_index/?code=J02AC01&lt;/url&gt;&lt;/related-urls&gt;&lt;/urls&gt;&lt;/record&gt;&lt;/Cite&gt;&lt;/EndNote&gt;</w:instrText>
      </w:r>
      <w:r w:rsidR="00B475DA">
        <w:fldChar w:fldCharType="separate"/>
      </w:r>
      <w:r w:rsidR="00066A79">
        <w:rPr>
          <w:noProof/>
        </w:rPr>
        <w:t> [31]</w:t>
      </w:r>
      <w:r w:rsidR="00B475DA">
        <w:fldChar w:fldCharType="end"/>
      </w:r>
      <w:r w:rsidR="000D5473">
        <w:t>/1000 patient days</w:t>
      </w:r>
      <w:r w:rsidR="00DD7FC4">
        <w:t>,</w:t>
      </w:r>
      <w:r w:rsidR="00A73710">
        <w:t xml:space="preserve"> </w:t>
      </w:r>
      <w:r w:rsidR="00D811E0">
        <w:t>compared to the standard dosing regimen</w:t>
      </w:r>
      <w:del w:id="51" w:author="My Luong Vuong" w:date="2024-01-30T23:40:00Z">
        <w:r w:rsidR="00A133E4" w:rsidDel="00566052">
          <w:delText xml:space="preserve"> </w:delText>
        </w:r>
      </w:del>
      <w:r w:rsidR="00EE395A">
        <w:t>.</w:t>
      </w:r>
    </w:p>
    <w:p w14:paraId="1FD5D263" w14:textId="415C9D8C" w:rsidR="009248EC" w:rsidRDefault="00E86A3C" w:rsidP="00593CAA">
      <w:r>
        <w:t xml:space="preserve">The </w:t>
      </w:r>
      <w:r w:rsidR="00240EC2" w:rsidRPr="00E03B11">
        <w:t>ROC analysis confirmed</w:t>
      </w:r>
      <w:r w:rsidR="00354441">
        <w:t xml:space="preserve"> the clinical irrelevance </w:t>
      </w:r>
      <w:r w:rsidR="00D05D62">
        <w:t xml:space="preserve">of </w:t>
      </w:r>
      <w:proofErr w:type="spellStart"/>
      <w:r w:rsidR="001D71F2">
        <w:t>eGFR</w:t>
      </w:r>
      <w:r w:rsidR="001D71F2" w:rsidRPr="00BA7DD3">
        <w:rPr>
          <w:vertAlign w:val="subscript"/>
        </w:rPr>
        <w:t>CKD</w:t>
      </w:r>
      <w:proofErr w:type="spellEnd"/>
      <w:r w:rsidR="00E46977">
        <w:rPr>
          <w:vertAlign w:val="subscript"/>
        </w:rPr>
        <w:t>-</w:t>
      </w:r>
      <w:r w:rsidR="001D71F2" w:rsidRPr="00BA7DD3">
        <w:rPr>
          <w:vertAlign w:val="subscript"/>
        </w:rPr>
        <w:t>EPI</w:t>
      </w:r>
      <w:r w:rsidR="00240EC2" w:rsidRPr="00E03B11">
        <w:t xml:space="preserve"> </w:t>
      </w:r>
      <w:r w:rsidR="001D71F2">
        <w:t>under</w:t>
      </w:r>
      <w:r>
        <w:t xml:space="preserve"> both</w:t>
      </w:r>
      <w:r w:rsidR="001D71F2">
        <w:t xml:space="preserve"> standard and optimised dosing regimen</w:t>
      </w:r>
      <w:r>
        <w:t>s</w:t>
      </w:r>
      <w:r w:rsidR="00672EA5">
        <w:t xml:space="preserve"> </w:t>
      </w:r>
      <w:r>
        <w:t>(</w:t>
      </w:r>
      <w:r w:rsidR="00672EA5">
        <w:t>area under the ROC</w:t>
      </w:r>
      <w:r w:rsidR="00EE40E5">
        <w:t xml:space="preserve"> </w:t>
      </w:r>
      <w:r>
        <w:t>[</w:t>
      </w:r>
      <w:r w:rsidR="002D7C7A">
        <w:t>AUROC</w:t>
      </w:r>
      <w:r>
        <w:t>] curve</w:t>
      </w:r>
      <w:r w:rsidR="00F2308B">
        <w:t xml:space="preserve"> </w:t>
      </w:r>
      <w:r>
        <w:t xml:space="preserve">not different from </w:t>
      </w:r>
      <w:r w:rsidR="00672EA5">
        <w:t xml:space="preserve">0.5 from day 1 to day 14 </w:t>
      </w:r>
      <w:r w:rsidR="001E5203">
        <w:t>(</w:t>
      </w:r>
      <w:r w:rsidR="001E5203" w:rsidRPr="00CD770F">
        <w:rPr>
          <w:b/>
          <w:bCs/>
        </w:rPr>
        <w:t>Fig.</w:t>
      </w:r>
      <w:r w:rsidRPr="00CD770F">
        <w:rPr>
          <w:b/>
          <w:bCs/>
        </w:rPr>
        <w:t> </w:t>
      </w:r>
      <w:r w:rsidR="001E5203" w:rsidRPr="00CD770F">
        <w:rPr>
          <w:b/>
          <w:bCs/>
        </w:rPr>
        <w:t>S</w:t>
      </w:r>
      <w:r w:rsidR="00FA2470" w:rsidRPr="00CD770F">
        <w:rPr>
          <w:b/>
          <w:bCs/>
        </w:rPr>
        <w:t>1</w:t>
      </w:r>
      <w:r w:rsidR="00861BE5" w:rsidRPr="00CD770F">
        <w:rPr>
          <w:b/>
          <w:bCs/>
        </w:rPr>
        <w:t>3</w:t>
      </w:r>
      <w:r w:rsidR="00E20270">
        <w:t>)</w:t>
      </w:r>
      <w:r w:rsidR="001D71F2">
        <w:t xml:space="preserve">. </w:t>
      </w:r>
      <w:r>
        <w:t>B</w:t>
      </w:r>
      <w:r w:rsidR="00F2308B">
        <w:t>ody</w:t>
      </w:r>
      <w:r w:rsidR="00CA6CF6">
        <w:t xml:space="preserve"> weight</w:t>
      </w:r>
      <w:r w:rsidR="00CA6CF6" w:rsidRPr="00E03B11">
        <w:t xml:space="preserve"> </w:t>
      </w:r>
      <w:r w:rsidR="00CA6CF6">
        <w:t>w</w:t>
      </w:r>
      <w:r w:rsidR="00240EC2" w:rsidRPr="00E03B11">
        <w:t xml:space="preserve">as </w:t>
      </w:r>
      <w:r>
        <w:t>confirmed to be a</w:t>
      </w:r>
      <w:r w:rsidR="00240EC2" w:rsidRPr="00E03B11">
        <w:t xml:space="preserve"> clinically relevant predictor for target attainment on </w:t>
      </w:r>
      <w:r w:rsidR="00240EC2" w:rsidRPr="00E03B11">
        <w:lastRenderedPageBreak/>
        <w:t>day</w:t>
      </w:r>
      <w:r>
        <w:t> </w:t>
      </w:r>
      <w:r w:rsidR="00240EC2" w:rsidRPr="00E03B11">
        <w:t>1</w:t>
      </w:r>
      <w:r w:rsidR="00CA6CF6">
        <w:t xml:space="preserve"> (AUROC 0.68</w:t>
      </w:r>
      <w:r w:rsidR="008F1A74">
        <w:t>7</w:t>
      </w:r>
      <w:r w:rsidR="00CA6CF6">
        <w:t xml:space="preserve"> [95% CI 0.</w:t>
      </w:r>
      <w:r w:rsidR="009E7D91">
        <w:t>686</w:t>
      </w:r>
      <w:r>
        <w:t>–</w:t>
      </w:r>
      <w:r w:rsidR="00CA6CF6">
        <w:t>0.</w:t>
      </w:r>
      <w:r w:rsidR="009E7D91">
        <w:t>688</w:t>
      </w:r>
      <w:r w:rsidR="00CA6CF6">
        <w:t>])</w:t>
      </w:r>
      <w:r w:rsidR="00240EC2" w:rsidRPr="00E03B11">
        <w:t xml:space="preserve"> and </w:t>
      </w:r>
      <w:r>
        <w:t>day </w:t>
      </w:r>
      <w:r w:rsidR="00240EC2" w:rsidRPr="00E03B11">
        <w:t>2</w:t>
      </w:r>
      <w:r w:rsidR="00CA6CF6">
        <w:t xml:space="preserve"> (AUROC 0.</w:t>
      </w:r>
      <w:r w:rsidR="00047461">
        <w:t xml:space="preserve">633 </w:t>
      </w:r>
      <w:r w:rsidR="00CA6CF6">
        <w:t>[95% CI 0.6</w:t>
      </w:r>
      <w:r w:rsidR="00047461">
        <w:t>3</w:t>
      </w:r>
      <w:r w:rsidR="00CA6CF6">
        <w:t>1</w:t>
      </w:r>
      <w:r>
        <w:t>–</w:t>
      </w:r>
      <w:r w:rsidR="00CA6CF6">
        <w:t>0.6</w:t>
      </w:r>
      <w:r w:rsidR="00047461">
        <w:t>3</w:t>
      </w:r>
      <w:r w:rsidR="00CA6CF6">
        <w:t>4])</w:t>
      </w:r>
      <w:r w:rsidR="00240EC2" w:rsidRPr="00E03B11">
        <w:t xml:space="preserve"> </w:t>
      </w:r>
      <w:r w:rsidR="000F41E5">
        <w:t>on</w:t>
      </w:r>
      <w:r w:rsidR="00240EC2" w:rsidRPr="00E03B11">
        <w:t xml:space="preserve"> standard dosing (</w:t>
      </w:r>
      <w:r w:rsidR="001E4F00" w:rsidRPr="00CD770F">
        <w:rPr>
          <w:b/>
          <w:bCs/>
        </w:rPr>
        <w:t>Fig.</w:t>
      </w:r>
      <w:r w:rsidRPr="00CD770F">
        <w:rPr>
          <w:b/>
          <w:bCs/>
        </w:rPr>
        <w:t> </w:t>
      </w:r>
      <w:r w:rsidR="001E4F00" w:rsidRPr="00CD770F">
        <w:rPr>
          <w:b/>
          <w:bCs/>
        </w:rPr>
        <w:t>S</w:t>
      </w:r>
      <w:r w:rsidR="00574151" w:rsidRPr="00CD770F">
        <w:rPr>
          <w:b/>
          <w:bCs/>
        </w:rPr>
        <w:t>1</w:t>
      </w:r>
      <w:r w:rsidR="009B1B72" w:rsidRPr="00CD770F">
        <w:rPr>
          <w:b/>
          <w:bCs/>
        </w:rPr>
        <w:t>4</w:t>
      </w:r>
      <w:r w:rsidR="00240EC2" w:rsidRPr="00E03B11">
        <w:t>)</w:t>
      </w:r>
      <w:r w:rsidR="000F41E5">
        <w:t>, but</w:t>
      </w:r>
      <w:r w:rsidR="00240EC2" w:rsidRPr="00E03B11">
        <w:t xml:space="preserve"> </w:t>
      </w:r>
      <w:r w:rsidR="000F41E5">
        <w:t>became</w:t>
      </w:r>
      <w:r w:rsidR="000F41E5" w:rsidRPr="00E03B11">
        <w:t xml:space="preserve"> </w:t>
      </w:r>
      <w:r w:rsidR="00240EC2" w:rsidRPr="00E03B11">
        <w:t xml:space="preserve">clinically </w:t>
      </w:r>
      <w:r w:rsidR="000F41E5">
        <w:t>ir</w:t>
      </w:r>
      <w:r w:rsidR="00240EC2" w:rsidRPr="00E03B11">
        <w:t xml:space="preserve">relevant when </w:t>
      </w:r>
      <w:r w:rsidR="000F41E5">
        <w:t>the</w:t>
      </w:r>
      <w:r w:rsidR="000F41E5" w:rsidRPr="00E03B11">
        <w:t xml:space="preserve"> </w:t>
      </w:r>
      <w:r w:rsidR="00240EC2" w:rsidRPr="00E03B11">
        <w:t xml:space="preserve">optimised dosing regimen was utilised </w:t>
      </w:r>
      <w:r w:rsidR="00733EA1">
        <w:t>[</w:t>
      </w:r>
      <w:r w:rsidR="00240EC2" w:rsidRPr="00E03B11">
        <w:t>AUROC 0.</w:t>
      </w:r>
      <w:r w:rsidR="00A43877">
        <w:t>462</w:t>
      </w:r>
      <w:r w:rsidR="00A43877" w:rsidRPr="00E03B11">
        <w:t xml:space="preserve"> </w:t>
      </w:r>
      <w:r w:rsidR="00240EC2" w:rsidRPr="00E03B11">
        <w:t>(0.</w:t>
      </w:r>
      <w:r w:rsidR="002D32C6">
        <w:t>459</w:t>
      </w:r>
      <w:r w:rsidR="000F41E5">
        <w:t>–</w:t>
      </w:r>
      <w:r w:rsidR="00240EC2" w:rsidRPr="00E03B11">
        <w:t>0.</w:t>
      </w:r>
      <w:r w:rsidR="00F75D13">
        <w:t>464</w:t>
      </w:r>
      <w:r w:rsidR="00240EC2" w:rsidRPr="00E03B11">
        <w:t>) and 0.53</w:t>
      </w:r>
      <w:r w:rsidR="00CA3954">
        <w:t>9</w:t>
      </w:r>
      <w:r w:rsidR="001165B8">
        <w:t xml:space="preserve"> </w:t>
      </w:r>
      <w:r w:rsidR="00240EC2" w:rsidRPr="00E03B11">
        <w:t>(0.</w:t>
      </w:r>
      <w:r w:rsidR="00892A57">
        <w:t>535</w:t>
      </w:r>
      <w:r w:rsidR="000F41E5">
        <w:t>–</w:t>
      </w:r>
      <w:r w:rsidR="00240EC2" w:rsidRPr="00E03B11">
        <w:t>0.</w:t>
      </w:r>
      <w:r w:rsidR="009142C2" w:rsidRPr="00E03B11">
        <w:t>5</w:t>
      </w:r>
      <w:r w:rsidR="009142C2">
        <w:t>42</w:t>
      </w:r>
      <w:r w:rsidR="00240EC2" w:rsidRPr="00E03B11">
        <w:t>)</w:t>
      </w:r>
      <w:r w:rsidR="007220D2">
        <w:t>, respectively</w:t>
      </w:r>
      <w:r w:rsidR="00733EA1">
        <w:t>]</w:t>
      </w:r>
      <w:r w:rsidR="00240EC2" w:rsidRPr="00E03B11">
        <w:t>.</w:t>
      </w:r>
      <w:bookmarkEnd w:id="36"/>
      <w:r w:rsidR="009248EC">
        <w:br w:type="page"/>
      </w:r>
    </w:p>
    <w:p w14:paraId="6F4D32B2" w14:textId="4E1BE966" w:rsidR="00A905E8" w:rsidRPr="00E03B11" w:rsidRDefault="00A905E8" w:rsidP="00593CAA">
      <w:pPr>
        <w:pStyle w:val="Heading1"/>
      </w:pPr>
      <w:r w:rsidRPr="00E03B11">
        <w:lastRenderedPageBreak/>
        <w:t>Discussion</w:t>
      </w:r>
    </w:p>
    <w:p w14:paraId="39606BFF" w14:textId="13B79936" w:rsidR="00CB50CB" w:rsidRPr="00E03B11" w:rsidRDefault="00CB50CB" w:rsidP="00593CAA">
      <w:bookmarkStart w:id="52" w:name="_Hlk136862217"/>
      <w:r w:rsidRPr="00E03B11">
        <w:t xml:space="preserve">Our study aimed to investigate the </w:t>
      </w:r>
      <w:proofErr w:type="spellStart"/>
      <w:r w:rsidRPr="00E03B11">
        <w:t>popPK</w:t>
      </w:r>
      <w:proofErr w:type="spellEnd"/>
      <w:r w:rsidRPr="00E03B11">
        <w:t xml:space="preserve"> of IV fluconazole dosing </w:t>
      </w:r>
      <w:r w:rsidR="008137B3">
        <w:t>ICU</w:t>
      </w:r>
      <w:r w:rsidRPr="00E03B11">
        <w:t xml:space="preserve"> patients</w:t>
      </w:r>
      <w:r w:rsidR="006E41A0">
        <w:t>.</w:t>
      </w:r>
      <w:r w:rsidRPr="00E03B11">
        <w:t xml:space="preserve"> We utili</w:t>
      </w:r>
      <w:r w:rsidR="008B2E15">
        <w:t>s</w:t>
      </w:r>
      <w:r w:rsidRPr="00E03B11">
        <w:t>ed data from eight clinical centr</w:t>
      </w:r>
      <w:r w:rsidR="008B2E15">
        <w:t>e</w:t>
      </w:r>
      <w:r w:rsidRPr="00E03B11">
        <w:t xml:space="preserve">s to develop a </w:t>
      </w:r>
      <w:proofErr w:type="spellStart"/>
      <w:r w:rsidRPr="00E03B11">
        <w:t>popPK</w:t>
      </w:r>
      <w:proofErr w:type="spellEnd"/>
      <w:r w:rsidRPr="00E03B11">
        <w:t xml:space="preserve"> model </w:t>
      </w:r>
      <w:r w:rsidR="008137B3">
        <w:t>allowing</w:t>
      </w:r>
      <w:r w:rsidRPr="00E03B11">
        <w:t xml:space="preserve"> to explore the impact of patient factors on fluconazole </w:t>
      </w:r>
      <w:r w:rsidR="008B2E15">
        <w:t>PK</w:t>
      </w:r>
      <w:r w:rsidRPr="00E03B11">
        <w:t>, exposure</w:t>
      </w:r>
      <w:r w:rsidR="00EE32D7">
        <w:t>,</w:t>
      </w:r>
      <w:r w:rsidRPr="00E03B11">
        <w:t xml:space="preserve"> and </w:t>
      </w:r>
      <w:r w:rsidR="00EE32D7">
        <w:t xml:space="preserve">PKPD </w:t>
      </w:r>
      <w:r w:rsidRPr="00E03B11">
        <w:t>target attainment</w:t>
      </w:r>
      <w:r w:rsidR="008137B3">
        <w:t>.</w:t>
      </w:r>
      <w:r w:rsidRPr="00E03B11">
        <w:t xml:space="preserve"> Our </w:t>
      </w:r>
      <w:r w:rsidR="008B2E15">
        <w:t>modelling</w:t>
      </w:r>
      <w:r w:rsidR="008B2E15" w:rsidRPr="00E03B11">
        <w:t xml:space="preserve"> </w:t>
      </w:r>
      <w:r w:rsidRPr="00E03B11">
        <w:t xml:space="preserve">and simulation results revealed that the standard IV dosing regimen resulted in inadequate target attainment of the </w:t>
      </w:r>
      <w:commentRangeStart w:id="53"/>
      <w:commentRangeStart w:id="54"/>
      <w:commentRangeStart w:id="55"/>
      <w:r w:rsidRPr="00CA5A80">
        <w:rPr>
          <w:i/>
          <w:iCs/>
        </w:rPr>
        <w:t>f</w:t>
      </w:r>
      <w:r w:rsidRPr="00E03B11">
        <w:t>AUC</w:t>
      </w:r>
      <w:r w:rsidRPr="00E03B11">
        <w:rPr>
          <w:vertAlign w:val="subscript"/>
        </w:rPr>
        <w:t>0-24</w:t>
      </w:r>
      <w:r w:rsidRPr="00E03B11">
        <w:t xml:space="preserve"> </w:t>
      </w:r>
      <w:commentRangeEnd w:id="53"/>
      <w:ins w:id="56" w:author="My Luong Vuong" w:date="2024-01-26T17:39:00Z">
        <w:r w:rsidR="00CC1798">
          <w:t xml:space="preserve">200 </w:t>
        </w:r>
        <w:proofErr w:type="spellStart"/>
        <w:r w:rsidR="00CC1798">
          <w:t>mg</w:t>
        </w:r>
      </w:ins>
      <w:ins w:id="57" w:author="My Luong Vuong" w:date="2024-01-30T23:44:00Z">
        <w:r w:rsidR="001251A5">
          <w:t>×</w:t>
        </w:r>
      </w:ins>
      <w:ins w:id="58" w:author="My Luong Vuong" w:date="2024-01-26T17:39:00Z">
        <w:r w:rsidR="00CC1798">
          <w:t>h</w:t>
        </w:r>
        <w:proofErr w:type="spellEnd"/>
        <w:r w:rsidR="00CC1798">
          <w:t xml:space="preserve">/L </w:t>
        </w:r>
      </w:ins>
      <w:r w:rsidR="009B1E00">
        <w:rPr>
          <w:rStyle w:val="CommentReference"/>
        </w:rPr>
        <w:commentReference w:id="53"/>
      </w:r>
      <w:commentRangeEnd w:id="54"/>
      <w:r w:rsidR="009B1E00">
        <w:rPr>
          <w:rStyle w:val="CommentReference"/>
        </w:rPr>
        <w:commentReference w:id="54"/>
      </w:r>
      <w:commentRangeEnd w:id="55"/>
      <w:r w:rsidR="008B0C50">
        <w:rPr>
          <w:rStyle w:val="CommentReference"/>
        </w:rPr>
        <w:commentReference w:id="55"/>
      </w:r>
      <w:r w:rsidRPr="00E03B11">
        <w:t xml:space="preserve">in </w:t>
      </w:r>
      <w:r w:rsidR="008137B3">
        <w:t>this population.</w:t>
      </w:r>
      <w:r w:rsidRPr="00E03B11">
        <w:t xml:space="preserve"> </w:t>
      </w:r>
      <w:r w:rsidR="00EE32D7">
        <w:t>Theref</w:t>
      </w:r>
      <w:r w:rsidR="000022EB">
        <w:t>o</w:t>
      </w:r>
      <w:r w:rsidR="00EE32D7">
        <w:t>re</w:t>
      </w:r>
      <w:r w:rsidRPr="00E03B11">
        <w:t>, we proposed a pragmatic and easy-to-implement optimi</w:t>
      </w:r>
      <w:r w:rsidR="00B445D6" w:rsidRPr="00E03B11">
        <w:t>s</w:t>
      </w:r>
      <w:r w:rsidRPr="00E03B11">
        <w:t xml:space="preserve">ed dosing regimen that </w:t>
      </w:r>
      <w:r w:rsidR="0010321E">
        <w:t xml:space="preserve">was </w:t>
      </w:r>
      <w:r w:rsidR="008B2E15">
        <w:t>predicted to guarantee</w:t>
      </w:r>
      <w:r w:rsidR="008B2E15" w:rsidRPr="00E03B11">
        <w:t xml:space="preserve"> </w:t>
      </w:r>
      <w:r w:rsidRPr="00E03B11">
        <w:t xml:space="preserve">target attainment </w:t>
      </w:r>
      <w:r w:rsidR="00EE32D7">
        <w:t>of</w:t>
      </w:r>
      <w:r w:rsidR="00EE32D7" w:rsidRPr="00E03B11">
        <w:t xml:space="preserve"> </w:t>
      </w:r>
      <w:r w:rsidR="00EE32D7">
        <w:t xml:space="preserve">at least </w:t>
      </w:r>
      <w:r w:rsidRPr="00E03B11">
        <w:t>90% from the first day of treatment throughout a two-week course.</w:t>
      </w:r>
    </w:p>
    <w:p w14:paraId="1FD3631C" w14:textId="6CE58C53" w:rsidR="00CB50CB" w:rsidRPr="00E03B11" w:rsidRDefault="00CB50CB" w:rsidP="00593CAA">
      <w:r w:rsidRPr="00E03B11">
        <w:t xml:space="preserve">In our study, we employed the technique of individual </w:t>
      </w:r>
      <w:r w:rsidR="008B2E15">
        <w:t>patient</w:t>
      </w:r>
      <w:r w:rsidR="008B2E15" w:rsidRPr="00E03B11">
        <w:t xml:space="preserve"> </w:t>
      </w:r>
      <w:r w:rsidRPr="00E03B11">
        <w:t>data meta-analysis (IPDMA), which involves merging datasets from multiple studies that share subject populations and similar variables</w:t>
      </w:r>
      <w:r w:rsidR="001D76C7" w:rsidRPr="00E03B11">
        <w:fldChar w:fldCharType="begin"/>
      </w:r>
      <w:r w:rsidR="00066A79">
        <w:instrText xml:space="preserve"> ADDIN EN.CITE &lt;EndNote&gt;&lt;Cite&gt;&lt;Author&gt;Azar&lt;/Author&gt;&lt;Year&gt;2020&lt;/Year&gt;&lt;RecNum&gt;48&lt;/RecNum&gt;&lt;DisplayText&gt; [32]&lt;/DisplayText&gt;&lt;record&gt;&lt;rec-number&gt;48&lt;/rec-number&gt;&lt;foreign-keys&gt;&lt;key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1D76C7" w:rsidRPr="00E03B11">
        <w:fldChar w:fldCharType="separate"/>
      </w:r>
      <w:r w:rsidR="00066A79">
        <w:rPr>
          <w:noProof/>
        </w:rPr>
        <w:t> [32]</w:t>
      </w:r>
      <w:r w:rsidR="001D76C7" w:rsidRPr="00E03B11">
        <w:fldChar w:fldCharType="end"/>
      </w:r>
      <w:r w:rsidR="00A20AD6">
        <w:t>.</w:t>
      </w:r>
      <w:r w:rsidRPr="00E03B11">
        <w:t xml:space="preserve"> </w:t>
      </w:r>
      <w:r w:rsidR="003A6708">
        <w:t xml:space="preserve">An </w:t>
      </w:r>
      <w:r w:rsidRPr="00E03B11">
        <w:t xml:space="preserve">IPDMA offers several advantages, </w:t>
      </w:r>
      <w:r w:rsidR="00426272">
        <w:t>includ</w:t>
      </w:r>
      <w:r w:rsidR="00DF5A22">
        <w:t>ing</w:t>
      </w:r>
      <w:r w:rsidR="00426272">
        <w:t xml:space="preserve"> </w:t>
      </w:r>
      <w:r w:rsidR="00CD5E7C">
        <w:t>more</w:t>
      </w:r>
      <w:r w:rsidR="00DF5A22">
        <w:t xml:space="preserve"> complete information per study</w:t>
      </w:r>
      <w:r w:rsidR="001E0968">
        <w:t>,</w:t>
      </w:r>
      <w:r w:rsidR="00AB0920">
        <w:t xml:space="preserve"> </w:t>
      </w:r>
      <w:r w:rsidR="00E54FA7">
        <w:t>a consistent analysis method for each study</w:t>
      </w:r>
      <w:r w:rsidR="00A72D32">
        <w:t>, the ability of conducting more complex analysis</w:t>
      </w:r>
      <w:r w:rsidR="00A33B88">
        <w:t>,</w:t>
      </w:r>
      <w:r w:rsidR="00A72D32">
        <w:t xml:space="preserve"> and </w:t>
      </w:r>
      <w:proofErr w:type="spellStart"/>
      <w:r w:rsidR="00A72D32">
        <w:t>achiving</w:t>
      </w:r>
      <w:proofErr w:type="spellEnd"/>
      <w:r w:rsidR="00A72D32">
        <w:t xml:space="preserve"> greater</w:t>
      </w:r>
      <w:r w:rsidR="00B879DE">
        <w:t xml:space="preserve"> statistical</w:t>
      </w:r>
      <w:r w:rsidR="00A72D32">
        <w:t xml:space="preserve"> power</w:t>
      </w:r>
      <w:r w:rsidR="009969F2" w:rsidRPr="00E03B11">
        <w:fldChar w:fldCharType="begin">
          <w:fldData xml:space="preserve">PEVuZE5vdGU+PENpdGU+PEF1dGhvcj5UaWVybmV5PC9BdXRob3I+PFllYXI+MjAxNTwvWWVhcj48
UmVjTnVtPjQ5PC9SZWNOdW0+PERpc3BsYXlUZXh0PsKgWzMzXTwvRGlzcGxheVRleHQ+PHJlY29y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066A79">
        <w:instrText xml:space="preserve"> ADDIN EN.CITE </w:instrText>
      </w:r>
      <w:r w:rsidR="00066A79">
        <w:fldChar w:fldCharType="begin">
          <w:fldData xml:space="preserve">PEVuZE5vdGU+PENpdGU+PEF1dGhvcj5UaWVybmV5PC9BdXRob3I+PFllYXI+MjAxNTwvWWVhcj48
UmVjTnVtPjQ5PC9SZWNOdW0+PERpc3BsYXlUZXh0PsKgWzMzXTwvRGlzcGxheVRleHQ+PHJlY29y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066A79">
        <w:instrText xml:space="preserve"> ADDIN EN.CITE.DATA </w:instrText>
      </w:r>
      <w:r w:rsidR="00066A79">
        <w:fldChar w:fldCharType="end"/>
      </w:r>
      <w:r w:rsidR="009969F2" w:rsidRPr="00E03B11">
        <w:fldChar w:fldCharType="separate"/>
      </w:r>
      <w:r w:rsidR="00066A79">
        <w:rPr>
          <w:noProof/>
        </w:rPr>
        <w:t> [33]</w:t>
      </w:r>
      <w:r w:rsidR="009969F2" w:rsidRPr="00E03B11">
        <w:fldChar w:fldCharType="end"/>
      </w:r>
      <w:r w:rsidR="00DB06E2">
        <w:t>.</w:t>
      </w:r>
    </w:p>
    <w:p w14:paraId="5D36F38E" w14:textId="5C2950D3" w:rsidR="00EC2A71" w:rsidRDefault="00CB50CB" w:rsidP="00593CAA">
      <w:r w:rsidRPr="00E03B11">
        <w:t xml:space="preserve">The </w:t>
      </w:r>
      <w:r w:rsidR="00904589">
        <w:t>PK</w:t>
      </w:r>
      <w:r w:rsidR="00904589" w:rsidRPr="00E03B11">
        <w:t xml:space="preserve"> </w:t>
      </w:r>
      <w:r w:rsidRPr="00E03B11">
        <w:t xml:space="preserve">of fluconazole in critically ill patients </w:t>
      </w:r>
      <w:r w:rsidR="00031419">
        <w:t>was</w:t>
      </w:r>
      <w:r w:rsidR="00031419" w:rsidRPr="00E03B11">
        <w:t xml:space="preserve"> </w:t>
      </w:r>
      <w:r w:rsidRPr="00E03B11">
        <w:t>best described by a two-compartment model with first-order elimination, consistent with studies that utili</w:t>
      </w:r>
      <w:r w:rsidR="00A12DE6" w:rsidRPr="00E03B11">
        <w:t>s</w:t>
      </w:r>
      <w:r w:rsidRPr="00E03B11">
        <w:t>ed rich-sampling technique</w:t>
      </w:r>
      <w:r w:rsidR="00C2334D" w:rsidRPr="00E03B11">
        <w:fldChar w:fldCharType="begin">
          <w:fldData xml:space="preserve">PEVuZE5vdGU+PENpdGU+PEF1dGhvcj5BbG9iYWlkPC9BdXRob3I+PFllYXI+MjAxNjwvWWVhcj48
UmVjTnVtPjE5PC9SZWNOdW0+PERpc3BsYXlUZXh0PsKgWzE0LCAxNiwgMzRdPC9EaXNwbGF5VGV4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066A79">
        <w:instrText xml:space="preserve"> ADDIN EN.CITE </w:instrText>
      </w:r>
      <w:r w:rsidR="00066A79">
        <w:fldChar w:fldCharType="begin">
          <w:fldData xml:space="preserve">PEVuZE5vdGU+PENpdGU+PEF1dGhvcj5BbG9iYWlkPC9BdXRob3I+PFllYXI+MjAxNjwvWWVhcj48
UmVjTnVtPjE5PC9SZWNOdW0+PERpc3BsYXlUZXh0PsKgWzE0LCAxNiwgMzRdPC9EaXNwbGF5VGV4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066A79">
        <w:instrText xml:space="preserve"> ADDIN EN.CITE.DATA </w:instrText>
      </w:r>
      <w:r w:rsidR="00066A79">
        <w:fldChar w:fldCharType="end"/>
      </w:r>
      <w:r w:rsidR="00C2334D" w:rsidRPr="00E03B11">
        <w:fldChar w:fldCharType="separate"/>
      </w:r>
      <w:r w:rsidR="00066A79">
        <w:rPr>
          <w:noProof/>
        </w:rPr>
        <w:t> [14, 16, 34]</w:t>
      </w:r>
      <w:r w:rsidR="00C2334D" w:rsidRPr="00E03B11">
        <w:fldChar w:fldCharType="end"/>
      </w:r>
      <w:r w:rsidR="003414CA">
        <w:t>.</w:t>
      </w:r>
      <w:r w:rsidRPr="00E03B11">
        <w:t xml:space="preserve"> In contrast, </w:t>
      </w:r>
      <w:r w:rsidR="008137B3">
        <w:t xml:space="preserve">several </w:t>
      </w:r>
      <w:r w:rsidRPr="00E03B11">
        <w:t>studies that relied on</w:t>
      </w:r>
      <w:r w:rsidR="008137B3">
        <w:t xml:space="preserve"> (trough)</w:t>
      </w:r>
      <w:r w:rsidRPr="00E03B11">
        <w:t xml:space="preserve"> samples collected during routine clinical practice identified a one-compartment model</w:t>
      </w:r>
      <w:r w:rsidR="0029658F" w:rsidRPr="00E03B11">
        <w:fldChar w:fldCharType="begin">
          <w:fldData xml:space="preserve">PEVuZE5vdGU+PENpdGU+PEF1dGhvcj5Bb3lhbWE8L0F1dGhvcj48WWVhcj4yMDEyPC9ZZWFyPjxS
ZWNOdW0+NTU8L1JlY051bT48RGlzcGxheVRleHQ+wqBbMTMsIDE1LCAzNV08L0Rpc3BsYXlUZXh0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066A79">
        <w:instrText xml:space="preserve"> ADDIN EN.CITE </w:instrText>
      </w:r>
      <w:r w:rsidR="00066A79">
        <w:fldChar w:fldCharType="begin">
          <w:fldData xml:space="preserve">PEVuZE5vdGU+PENpdGU+PEF1dGhvcj5Bb3lhbWE8L0F1dGhvcj48WWVhcj4yMDEyPC9ZZWFyPjxS
ZWNOdW0+NTU8L1JlY051bT48RGlzcGxheVRleHQ+wqBbMTMsIDE1LCAzNV08L0Rpc3BsYXlUZXh0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066A79">
        <w:instrText xml:space="preserve"> ADDIN EN.CITE.DATA </w:instrText>
      </w:r>
      <w:r w:rsidR="00066A79">
        <w:fldChar w:fldCharType="end"/>
      </w:r>
      <w:r w:rsidR="0029658F" w:rsidRPr="00E03B11">
        <w:fldChar w:fldCharType="separate"/>
      </w:r>
      <w:r w:rsidR="00066A79">
        <w:rPr>
          <w:noProof/>
        </w:rPr>
        <w:t> [13, 15, 35]</w:t>
      </w:r>
      <w:r w:rsidR="0029658F" w:rsidRPr="00E03B11">
        <w:fldChar w:fldCharType="end"/>
      </w:r>
      <w:r w:rsidR="00AA50B6">
        <w:t>.</w:t>
      </w:r>
      <w:r w:rsidRPr="00E03B11">
        <w:t xml:space="preserve"> This disparity can be attributed to the sparse sampling in clinical practice, which limits the capture of a more informative two-compartment model.</w:t>
      </w:r>
      <w:r w:rsidR="002A14CB">
        <w:t xml:space="preserve"> </w:t>
      </w:r>
      <w:r w:rsidR="00D5798A" w:rsidRPr="00E03B11">
        <w:t xml:space="preserve">Body weight was </w:t>
      </w:r>
      <w:r w:rsidR="00266F53">
        <w:t>a</w:t>
      </w:r>
      <w:r w:rsidR="006E3D15">
        <w:t xml:space="preserve"> clinically relevant</w:t>
      </w:r>
      <w:r w:rsidR="00D5798A" w:rsidRPr="00E03B11">
        <w:t xml:space="preserve"> covariate in our model, and it significantly influenced </w:t>
      </w:r>
      <w:proofErr w:type="spellStart"/>
      <w:r w:rsidR="00D5798A" w:rsidRPr="00E03B11">
        <w:t>V</w:t>
      </w:r>
      <w:r w:rsidR="003404E6">
        <w:t>c</w:t>
      </w:r>
      <w:proofErr w:type="spellEnd"/>
      <w:r w:rsidR="00D5798A" w:rsidRPr="00E03B11">
        <w:t xml:space="preserve">. This finding aligns with a previous </w:t>
      </w:r>
      <w:proofErr w:type="spellStart"/>
      <w:r w:rsidR="00C96B95">
        <w:t>popPK</w:t>
      </w:r>
      <w:proofErr w:type="spellEnd"/>
      <w:r w:rsidR="00C96B95">
        <w:t xml:space="preserve"> </w:t>
      </w:r>
      <w:r w:rsidR="00D5798A" w:rsidRPr="00E03B11">
        <w:t>study</w:t>
      </w:r>
      <w:r w:rsidR="00FC12FA">
        <w:t xml:space="preserve"> conducting in ICU patients</w:t>
      </w:r>
      <w:r w:rsidR="00D5798A" w:rsidRPr="00E03B11">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D5798A" w:rsidRPr="00E03B11">
        <w:fldChar w:fldCharType="separate"/>
      </w:r>
      <w:r w:rsidR="00066A79">
        <w:rPr>
          <w:noProof/>
        </w:rPr>
        <w:t> [13]</w:t>
      </w:r>
      <w:r w:rsidR="00D5798A" w:rsidRPr="00E03B11">
        <w:fldChar w:fldCharType="end"/>
      </w:r>
      <w:r w:rsidR="00D5798A">
        <w:t>.</w:t>
      </w:r>
      <w:r w:rsidR="004179E2">
        <w:t xml:space="preserve"> </w:t>
      </w:r>
      <w:r w:rsidR="00D242BF">
        <w:t xml:space="preserve">It also makes sense physiologically as </w:t>
      </w:r>
      <w:r w:rsidR="00FA6954">
        <w:t>body weight is shown to be one of the main drivers of fluconazole pharmaco</w:t>
      </w:r>
      <w:r w:rsidR="001567E4">
        <w:t>kinetic in adults patients</w:t>
      </w:r>
      <w:r w:rsidR="00B32EEE">
        <w:fldChar w:fldCharType="begin">
          <w:fldData xml:space="preserve">PEVuZE5vdGU+PENpdGU+PEF1dGhvcj5DaGVuPC9BdXRob3I+PFllYXI+MjAyMjwvWWVhcj48UmVj
TnVtPjc1PC9SZWNOdW0+PERpc3BsYXlUZXh0PsKgWzE0LCAzNl08L0Rpc3BsYXlUZXh0PjxyZWNv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066A79">
        <w:instrText xml:space="preserve"> ADDIN EN.CITE </w:instrText>
      </w:r>
      <w:r w:rsidR="00066A79">
        <w:fldChar w:fldCharType="begin">
          <w:fldData xml:space="preserve">PEVuZE5vdGU+PENpdGU+PEF1dGhvcj5DaGVuPC9BdXRob3I+PFllYXI+MjAyMjwvWWVhcj48UmVj
TnVtPjc1PC9SZWNOdW0+PERpc3BsYXlUZXh0PsKgWzE0LCAzNl08L0Rpc3BsYXlUZXh0PjxyZWNv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066A79">
        <w:instrText xml:space="preserve"> ADDIN EN.CITE.DATA </w:instrText>
      </w:r>
      <w:r w:rsidR="00066A79">
        <w:fldChar w:fldCharType="end"/>
      </w:r>
      <w:r w:rsidR="00B32EEE">
        <w:fldChar w:fldCharType="separate"/>
      </w:r>
      <w:r w:rsidR="00066A79">
        <w:rPr>
          <w:noProof/>
        </w:rPr>
        <w:t> [14, 36]</w:t>
      </w:r>
      <w:r w:rsidR="00B32EEE">
        <w:fldChar w:fldCharType="end"/>
      </w:r>
      <w:r w:rsidR="001567E4">
        <w:t>.</w:t>
      </w:r>
      <w:r w:rsidR="00D5798A" w:rsidRPr="00E03B11">
        <w:t xml:space="preserve"> Although LBW or </w:t>
      </w:r>
      <w:r w:rsidR="00A66218">
        <w:t>FFM</w:t>
      </w:r>
      <w:r w:rsidR="00D5798A" w:rsidRPr="00E03B11">
        <w:t xml:space="preserve"> may be better surrogates for </w:t>
      </w:r>
      <w:r w:rsidR="00805FB0">
        <w:t>central volume of distribution (</w:t>
      </w:r>
      <w:proofErr w:type="spellStart"/>
      <w:r w:rsidR="00D5798A" w:rsidRPr="00E03B11">
        <w:t>V</w:t>
      </w:r>
      <w:r w:rsidR="00BA25E1" w:rsidRPr="00BA25E1">
        <w:t>c</w:t>
      </w:r>
      <w:proofErr w:type="spellEnd"/>
      <w:r w:rsidR="00805FB0">
        <w:t xml:space="preserve">) </w:t>
      </w:r>
      <w:r w:rsidR="00D5798A">
        <w:t xml:space="preserve">for fluconazole, </w:t>
      </w:r>
      <w:r w:rsidR="00D5798A" w:rsidRPr="00E03B11">
        <w:t>we found that</w:t>
      </w:r>
      <w:r w:rsidR="009B1E00">
        <w:t xml:space="preserve"> actual</w:t>
      </w:r>
      <w:r w:rsidR="00D5798A" w:rsidRPr="00E03B11">
        <w:t xml:space="preserve"> </w:t>
      </w:r>
      <w:r w:rsidR="00D5798A">
        <w:t>body weight</w:t>
      </w:r>
      <w:r w:rsidR="000779BD">
        <w:t xml:space="preserve"> improved the model fit most</w:t>
      </w:r>
      <w:r w:rsidR="00D5798A" w:rsidRPr="00E03B11">
        <w:t xml:space="preserve">. </w:t>
      </w:r>
      <w:r w:rsidR="000779BD">
        <w:t>Furthermore</w:t>
      </w:r>
      <w:r w:rsidR="00D5798A">
        <w:t>, b</w:t>
      </w:r>
      <w:r w:rsidR="00D5798A" w:rsidRPr="00E03B11">
        <w:t>ody weight is preferred</w:t>
      </w:r>
      <w:r w:rsidR="000779BD">
        <w:t xml:space="preserve"> over </w:t>
      </w:r>
      <w:r w:rsidR="00B554FD">
        <w:t>BMI and FFM</w:t>
      </w:r>
      <w:r w:rsidR="00D5798A" w:rsidRPr="00E03B11">
        <w:t xml:space="preserve"> in clinical practice </w:t>
      </w:r>
      <w:r w:rsidR="00B554FD">
        <w:t xml:space="preserve">as it does not require </w:t>
      </w:r>
      <w:proofErr w:type="spellStart"/>
      <w:r w:rsidR="00B554FD">
        <w:t>guestimating</w:t>
      </w:r>
      <w:proofErr w:type="spellEnd"/>
      <w:r w:rsidR="00B554FD">
        <w:t xml:space="preserve"> the patient’s</w:t>
      </w:r>
      <w:r w:rsidR="00D5798A" w:rsidRPr="00E03B11">
        <w:t xml:space="preserve"> height</w:t>
      </w:r>
      <w:r w:rsidR="00D5798A" w:rsidRPr="00E03B11">
        <w:fldChar w:fldCharType="begin"/>
      </w:r>
      <w:r w:rsidR="00066A79">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D5798A" w:rsidRPr="00E03B11">
        <w:fldChar w:fldCharType="separate"/>
      </w:r>
      <w:r w:rsidR="00066A79">
        <w:rPr>
          <w:noProof/>
        </w:rPr>
        <w:t> [18]</w:t>
      </w:r>
      <w:r w:rsidR="00D5798A" w:rsidRPr="00E03B11">
        <w:fldChar w:fldCharType="end"/>
      </w:r>
      <w:r w:rsidR="00D92B2B">
        <w:t>.</w:t>
      </w:r>
      <w:r w:rsidR="002A14CB">
        <w:t xml:space="preserve"> </w:t>
      </w:r>
      <w:r w:rsidR="00F02428">
        <w:t>F</w:t>
      </w:r>
      <w:r w:rsidR="00EC2A71">
        <w:t>luco</w:t>
      </w:r>
      <w:r w:rsidR="0007476F">
        <w:t xml:space="preserve">nazole </w:t>
      </w:r>
      <w:r w:rsidR="00690FB0">
        <w:t>clearance</w:t>
      </w:r>
      <w:r w:rsidR="00F02428">
        <w:t xml:space="preserve"> was</w:t>
      </w:r>
      <w:r w:rsidR="00690FB0">
        <w:t xml:space="preserve"> </w:t>
      </w:r>
      <w:r w:rsidR="001846ED">
        <w:t>almost 3</w:t>
      </w:r>
      <w:r w:rsidR="00F02428">
        <w:t>-</w:t>
      </w:r>
      <w:r w:rsidR="001846ED">
        <w:t xml:space="preserve">fold </w:t>
      </w:r>
      <w:r w:rsidR="00F02428">
        <w:t xml:space="preserve">higher </w:t>
      </w:r>
      <w:r w:rsidR="001846ED">
        <w:t xml:space="preserve">when patients were on CRRT </w:t>
      </w:r>
      <w:r w:rsidR="00F02428">
        <w:t xml:space="preserve">as </w:t>
      </w:r>
      <w:r w:rsidR="001846ED">
        <w:t xml:space="preserve">compared </w:t>
      </w:r>
      <w:r w:rsidR="00F02428">
        <w:t xml:space="preserve">to </w:t>
      </w:r>
      <w:r w:rsidR="00DA6C55">
        <w:t xml:space="preserve">when </w:t>
      </w:r>
      <w:r w:rsidR="00F02428">
        <w:t>off</w:t>
      </w:r>
      <w:r w:rsidR="00DA6C55">
        <w:t xml:space="preserve"> CRRT. </w:t>
      </w:r>
      <w:r w:rsidR="00D07CB5">
        <w:t xml:space="preserve">This </w:t>
      </w:r>
      <w:r w:rsidR="002A0551">
        <w:t>acce</w:t>
      </w:r>
      <w:r w:rsidR="008A4C9A">
        <w:t>lerated on-</w:t>
      </w:r>
      <w:r w:rsidR="004D3F19">
        <w:t xml:space="preserve">CRRT </w:t>
      </w:r>
      <w:r w:rsidR="008A4C9A">
        <w:t xml:space="preserve">clearance </w:t>
      </w:r>
      <w:r w:rsidR="009B1E00">
        <w:t>is</w:t>
      </w:r>
      <w:r w:rsidR="004D3F19">
        <w:t xml:space="preserve"> explained by </w:t>
      </w:r>
      <w:r w:rsidR="00371087">
        <w:t xml:space="preserve">the </w:t>
      </w:r>
      <w:r w:rsidR="008A4C9A">
        <w:t>abs</w:t>
      </w:r>
      <w:r w:rsidR="00582568">
        <w:t>ence</w:t>
      </w:r>
      <w:r w:rsidR="008A4C9A">
        <w:t xml:space="preserve"> </w:t>
      </w:r>
      <w:r w:rsidR="00371087">
        <w:t xml:space="preserve">of tubular reabsorption in </w:t>
      </w:r>
      <w:r w:rsidR="009B744C">
        <w:t xml:space="preserve">anuric patients, whereas </w:t>
      </w:r>
      <w:r w:rsidR="00EB3558">
        <w:t xml:space="preserve">fluconazole </w:t>
      </w:r>
      <w:r w:rsidR="00C82FEC">
        <w:t xml:space="preserve">is extensively reabsorbed </w:t>
      </w:r>
      <w:r w:rsidR="00582568">
        <w:t>when kidney function is</w:t>
      </w:r>
      <w:r w:rsidR="00C82FEC">
        <w:t xml:space="preserve"> normal</w:t>
      </w:r>
      <w:r w:rsidR="00053E2C">
        <w:fldChar w:fldCharType="begin">
          <w:fldData xml:space="preserve">PEVuZE5vdGU+PENpdGU+PEF1dGhvcj5QYXRlbDwvQXV0aG9yPjxZZWFyPjIwMTE8L1llYXI+PFJl
Y051bT41NDwvUmVjTnVtPjxEaXNwbGF5VGV4dD7CoFszNF08L0Rpc3BsYXlUZXh0PjxyZWNvcmQ+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066A79">
        <w:instrText xml:space="preserve"> ADDIN EN.CITE </w:instrText>
      </w:r>
      <w:r w:rsidR="00066A79">
        <w:fldChar w:fldCharType="begin">
          <w:fldData xml:space="preserve">PEVuZE5vdGU+PENpdGU+PEF1dGhvcj5QYXRlbDwvQXV0aG9yPjxZZWFyPjIwMTE8L1llYXI+PFJl
Y051bT41NDwvUmVjTnVtPjxEaXNwbGF5VGV4dD7CoFszNF08L0Rpc3BsYXlUZXh0PjxyZWNvcmQ+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066A79">
        <w:instrText xml:space="preserve"> ADDIN EN.CITE.DATA </w:instrText>
      </w:r>
      <w:r w:rsidR="00066A79">
        <w:fldChar w:fldCharType="end"/>
      </w:r>
      <w:r w:rsidR="00053E2C">
        <w:fldChar w:fldCharType="separate"/>
      </w:r>
      <w:r w:rsidR="00066A79">
        <w:rPr>
          <w:noProof/>
        </w:rPr>
        <w:t> [34]</w:t>
      </w:r>
      <w:r w:rsidR="00053E2C">
        <w:fldChar w:fldCharType="end"/>
      </w:r>
      <w:r w:rsidR="00C82FEC">
        <w:t>.</w:t>
      </w:r>
    </w:p>
    <w:p w14:paraId="7DFFBF45" w14:textId="380E8472" w:rsidR="00116AAE" w:rsidRDefault="00B730E7" w:rsidP="00FA10AD">
      <w:proofErr w:type="spellStart"/>
      <w:r>
        <w:t>eGFR</w:t>
      </w:r>
      <w:r w:rsidRPr="00A72BCD">
        <w:rPr>
          <w:vertAlign w:val="subscript"/>
        </w:rPr>
        <w:t>CKD</w:t>
      </w:r>
      <w:proofErr w:type="spellEnd"/>
      <w:r w:rsidR="00E46977">
        <w:rPr>
          <w:vertAlign w:val="subscript"/>
        </w:rPr>
        <w:t>-</w:t>
      </w:r>
      <w:r w:rsidRPr="00A72BCD">
        <w:rPr>
          <w:vertAlign w:val="subscript"/>
        </w:rPr>
        <w:t>EPI</w:t>
      </w:r>
      <w:r>
        <w:t xml:space="preserve"> </w:t>
      </w:r>
      <w:r w:rsidR="009078D4">
        <w:t>had no</w:t>
      </w:r>
      <w:r>
        <w:t xml:space="preserve"> clinically</w:t>
      </w:r>
      <w:r w:rsidR="009078D4">
        <w:t xml:space="preserve"> </w:t>
      </w:r>
      <w:r>
        <w:t xml:space="preserve">relevant </w:t>
      </w:r>
      <w:r w:rsidR="009078D4">
        <w:t>impact on PKPD target attainment</w:t>
      </w:r>
      <w:r w:rsidR="00664077">
        <w:t>, thus</w:t>
      </w:r>
      <w:r w:rsidR="008F1EEB">
        <w:t xml:space="preserve"> </w:t>
      </w:r>
      <w:r w:rsidR="0017709B">
        <w:t xml:space="preserve">fluconazole </w:t>
      </w:r>
      <w:r w:rsidR="00664077">
        <w:t xml:space="preserve">dosing </w:t>
      </w:r>
      <w:r w:rsidR="0017709B">
        <w:t>should not be adjusted for it</w:t>
      </w:r>
      <w:r w:rsidR="008F1EEB">
        <w:t>.</w:t>
      </w:r>
      <w:r w:rsidR="00664077">
        <w:t xml:space="preserve"> </w:t>
      </w:r>
      <w:r w:rsidR="00995DD1">
        <w:t xml:space="preserve">Although </w:t>
      </w:r>
      <w:proofErr w:type="spellStart"/>
      <w:r w:rsidR="00995DD1">
        <w:t>eGFR</w:t>
      </w:r>
      <w:r w:rsidR="00995DD1" w:rsidRPr="00A72BCD">
        <w:rPr>
          <w:vertAlign w:val="subscript"/>
        </w:rPr>
        <w:t>CKD</w:t>
      </w:r>
      <w:proofErr w:type="spellEnd"/>
      <w:r w:rsidR="00E46977">
        <w:rPr>
          <w:vertAlign w:val="subscript"/>
        </w:rPr>
        <w:t>-</w:t>
      </w:r>
      <w:r w:rsidR="00995DD1" w:rsidRPr="00A72BCD">
        <w:rPr>
          <w:vertAlign w:val="subscript"/>
        </w:rPr>
        <w:t>EPI</w:t>
      </w:r>
      <w:r w:rsidR="00995DD1">
        <w:t xml:space="preserve"> significantly </w:t>
      </w:r>
      <w:r w:rsidR="00313A65">
        <w:t xml:space="preserve">improved </w:t>
      </w:r>
      <w:r w:rsidR="00C41A21">
        <w:t xml:space="preserve">the </w:t>
      </w:r>
      <w:r w:rsidR="00083BC1">
        <w:t>goodness-of-</w:t>
      </w:r>
      <w:r w:rsidR="0017709B">
        <w:t>f</w:t>
      </w:r>
      <w:r w:rsidR="006F00AA">
        <w:t>it</w:t>
      </w:r>
      <w:r w:rsidR="0017709B">
        <w:t xml:space="preserve"> of the </w:t>
      </w:r>
      <w:proofErr w:type="spellStart"/>
      <w:r w:rsidR="0017709B">
        <w:t>popPK</w:t>
      </w:r>
      <w:proofErr w:type="spellEnd"/>
      <w:r w:rsidR="0017709B">
        <w:t xml:space="preserve"> model,</w:t>
      </w:r>
      <w:r w:rsidR="006F00AA">
        <w:t xml:space="preserve"> </w:t>
      </w:r>
      <w:r w:rsidR="00D52CAB">
        <w:t xml:space="preserve">it </w:t>
      </w:r>
      <w:r w:rsidR="008C0A4A">
        <w:t xml:space="preserve">did not affect </w:t>
      </w:r>
      <w:r w:rsidR="00D605AD">
        <w:t>PTA</w:t>
      </w:r>
      <w:r w:rsidR="008C0A4A">
        <w:t xml:space="preserve"> </w:t>
      </w:r>
      <w:r w:rsidR="00854C04">
        <w:t xml:space="preserve">across </w:t>
      </w:r>
      <w:r w:rsidR="0017709B">
        <w:t xml:space="preserve">the studied </w:t>
      </w:r>
      <w:r w:rsidR="00854C04">
        <w:t>range.</w:t>
      </w:r>
      <w:r w:rsidR="003E400E">
        <w:t xml:space="preserve"> </w:t>
      </w:r>
      <w:r w:rsidR="00EA6690">
        <w:t xml:space="preserve">This </w:t>
      </w:r>
      <w:r w:rsidR="0017709B">
        <w:t xml:space="preserve">seemingly striking observation in our study </w:t>
      </w:r>
      <w:r w:rsidR="00EA6690">
        <w:t xml:space="preserve">is in </w:t>
      </w:r>
      <w:r w:rsidR="0017709B">
        <w:t xml:space="preserve">contrast </w:t>
      </w:r>
      <w:r w:rsidR="00EA6690">
        <w:t xml:space="preserve">with </w:t>
      </w:r>
      <w:r w:rsidR="0017709B">
        <w:t xml:space="preserve">what </w:t>
      </w:r>
      <w:r w:rsidR="00367263">
        <w:t>some of the previous</w:t>
      </w:r>
      <w:r w:rsidR="00874B87">
        <w:t>ly</w:t>
      </w:r>
      <w:r w:rsidR="00367263">
        <w:t xml:space="preserve"> published studies</w:t>
      </w:r>
      <w:r w:rsidR="0017709B">
        <w:t xml:space="preserve"> concluded</w:t>
      </w:r>
      <w:r w:rsidR="00367263">
        <w:t xml:space="preserve">, </w:t>
      </w:r>
      <w:r w:rsidR="00EA0FA7">
        <w:t xml:space="preserve">where </w:t>
      </w:r>
      <w:r w:rsidR="005B79C8">
        <w:t>high</w:t>
      </w:r>
      <w:r w:rsidR="008E6589">
        <w:t>er</w:t>
      </w:r>
      <w:r w:rsidR="005B79C8">
        <w:t xml:space="preserve"> doses </w:t>
      </w:r>
      <w:r w:rsidR="005C7103">
        <w:t xml:space="preserve">were </w:t>
      </w:r>
      <w:r w:rsidR="005B79C8">
        <w:lastRenderedPageBreak/>
        <w:t xml:space="preserve">recommended in patients with higher </w:t>
      </w:r>
      <w:r w:rsidR="004D1EAA">
        <w:t>renal</w:t>
      </w:r>
      <w:r w:rsidR="005B79C8">
        <w:t xml:space="preserve"> clearance, including patients with augmented renal clearance</w:t>
      </w:r>
      <w:r w:rsidR="006F73FD">
        <w:fldChar w:fldCharType="begin">
          <w:fldData xml:space="preserve">PEVuZE5vdGU+PENpdGU+PEF1dGhvcj5NdWlsd2lqazwvQXV0aG9yPjxZZWFyPjIwMjA8L1llYXI+
PFJlY051bT4xMDwvUmVjTnVtPjxEaXNwbGF5VGV4dD7CoFsxMywgMTZdPC9EaXNwbGF5VGV4dD48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066A79">
        <w:instrText xml:space="preserve"> ADDIN EN.CITE </w:instrText>
      </w:r>
      <w:r w:rsidR="00066A79">
        <w:fldChar w:fldCharType="begin">
          <w:fldData xml:space="preserve">PEVuZE5vdGU+PENpdGU+PEF1dGhvcj5NdWlsd2lqazwvQXV0aG9yPjxZZWFyPjIwMjA8L1llYXI+
PFJlY051bT4xMDwvUmVjTnVtPjxEaXNwbGF5VGV4dD7CoFsxMywgMTZdPC9EaXNwbGF5VGV4dD48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066A79">
        <w:instrText xml:space="preserve"> ADDIN EN.CITE.DATA </w:instrText>
      </w:r>
      <w:r w:rsidR="00066A79">
        <w:fldChar w:fldCharType="end"/>
      </w:r>
      <w:r w:rsidR="006F73FD">
        <w:fldChar w:fldCharType="separate"/>
      </w:r>
      <w:r w:rsidR="00066A79">
        <w:rPr>
          <w:noProof/>
        </w:rPr>
        <w:t> [13, 16]</w:t>
      </w:r>
      <w:r w:rsidR="006F73FD">
        <w:fldChar w:fldCharType="end"/>
      </w:r>
      <w:r w:rsidR="005B79C8">
        <w:t xml:space="preserve">. </w:t>
      </w:r>
      <w:r w:rsidR="006D63AD">
        <w:t xml:space="preserve">This </w:t>
      </w:r>
      <w:r w:rsidR="007E453D">
        <w:t xml:space="preserve">discrepancy </w:t>
      </w:r>
      <w:r w:rsidR="005C7103">
        <w:t xml:space="preserve">is likely to </w:t>
      </w:r>
      <w:r w:rsidR="00E87BE8">
        <w:t xml:space="preserve">stem from </w:t>
      </w:r>
      <w:r w:rsidR="005C7103">
        <w:t xml:space="preserve">a bias caused by </w:t>
      </w:r>
      <w:r w:rsidR="00600361">
        <w:t>inadequate</w:t>
      </w:r>
      <w:r w:rsidR="000D0ABD">
        <w:t xml:space="preserve"> missing</w:t>
      </w:r>
      <w:r w:rsidR="0010559F">
        <w:t xml:space="preserve"> data </w:t>
      </w:r>
      <w:r w:rsidR="00626D02">
        <w:t>handling technique</w:t>
      </w:r>
      <w:r w:rsidR="00600361">
        <w:t>s</w:t>
      </w:r>
      <w:r w:rsidR="00571D1F">
        <w:t>.</w:t>
      </w:r>
      <w:r w:rsidR="008C6892">
        <w:t xml:space="preserve"> </w:t>
      </w:r>
      <w:r w:rsidR="000C17BA">
        <w:t>Unlike previous studies, w</w:t>
      </w:r>
      <w:r w:rsidR="002321EF">
        <w:t xml:space="preserve">e used </w:t>
      </w:r>
      <w:r w:rsidR="00E76E4C">
        <w:t>multiple imputation</w:t>
      </w:r>
      <w:r w:rsidR="00681574">
        <w:t xml:space="preserve"> which </w:t>
      </w:r>
      <w:r w:rsidR="00791D21">
        <w:t>is</w:t>
      </w:r>
      <w:r w:rsidR="00584981">
        <w:t xml:space="preserve"> </w:t>
      </w:r>
      <w:r w:rsidR="0059300F">
        <w:t xml:space="preserve">superior </w:t>
      </w:r>
      <w:r w:rsidR="000C17BA">
        <w:t xml:space="preserve">to </w:t>
      </w:r>
      <w:r w:rsidR="001350FC">
        <w:t>single imputation</w:t>
      </w:r>
      <w:r w:rsidR="005178B4">
        <w:t>,</w:t>
      </w:r>
      <w:r w:rsidR="005C18E0">
        <w:t xml:space="preserve"> </w:t>
      </w:r>
      <w:r w:rsidR="005178B4">
        <w:t xml:space="preserve">especially when data is </w:t>
      </w:r>
      <w:r w:rsidR="0017061F">
        <w:t>missing at random</w:t>
      </w:r>
      <w:r w:rsidR="00BF2EC5">
        <w:fldChar w:fldCharType="begin"/>
      </w:r>
      <w:r w:rsidR="00066A79">
        <w:instrText xml:space="preserve"> ADDIN EN.CITE &lt;EndNote&gt;&lt;Cite&gt;&lt;Author&gt;Johansson Å&lt;/Author&gt;&lt;Year&gt;2013&lt;/Year&gt;&lt;RecNum&gt;63&lt;/RecNum&gt;&lt;DisplayText&gt; [37]&lt;/DisplayText&gt;&lt;record&gt;&lt;rec-number&gt;63&lt;/rec-number&gt;&lt;foreign-keys&gt;&lt;key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r w:rsidR="00BF2EC5">
        <w:fldChar w:fldCharType="separate"/>
      </w:r>
      <w:r w:rsidR="00066A79">
        <w:rPr>
          <w:noProof/>
        </w:rPr>
        <w:t> [37]</w:t>
      </w:r>
      <w:r w:rsidR="00BF2EC5">
        <w:fldChar w:fldCharType="end"/>
      </w:r>
      <w:r w:rsidR="0017061F">
        <w:t>.</w:t>
      </w:r>
      <w:r w:rsidR="000C17BA">
        <w:t xml:space="preserve"> Unfortunately, and against all evidence</w:t>
      </w:r>
      <w:r w:rsidR="00035A20">
        <w:t>,</w:t>
      </w:r>
      <w:r w:rsidR="000C17BA">
        <w:t xml:space="preserve"> single imputation remains</w:t>
      </w:r>
      <w:r w:rsidR="00035A20">
        <w:t xml:space="preserve"> widely applied in pharmacometrics research. Specifically in our case,</w:t>
      </w:r>
      <w:r w:rsidR="00B04D68">
        <w:t xml:space="preserve"> </w:t>
      </w:r>
      <w:r w:rsidR="00282A1D">
        <w:t>exploratory</w:t>
      </w:r>
      <w:r w:rsidR="00B62601">
        <w:t xml:space="preserve"> analysis of the</w:t>
      </w:r>
      <w:r w:rsidR="00282A1D">
        <w:t xml:space="preserve"> </w:t>
      </w:r>
      <w:proofErr w:type="spellStart"/>
      <w:r w:rsidR="00282A1D">
        <w:t>eGFR</w:t>
      </w:r>
      <w:r w:rsidR="00282A1D" w:rsidRPr="00A72BCD">
        <w:rPr>
          <w:vertAlign w:val="subscript"/>
        </w:rPr>
        <w:t>CKD</w:t>
      </w:r>
      <w:proofErr w:type="spellEnd"/>
      <w:r w:rsidR="00282A1D">
        <w:rPr>
          <w:vertAlign w:val="subscript"/>
        </w:rPr>
        <w:t>-</w:t>
      </w:r>
      <w:r w:rsidR="00282A1D" w:rsidRPr="00A72BCD">
        <w:rPr>
          <w:vertAlign w:val="subscript"/>
        </w:rPr>
        <w:t>EPI</w:t>
      </w:r>
      <w:r w:rsidR="00282A1D">
        <w:t xml:space="preserve"> data</w:t>
      </w:r>
      <w:r w:rsidR="00B62601">
        <w:t xml:space="preserve"> in our pooled dataset</w:t>
      </w:r>
      <w:r w:rsidR="00282A1D">
        <w:t xml:space="preserve"> confirm</w:t>
      </w:r>
      <w:r w:rsidR="004C7727">
        <w:t>ed</w:t>
      </w:r>
      <w:r w:rsidR="00282A1D">
        <w:t xml:space="preserve"> that single imputation</w:t>
      </w:r>
      <w:r w:rsidR="00A41608">
        <w:t xml:space="preserve"> with last observation carried forward or </w:t>
      </w:r>
      <w:r w:rsidR="00E37A2B">
        <w:t>next observation carried backward</w:t>
      </w:r>
      <w:r w:rsidR="00282A1D">
        <w:t xml:space="preserve"> would be inappropriate</w:t>
      </w:r>
      <w:r w:rsidR="0047336D">
        <w:t xml:space="preserve"> as it would </w:t>
      </w:r>
      <w:r w:rsidR="00861ABD">
        <w:t xml:space="preserve">falsely </w:t>
      </w:r>
      <w:r w:rsidR="0047336D">
        <w:t>reduce the</w:t>
      </w:r>
      <w:r w:rsidR="008D687B">
        <w:t xml:space="preserve"> temporal</w:t>
      </w:r>
      <w:r w:rsidR="0047336D">
        <w:t xml:space="preserve"> variability in </w:t>
      </w:r>
      <w:proofErr w:type="spellStart"/>
      <w:r w:rsidR="0047336D">
        <w:t>eGFR</w:t>
      </w:r>
      <w:r w:rsidR="0047336D" w:rsidRPr="00A72BCD">
        <w:rPr>
          <w:vertAlign w:val="subscript"/>
        </w:rPr>
        <w:t>CKD</w:t>
      </w:r>
      <w:proofErr w:type="spellEnd"/>
      <w:r w:rsidR="0047336D">
        <w:rPr>
          <w:vertAlign w:val="subscript"/>
        </w:rPr>
        <w:t>-</w:t>
      </w:r>
      <w:r w:rsidR="0047336D" w:rsidRPr="00A72BCD">
        <w:rPr>
          <w:vertAlign w:val="subscript"/>
        </w:rPr>
        <w:t>EPI</w:t>
      </w:r>
      <w:r w:rsidR="004C7727" w:rsidRPr="00A8548F">
        <w:t xml:space="preserve"> </w:t>
      </w:r>
      <w:r w:rsidR="00FA10AD">
        <w:t xml:space="preserve">as </w:t>
      </w:r>
      <w:r w:rsidR="00861ABD">
        <w:t xml:space="preserve">observed </w:t>
      </w:r>
      <w:r w:rsidR="00FA10AD">
        <w:t>during critical illness</w:t>
      </w:r>
      <w:r w:rsidR="00372158">
        <w:fldChar w:fldCharType="begin"/>
      </w:r>
      <w:r w:rsidR="00066A79">
        <w:instrText xml:space="preserve"> ADDIN EN.CITE &lt;EndNote&gt;&lt;Cite&gt;&lt;Author&gt;Huang&lt;/Author&gt;&lt;Year&gt;2022&lt;/Year&gt;&lt;RecNum&gt;72&lt;/RecNum&gt;&lt;DisplayText&gt; [38]&lt;/DisplayText&gt;&lt;record&gt;&lt;rec-number&gt;72&lt;/rec-number&gt;&lt;foreign-keys&gt;&lt;key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372158">
        <w:fldChar w:fldCharType="separate"/>
      </w:r>
      <w:r w:rsidR="00066A79">
        <w:rPr>
          <w:noProof/>
        </w:rPr>
        <w:t> [38]</w:t>
      </w:r>
      <w:r w:rsidR="00372158">
        <w:fldChar w:fldCharType="end"/>
      </w:r>
      <w:r w:rsidR="00DF7754">
        <w:t>.</w:t>
      </w:r>
      <w:r w:rsidR="00A113CE">
        <w:t xml:space="preserve"> </w:t>
      </w:r>
      <w:r w:rsidR="00DF7754">
        <w:t>M</w:t>
      </w:r>
      <w:r w:rsidR="007E4428">
        <w:t>ultiple</w:t>
      </w:r>
      <w:r w:rsidR="00A113CE">
        <w:t xml:space="preserve"> imputation</w:t>
      </w:r>
      <w:r w:rsidR="008576B3" w:rsidRPr="008576B3">
        <w:t xml:space="preserve"> </w:t>
      </w:r>
      <w:r w:rsidR="003F5D3E">
        <w:t xml:space="preserve">fills missing data in multiple times </w:t>
      </w:r>
      <w:r w:rsidR="00342E01" w:rsidRPr="00342E01">
        <w:t>with many different plausible values</w:t>
      </w:r>
      <w:r w:rsidR="00DF7754">
        <w:t xml:space="preserve">, </w:t>
      </w:r>
      <w:r w:rsidR="00C01288">
        <w:t>thereby accounting for the variability</w:t>
      </w:r>
      <w:r w:rsidR="00461C40">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61C40">
        <w:fldChar w:fldCharType="separate"/>
      </w:r>
      <w:r w:rsidR="00066A79">
        <w:rPr>
          <w:noProof/>
        </w:rPr>
        <w:t> [21]</w:t>
      </w:r>
      <w:r w:rsidR="00461C40">
        <w:fldChar w:fldCharType="end"/>
      </w:r>
      <w:r w:rsidR="007E4428">
        <w:t>.</w:t>
      </w:r>
      <w:r w:rsidR="00B95CFC">
        <w:t xml:space="preserve"> </w:t>
      </w:r>
      <w:r w:rsidR="00116AAE">
        <w:t>Although we could not identify a clinically relevant effect of</w:t>
      </w:r>
      <w:r w:rsidR="00116AAE" w:rsidRPr="00116AAE">
        <w:t xml:space="preserve"> </w:t>
      </w:r>
      <w:proofErr w:type="spellStart"/>
      <w:r w:rsidR="00116AAE">
        <w:t>eGFR</w:t>
      </w:r>
      <w:r w:rsidR="00116AAE" w:rsidRPr="00A72BCD">
        <w:rPr>
          <w:vertAlign w:val="subscript"/>
        </w:rPr>
        <w:t>CKD</w:t>
      </w:r>
      <w:proofErr w:type="spellEnd"/>
      <w:r w:rsidR="00116AAE">
        <w:rPr>
          <w:vertAlign w:val="subscript"/>
        </w:rPr>
        <w:t>-</w:t>
      </w:r>
      <w:r w:rsidR="00116AAE" w:rsidRPr="00A72BCD">
        <w:rPr>
          <w:vertAlign w:val="subscript"/>
        </w:rPr>
        <w:t>EPI</w:t>
      </w:r>
      <w:r w:rsidR="00116AAE">
        <w:t xml:space="preserve"> on PKPD target attainment, </w:t>
      </w:r>
      <w:r w:rsidR="007B2FC8">
        <w:t xml:space="preserve">this should not be interpreted as a confirmation of the </w:t>
      </w:r>
      <w:r w:rsidR="002279A5">
        <w:t>a</w:t>
      </w:r>
      <w:r w:rsidR="007B2FC8">
        <w:t xml:space="preserve">bsence of a kidney function effect, but rather as a </w:t>
      </w:r>
      <w:r w:rsidR="003A223C">
        <w:t xml:space="preserve">failure to confirm an effect with the current dataset. Despite </w:t>
      </w:r>
      <w:r w:rsidR="00620432">
        <w:t xml:space="preserve">tremendous </w:t>
      </w:r>
      <w:r w:rsidR="00625AF7">
        <w:t xml:space="preserve">efforts to </w:t>
      </w:r>
      <w:r w:rsidR="00620432">
        <w:t xml:space="preserve">increase the sample size, </w:t>
      </w:r>
      <w:r w:rsidR="00B85031">
        <w:t>the</w:t>
      </w:r>
      <w:r w:rsidR="00C417B2">
        <w:t xml:space="preserve"> level of data missingness</w:t>
      </w:r>
      <w:r w:rsidR="00AF5CE9">
        <w:t xml:space="preserve"> remained a burden. </w:t>
      </w:r>
      <w:r w:rsidR="009911D9">
        <w:t>There is a high need for a w</w:t>
      </w:r>
      <w:r w:rsidR="00AF5CE9">
        <w:t>ell-designed</w:t>
      </w:r>
      <w:r w:rsidR="009911D9">
        <w:t xml:space="preserve">, prospective clinical trial to confirm or refute the clinical relevance of </w:t>
      </w:r>
      <w:r w:rsidR="00BE7E50">
        <w:t>the renal function on PKPD target attainment during fluconazole therapy.</w:t>
      </w:r>
    </w:p>
    <w:p w14:paraId="73505988" w14:textId="1FFBE26E" w:rsidR="00A24960" w:rsidRPr="00E03B11" w:rsidRDefault="00A24960" w:rsidP="00593CAA">
      <w:r w:rsidRPr="00E03B11">
        <w:t>The optimised</w:t>
      </w:r>
      <w:r w:rsidR="00BE7E50">
        <w:t xml:space="preserve"> </w:t>
      </w:r>
      <w:r w:rsidRPr="00E03B11">
        <w:t>dosing regimen</w:t>
      </w:r>
      <w:r w:rsidR="004859F2">
        <w:t xml:space="preserve"> guarantees pharmacotherapeutic equity in a diverse population</w:t>
      </w:r>
      <w:r w:rsidR="00C20A52">
        <w:t>,</w:t>
      </w:r>
      <w:r w:rsidR="004859F2">
        <w:t xml:space="preserve"> </w:t>
      </w:r>
      <w:r w:rsidR="00C20A52">
        <w:t xml:space="preserve">providing </w:t>
      </w:r>
      <w:r w:rsidR="004859F2">
        <w:t>adequate PKPD target attainment</w:t>
      </w:r>
      <w:r w:rsidR="00C20A52">
        <w:t xml:space="preserve"> and</w:t>
      </w:r>
      <w:r w:rsidR="009B1E00">
        <w:t xml:space="preserve"> </w:t>
      </w:r>
      <w:r w:rsidRPr="00E03B11">
        <w:t>makes the use of TDM no longer necessary. TDM of fluconazole</w:t>
      </w:r>
      <w:r w:rsidR="0039037D">
        <w:t xml:space="preserve"> </w:t>
      </w:r>
      <w:r w:rsidR="00EC7FA5">
        <w:t>is not widely recommended nor implemented, but advocated in rare circumstances such as for obese patients, patients on CRRT</w:t>
      </w:r>
      <w:r w:rsidR="009B1E00">
        <w:t xml:space="preserve">, </w:t>
      </w:r>
      <w:r w:rsidR="00EC7FA5">
        <w:t xml:space="preserve"> in patients with sepsis</w:t>
      </w:r>
      <w:r w:rsidR="00D875A9">
        <w:fldChar w:fldCharType="begin"/>
      </w:r>
      <w:r w:rsidR="00066A79">
        <w:instrText xml:space="preserve"> ADDIN EN.CITE &lt;EndNote&gt;&lt;Cite&gt;&lt;Author&gt;Lewis&lt;/Author&gt;&lt;Year&gt;2015&lt;/Year&gt;&lt;RecNum&gt;68&lt;/RecNum&gt;&lt;DisplayText&gt; [12]&lt;/DisplayText&gt;&lt;record&gt;&lt;rec-number&gt;68&lt;/rec-number&gt;&lt;foreign-keys&gt;&lt;key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r w:rsidR="00D875A9">
        <w:fldChar w:fldCharType="separate"/>
      </w:r>
      <w:r w:rsidR="00066A79">
        <w:rPr>
          <w:noProof/>
        </w:rPr>
        <w:t> [12]</w:t>
      </w:r>
      <w:r w:rsidR="00D875A9">
        <w:fldChar w:fldCharType="end"/>
      </w:r>
      <w:r w:rsidR="00EC7FA5">
        <w:t xml:space="preserve">. However, </w:t>
      </w:r>
      <w:r w:rsidR="00C20A52">
        <w:t xml:space="preserve">fluconazole </w:t>
      </w:r>
      <w:r w:rsidR="00EC7FA5">
        <w:t xml:space="preserve">TDM </w:t>
      </w:r>
      <w:r w:rsidR="00C20A52">
        <w:t xml:space="preserve">is not </w:t>
      </w:r>
      <w:r w:rsidR="005D6AE0">
        <w:t>always available</w:t>
      </w:r>
      <w:r w:rsidR="00EC7FA5">
        <w:t>, and when available, turn</w:t>
      </w:r>
      <w:r w:rsidR="00C20A52">
        <w:t>-</w:t>
      </w:r>
      <w:r w:rsidR="00EC7FA5">
        <w:t>around</w:t>
      </w:r>
      <w:r w:rsidR="00C20A52">
        <w:t>-</w:t>
      </w:r>
      <w:r w:rsidR="00EC7FA5">
        <w:t>time and cost</w:t>
      </w:r>
      <w:r w:rsidR="00C20A52">
        <w:t>s</w:t>
      </w:r>
      <w:r w:rsidR="00EC7FA5">
        <w:t xml:space="preserve"> might hamper </w:t>
      </w:r>
      <w:r w:rsidR="00C20A52">
        <w:t>feasibility of routine implementation</w:t>
      </w:r>
      <w:r w:rsidRPr="00E03B11">
        <w:fldChar w:fldCharType="begin">
          <w:fldData xml:space="preserve">PEVuZE5vdGU+PENpdGU+PEF1dGhvcj5TYW5kYXJhZHVyYTwvQXV0aG9yPjxZZWFyPjIwMjE8L1ll
YXI+PFJlY051bT40NDwvUmVjTnVtPjxEaXNwbGF5VGV4dD7CoFszOV08L0Rpc3BsYXlUZXh0Pjxy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066A79">
        <w:instrText xml:space="preserve"> ADDIN EN.CITE </w:instrText>
      </w:r>
      <w:r w:rsidR="00066A79">
        <w:fldChar w:fldCharType="begin">
          <w:fldData xml:space="preserve">PEVuZE5vdGU+PENpdGU+PEF1dGhvcj5TYW5kYXJhZHVyYTwvQXV0aG9yPjxZZWFyPjIwMjE8L1ll
YXI+PFJlY051bT40NDwvUmVjTnVtPjxEaXNwbGF5VGV4dD7CoFszOV08L0Rpc3BsYXlUZXh0Pjxy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066A79">
        <w:instrText xml:space="preserve"> ADDIN EN.CITE.DATA </w:instrText>
      </w:r>
      <w:r w:rsidR="00066A79">
        <w:fldChar w:fldCharType="end"/>
      </w:r>
      <w:r w:rsidRPr="00E03B11">
        <w:fldChar w:fldCharType="separate"/>
      </w:r>
      <w:r w:rsidR="00066A79">
        <w:rPr>
          <w:noProof/>
        </w:rPr>
        <w:t> [39]</w:t>
      </w:r>
      <w:r w:rsidRPr="00E03B11">
        <w:fldChar w:fldCharType="end"/>
      </w:r>
      <w:r w:rsidR="004D7B5E">
        <w:t>.</w:t>
      </w:r>
      <w:r w:rsidRPr="00E03B11">
        <w:t xml:space="preserve"> Therefore, </w:t>
      </w:r>
      <w:r w:rsidR="002F2E73">
        <w:t>the implementation potential of</w:t>
      </w:r>
      <w:r w:rsidR="002F2E73" w:rsidRPr="00E03B11">
        <w:t xml:space="preserve"> </w:t>
      </w:r>
      <w:r w:rsidR="00C20A52">
        <w:t xml:space="preserve">our </w:t>
      </w:r>
      <w:r w:rsidR="00DD32B1">
        <w:t xml:space="preserve">optimised </w:t>
      </w:r>
      <w:r w:rsidRPr="00E03B11">
        <w:t>dosing</w:t>
      </w:r>
      <w:r w:rsidR="00C73945">
        <w:t xml:space="preserve"> regimen based on bod</w:t>
      </w:r>
      <w:r w:rsidR="00107E97">
        <w:t>y</w:t>
      </w:r>
      <w:r w:rsidR="00C73945">
        <w:t xml:space="preserve"> weight and CRRT status</w:t>
      </w:r>
      <w:r w:rsidRPr="00E03B11">
        <w:t xml:space="preserve"> </w:t>
      </w:r>
      <w:r w:rsidR="002F2E73">
        <w:t>exceeds that of</w:t>
      </w:r>
      <w:r w:rsidRPr="00E03B11">
        <w:t xml:space="preserve"> TDM</w:t>
      </w:r>
      <w:r w:rsidR="0064166E">
        <w:t>.</w:t>
      </w:r>
      <w:r w:rsidR="00776AEF">
        <w:t xml:space="preserve"> </w:t>
      </w:r>
    </w:p>
    <w:p w14:paraId="1D29AC9B" w14:textId="2674CD87" w:rsidR="00CB50CB" w:rsidRDefault="007E5073" w:rsidP="0072645E">
      <w:r w:rsidRPr="007E5073">
        <w:t xml:space="preserve">We have </w:t>
      </w:r>
      <w:r w:rsidRPr="00952395">
        <w:t>developed an</w:t>
      </w:r>
      <w:r w:rsidR="00BC3285" w:rsidRPr="00952395">
        <w:t xml:space="preserve"> easy-to-implement,</w:t>
      </w:r>
      <w:r w:rsidRPr="00952395">
        <w:t xml:space="preserve"> </w:t>
      </w:r>
      <w:r w:rsidR="00486D97" w:rsidRPr="00952395">
        <w:t>optimi</w:t>
      </w:r>
      <w:r w:rsidR="00486D97">
        <w:t>s</w:t>
      </w:r>
      <w:r w:rsidR="00486D97" w:rsidRPr="00952395">
        <w:t xml:space="preserve">ed </w:t>
      </w:r>
      <w:r w:rsidRPr="00952395">
        <w:t xml:space="preserve">dosing regimen that involves a </w:t>
      </w:r>
      <w:r w:rsidR="005C1641" w:rsidRPr="00952395">
        <w:t xml:space="preserve">single </w:t>
      </w:r>
      <w:r w:rsidRPr="00952395">
        <w:t>loading dose determined by body weight</w:t>
      </w:r>
      <w:r w:rsidR="005C1641" w:rsidRPr="00952395">
        <w:t xml:space="preserve"> and CRRT status, and a maintenance dose </w:t>
      </w:r>
      <w:r w:rsidR="00BC3285" w:rsidRPr="00952395">
        <w:t>that is only determined by CRRT status</w:t>
      </w:r>
      <w:r w:rsidRPr="00952395">
        <w:t xml:space="preserve">. </w:t>
      </w:r>
      <w:r w:rsidR="00BC3285" w:rsidRPr="00952395">
        <w:t>However, we do not claim to have identified the sole dosing solution. In</w:t>
      </w:r>
      <w:r w:rsidR="005B207F" w:rsidRPr="00952395">
        <w:t xml:space="preserve"> clinical </w:t>
      </w:r>
      <w:proofErr w:type="spellStart"/>
      <w:r w:rsidR="005B207F" w:rsidRPr="00952395">
        <w:t>centers</w:t>
      </w:r>
      <w:proofErr w:type="spellEnd"/>
      <w:r w:rsidR="005B207F" w:rsidRPr="00952395">
        <w:t xml:space="preserve"> where drug cost </w:t>
      </w:r>
      <w:r w:rsidR="0063202B" w:rsidRPr="00952395">
        <w:t>nor integration of automated dose calculation</w:t>
      </w:r>
      <w:r w:rsidR="0072645E" w:rsidRPr="00952395">
        <w:t xml:space="preserve"> in prescribing software tools </w:t>
      </w:r>
      <w:r w:rsidRPr="00952395">
        <w:t xml:space="preserve">is not a concern, </w:t>
      </w:r>
      <w:r w:rsidR="0072645E" w:rsidRPr="00952395">
        <w:t xml:space="preserve">other </w:t>
      </w:r>
      <w:r w:rsidRPr="00952395">
        <w:t xml:space="preserve">dosing strategies </w:t>
      </w:r>
      <w:r w:rsidR="0072645E" w:rsidRPr="00952395">
        <w:t xml:space="preserve">may </w:t>
      </w:r>
      <w:r w:rsidRPr="00952395">
        <w:t>be considered</w:t>
      </w:r>
      <w:r w:rsidRPr="007E5073">
        <w:t xml:space="preserve">. </w:t>
      </w:r>
      <w:r w:rsidR="00A0176A">
        <w:t xml:space="preserve">The luxury of </w:t>
      </w:r>
      <w:r w:rsidR="00FC096E">
        <w:t>TDM</w:t>
      </w:r>
      <w:r w:rsidR="00A0176A">
        <w:t xml:space="preserve">, </w:t>
      </w:r>
      <w:r w:rsidR="00FC20C3">
        <w:t>dose fractionation</w:t>
      </w:r>
      <w:r w:rsidR="00A0176A">
        <w:t>,</w:t>
      </w:r>
      <w:r w:rsidR="00FC096E">
        <w:t xml:space="preserve"> </w:t>
      </w:r>
      <w:r w:rsidR="00A0176A">
        <w:t xml:space="preserve">or higher flat </w:t>
      </w:r>
      <w:r w:rsidRPr="007E5073">
        <w:t>dos</w:t>
      </w:r>
      <w:r w:rsidR="00A0176A">
        <w:t>ing</w:t>
      </w:r>
      <w:r w:rsidR="002F5684">
        <w:t xml:space="preserve"> may be enjoyed</w:t>
      </w:r>
      <w:r w:rsidRPr="007E5073">
        <w:t>. It is worth noting that our</w:t>
      </w:r>
      <w:r w:rsidR="00507ABC">
        <w:t xml:space="preserve"> recommended</w:t>
      </w:r>
      <w:r w:rsidRPr="007E5073">
        <w:t xml:space="preserve"> optimi</w:t>
      </w:r>
      <w:r w:rsidR="008A51CF">
        <w:t>s</w:t>
      </w:r>
      <w:r w:rsidRPr="007E5073">
        <w:t xml:space="preserve">ed loading dose is not the </w:t>
      </w:r>
      <w:r w:rsidR="00507ABC">
        <w:t>lowest</w:t>
      </w:r>
      <w:r w:rsidR="00507ABC" w:rsidRPr="007E5073">
        <w:t xml:space="preserve"> </w:t>
      </w:r>
      <w:r w:rsidRPr="007E5073">
        <w:t xml:space="preserve">effective dose, but it was chosen to ensure target attainment for patients with </w:t>
      </w:r>
      <w:r w:rsidR="00507ABC">
        <w:t>~5</w:t>
      </w:r>
      <w:r w:rsidR="00274604">
        <w:t>-10</w:t>
      </w:r>
      <w:r w:rsidR="00507ABC">
        <w:t xml:space="preserve"> kg </w:t>
      </w:r>
      <w:proofErr w:type="spellStart"/>
      <w:r w:rsidR="003713E8">
        <w:t>under</w:t>
      </w:r>
      <w:r w:rsidR="00507ABC">
        <w:t>gu</w:t>
      </w:r>
      <w:r w:rsidRPr="007E5073">
        <w:t>estimat</w:t>
      </w:r>
      <w:r w:rsidR="00507ABC">
        <w:t>ion</w:t>
      </w:r>
      <w:proofErr w:type="spellEnd"/>
      <w:r w:rsidR="00507ABC">
        <w:t xml:space="preserve"> of their</w:t>
      </w:r>
      <w:r w:rsidRPr="007E5073">
        <w:t xml:space="preserve"> body weight. Given the challenges associated with accurately measuring body weight </w:t>
      </w:r>
      <w:r w:rsidR="00623061">
        <w:t>of patients confined to their bed</w:t>
      </w:r>
      <w:r w:rsidR="006F6402">
        <w:t>s</w:t>
      </w:r>
      <w:r w:rsidR="009B1E00">
        <w:t xml:space="preserve"> in the ICU setting</w:t>
      </w:r>
      <w:r w:rsidRPr="007E5073">
        <w:t xml:space="preserve">, </w:t>
      </w:r>
      <w:r w:rsidR="007F1648">
        <w:t>we incorporated this</w:t>
      </w:r>
      <w:r w:rsidR="007F1648" w:rsidRPr="007E5073">
        <w:t xml:space="preserve"> </w:t>
      </w:r>
      <w:r w:rsidR="006F6402">
        <w:t>precautionary measure</w:t>
      </w:r>
      <w:r w:rsidR="00143934" w:rsidRPr="00E03B11">
        <w:fldChar w:fldCharType="begin"/>
      </w:r>
      <w:r w:rsidR="00066A79">
        <w:instrText xml:space="preserve"> ADDIN EN.CITE &lt;EndNote&gt;&lt;Cite&gt;&lt;Author&gt;Darnis&lt;/Author&gt;&lt;Year&gt;2012&lt;/Year&gt;&lt;RecNum&gt;64&lt;/RecNum&gt;&lt;DisplayText&gt; [40]&lt;/DisplayText&gt;&lt;record&gt;&lt;rec-number&gt;64&lt;/rec-number&gt;&lt;foreign-keys&gt;&lt;key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03B11">
        <w:fldChar w:fldCharType="separate"/>
      </w:r>
      <w:r w:rsidR="00066A79">
        <w:rPr>
          <w:noProof/>
        </w:rPr>
        <w:t> [40]</w:t>
      </w:r>
      <w:r w:rsidR="00143934" w:rsidRPr="00E03B11">
        <w:fldChar w:fldCharType="end"/>
      </w:r>
      <w:r w:rsidR="00A14F24">
        <w:t>.</w:t>
      </w:r>
    </w:p>
    <w:p w14:paraId="5429EA5E" w14:textId="5DED9F79" w:rsidR="0036411B" w:rsidRDefault="00047E03" w:rsidP="00593CAA">
      <w:r>
        <w:lastRenderedPageBreak/>
        <w:t xml:space="preserve">The proposed regimen was also demonstrated to be safe (risk of having </w:t>
      </w:r>
      <w:proofErr w:type="spellStart"/>
      <w:r>
        <w:t>C</w:t>
      </w:r>
      <w:r w:rsidRPr="00E12082">
        <w:rPr>
          <w:vertAlign w:val="subscript"/>
        </w:rPr>
        <w:t>trough</w:t>
      </w:r>
      <w:proofErr w:type="spellEnd"/>
      <w:r>
        <w:t xml:space="preserve"> ≥80 mg/L of &lt;0.5%). Being both effective, convenient</w:t>
      </w:r>
      <w:r w:rsidR="005E136A">
        <w:t>,</w:t>
      </w:r>
      <w:r>
        <w:t xml:space="preserve"> and safe makes it an ideal </w:t>
      </w:r>
      <w:r w:rsidR="006F7B09">
        <w:t xml:space="preserve">dosing </w:t>
      </w:r>
      <w:r w:rsidR="000005EE">
        <w:t>to be used in clinical practice</w:t>
      </w:r>
      <w:r w:rsidR="00A356E7">
        <w:t xml:space="preserve"> in</w:t>
      </w:r>
      <w:r w:rsidR="005009F7">
        <w:t xml:space="preserve"> intensive care units worldwide</w:t>
      </w:r>
      <w:r w:rsidR="00395A2C">
        <w:t xml:space="preserve"> to treat patients infected with </w:t>
      </w:r>
      <w:r w:rsidR="00443C76" w:rsidRPr="0042166A">
        <w:rPr>
          <w:i/>
          <w:iCs/>
        </w:rPr>
        <w:t>Candida</w:t>
      </w:r>
      <w:r w:rsidR="00443C76">
        <w:t xml:space="preserve"> species of MIC ≤2 mg/L</w:t>
      </w:r>
      <w:r w:rsidR="000005EE">
        <w:t>.</w:t>
      </w:r>
      <w:r w:rsidR="005009F7">
        <w:t xml:space="preserve"> </w:t>
      </w:r>
      <w:commentRangeStart w:id="59"/>
      <w:commentRangeStart w:id="60"/>
      <w:r w:rsidR="00E6586F">
        <w:t>However, w</w:t>
      </w:r>
      <w:r w:rsidR="00850220">
        <w:t xml:space="preserve">ith </w:t>
      </w:r>
      <w:r w:rsidR="00DB1F17">
        <w:t>“</w:t>
      </w:r>
      <w:r w:rsidR="00DB1F17" w:rsidRPr="00DB1F17">
        <w:t>susceptible, increased exposure</w:t>
      </w:r>
      <w:r w:rsidR="00561113">
        <w:t>”</w:t>
      </w:r>
      <w:ins w:id="61" w:author="My Luong Vuong" w:date="2024-01-26T17:44:00Z">
        <w:r w:rsidR="00134107">
          <w:t xml:space="preserve"> non</w:t>
        </w:r>
      </w:ins>
      <w:ins w:id="62" w:author="My Luong Vuong" w:date="2024-01-30T23:46:00Z">
        <w:r w:rsidR="00DD06E4">
          <w:t>–</w:t>
        </w:r>
      </w:ins>
      <w:ins w:id="63" w:author="My Luong Vuong" w:date="2024-01-26T17:44:00Z">
        <w:r w:rsidR="00134107" w:rsidRPr="00EF77ED">
          <w:rPr>
            <w:i/>
            <w:iCs/>
            <w:rPrChange w:id="64" w:author="My Luong Vuong" w:date="2024-01-30T23:47:00Z">
              <w:rPr/>
            </w:rPrChange>
          </w:rPr>
          <w:t>Candia glabrata</w:t>
        </w:r>
      </w:ins>
      <w:r w:rsidR="00561113">
        <w:t xml:space="preserve"> species (MIC</w:t>
      </w:r>
      <w:r w:rsidR="00F02F16">
        <w:t xml:space="preserve"> </w:t>
      </w:r>
      <w:r w:rsidR="00FE40E2">
        <w:t xml:space="preserve">of 4 mg/L), </w:t>
      </w:r>
      <w:r w:rsidR="007719B2" w:rsidRPr="007719B2">
        <w:t>our recommended regimen demonstrated poor target attainment, indicating the necessity of a</w:t>
      </w:r>
      <w:r w:rsidR="00750B30">
        <w:t xml:space="preserve"> much</w:t>
      </w:r>
      <w:r w:rsidR="007719B2" w:rsidRPr="007719B2">
        <w:t xml:space="preserve"> higher dose.</w:t>
      </w:r>
      <w:ins w:id="65" w:author="My Luong Vuong" w:date="2024-01-26T17:44:00Z">
        <w:r w:rsidR="001E18A5">
          <w:t xml:space="preserve"> The same is true for </w:t>
        </w:r>
        <w:proofErr w:type="spellStart"/>
        <w:r w:rsidR="001E18A5" w:rsidRPr="00B3391B">
          <w:rPr>
            <w:i/>
            <w:iCs/>
            <w:rPrChange w:id="66" w:author="My Luong Vuong" w:date="2024-01-30T23:47:00Z">
              <w:rPr/>
            </w:rPrChange>
          </w:rPr>
          <w:t>C.glabrata</w:t>
        </w:r>
        <w:proofErr w:type="spellEnd"/>
        <w:r w:rsidR="001E18A5">
          <w:t xml:space="preserve"> species with MICs up</w:t>
        </w:r>
      </w:ins>
      <w:ins w:id="67" w:author="My Luong Vuong" w:date="2024-01-30T23:47:00Z">
        <w:r w:rsidR="00792479">
          <w:t xml:space="preserve"> </w:t>
        </w:r>
      </w:ins>
      <w:ins w:id="68" w:author="My Luong Vuong" w:date="2024-01-26T17:44:00Z">
        <w:r w:rsidR="001E18A5">
          <w:t>to 16 mg/L.</w:t>
        </w:r>
      </w:ins>
      <w:r w:rsidR="007719B2" w:rsidRPr="007719B2">
        <w:t xml:space="preserve"> This raises concerns regarding safety.</w:t>
      </w:r>
      <w:commentRangeEnd w:id="59"/>
      <w:r w:rsidR="009B1E00">
        <w:rPr>
          <w:rStyle w:val="CommentReference"/>
        </w:rPr>
        <w:commentReference w:id="59"/>
      </w:r>
      <w:commentRangeEnd w:id="60"/>
      <w:r w:rsidR="005A03DA">
        <w:rPr>
          <w:rStyle w:val="CommentReference"/>
        </w:rPr>
        <w:commentReference w:id="60"/>
      </w:r>
    </w:p>
    <w:p w14:paraId="49ACDA9B" w14:textId="6B3AE4C1" w:rsidR="00CB50CB" w:rsidRPr="00E03B11" w:rsidRDefault="00CB50CB" w:rsidP="00593CAA">
      <w:r w:rsidRPr="00E03B11">
        <w:t xml:space="preserve">We acknowledge several limitations in our study. First, </w:t>
      </w:r>
      <w:r w:rsidR="00AC4292">
        <w:t xml:space="preserve">we did not conduct a systematic search to </w:t>
      </w:r>
      <w:r w:rsidR="001E1408">
        <w:t xml:space="preserve">identify </w:t>
      </w:r>
      <w:r w:rsidR="004D6F26">
        <w:t xml:space="preserve">eligible studies in the literature, </w:t>
      </w:r>
      <w:r w:rsidR="004F3659">
        <w:t>thus it</w:t>
      </w:r>
      <w:r w:rsidR="002A14CB">
        <w:t xml:space="preserve"> i</w:t>
      </w:r>
      <w:r w:rsidR="004F3659">
        <w:t xml:space="preserve">s likely that we </w:t>
      </w:r>
      <w:r w:rsidR="00847122">
        <w:t xml:space="preserve">did not include </w:t>
      </w:r>
      <w:r w:rsidR="00D3705B">
        <w:t xml:space="preserve">all the available data in our </w:t>
      </w:r>
      <w:r w:rsidR="00470F40" w:rsidRPr="00470F40">
        <w:t>IPDMA</w:t>
      </w:r>
      <w:r w:rsidR="0018159C">
        <w:fldChar w:fldCharType="begin"/>
      </w:r>
      <w:r w:rsidR="00066A79">
        <w:instrText xml:space="preserve"> ADDIN EN.CITE &lt;EndNote&gt;&lt;Cite&gt;&lt;Author&gt;van Wijk&lt;/Author&gt;&lt;Year&gt;2023&lt;/Year&gt;&lt;RecNum&gt;73&lt;/RecNum&gt;&lt;DisplayText&gt; [41]&lt;/DisplayText&gt;&lt;record&gt;&lt;rec-number&gt;73&lt;/rec-number&gt;&lt;foreign-keys&gt;&lt;key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18159C">
        <w:fldChar w:fldCharType="separate"/>
      </w:r>
      <w:r w:rsidR="00066A79">
        <w:rPr>
          <w:noProof/>
        </w:rPr>
        <w:t> [41]</w:t>
      </w:r>
      <w:r w:rsidR="0018159C">
        <w:fldChar w:fldCharType="end"/>
      </w:r>
      <w:r w:rsidR="00D3705B">
        <w:t>.</w:t>
      </w:r>
      <w:r w:rsidR="00640E5D">
        <w:t xml:space="preserve"> </w:t>
      </w:r>
      <w:r w:rsidR="00261E77">
        <w:t>The</w:t>
      </w:r>
      <w:r w:rsidR="005E19A4">
        <w:t xml:space="preserve"> </w:t>
      </w:r>
      <w:r w:rsidR="00821DA2">
        <w:t xml:space="preserve">resource intensive and time-consuming </w:t>
      </w:r>
      <w:r w:rsidR="00EA50EE">
        <w:t>process</w:t>
      </w:r>
      <w:r w:rsidR="00821DA2">
        <w:t xml:space="preserve"> </w:t>
      </w:r>
      <w:r w:rsidR="00EA50EE">
        <w:t>of contacting authors,</w:t>
      </w:r>
      <w:r w:rsidR="005E4FE6">
        <w:t xml:space="preserve"> obtaining data, and preparing datasets for </w:t>
      </w:r>
      <w:r w:rsidR="005460E7">
        <w:t>IPDMA</w:t>
      </w:r>
      <w:r w:rsidR="005E4FE6">
        <w:t xml:space="preserve"> </w:t>
      </w:r>
      <w:r w:rsidR="00261E77">
        <w:t xml:space="preserve">may not always </w:t>
      </w:r>
      <w:proofErr w:type="spellStart"/>
      <w:r w:rsidR="00261E77">
        <w:t>outw</w:t>
      </w:r>
      <w:r w:rsidR="00543F1B">
        <w:t>eight</w:t>
      </w:r>
      <w:proofErr w:type="spellEnd"/>
      <w:r w:rsidR="00543F1B">
        <w:t xml:space="preserve"> the benefits and should be seriously considered before initi</w:t>
      </w:r>
      <w:r w:rsidR="008B32AE">
        <w:t>atio</w:t>
      </w:r>
      <w:r w:rsidR="00662B4C">
        <w:t>n</w:t>
      </w:r>
      <w:r w:rsidR="00C35CF2">
        <w:fldChar w:fldCharType="begin"/>
      </w:r>
      <w:r w:rsidR="00066A79">
        <w:instrText xml:space="preserve"> ADDIN EN.CITE &lt;EndNote&gt;&lt;Cite&gt;&lt;Author&gt;van Wijk&lt;/Author&gt;&lt;Year&gt;2023&lt;/Year&gt;&lt;RecNum&gt;73&lt;/RecNum&gt;&lt;DisplayText&gt; [41]&lt;/DisplayText&gt;&lt;record&gt;&lt;rec-number&gt;73&lt;/rec-number&gt;&lt;foreign-keys&gt;&lt;key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C35CF2">
        <w:fldChar w:fldCharType="separate"/>
      </w:r>
      <w:r w:rsidR="00066A79">
        <w:rPr>
          <w:noProof/>
        </w:rPr>
        <w:t> [41]</w:t>
      </w:r>
      <w:r w:rsidR="00C35CF2">
        <w:fldChar w:fldCharType="end"/>
      </w:r>
      <w:r w:rsidR="008B32AE">
        <w:t xml:space="preserve">. </w:t>
      </w:r>
      <w:r w:rsidR="00515A09">
        <w:t>Yet</w:t>
      </w:r>
      <w:r w:rsidR="00640E5D">
        <w:t xml:space="preserve">, </w:t>
      </w:r>
      <w:r w:rsidR="008B32AE">
        <w:t>we generated the</w:t>
      </w:r>
      <w:r w:rsidR="00E241F6">
        <w:t xml:space="preserve"> </w:t>
      </w:r>
      <w:r w:rsidR="00FD15E3">
        <w:t xml:space="preserve">largest </w:t>
      </w:r>
      <w:r w:rsidR="008B32AE">
        <w:t xml:space="preserve">IV </w:t>
      </w:r>
      <w:r w:rsidR="00E241F6">
        <w:t>fluconazole</w:t>
      </w:r>
      <w:r w:rsidR="003766B4">
        <w:t xml:space="preserve"> </w:t>
      </w:r>
      <w:r w:rsidR="00E241F6">
        <w:t>PK data</w:t>
      </w:r>
      <w:r w:rsidR="008B32AE">
        <w:t>set</w:t>
      </w:r>
      <w:r w:rsidR="008C1C6F">
        <w:t xml:space="preserve"> in ICU patients</w:t>
      </w:r>
      <w:r w:rsidR="008B32AE">
        <w:t xml:space="preserve"> existing</w:t>
      </w:r>
      <w:r w:rsidR="00E241F6">
        <w:t xml:space="preserve"> to date</w:t>
      </w:r>
      <w:r w:rsidR="009603AC">
        <w:t>.</w:t>
      </w:r>
      <w:r w:rsidR="001077C9">
        <w:t xml:space="preserve"> Second, </w:t>
      </w:r>
      <w:r w:rsidRPr="00E03B11">
        <w:t xml:space="preserve">we were unable to differentiate between different types CRRT due to a lack of information. Each type of CRRT has different implications for fluconazole elimination and </w:t>
      </w:r>
      <w:r w:rsidR="00AE5A57">
        <w:t>could potentially</w:t>
      </w:r>
      <w:r w:rsidRPr="00E03B11">
        <w:t xml:space="preserve"> require different dosing strategies</w:t>
      </w:r>
      <w:r w:rsidR="00972F81" w:rsidRPr="00E03B11">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972F81" w:rsidRPr="00E03B11">
        <w:fldChar w:fldCharType="separate"/>
      </w:r>
      <w:r w:rsidR="00066A79">
        <w:rPr>
          <w:noProof/>
        </w:rPr>
        <w:t> [42]</w:t>
      </w:r>
      <w:r w:rsidR="00972F81" w:rsidRPr="00E03B11">
        <w:fldChar w:fldCharType="end"/>
      </w:r>
      <w:r w:rsidR="00C53B7B">
        <w:t>.</w:t>
      </w:r>
      <w:r w:rsidR="007B40FD" w:rsidRPr="00E03B11">
        <w:t xml:space="preserve"> The majority of CRRT patients in our study were on continuous </w:t>
      </w:r>
      <w:proofErr w:type="spellStart"/>
      <w:r w:rsidR="007B40FD" w:rsidRPr="00E03B11">
        <w:t>veno</w:t>
      </w:r>
      <w:proofErr w:type="spellEnd"/>
      <w:r w:rsidR="007B40FD" w:rsidRPr="00E03B11">
        <w:t xml:space="preserve">-venous hemodiafiltration (CVVHDF) and continuous </w:t>
      </w:r>
      <w:proofErr w:type="spellStart"/>
      <w:r w:rsidR="007B40FD" w:rsidRPr="00E03B11">
        <w:t>veno</w:t>
      </w:r>
      <w:proofErr w:type="spellEnd"/>
      <w:r w:rsidR="007B40FD" w:rsidRPr="00E03B11">
        <w:t>-venous hemofiltration (CVVH), in which CVVHDF is believed to have a higher fluconazole clearance as fluconazole is more effectively eliminated by diffusion</w:t>
      </w:r>
      <w:r w:rsidR="007B40FD" w:rsidRPr="00E03B11">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7B40FD" w:rsidRPr="00E03B11">
        <w:fldChar w:fldCharType="separate"/>
      </w:r>
      <w:r w:rsidR="00066A79">
        <w:rPr>
          <w:noProof/>
        </w:rPr>
        <w:t> [42]</w:t>
      </w:r>
      <w:r w:rsidR="007B40FD" w:rsidRPr="00E03B11">
        <w:fldChar w:fldCharType="end"/>
      </w:r>
      <w:r w:rsidR="00B635F9">
        <w:t>.</w:t>
      </w:r>
      <w:r w:rsidR="00102674" w:rsidRPr="00E03B11">
        <w:t xml:space="preserve"> However, </w:t>
      </w:r>
      <w:r w:rsidR="00AE5A57" w:rsidRPr="00E03B11">
        <w:t xml:space="preserve">due to </w:t>
      </w:r>
      <w:r w:rsidR="00AE5A57">
        <w:t>a</w:t>
      </w:r>
      <w:r w:rsidR="00AE5A57" w:rsidRPr="00E03B11">
        <w:t xml:space="preserve"> limited representation in our study (</w:t>
      </w:r>
      <w:del w:id="69" w:author="My Luong Vuong" w:date="2024-01-31T10:00:00Z">
        <w:r w:rsidR="00AE5A57" w:rsidRPr="00E03B11" w:rsidDel="00C736E4">
          <w:delText>18</w:delText>
        </w:r>
      </w:del>
      <w:ins w:id="70" w:author="My Luong Vuong" w:date="2024-01-31T10:00:00Z">
        <w:r w:rsidR="00C736E4" w:rsidRPr="00E03B11">
          <w:t>1</w:t>
        </w:r>
        <w:r w:rsidR="00C736E4">
          <w:t>9.2</w:t>
        </w:r>
      </w:ins>
      <w:r w:rsidR="00AE5A57" w:rsidRPr="00E03B11">
        <w:t>%</w:t>
      </w:r>
      <w:r w:rsidR="00E17D60">
        <w:t xml:space="preserve"> of patients were on</w:t>
      </w:r>
      <w:r w:rsidR="00AE5A57" w:rsidRPr="00E03B11">
        <w:t xml:space="preserve"> CRRT</w:t>
      </w:r>
      <w:r w:rsidR="00E17D60">
        <w:t xml:space="preserve"> at least once</w:t>
      </w:r>
      <w:r w:rsidR="00AE5A57" w:rsidRPr="00E03B11">
        <w:t>)</w:t>
      </w:r>
      <w:r w:rsidR="00AE5A57">
        <w:t xml:space="preserve">, </w:t>
      </w:r>
      <w:r w:rsidR="00102674" w:rsidRPr="00E03B11">
        <w:t xml:space="preserve">we could </w:t>
      </w:r>
      <w:r w:rsidR="008B6720">
        <w:t xml:space="preserve">not </w:t>
      </w:r>
      <w:r w:rsidR="00102674" w:rsidRPr="00E03B11">
        <w:t xml:space="preserve">detect significant effects of </w:t>
      </w:r>
      <w:r w:rsidR="00C0491B">
        <w:t>different</w:t>
      </w:r>
      <w:r w:rsidR="00711EC2">
        <w:t xml:space="preserve"> </w:t>
      </w:r>
      <w:r w:rsidR="00102674" w:rsidRPr="00E03B11">
        <w:t>CRRT types.</w:t>
      </w:r>
      <w:r w:rsidR="007B40FD" w:rsidRPr="00E03B11">
        <w:t xml:space="preserve"> Furthermore, different CRRT flow rates (i.e., dialysate rate and ultrafiltration rate) c</w:t>
      </w:r>
      <w:r w:rsidR="008B6720">
        <w:t>ould also</w:t>
      </w:r>
      <w:r w:rsidR="007B40FD" w:rsidRPr="00E03B11">
        <w:t xml:space="preserve"> </w:t>
      </w:r>
      <w:r w:rsidR="006F6EA5">
        <w:t>impact</w:t>
      </w:r>
      <w:r w:rsidR="007B40FD" w:rsidRPr="00E03B11">
        <w:t xml:space="preserve"> fluconazole clearance</w:t>
      </w:r>
      <w:r w:rsidR="007B40FD" w:rsidRPr="00E03B11">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7B40FD" w:rsidRPr="00E03B11">
        <w:fldChar w:fldCharType="separate"/>
      </w:r>
      <w:r w:rsidR="00066A79">
        <w:rPr>
          <w:noProof/>
        </w:rPr>
        <w:t> [42]</w:t>
      </w:r>
      <w:r w:rsidR="007B40FD" w:rsidRPr="00E03B11">
        <w:fldChar w:fldCharType="end"/>
      </w:r>
      <w:r w:rsidR="009D225B">
        <w:t>.</w:t>
      </w:r>
      <w:r w:rsidR="007B40FD" w:rsidRPr="00E03B11">
        <w:t xml:space="preserve"> This piece of information is completely missing in our study</w:t>
      </w:r>
      <w:r w:rsidRPr="00E03B11">
        <w:t xml:space="preserve">. </w:t>
      </w:r>
      <w:r w:rsidR="006F6EA5">
        <w:t>Third</w:t>
      </w:r>
      <w:r w:rsidRPr="00E03B11">
        <w:t xml:space="preserve">, our assumption that clearance </w:t>
      </w:r>
      <w:r w:rsidR="006F6EA5">
        <w:t>when</w:t>
      </w:r>
      <w:r w:rsidRPr="00E03B11">
        <w:t xml:space="preserve"> on CRRT is solely due to CRRT</w:t>
      </w:r>
      <w:r w:rsidR="00051426">
        <w:t xml:space="preserve"> </w:t>
      </w:r>
      <w:r w:rsidRPr="00E03B11">
        <w:t xml:space="preserve">may not hold </w:t>
      </w:r>
      <w:r w:rsidR="00356CE7">
        <w:t>due to the presence of residual renal clearance in these patients</w:t>
      </w:r>
      <w:r w:rsidR="00A724FF" w:rsidRPr="00E03B11">
        <w:fldChar w:fldCharType="begin"/>
      </w:r>
      <w:r w:rsidR="00066A79">
        <w:instrText xml:space="preserve"> ADDIN EN.CITE &lt;EndNote&gt;&lt;Cite&gt;&lt;Author&gt;Huang&lt;/Author&gt;&lt;Year&gt;2022&lt;/Year&gt;&lt;RecNum&gt;65&lt;/RecNum&gt;&lt;DisplayText&gt; [38]&lt;/DisplayText&gt;&lt;record&gt;&lt;rec-number&gt;65&lt;/rec-number&gt;&lt;foreign-keys&gt;&lt;key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A724FF" w:rsidRPr="00E03B11">
        <w:fldChar w:fldCharType="separate"/>
      </w:r>
      <w:r w:rsidR="00066A79">
        <w:rPr>
          <w:noProof/>
        </w:rPr>
        <w:t> [38]</w:t>
      </w:r>
      <w:r w:rsidR="00A724FF" w:rsidRPr="00E03B11">
        <w:fldChar w:fldCharType="end"/>
      </w:r>
      <w:r w:rsidR="001B14F4">
        <w:t>.</w:t>
      </w:r>
      <w:r w:rsidRPr="00E03B11">
        <w:t xml:space="preserve"> </w:t>
      </w:r>
      <w:ins w:id="71" w:author="My Luong Vuong" w:date="2024-01-31T11:57:00Z">
        <w:r w:rsidR="00213909">
          <w:t xml:space="preserve">Finally, </w:t>
        </w:r>
      </w:ins>
      <w:ins w:id="72" w:author="My Luong Vuong" w:date="2024-01-31T12:11:00Z">
        <w:r w:rsidR="00927CB1">
          <w:t xml:space="preserve">our </w:t>
        </w:r>
      </w:ins>
      <w:ins w:id="73" w:author="My Luong Vuong" w:date="2024-01-31T12:14:00Z">
        <w:r w:rsidR="00876A9E">
          <w:t xml:space="preserve">study </w:t>
        </w:r>
        <w:r w:rsidR="0080718D">
          <w:t xml:space="preserve">did not provide </w:t>
        </w:r>
      </w:ins>
      <w:ins w:id="74" w:author="My Luong Vuong" w:date="2024-01-31T13:30:00Z">
        <w:r w:rsidR="00044832">
          <w:t xml:space="preserve">a </w:t>
        </w:r>
      </w:ins>
      <w:ins w:id="75" w:author="My Luong Vuong" w:date="2024-01-31T12:14:00Z">
        <w:r w:rsidR="0080718D">
          <w:t>dosing recommendation for patients</w:t>
        </w:r>
      </w:ins>
      <w:ins w:id="76" w:author="My Luong Vuong" w:date="2024-01-31T12:13:00Z">
        <w:r w:rsidR="00345C90">
          <w:t xml:space="preserve"> on concomitant CRRT and </w:t>
        </w:r>
        <w:r w:rsidR="00345C90" w:rsidRPr="00345C90">
          <w:t>extracorporeal membrane oxygenation (ECMO)</w:t>
        </w:r>
        <w:r w:rsidR="00345C90">
          <w:t>.</w:t>
        </w:r>
      </w:ins>
      <w:ins w:id="77" w:author="My Luong Vuong" w:date="2024-01-31T12:15:00Z">
        <w:r w:rsidR="00976BBF">
          <w:t xml:space="preserve"> </w:t>
        </w:r>
      </w:ins>
      <w:ins w:id="78" w:author="My Luong Vuong" w:date="2024-01-31T12:16:00Z">
        <w:r w:rsidR="00D50B22">
          <w:t>Nevertheless</w:t>
        </w:r>
      </w:ins>
      <w:ins w:id="79" w:author="My Luong Vuong" w:date="2024-01-31T12:15:00Z">
        <w:r w:rsidR="00976BBF">
          <w:t xml:space="preserve">, </w:t>
        </w:r>
      </w:ins>
      <w:ins w:id="80" w:author="My Luong Vuong" w:date="2024-01-31T13:33:00Z">
        <w:r w:rsidR="00636251">
          <w:t xml:space="preserve">we did come to the </w:t>
        </w:r>
        <w:r w:rsidR="00C276F8">
          <w:t>similar</w:t>
        </w:r>
        <w:r w:rsidR="00636251">
          <w:t xml:space="preserve"> conclusion as </w:t>
        </w:r>
      </w:ins>
      <w:ins w:id="81" w:author="My Luong Vuong" w:date="2024-01-31T13:32:00Z">
        <w:r w:rsidR="009510DB">
          <w:t xml:space="preserve">the </w:t>
        </w:r>
      </w:ins>
      <w:ins w:id="82" w:author="My Luong Vuong" w:date="2024-01-31T13:31:00Z">
        <w:r w:rsidR="004B6FFB">
          <w:t>recent study by Emmanuel et al.</w:t>
        </w:r>
      </w:ins>
      <w:ins w:id="83" w:author="My Luong Vuong" w:date="2024-01-31T13:36:00Z">
        <w:r w:rsidR="00DE3F3C">
          <w:t xml:space="preserve"> conducted in this patient population</w:t>
        </w:r>
      </w:ins>
      <w:ins w:id="84" w:author="My Luong Vuong" w:date="2024-01-31T13:33:00Z">
        <w:r w:rsidR="00C276F8">
          <w:t xml:space="preserve">, </w:t>
        </w:r>
      </w:ins>
      <w:ins w:id="85" w:author="My Luong Vuong" w:date="2024-01-31T13:31:00Z">
        <w:r w:rsidR="004B6FFB">
          <w:t xml:space="preserve"> </w:t>
        </w:r>
      </w:ins>
      <w:ins w:id="86" w:author="My Luong Vuong" w:date="2024-01-31T13:33:00Z">
        <w:r w:rsidR="00C276F8">
          <w:t>in which they also suggest</w:t>
        </w:r>
        <w:r w:rsidR="00D85D66">
          <w:t>ed</w:t>
        </w:r>
        <w:r w:rsidR="00C276F8">
          <w:t xml:space="preserve"> </w:t>
        </w:r>
      </w:ins>
      <w:ins w:id="87" w:author="My Luong Vuong" w:date="2024-01-31T13:37:00Z">
        <w:r w:rsidR="006A7F7D">
          <w:t>a fluconazole dosing regimen based on body weight</w:t>
        </w:r>
      </w:ins>
      <w:r w:rsidR="00877F74">
        <w:fldChar w:fldCharType="begin"/>
      </w:r>
      <w:r w:rsidR="00877F74">
        <w:instrText xml:space="preserve"> ADDIN EN.CITE &lt;EndNote&gt;&lt;Cite&gt;&lt;Author&gt;Novy&lt;/Author&gt;&lt;Year&gt;2024&lt;/Year&gt;&lt;RecNum&gt;78&lt;/RecNum&gt;&lt;DisplayText&gt; [43]&lt;/DisplayText&gt;&lt;record&gt;&lt;rec-number&gt;78&lt;/rec-number&gt;&lt;foreign-keys&gt;&lt;key app="EN" db-id="xred9e5sg009pcetsepxtfs0dwxsa5rzvawx" timestamp="1706699155"&gt;78&lt;/key&gt;&lt;/foreign-keys&gt;&lt;ref-type name="Journal Article"&gt;17&lt;/ref-type&gt;&lt;contributors&gt;&lt;authors&gt;&lt;author&gt;Emmanuel Novy&lt;/author&gt;&lt;author&gt;Mohd H. Abdul-Aziz&lt;/author&gt;&lt;author&gt;Vesa Cheng&lt;/author&gt;&lt;author&gt;Fay Burrows&lt;/author&gt;&lt;author&gt;Hergen Buscher&lt;/author&gt;&lt;author&gt;Amanda Corley&lt;/author&gt;&lt;author&gt;Arne Diehl&lt;/author&gt;&lt;author&gt;Eileen Gilder&lt;/author&gt;&lt;author&gt;Bianca J. Levkovich&lt;/author&gt;&lt;author&gt;Shay McGuinness&lt;/author&gt;&lt;author&gt;Jenny Ordonez&lt;/author&gt;&lt;author&gt;Rachael Parke&lt;/author&gt;&lt;author&gt;Suzanne Parker&lt;/author&gt;&lt;author&gt;Vincent Pellegrino&lt;/author&gt;&lt;author&gt;Claire Reynolds&lt;/author&gt;&lt;author&gt;Sam Rudham&lt;/author&gt;&lt;author&gt;Steven C. Wallis&lt;/author&gt;&lt;author&gt;Susan A. Welch&lt;/author&gt;&lt;author&gt;John F. Fraser&lt;/author&gt;&lt;author&gt;Kiran Shekar&lt;/author&gt;&lt;author&gt;Jason A. Roberts&lt;/author&gt;&lt;/authors&gt;&lt;/contributors&gt;&lt;titles&gt;&lt;title&gt;Population pharmacokinetics of fluconazole in critically ill patients receiving extracorporeal membrane oxygenation and continuous renal replacement therapy: an ASAP ECMO study&lt;/title&gt;&lt;secondary-title&gt;Antimicrobial Agents and Chemotherapy&lt;/secondary-title&gt;&lt;/titles&gt;&lt;periodical&gt;&lt;full-title&gt;Antimicrobial Agents and Chemotherapy&lt;/full-title&gt;&lt;/periodical&gt;&lt;pages&gt;e01201-23&lt;/pages&gt;&lt;volume&gt;68&lt;/volume&gt;&lt;number&gt;1&lt;/number&gt;&lt;dates&gt;&lt;year&gt;2024&lt;/year&gt;&lt;/dates&gt;&lt;urls&gt;&lt;related-urls&gt;&lt;url&gt;https://journals.asm.org/doi/abs/10.1128/aac.01201-23&lt;/url&gt;&lt;/related-urls&gt;&lt;/urls&gt;&lt;electronic-resource-num&gt;doi:10.1128/aac.01201-23&lt;/electronic-resource-num&gt;&lt;/record&gt;&lt;/Cite&gt;&lt;/EndNote&gt;</w:instrText>
      </w:r>
      <w:r w:rsidR="00877F74">
        <w:fldChar w:fldCharType="separate"/>
      </w:r>
      <w:r w:rsidR="00877F74">
        <w:rPr>
          <w:noProof/>
        </w:rPr>
        <w:t> [43]</w:t>
      </w:r>
      <w:r w:rsidR="00877F74">
        <w:fldChar w:fldCharType="end"/>
      </w:r>
      <w:ins w:id="88" w:author="My Luong Vuong" w:date="2024-01-31T13:38:00Z">
        <w:r w:rsidR="00425204">
          <w:t>.</w:t>
        </w:r>
      </w:ins>
      <w:ins w:id="89" w:author="My Luong Vuong" w:date="2024-01-31T13:33:00Z">
        <w:r w:rsidR="00C276F8">
          <w:t xml:space="preserve"> </w:t>
        </w:r>
      </w:ins>
      <w:ins w:id="90" w:author="My Luong Vuong" w:date="2024-01-31T13:32:00Z">
        <w:r w:rsidR="00A728C5">
          <w:t xml:space="preserve"> </w:t>
        </w:r>
      </w:ins>
    </w:p>
    <w:p w14:paraId="02C01D1A" w14:textId="0FE12E9D" w:rsidR="004B0DC8" w:rsidRDefault="00CB50CB" w:rsidP="00593CAA">
      <w:r w:rsidRPr="00E03B11">
        <w:t xml:space="preserve">In conclusion, our </w:t>
      </w:r>
      <w:proofErr w:type="spellStart"/>
      <w:r w:rsidRPr="00E03B11">
        <w:t>popPK</w:t>
      </w:r>
      <w:proofErr w:type="spellEnd"/>
      <w:r w:rsidRPr="00E03B11">
        <w:t xml:space="preserve"> analysis supports dos</w:t>
      </w:r>
      <w:r w:rsidR="00EC2679">
        <w:t>e stratification</w:t>
      </w:r>
      <w:r w:rsidRPr="00E03B11">
        <w:t xml:space="preserve"> of fluconazole in critically ill patients based on </w:t>
      </w:r>
      <w:r w:rsidR="00EC2679">
        <w:t>body weight</w:t>
      </w:r>
      <w:r w:rsidR="00EC2679" w:rsidRPr="00E03B11">
        <w:t xml:space="preserve"> </w:t>
      </w:r>
      <w:r w:rsidRPr="00E03B11">
        <w:t xml:space="preserve">and CRRT status, eliminating the need for </w:t>
      </w:r>
      <w:r w:rsidR="004424F8" w:rsidRPr="00E03B11">
        <w:t>TDM</w:t>
      </w:r>
      <w:r w:rsidRPr="00E03B11">
        <w:t xml:space="preserve">. We </w:t>
      </w:r>
      <w:r w:rsidR="00DC3F2B" w:rsidRPr="00E03B11">
        <w:t>emphasi</w:t>
      </w:r>
      <w:r w:rsidR="00DC3F2B">
        <w:t>s</w:t>
      </w:r>
      <w:r w:rsidR="00DC3F2B" w:rsidRPr="00E03B11">
        <w:t xml:space="preserve">e </w:t>
      </w:r>
      <w:r w:rsidRPr="00E03B11">
        <w:t xml:space="preserve">the importance of </w:t>
      </w:r>
      <w:r w:rsidR="00EC2679" w:rsidRPr="00E03B11">
        <w:t xml:space="preserve">appropriately </w:t>
      </w:r>
      <w:r w:rsidRPr="00E03B11">
        <w:t>handling missing data in pharmacometric</w:t>
      </w:r>
      <w:r w:rsidR="00EC2679">
        <w:t>s</w:t>
      </w:r>
      <w:r w:rsidRPr="00E03B11">
        <w:t xml:space="preserve"> studies, and encourage researchers to report the missing data handling technique used. </w:t>
      </w:r>
      <w:r w:rsidR="00EC2679">
        <w:t>M</w:t>
      </w:r>
      <w:r w:rsidRPr="00E03B11">
        <w:t>ethodologically sound method</w:t>
      </w:r>
      <w:r w:rsidR="00997D3C" w:rsidRPr="00E03B11">
        <w:t>s</w:t>
      </w:r>
      <w:r w:rsidRPr="00E03B11">
        <w:t xml:space="preserve"> </w:t>
      </w:r>
      <w:r w:rsidR="0059609A">
        <w:t>to handle</w:t>
      </w:r>
      <w:r w:rsidRPr="00E03B11">
        <w:t xml:space="preserve"> missing data,</w:t>
      </w:r>
      <w:r w:rsidR="00997D3C" w:rsidRPr="00E03B11">
        <w:t xml:space="preserve"> such as multiple imputation,</w:t>
      </w:r>
      <w:r w:rsidRPr="00E03B11">
        <w:t xml:space="preserve"> should be utili</w:t>
      </w:r>
      <w:r w:rsidR="009D50F6" w:rsidRPr="00E03B11">
        <w:t>s</w:t>
      </w:r>
      <w:r w:rsidRPr="00E03B11">
        <w:t xml:space="preserve">ed to ensure unbiased estimation. </w:t>
      </w:r>
      <w:r w:rsidR="00C7308D">
        <w:t xml:space="preserve">A prospective </w:t>
      </w:r>
      <w:r w:rsidR="002E5A49">
        <w:lastRenderedPageBreak/>
        <w:t xml:space="preserve">clinical trial </w:t>
      </w:r>
      <w:r w:rsidR="00023EAD">
        <w:t>with</w:t>
      </w:r>
      <w:r w:rsidRPr="00E03B11">
        <w:t xml:space="preserve"> more intensive data</w:t>
      </w:r>
      <w:r w:rsidR="0021637D">
        <w:t xml:space="preserve"> collection</w:t>
      </w:r>
      <w:r w:rsidRPr="00E03B11">
        <w:t xml:space="preserve"> </w:t>
      </w:r>
      <w:r w:rsidR="0021637D">
        <w:t>should be conducted to</w:t>
      </w:r>
      <w:r w:rsidRPr="00E03B11">
        <w:t xml:space="preserve"> provide robust evidence </w:t>
      </w:r>
      <w:r w:rsidR="002A4ACC">
        <w:t>supporting</w:t>
      </w:r>
      <w:r w:rsidRPr="00E03B11">
        <w:t xml:space="preserve"> dosing recommendations for this drug</w:t>
      </w:r>
      <w:r w:rsidR="004648A1">
        <w:t xml:space="preserve"> and to </w:t>
      </w:r>
      <w:r w:rsidR="00055089">
        <w:t>validate</w:t>
      </w:r>
      <w:r w:rsidR="004648A1">
        <w:t xml:space="preserve"> our dosing recommendation</w:t>
      </w:r>
      <w:r w:rsidRPr="00E03B11">
        <w:t>.</w:t>
      </w:r>
      <w:r w:rsidR="004B0DC8">
        <w:br w:type="page"/>
      </w:r>
    </w:p>
    <w:p w14:paraId="229594BA" w14:textId="2A322B2C" w:rsidR="00EE5777" w:rsidRDefault="00DB122C" w:rsidP="00494DCF">
      <w:pPr>
        <w:spacing w:after="0" w:line="480" w:lineRule="auto"/>
        <w:rPr>
          <w:b/>
          <w:bCs/>
        </w:rPr>
      </w:pPr>
      <w:r w:rsidRPr="00494DCF">
        <w:rPr>
          <w:b/>
          <w:bCs/>
        </w:rPr>
        <w:lastRenderedPageBreak/>
        <w:t>Acknowledgements</w:t>
      </w:r>
    </w:p>
    <w:p w14:paraId="02853BD5" w14:textId="4488A944" w:rsidR="00B37DE1" w:rsidRPr="00CE6856" w:rsidRDefault="00B82C7A" w:rsidP="00B37DE1">
      <w:r w:rsidRPr="00B82C7A">
        <w:t xml:space="preserve">The authors wish to thank </w:t>
      </w:r>
      <w:proofErr w:type="spellStart"/>
      <w:r w:rsidRPr="00B82C7A">
        <w:t>Thi</w:t>
      </w:r>
      <w:proofErr w:type="spellEnd"/>
      <w:r w:rsidRPr="00B82C7A">
        <w:t xml:space="preserve"> Nguyen and Sebastian Rosser from the University of Sydney for their valuable support in the </w:t>
      </w:r>
      <w:r w:rsidR="00EB1C88">
        <w:t>modelling step of this study</w:t>
      </w:r>
      <w:r w:rsidR="00B37DE1" w:rsidRPr="00494DCF">
        <w:t>.</w:t>
      </w:r>
    </w:p>
    <w:p w14:paraId="37558E76" w14:textId="4C7BA2A2" w:rsidR="00DB122C" w:rsidRPr="00494DCF" w:rsidRDefault="00DB122C" w:rsidP="00494DCF">
      <w:pPr>
        <w:spacing w:after="0" w:line="480" w:lineRule="auto"/>
        <w:rPr>
          <w:b/>
          <w:bCs/>
        </w:rPr>
      </w:pPr>
      <w:r w:rsidRPr="00494DCF">
        <w:rPr>
          <w:b/>
          <w:bCs/>
        </w:rPr>
        <w:t>Funding sources</w:t>
      </w:r>
    </w:p>
    <w:p w14:paraId="10767AB4" w14:textId="5E3A68AA" w:rsidR="00A55057" w:rsidRDefault="00894D50" w:rsidP="00894D50">
      <w:r>
        <w:t>My-Luong Vuong is supported by a doctoral research grant from the Research Foundation – Flanders (FWO), Belgium (grant number:</w:t>
      </w:r>
      <w:r w:rsidR="00160D99">
        <w:t xml:space="preserve"> </w:t>
      </w:r>
      <w:r>
        <w:t>1S</w:t>
      </w:r>
      <w:r w:rsidR="00160D99">
        <w:t>H</w:t>
      </w:r>
      <w:r w:rsidR="00593C78">
        <w:t>6A</w:t>
      </w:r>
      <w:r>
        <w:t>2</w:t>
      </w:r>
      <w:r w:rsidR="00593C78">
        <w:t>4</w:t>
      </w:r>
      <w:r>
        <w:t>N)</w:t>
      </w:r>
      <w:r w:rsidR="00E81091">
        <w:t>.</w:t>
      </w:r>
      <w:ins w:id="91" w:author="Isabel Spriet" w:date="2024-01-19T10:43:00Z">
        <w:r w:rsidR="00413C52">
          <w:t xml:space="preserve"> Isabel Spriet is supported by the Clinical Research Fund, University Hospitals Leuven, Belgium.</w:t>
        </w:r>
      </w:ins>
      <w:r w:rsidR="00A55057">
        <w:br w:type="page"/>
      </w:r>
    </w:p>
    <w:p w14:paraId="527CE4A1" w14:textId="6143B146" w:rsidR="00A55057" w:rsidRDefault="00A55057" w:rsidP="00593CAA">
      <w:pPr>
        <w:pStyle w:val="Heading1"/>
      </w:pPr>
      <w:r>
        <w:lastRenderedPageBreak/>
        <w:t>References</w:t>
      </w:r>
    </w:p>
    <w:p w14:paraId="03DA2D5F" w14:textId="3076DA49" w:rsidR="00877F74" w:rsidRPr="00877F74" w:rsidRDefault="00221AE5" w:rsidP="00877F74">
      <w:pPr>
        <w:pStyle w:val="EndNoteBibliography"/>
        <w:spacing w:after="0"/>
      </w:pPr>
      <w:r w:rsidRPr="00E03B11">
        <w:rPr>
          <w:noProof w:val="0"/>
        </w:rPr>
        <w:fldChar w:fldCharType="begin"/>
      </w:r>
      <w:r w:rsidRPr="00790105">
        <w:rPr>
          <w:noProof w:val="0"/>
        </w:rPr>
        <w:instrText xml:space="preserve"> ADDIN EN.REFLIST </w:instrText>
      </w:r>
      <w:r w:rsidRPr="00E03B11">
        <w:rPr>
          <w:noProof w:val="0"/>
        </w:rPr>
        <w:fldChar w:fldCharType="separate"/>
      </w:r>
      <w:r w:rsidR="00877F74" w:rsidRPr="00877F74">
        <w:t xml:space="preserve">[1] Cornely OA, Bassetti M, Calandra T, Garbino J, Kullberg BJ, Lortholary O, et al. ESCMID* guideline for the diagnosis and management of Candida diseases 2012: non-neutropenic adult patients. Clin Microbiol Infect. 2012;18 Suppl 7:19-37. </w:t>
      </w:r>
      <w:hyperlink r:id="rId13" w:history="1">
        <w:r w:rsidR="00877F74" w:rsidRPr="00877F74">
          <w:rPr>
            <w:rStyle w:val="Hyperlink"/>
          </w:rPr>
          <w:t>http://doi.org/10.1111/1469-0691.12039</w:t>
        </w:r>
      </w:hyperlink>
      <w:r w:rsidR="00877F74" w:rsidRPr="00877F74">
        <w:t>.</w:t>
      </w:r>
    </w:p>
    <w:p w14:paraId="1E413780" w14:textId="47ECF241" w:rsidR="00877F74" w:rsidRPr="00877F74" w:rsidRDefault="00877F74" w:rsidP="00877F74">
      <w:pPr>
        <w:pStyle w:val="EndNoteBibliography"/>
        <w:spacing w:after="0"/>
      </w:pPr>
      <w:r w:rsidRPr="00877F74">
        <w:t xml:space="preserve">[2] Chen S, Slavin M, Nguyen Q, Marriott D, Playford EG, Ellis D, et al. Active surveillance for candidemia, Australia. Emerg Infect Dis. 2006;12:1508-16. </w:t>
      </w:r>
      <w:hyperlink r:id="rId14" w:history="1">
        <w:r w:rsidRPr="00877F74">
          <w:rPr>
            <w:rStyle w:val="Hyperlink"/>
          </w:rPr>
          <w:t>http://doi.org/10.3201/eid1210.060389</w:t>
        </w:r>
      </w:hyperlink>
      <w:r w:rsidRPr="00877F74">
        <w:t>.</w:t>
      </w:r>
    </w:p>
    <w:p w14:paraId="3147216D" w14:textId="6CB68D08" w:rsidR="00877F74" w:rsidRPr="00877F74" w:rsidRDefault="00877F74" w:rsidP="00877F74">
      <w:pPr>
        <w:pStyle w:val="EndNoteBibliography"/>
        <w:spacing w:after="0"/>
      </w:pPr>
      <w:r w:rsidRPr="00877F74">
        <w:t xml:space="preserve">[3] Eggimann P, Garbino J, Pittet D. Epidemiology of Candida species infections in critically ill non-immunosuppressed patients. Lancet Infect Dis. 2003;3:685-702. </w:t>
      </w:r>
      <w:hyperlink r:id="rId15" w:history="1">
        <w:r w:rsidRPr="00877F74">
          <w:rPr>
            <w:rStyle w:val="Hyperlink"/>
          </w:rPr>
          <w:t>http://doi.org/10.1016/s1473-3099(03)00801-6</w:t>
        </w:r>
      </w:hyperlink>
      <w:r w:rsidRPr="00877F74">
        <w:t>.</w:t>
      </w:r>
    </w:p>
    <w:p w14:paraId="66753700" w14:textId="50359873" w:rsidR="00877F74" w:rsidRPr="00877F74" w:rsidRDefault="00877F74" w:rsidP="00877F74">
      <w:pPr>
        <w:pStyle w:val="EndNoteBibliography"/>
        <w:spacing w:after="0"/>
      </w:pPr>
      <w:r w:rsidRPr="00877F74">
        <w:t xml:space="preserve">[4] Tissot F, Agrawal S, Pagano L, Petrikkos G, Groll AH, Skiada A, et al. ECIL-6 guidelines for the treatment of invasive candidiasis, aspergillosis and mucormycosis in leukemia and hematopoietic stem cell transplant patients. Haematologica. 2017;102:433-44. </w:t>
      </w:r>
      <w:hyperlink r:id="rId16" w:history="1">
        <w:r w:rsidRPr="00877F74">
          <w:rPr>
            <w:rStyle w:val="Hyperlink"/>
          </w:rPr>
          <w:t>http://doi.org/10.3324/haematol.2016.152900</w:t>
        </w:r>
      </w:hyperlink>
      <w:r w:rsidRPr="00877F74">
        <w:t>.</w:t>
      </w:r>
    </w:p>
    <w:p w14:paraId="37E0D6A9" w14:textId="59E4BD2D" w:rsidR="00877F74" w:rsidRPr="00877F74" w:rsidRDefault="00877F74" w:rsidP="00877F74">
      <w:pPr>
        <w:pStyle w:val="EndNoteBibliography"/>
        <w:spacing w:after="0"/>
      </w:pPr>
      <w:r w:rsidRPr="00877F74">
        <w:t xml:space="preserve">[5] Pappas PG, Kauffman CA, Andes DR, Clancy CJ, Marr KA, Ostrosky-Zeichner L, et al. Clinical Practice Guideline for the Management of Candidiasis: 2016 Update by the Infectious Diseases Society of America. Clin Infect Dis. 2016;62:e1-50. </w:t>
      </w:r>
      <w:hyperlink r:id="rId17" w:history="1">
        <w:r w:rsidRPr="00877F74">
          <w:rPr>
            <w:rStyle w:val="Hyperlink"/>
          </w:rPr>
          <w:t>http://doi.org/10.1093/cid/civ933</w:t>
        </w:r>
      </w:hyperlink>
      <w:r w:rsidRPr="00877F74">
        <w:t>.</w:t>
      </w:r>
    </w:p>
    <w:p w14:paraId="42A72601" w14:textId="721CBEAE" w:rsidR="00877F74" w:rsidRPr="00877F74" w:rsidRDefault="00877F74" w:rsidP="00877F74">
      <w:pPr>
        <w:pStyle w:val="EndNoteBibliography"/>
        <w:spacing w:after="0"/>
      </w:pPr>
      <w:r w:rsidRPr="00877F74">
        <w:t xml:space="preserve">[6] Grau S, Pozo JC, Romá E, Salavert M, Barrueta JA, Peral C, et al. Cost-effectiveness of three echinocandins and fluconazole in the treatment of candidemia and/or invasive candidiasis in nonneutropenic adult patients. Clinicoecon Outcomes Res. 2015;7:527-35. </w:t>
      </w:r>
      <w:hyperlink r:id="rId18" w:history="1">
        <w:r w:rsidRPr="00877F74">
          <w:rPr>
            <w:rStyle w:val="Hyperlink"/>
          </w:rPr>
          <w:t>http://doi.org/10.2147/ceor.S91587</w:t>
        </w:r>
      </w:hyperlink>
      <w:r w:rsidRPr="00877F74">
        <w:t>.</w:t>
      </w:r>
    </w:p>
    <w:p w14:paraId="70EDAB85" w14:textId="77777777" w:rsidR="00877F74" w:rsidRPr="00877F74" w:rsidRDefault="00877F74" w:rsidP="00877F74">
      <w:pPr>
        <w:pStyle w:val="EndNoteBibliography"/>
        <w:spacing w:after="0"/>
      </w:pPr>
      <w:r w:rsidRPr="00877F74">
        <w:t>[7] Pfizer. Summary of Product Characteristics (SmPC) Diflucan. Summary of Product Characteristics (SmPC) Diflucan. 2012.</w:t>
      </w:r>
    </w:p>
    <w:p w14:paraId="3AEA34EF" w14:textId="77777777" w:rsidR="00877F74" w:rsidRPr="00877F74" w:rsidRDefault="00877F74" w:rsidP="00877F74">
      <w:pPr>
        <w:pStyle w:val="EndNoteBibliography"/>
        <w:spacing w:after="0"/>
      </w:pPr>
      <w:r w:rsidRPr="00877F74">
        <w:t>[8] European Committee on Antimicrobial Susceptibility Testing. Fluconazole: Rationale for the clinical breakpoints, version 3.0. 2020.</w:t>
      </w:r>
    </w:p>
    <w:p w14:paraId="2D118D84" w14:textId="2006CEED" w:rsidR="00877F74" w:rsidRPr="00877F74" w:rsidRDefault="00877F74" w:rsidP="00877F74">
      <w:pPr>
        <w:pStyle w:val="EndNoteBibliography"/>
        <w:spacing w:after="0"/>
      </w:pPr>
      <w:r w:rsidRPr="00877F74">
        <w:t xml:space="preserve">[9] Gearhart MO. Worsening of Liver Function with Fluconazole and Review of Azole Antifungal Hepatotoxicity. Annals of Pharmacotherapy. 1994;28:1177-81. </w:t>
      </w:r>
      <w:hyperlink r:id="rId19" w:history="1">
        <w:r w:rsidRPr="00877F74">
          <w:rPr>
            <w:rStyle w:val="Hyperlink"/>
          </w:rPr>
          <w:t>http://doi.org/10.1177/106002809402801009</w:t>
        </w:r>
      </w:hyperlink>
      <w:r w:rsidRPr="00877F74">
        <w:t>.</w:t>
      </w:r>
    </w:p>
    <w:p w14:paraId="5FBDBC50" w14:textId="3772FE2A" w:rsidR="00877F74" w:rsidRPr="00877F74" w:rsidRDefault="00877F74" w:rsidP="00877F74">
      <w:pPr>
        <w:pStyle w:val="EndNoteBibliography"/>
        <w:spacing w:after="0"/>
      </w:pPr>
      <w:r w:rsidRPr="00877F74">
        <w:t xml:space="preserve">[10] Jacobson MA, Hanks DK, Ferrell LD. Fatal acute hepatic necrosis due to fluconazole. The American Journal of Medicine. 1994;96:188-90. </w:t>
      </w:r>
      <w:hyperlink r:id="rId20" w:history="1">
        <w:r w:rsidRPr="00877F74">
          <w:rPr>
            <w:rStyle w:val="Hyperlink"/>
          </w:rPr>
          <w:t>http://doi.org/https://doi.org/10.1016/0002-9343(94)90141-4</w:t>
        </w:r>
      </w:hyperlink>
      <w:r w:rsidRPr="00877F74">
        <w:t>.</w:t>
      </w:r>
    </w:p>
    <w:p w14:paraId="0D315D83" w14:textId="77777777" w:rsidR="00877F74" w:rsidRPr="00877F74" w:rsidRDefault="00877F74" w:rsidP="00877F74">
      <w:pPr>
        <w:pStyle w:val="EndNoteBibliography"/>
        <w:spacing w:after="0"/>
      </w:pPr>
      <w:r w:rsidRPr="00877F74">
        <w:t>[11] Matsumoto K, Ueno K, Yoshimura H, Morii M, Takada M, Sawai T, et al. Fluconazole-Induced Convulsions at Serum Trough Concentrations of Approximately 80 μg/mL. Therapeutic Drug Monitoring. 2000;22:635-6.</w:t>
      </w:r>
    </w:p>
    <w:p w14:paraId="0FE1B783" w14:textId="77777777" w:rsidR="00877F74" w:rsidRPr="00877F74" w:rsidRDefault="00877F74" w:rsidP="00877F74">
      <w:pPr>
        <w:pStyle w:val="EndNoteBibliography"/>
        <w:spacing w:after="0"/>
      </w:pPr>
      <w:r w:rsidRPr="00877F74">
        <w:t>[12] Lewis R, Brüggemann R, Padoin C, Maertens J, Marchetti O, Groll A, et al. Triazole antifungal therapeutic drug monitoring.  Sixth European Conference on Infections in Leukaemia Meeting, Sophia Antipolis, France2015.</w:t>
      </w:r>
    </w:p>
    <w:p w14:paraId="50B0077A" w14:textId="457B080F" w:rsidR="00877F74" w:rsidRPr="00877F74" w:rsidRDefault="00877F74" w:rsidP="00877F74">
      <w:pPr>
        <w:pStyle w:val="EndNoteBibliography"/>
        <w:spacing w:after="0"/>
      </w:pPr>
      <w:r w:rsidRPr="00877F74">
        <w:t xml:space="preserve">[13] Sandaradura I, Marriott DJE, Day RO, Norris RLG, Pang E, Stocker SL, et al. Current fluconazole treatment regimens result in under-dosing of critically ill adults during early therapy. Eur J Clin Microbiol Infect Dis. 2021;40:1521-8. </w:t>
      </w:r>
      <w:hyperlink r:id="rId21" w:history="1">
        <w:r w:rsidRPr="00877F74">
          <w:rPr>
            <w:rStyle w:val="Hyperlink"/>
          </w:rPr>
          <w:t>http://doi.org/10.1007/s10096-021-04201-w</w:t>
        </w:r>
      </w:hyperlink>
      <w:r w:rsidRPr="00877F74">
        <w:t>.</w:t>
      </w:r>
    </w:p>
    <w:p w14:paraId="1991B346" w14:textId="659F9439" w:rsidR="00877F74" w:rsidRPr="00877F74" w:rsidRDefault="00877F74" w:rsidP="00877F74">
      <w:pPr>
        <w:pStyle w:val="EndNoteBibliography"/>
        <w:spacing w:after="0"/>
      </w:pPr>
      <w:r w:rsidRPr="00877F74">
        <w:t xml:space="preserve">[14] Alobaid AS, Wallis SC, Jarrett P, Starr T, Stuart J, Lassig-Smith M, et al. Effect of Obesity on the Population Pharmacokinetics of Fluconazole in Critically Ill Patients. Antimicrob Agents Chemother. 2016;60:6550-7. </w:t>
      </w:r>
      <w:hyperlink r:id="rId22" w:history="1">
        <w:r w:rsidRPr="00877F74">
          <w:rPr>
            <w:rStyle w:val="Hyperlink"/>
          </w:rPr>
          <w:t>http://doi.org/10.1128/aac.01088-16</w:t>
        </w:r>
      </w:hyperlink>
      <w:r w:rsidRPr="00877F74">
        <w:t>.</w:t>
      </w:r>
    </w:p>
    <w:p w14:paraId="7E2F3A00" w14:textId="16DC0D2B" w:rsidR="00877F74" w:rsidRPr="00877F74" w:rsidRDefault="00877F74" w:rsidP="00877F74">
      <w:pPr>
        <w:pStyle w:val="EndNoteBibliography"/>
        <w:spacing w:after="0"/>
      </w:pPr>
      <w:r w:rsidRPr="00877F74">
        <w:t xml:space="preserve">[15] Boonstra JM, Märtson AG, Sandaradura I, Kosterink JGW, van der Werf TS, Marriott DJE, et al. Optimization of Fluconazole Dosing for the Prevention and Treatment of Invasive Candidiasis Based on the Pharmacokinetics of Fluconazole in Critically Ill Patients. Antimicrob Agents Chemother. 2021;65. </w:t>
      </w:r>
      <w:hyperlink r:id="rId23" w:history="1">
        <w:r w:rsidRPr="00877F74">
          <w:rPr>
            <w:rStyle w:val="Hyperlink"/>
          </w:rPr>
          <w:t>http://doi.org/10.1128/aac.01554-20</w:t>
        </w:r>
      </w:hyperlink>
      <w:r w:rsidRPr="00877F74">
        <w:t>.</w:t>
      </w:r>
    </w:p>
    <w:p w14:paraId="1B0F9650" w14:textId="61963284" w:rsidR="00877F74" w:rsidRPr="00877F74" w:rsidRDefault="00877F74" w:rsidP="00877F74">
      <w:pPr>
        <w:pStyle w:val="EndNoteBibliography"/>
        <w:spacing w:after="0"/>
      </w:pPr>
      <w:r w:rsidRPr="00877F74">
        <w:t xml:space="preserve">[16] Muilwijk EW, de Lange DW, Schouten JA, Wasmann RE, Ter Heine R, Burger DM, et al. Suboptimal Dosing of Fluconazole in Critically Ill Patients: Time To Rethink Dosing. Antimicrob Agents Chemother. 2020;64. </w:t>
      </w:r>
      <w:hyperlink r:id="rId24" w:history="1">
        <w:r w:rsidRPr="00877F74">
          <w:rPr>
            <w:rStyle w:val="Hyperlink"/>
          </w:rPr>
          <w:t>http://doi.org/10.1128/aac.00984-20</w:t>
        </w:r>
      </w:hyperlink>
      <w:r w:rsidRPr="00877F74">
        <w:t>.</w:t>
      </w:r>
    </w:p>
    <w:p w14:paraId="19716A09" w14:textId="39D05750" w:rsidR="00877F74" w:rsidRPr="00877F74" w:rsidRDefault="00877F74" w:rsidP="00877F74">
      <w:pPr>
        <w:pStyle w:val="EndNoteBibliography"/>
        <w:spacing w:after="0"/>
      </w:pPr>
      <w:r w:rsidRPr="00877F74">
        <w:t xml:space="preserve">[17] Jonsson EN, Karlsson MO. Automated covariate model building within NONMEM. Pharm Res. 1998;15:1463-8. </w:t>
      </w:r>
      <w:hyperlink r:id="rId25" w:history="1">
        <w:r w:rsidRPr="00877F74">
          <w:rPr>
            <w:rStyle w:val="Hyperlink"/>
          </w:rPr>
          <w:t>http://doi.org/10.1023/a:1011970125687</w:t>
        </w:r>
      </w:hyperlink>
      <w:r w:rsidRPr="00877F74">
        <w:t>.</w:t>
      </w:r>
    </w:p>
    <w:p w14:paraId="5BB62AC8" w14:textId="73C9C482" w:rsidR="00877F74" w:rsidRPr="00877F74" w:rsidRDefault="00877F74" w:rsidP="00877F74">
      <w:pPr>
        <w:pStyle w:val="EndNoteBibliography"/>
        <w:spacing w:after="0"/>
      </w:pPr>
      <w:r w:rsidRPr="00877F74">
        <w:lastRenderedPageBreak/>
        <w:t xml:space="preserve">[18] Boer P. Estimated lean body mass as an index for normalization of body fluid volumes in humans. Am J Physiol. 1984;247:F632-6. </w:t>
      </w:r>
      <w:hyperlink r:id="rId26" w:history="1">
        <w:r w:rsidRPr="00877F74">
          <w:rPr>
            <w:rStyle w:val="Hyperlink"/>
          </w:rPr>
          <w:t>http://doi.org/10.1152/ajprenal.1984.247.4.F632</w:t>
        </w:r>
      </w:hyperlink>
      <w:r w:rsidRPr="00877F74">
        <w:t>.</w:t>
      </w:r>
    </w:p>
    <w:p w14:paraId="3610254F" w14:textId="362B1BAA" w:rsidR="00877F74" w:rsidRPr="00877F74" w:rsidRDefault="00877F74" w:rsidP="00877F74">
      <w:pPr>
        <w:pStyle w:val="EndNoteBibliography"/>
        <w:spacing w:after="0"/>
      </w:pPr>
      <w:r w:rsidRPr="00877F74">
        <w:t xml:space="preserve">[19] Sharma A, Sahasrabudhe V, Musib L, Zhang S, Younis I, Kanodia J. Time to Rethink the Current Paradigm for Assessing Kidney Function in Drug Development and Beyond. Clin Pharmacol Ther. 2022;112:946-58. </w:t>
      </w:r>
      <w:hyperlink r:id="rId27" w:history="1">
        <w:r w:rsidRPr="00877F74">
          <w:rPr>
            <w:rStyle w:val="Hyperlink"/>
          </w:rPr>
          <w:t>http://doi.org/10.1002/cpt.2489</w:t>
        </w:r>
      </w:hyperlink>
      <w:r w:rsidRPr="00877F74">
        <w:t>.</w:t>
      </w:r>
    </w:p>
    <w:p w14:paraId="161D9DF9" w14:textId="6BAEEEB3" w:rsidR="00877F74" w:rsidRPr="00877F74" w:rsidRDefault="00877F74" w:rsidP="00877F74">
      <w:pPr>
        <w:pStyle w:val="EndNoteBibliography"/>
        <w:spacing w:after="0"/>
      </w:pPr>
      <w:r w:rsidRPr="00877F74">
        <w:t xml:space="preserve">[20] Mould DR, Upton RN. Basic concepts in population modeling, simulation, and model-based drug development-part 2: introduction to pharmacokinetic modeling methods. CPT Pharmacometrics Syst Pharmacol. 2013;2:e38. </w:t>
      </w:r>
      <w:hyperlink r:id="rId28" w:history="1">
        <w:r w:rsidRPr="00877F74">
          <w:rPr>
            <w:rStyle w:val="Hyperlink"/>
          </w:rPr>
          <w:t>http://doi.org/10.1038/psp.2013.14</w:t>
        </w:r>
      </w:hyperlink>
      <w:r w:rsidRPr="00877F74">
        <w:t>.</w:t>
      </w:r>
    </w:p>
    <w:p w14:paraId="45B4E178" w14:textId="77777777" w:rsidR="00877F74" w:rsidRPr="00877F74" w:rsidRDefault="00877F74" w:rsidP="00877F74">
      <w:pPr>
        <w:pStyle w:val="EndNoteBibliography"/>
        <w:spacing w:after="0"/>
      </w:pPr>
      <w:r w:rsidRPr="00877F74">
        <w:t>[21] Buuren Sv. Flexible Imputation of Missing Data, Second Edition: Taylor &amp; Francis Group; 2018.</w:t>
      </w:r>
    </w:p>
    <w:p w14:paraId="2FB3FF9B" w14:textId="77777777" w:rsidR="00877F74" w:rsidRPr="00877F74" w:rsidRDefault="00877F74" w:rsidP="00877F74">
      <w:pPr>
        <w:pStyle w:val="EndNoteBibliography"/>
        <w:spacing w:after="0"/>
      </w:pPr>
      <w:r w:rsidRPr="00877F74">
        <w:t>[22] Hosmer DW, Lemeshow S, May S. Applied Survival Analysis: Regression Modeling of Time-to-Event Data, Second Edition: John Wiley &amp; Sons, Inc.; 2008.</w:t>
      </w:r>
    </w:p>
    <w:p w14:paraId="5B163808" w14:textId="77777777" w:rsidR="00877F74" w:rsidRPr="00877F74" w:rsidRDefault="00877F74" w:rsidP="00877F74">
      <w:pPr>
        <w:pStyle w:val="EndNoteBibliography"/>
        <w:spacing w:after="0"/>
      </w:pPr>
      <w:r w:rsidRPr="00877F74">
        <w:t>[23] Committee for Medicinal Products for Human Use (CHMP) EMA. Guideline on the use of pharmacokinetics and pharmacodynamics in the development of antimicrobial medicinal products. United Kingdom: European Medicines Agency; 2016.</w:t>
      </w:r>
    </w:p>
    <w:p w14:paraId="2AD22E71" w14:textId="77777777" w:rsidR="00877F74" w:rsidRPr="00877F74" w:rsidRDefault="00877F74" w:rsidP="00877F74">
      <w:pPr>
        <w:pStyle w:val="EndNoteBibliography"/>
        <w:spacing w:after="0"/>
      </w:pPr>
      <w:r w:rsidRPr="00877F74">
        <w:t>[24] Ramachandran KM, Tsokos CP. Chapter 5 - Statistical estimation. In: Ramachandran KM, Tsokos CP, editors. Mathematical Statistics with Applications in R (Third Edition): Academic Press; 2021. p. 179-251.</w:t>
      </w:r>
    </w:p>
    <w:p w14:paraId="73B36BCE" w14:textId="310E272E" w:rsidR="00877F74" w:rsidRPr="00877F74" w:rsidRDefault="00877F74" w:rsidP="00877F74">
      <w:pPr>
        <w:pStyle w:val="EndNoteBibliography"/>
        <w:spacing w:after="0"/>
      </w:pPr>
      <w:r w:rsidRPr="00877F74">
        <w:t xml:space="preserve">[25] Wickham H, Grolemund G. R for Data Science2017. </w:t>
      </w:r>
      <w:hyperlink r:id="rId29" w:history="1">
        <w:r w:rsidRPr="00877F74">
          <w:rPr>
            <w:rStyle w:val="Hyperlink"/>
          </w:rPr>
          <w:t>https://r4ds.had.co.nz/</w:t>
        </w:r>
      </w:hyperlink>
      <w:r w:rsidRPr="00877F74">
        <w:t>.</w:t>
      </w:r>
    </w:p>
    <w:p w14:paraId="1DD9EFB2" w14:textId="3E615C90" w:rsidR="00877F74" w:rsidRPr="00877F74" w:rsidRDefault="00877F74" w:rsidP="00877F74">
      <w:pPr>
        <w:pStyle w:val="EndNoteBibliography"/>
        <w:spacing w:after="0"/>
      </w:pPr>
      <w:r w:rsidRPr="00877F74">
        <w:t xml:space="preserve">[26] Keizer RJ, Karlsson MO, Hooker A. Modeling and Simulation Workbench for NONMEM: Tutorial on Pirana, PsN, and Xpose. CPT Pharmacometrics Syst Pharmacol. 2013;2:e50. </w:t>
      </w:r>
      <w:hyperlink r:id="rId30" w:history="1">
        <w:r w:rsidRPr="00877F74">
          <w:rPr>
            <w:rStyle w:val="Hyperlink"/>
          </w:rPr>
          <w:t>http://doi.org/10.1038/psp.2013.24</w:t>
        </w:r>
      </w:hyperlink>
      <w:r w:rsidRPr="00877F74">
        <w:t>.</w:t>
      </w:r>
    </w:p>
    <w:p w14:paraId="0AFEA1B2" w14:textId="02BEAF7F" w:rsidR="00877F74" w:rsidRPr="00877F74" w:rsidRDefault="00877F74" w:rsidP="00877F74">
      <w:pPr>
        <w:pStyle w:val="EndNoteBibliography"/>
        <w:spacing w:after="0"/>
      </w:pPr>
      <w:r w:rsidRPr="00877F74">
        <w:t xml:space="preserve">[27] Bergner R, Hoffmann M, Riedel KD, Mikus G, Henrich DM, Haefeli WE, et al. Fluconazole dosing in continuous veno-venous haemofiltration (CVVHF): need for a high daily dose of 800 mg. Nephrol Dial Transplant. 2006;21:1019-23. </w:t>
      </w:r>
      <w:hyperlink r:id="rId31" w:history="1">
        <w:r w:rsidRPr="00877F74">
          <w:rPr>
            <w:rStyle w:val="Hyperlink"/>
          </w:rPr>
          <w:t>http://doi.org/10.1093/ndt/gfi284</w:t>
        </w:r>
      </w:hyperlink>
      <w:r w:rsidRPr="00877F74">
        <w:t>.</w:t>
      </w:r>
    </w:p>
    <w:p w14:paraId="0F46A3A6" w14:textId="7D56E425" w:rsidR="00877F74" w:rsidRPr="00877F74" w:rsidRDefault="00877F74" w:rsidP="00877F74">
      <w:pPr>
        <w:pStyle w:val="EndNoteBibliography"/>
        <w:spacing w:after="0"/>
      </w:pPr>
      <w:r w:rsidRPr="00877F74">
        <w:t xml:space="preserve">[28] Buijk SL, Gyssens IC, Mouton JW, Verbrugh HA, Touw DJ, Bruining HA. Pharmacokinetics of sequential intravenous and enteral fluconazole in critically ill surgical patients with invasive mycoses and compromised gastro-intestinal function. Intensive Care Med. 2001;27:115-21. </w:t>
      </w:r>
      <w:hyperlink r:id="rId32" w:history="1">
        <w:r w:rsidRPr="00877F74">
          <w:rPr>
            <w:rStyle w:val="Hyperlink"/>
          </w:rPr>
          <w:t>http://doi.org/10.1007/s001340000771</w:t>
        </w:r>
      </w:hyperlink>
      <w:r w:rsidRPr="00877F74">
        <w:t>.</w:t>
      </w:r>
    </w:p>
    <w:p w14:paraId="47C80A28" w14:textId="77777777" w:rsidR="00877F74" w:rsidRPr="00877F74" w:rsidRDefault="00877F74" w:rsidP="00877F74">
      <w:pPr>
        <w:pStyle w:val="EndNoteBibliography"/>
        <w:spacing w:after="0"/>
      </w:pPr>
      <w:r w:rsidRPr="00877F74">
        <w:t>[29]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t>
      </w:r>
    </w:p>
    <w:p w14:paraId="6956BEA9" w14:textId="67B29EFB" w:rsidR="00877F74" w:rsidRPr="00877F74" w:rsidRDefault="00877F74" w:rsidP="00877F74">
      <w:pPr>
        <w:pStyle w:val="EndNoteBibliography"/>
        <w:spacing w:after="0"/>
      </w:pPr>
      <w:r w:rsidRPr="00877F74">
        <w:t xml:space="preserve">[30] Van Daele R, Wauters J, Lagrou K, Denooz R, Hayette MP, Gijsen M, et al. Pharmacokinetic Variability and Target Attainment of Fluconazole in Critically Ill Patients. Microorganisms. 2021;9. </w:t>
      </w:r>
      <w:hyperlink r:id="rId33" w:history="1">
        <w:r w:rsidRPr="00877F74">
          <w:rPr>
            <w:rStyle w:val="Hyperlink"/>
          </w:rPr>
          <w:t>http://doi.org/10.3390/microorganisms9102068</w:t>
        </w:r>
      </w:hyperlink>
      <w:r w:rsidRPr="00877F74">
        <w:t>.</w:t>
      </w:r>
    </w:p>
    <w:p w14:paraId="298F5695" w14:textId="77777777" w:rsidR="00877F74" w:rsidRPr="00877F74" w:rsidRDefault="00877F74" w:rsidP="00877F74">
      <w:pPr>
        <w:pStyle w:val="EndNoteBibliography"/>
        <w:spacing w:after="0"/>
      </w:pPr>
      <w:r w:rsidRPr="00877F74">
        <w:t>[31] Methodology WCCfDS. Fluconazole ATC/DDD Index. 2023.</w:t>
      </w:r>
    </w:p>
    <w:p w14:paraId="3367DF1E" w14:textId="17101B73" w:rsidR="00877F74" w:rsidRPr="00877F74" w:rsidRDefault="00877F74" w:rsidP="00877F74">
      <w:pPr>
        <w:pStyle w:val="EndNoteBibliography"/>
        <w:spacing w:after="0"/>
      </w:pPr>
      <w:r w:rsidRPr="00877F74">
        <w:t xml:space="preserve">[32]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34" w:history="1">
        <w:r w:rsidRPr="00877F74">
          <w:rPr>
            <w:rStyle w:val="Hyperlink"/>
          </w:rPr>
          <w:t>http://doi.org/10.1016/j.jclinepi.2020.03.026</w:t>
        </w:r>
      </w:hyperlink>
      <w:r w:rsidRPr="00877F74">
        <w:t>.</w:t>
      </w:r>
    </w:p>
    <w:p w14:paraId="72BD35BE" w14:textId="1D0FCC21" w:rsidR="00877F74" w:rsidRPr="00877F74" w:rsidRDefault="00877F74" w:rsidP="00877F74">
      <w:pPr>
        <w:pStyle w:val="EndNoteBibliography"/>
        <w:spacing w:after="0"/>
      </w:pPr>
      <w:r w:rsidRPr="00877F74">
        <w:t xml:space="preserve">[33] Tierney JF, Vale C, Riley R, Smith CT, Stewart L, Clarke M, et al. Individual Participant Data (IPD) Meta-analyses of Randomised Controlled Trials: Guidance on Their Use. PLoS Med. 2015;12:e1001855. </w:t>
      </w:r>
      <w:hyperlink r:id="rId35" w:history="1">
        <w:r w:rsidRPr="00877F74">
          <w:rPr>
            <w:rStyle w:val="Hyperlink"/>
          </w:rPr>
          <w:t>http://doi.org/10.1371/journal.pmed.1001855</w:t>
        </w:r>
      </w:hyperlink>
      <w:r w:rsidRPr="00877F74">
        <w:t>.</w:t>
      </w:r>
    </w:p>
    <w:p w14:paraId="11B91DA5" w14:textId="65CCE7FB" w:rsidR="00877F74" w:rsidRPr="00877F74" w:rsidRDefault="00877F74" w:rsidP="00877F74">
      <w:pPr>
        <w:pStyle w:val="EndNoteBibliography"/>
        <w:spacing w:after="0"/>
      </w:pPr>
      <w:r w:rsidRPr="00877F74">
        <w:t xml:space="preserve">[34]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36" w:history="1">
        <w:r w:rsidRPr="00877F74">
          <w:rPr>
            <w:rStyle w:val="Hyperlink"/>
          </w:rPr>
          <w:t>http://doi.org/10.1128/aac.00424-11</w:t>
        </w:r>
      </w:hyperlink>
      <w:r w:rsidRPr="00877F74">
        <w:t>.</w:t>
      </w:r>
    </w:p>
    <w:p w14:paraId="4C98A8D2" w14:textId="798FF948" w:rsidR="00877F74" w:rsidRPr="00877F74" w:rsidRDefault="00877F74" w:rsidP="00877F74">
      <w:pPr>
        <w:pStyle w:val="EndNoteBibliography"/>
        <w:spacing w:after="0"/>
      </w:pPr>
      <w:r w:rsidRPr="00877F74">
        <w:t xml:space="preserve">[35] Aoyama T, Hirata K, Hirata R, Yamazaki H, Yamamoto Y, Hayashi H, et al. Population pharmacokinetics of fluconazole after administration of fosfluconazole and fluconazole in critically ill patients. J Clin Pharm Ther. 2012;37:356-63. </w:t>
      </w:r>
      <w:hyperlink r:id="rId37" w:history="1">
        <w:r w:rsidRPr="00877F74">
          <w:rPr>
            <w:rStyle w:val="Hyperlink"/>
          </w:rPr>
          <w:t>http://doi.org/10.1111/j.1365-2710.2011.01297.x</w:t>
        </w:r>
      </w:hyperlink>
      <w:r w:rsidRPr="00877F74">
        <w:t>.</w:t>
      </w:r>
    </w:p>
    <w:p w14:paraId="70C8876B" w14:textId="2B81A12B" w:rsidR="00877F74" w:rsidRPr="00877F74" w:rsidRDefault="00877F74" w:rsidP="00877F74">
      <w:pPr>
        <w:pStyle w:val="EndNoteBibliography"/>
        <w:spacing w:after="0"/>
      </w:pPr>
      <w:r w:rsidRPr="00877F74">
        <w:lastRenderedPageBreak/>
        <w:t xml:space="preserve">[36] Chen L, van Rhee KP, Wasmann RE, Krekels EHJ, Wiezer MJ, van Dongen EPA, et al. Total bodyweight and sex both drive pharmacokinetic variability of fluconazole in obese adults. J Antimicrob Chemother. 2022;77:2217-26. </w:t>
      </w:r>
      <w:hyperlink r:id="rId38" w:history="1">
        <w:r w:rsidRPr="00877F74">
          <w:rPr>
            <w:rStyle w:val="Hyperlink"/>
          </w:rPr>
          <w:t>http://doi.org/10.1093/jac/dkac160</w:t>
        </w:r>
      </w:hyperlink>
      <w:r w:rsidRPr="00877F74">
        <w:t>.</w:t>
      </w:r>
    </w:p>
    <w:p w14:paraId="1F6E21CF" w14:textId="04A376B7" w:rsidR="00877F74" w:rsidRPr="00877F74" w:rsidRDefault="00877F74" w:rsidP="00877F74">
      <w:pPr>
        <w:pStyle w:val="EndNoteBibliography"/>
        <w:spacing w:after="0"/>
      </w:pPr>
      <w:r w:rsidRPr="00877F74">
        <w:t xml:space="preserve">[37] Johansson Å M, Karlsson MO. Comparison of methods for handling missing covariate data. Aaps j. 2013;15:1232-41. </w:t>
      </w:r>
      <w:hyperlink r:id="rId39" w:history="1">
        <w:r w:rsidRPr="00877F74">
          <w:rPr>
            <w:rStyle w:val="Hyperlink"/>
          </w:rPr>
          <w:t>http://doi.org/10.1208/s12248-013-9526-y</w:t>
        </w:r>
      </w:hyperlink>
      <w:r w:rsidRPr="00877F74">
        <w:t>.</w:t>
      </w:r>
    </w:p>
    <w:p w14:paraId="12B77951" w14:textId="0CFCCFFB" w:rsidR="00877F74" w:rsidRPr="00877F74" w:rsidRDefault="00877F74" w:rsidP="00877F74">
      <w:pPr>
        <w:pStyle w:val="EndNoteBibliography"/>
        <w:spacing w:after="0"/>
      </w:pPr>
      <w:r w:rsidRPr="00877F74">
        <w:t xml:space="preserve">[38] Huang C-Y, Güiza F, De Vlieger G, Meyfroidt G. Daily fluctuations in kidney function in critically ill adults. Critical Care. 2022;26:347. </w:t>
      </w:r>
      <w:hyperlink r:id="rId40" w:history="1">
        <w:r w:rsidRPr="00877F74">
          <w:rPr>
            <w:rStyle w:val="Hyperlink"/>
          </w:rPr>
          <w:t>http://doi.org/10.1186/s13054-022-04226-3</w:t>
        </w:r>
      </w:hyperlink>
      <w:r w:rsidRPr="00877F74">
        <w:t>.</w:t>
      </w:r>
    </w:p>
    <w:p w14:paraId="57C8BDAC" w14:textId="75EB1FB1" w:rsidR="00877F74" w:rsidRPr="00877F74" w:rsidRDefault="00877F74" w:rsidP="00877F74">
      <w:pPr>
        <w:pStyle w:val="EndNoteBibliography"/>
        <w:spacing w:after="0"/>
      </w:pPr>
      <w:r w:rsidRPr="00877F74">
        <w:t xml:space="preserve">[39]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41" w:history="1">
        <w:r w:rsidRPr="00877F74">
          <w:rPr>
            <w:rStyle w:val="Hyperlink"/>
          </w:rPr>
          <w:t>http://doi.org/10.1128/aac.02019-20</w:t>
        </w:r>
      </w:hyperlink>
      <w:r w:rsidRPr="00877F74">
        <w:t>.</w:t>
      </w:r>
    </w:p>
    <w:p w14:paraId="5A0EE3E8" w14:textId="70178DA6" w:rsidR="00877F74" w:rsidRPr="00877F74" w:rsidRDefault="00877F74" w:rsidP="00877F74">
      <w:pPr>
        <w:pStyle w:val="EndNoteBibliography"/>
        <w:spacing w:after="0"/>
      </w:pPr>
      <w:r w:rsidRPr="00877F74">
        <w:t xml:space="preserve">[40] Darnis S, Fareau N, Corallo CE, Poole S, Dooley MJ, Cheng AC. Estimation of body weight in hospitalized patients. QJM: An International Journal of Medicine. 2012;105:769-74. </w:t>
      </w:r>
      <w:hyperlink r:id="rId42" w:history="1">
        <w:r w:rsidRPr="00877F74">
          <w:rPr>
            <w:rStyle w:val="Hyperlink"/>
          </w:rPr>
          <w:t>http://doi.org/10.1093/qjmed/hcs060</w:t>
        </w:r>
      </w:hyperlink>
      <w:r w:rsidRPr="00877F74">
        <w:t>.</w:t>
      </w:r>
    </w:p>
    <w:p w14:paraId="7484B616" w14:textId="6179FBBD" w:rsidR="00877F74" w:rsidRPr="00877F74" w:rsidRDefault="00877F74" w:rsidP="00877F74">
      <w:pPr>
        <w:pStyle w:val="EndNoteBibliography"/>
        <w:spacing w:after="0"/>
      </w:pPr>
      <w:r w:rsidRPr="00877F74">
        <w:t xml:space="preserve">[41] van Wijk RC, Imperial MZ, Savic RM, Solans BP. Pharmacokinetic analysis across studies to drive knowledge-integration: A tutorial on individual patient data meta-analysis (IPDMA). CPT Pharmacometrics Syst Pharmacol. 2023;12:1187-200. </w:t>
      </w:r>
      <w:hyperlink r:id="rId43" w:history="1">
        <w:r w:rsidRPr="00877F74">
          <w:rPr>
            <w:rStyle w:val="Hyperlink"/>
          </w:rPr>
          <w:t>http://doi.org/10.1002/psp4.13002</w:t>
        </w:r>
      </w:hyperlink>
      <w:r w:rsidRPr="00877F74">
        <w:t>.</w:t>
      </w:r>
    </w:p>
    <w:p w14:paraId="68542F73" w14:textId="434E146E" w:rsidR="00877F74" w:rsidRPr="00877F74" w:rsidRDefault="00877F74" w:rsidP="00877F74">
      <w:pPr>
        <w:pStyle w:val="EndNoteBibliography"/>
        <w:spacing w:after="0"/>
      </w:pPr>
      <w:r w:rsidRPr="00877F74">
        <w:t xml:space="preserve">[42] Li L, Li X, Xia Y, Chu Y, Zhong H, Li J, et al. Recommendation of Antimicrobial Dosing Optimization During Continuous Renal Replacement Therapy. Front Pharmacol. 2020;11:786. </w:t>
      </w:r>
      <w:hyperlink r:id="rId44" w:history="1">
        <w:r w:rsidRPr="00877F74">
          <w:rPr>
            <w:rStyle w:val="Hyperlink"/>
          </w:rPr>
          <w:t>http://doi.org/10.3389/fphar.2020.00786</w:t>
        </w:r>
      </w:hyperlink>
      <w:r w:rsidRPr="00877F74">
        <w:t>.</w:t>
      </w:r>
    </w:p>
    <w:p w14:paraId="3E8BB483" w14:textId="1A77A36E" w:rsidR="00877F74" w:rsidRPr="00877F74" w:rsidRDefault="00877F74" w:rsidP="00877F74">
      <w:pPr>
        <w:pStyle w:val="EndNoteBibliography"/>
      </w:pPr>
      <w:r w:rsidRPr="00877F74">
        <w:t xml:space="preserve">[43] Novy E, Abdul-Aziz MH, Cheng V, Burrows F, Buscher H, Corley A, et al. Population pharmacokinetics of fluconazole in critically ill patients receiving extracorporeal membrane oxygenation and continuous renal replacement therapy: an ASAP ECMO study. Antimicrobial Agents and Chemotherapy. 2024;68:e01201-23. </w:t>
      </w:r>
      <w:hyperlink r:id="rId45" w:history="1">
        <w:r w:rsidRPr="00877F74">
          <w:rPr>
            <w:rStyle w:val="Hyperlink"/>
          </w:rPr>
          <w:t>http://doi.org/doi:10.1128/aac.01201-23</w:t>
        </w:r>
      </w:hyperlink>
      <w:r w:rsidRPr="00877F74">
        <w:t>.</w:t>
      </w:r>
    </w:p>
    <w:p w14:paraId="218B9AF3" w14:textId="7C540689" w:rsidR="00A55057" w:rsidRPr="00845D5D" w:rsidRDefault="00221AE5" w:rsidP="00221AE5">
      <w:r w:rsidRPr="00E03B11">
        <w:fldChar w:fldCharType="end"/>
      </w:r>
      <w:r w:rsidDel="00221AE5">
        <w:t xml:space="preserve"> </w:t>
      </w:r>
    </w:p>
    <w:p w14:paraId="15B0E83B" w14:textId="77777777" w:rsidR="00DB122C" w:rsidRPr="00E03B11" w:rsidRDefault="00DB122C" w:rsidP="00593CAA"/>
    <w:bookmarkEnd w:id="52"/>
    <w:p w14:paraId="1CAA5F78" w14:textId="4F1D4194" w:rsidR="00EE5777" w:rsidRPr="00E03B11" w:rsidRDefault="00EE5777" w:rsidP="00593CAA"/>
    <w:p w14:paraId="2AFC7A25" w14:textId="77777777" w:rsidR="00FF47EE" w:rsidRPr="00E03B11" w:rsidRDefault="00FF47EE" w:rsidP="00593CAA">
      <w:pPr>
        <w:sectPr w:rsidR="00FF47EE" w:rsidRPr="00E03B11" w:rsidSect="00CA5A80">
          <w:footerReference w:type="default" r:id="rId46"/>
          <w:type w:val="continuous"/>
          <w:pgSz w:w="11906" w:h="16838" w:code="9"/>
          <w:pgMar w:top="1440" w:right="1440" w:bottom="1440" w:left="1440" w:header="720" w:footer="720" w:gutter="0"/>
          <w:cols w:space="720"/>
          <w:titlePg/>
          <w:docGrid w:linePitch="360"/>
        </w:sectPr>
      </w:pPr>
    </w:p>
    <w:p w14:paraId="140239CA" w14:textId="404ADFE0" w:rsidR="00E6620C" w:rsidRPr="00E03B11" w:rsidRDefault="00346601" w:rsidP="00AA2598">
      <w:pPr>
        <w:spacing w:after="0"/>
      </w:pPr>
      <w:r w:rsidRPr="00E03B11">
        <w:lastRenderedPageBreak/>
        <w:t xml:space="preserve"> </w:t>
      </w:r>
      <w:r w:rsidR="00F73945" w:rsidRPr="00E03B11">
        <w:rPr>
          <w:b/>
          <w:bCs/>
        </w:rPr>
        <w:t>Table 1.</w:t>
      </w:r>
      <w:r w:rsidR="00F73945" w:rsidRPr="00E03B11">
        <w:t xml:space="preserve"> Patient characteristics</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552"/>
        <w:gridCol w:w="1243"/>
        <w:gridCol w:w="1244"/>
        <w:gridCol w:w="1244"/>
        <w:gridCol w:w="1244"/>
        <w:gridCol w:w="1243"/>
        <w:gridCol w:w="1244"/>
        <w:gridCol w:w="1244"/>
        <w:gridCol w:w="1244"/>
        <w:gridCol w:w="1244"/>
      </w:tblGrid>
      <w:tr w:rsidR="003657F6" w:rsidRPr="00C54898" w14:paraId="64DDEA28" w14:textId="77777777" w:rsidTr="002E01AC">
        <w:trPr>
          <w:trHeight w:val="20"/>
          <w:tblHeader/>
          <w:jc w:val="center"/>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2E01AC" w:rsidRDefault="006C6091" w:rsidP="002E01AC">
            <w:pPr>
              <w:spacing w:after="0" w:line="240" w:lineRule="auto"/>
              <w:jc w:val="left"/>
              <w:rPr>
                <w:b/>
                <w:bCs/>
                <w:sz w:val="18"/>
                <w:szCs w:val="18"/>
              </w:rPr>
            </w:pPr>
            <w:r w:rsidRPr="002E01AC">
              <w:rPr>
                <w:b/>
                <w:bCs/>
                <w:sz w:val="18"/>
                <w:szCs w:val="18"/>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F7E08D" w14:textId="283AFBEC" w:rsidR="00B10629" w:rsidRPr="002E01AC" w:rsidRDefault="00B10629" w:rsidP="002E01AC">
            <w:pPr>
              <w:spacing w:after="0" w:line="240" w:lineRule="auto"/>
              <w:jc w:val="left"/>
              <w:rPr>
                <w:b/>
                <w:bCs/>
                <w:sz w:val="18"/>
                <w:szCs w:val="18"/>
                <w:lang w:val="nl-BE"/>
              </w:rPr>
            </w:pPr>
            <w:r w:rsidRPr="002E01AC">
              <w:rPr>
                <w:b/>
                <w:bCs/>
                <w:sz w:val="18"/>
                <w:szCs w:val="18"/>
                <w:lang w:val="nl-BE"/>
              </w:rPr>
              <w:t>Van Daele et al.</w:t>
            </w:r>
            <w:r w:rsidR="00C54898">
              <w:rPr>
                <w:b/>
                <w:bCs/>
                <w:sz w:val="18"/>
                <w:szCs w:val="18"/>
                <w:lang w:val="nl-BE"/>
              </w:rPr>
              <w:t xml:space="preserve"> </w:t>
            </w:r>
            <w:r w:rsidRPr="002E01AC">
              <w:rPr>
                <w:b/>
                <w:bCs/>
                <w:sz w:val="18"/>
                <w:szCs w:val="18"/>
                <w:lang w:val="nl-BE"/>
              </w:rPr>
              <w:t>(</w:t>
            </w:r>
            <w:r w:rsidR="00AF2B61" w:rsidRPr="002E01AC">
              <w:rPr>
                <w:b/>
                <w:bCs/>
                <w:sz w:val="18"/>
                <w:szCs w:val="18"/>
                <w:lang w:val="nl-BE"/>
              </w:rPr>
              <w:t>n</w:t>
            </w:r>
            <w:r w:rsidR="00C54898">
              <w:rPr>
                <w:b/>
                <w:bCs/>
                <w:sz w:val="18"/>
                <w:szCs w:val="18"/>
                <w:lang w:val="nl-BE"/>
              </w:rPr>
              <w:t> </w:t>
            </w:r>
            <w:r w:rsidRPr="002E01AC">
              <w:rPr>
                <w:b/>
                <w:bCs/>
                <w:sz w:val="18"/>
                <w:szCs w:val="18"/>
                <w:lang w:val="nl-BE"/>
              </w:rPr>
              <w:t>=</w:t>
            </w:r>
            <w:r w:rsidR="00C54898">
              <w:rPr>
                <w:b/>
                <w:bCs/>
                <w:sz w:val="18"/>
                <w:szCs w:val="18"/>
                <w:lang w:val="nl-BE"/>
              </w:rPr>
              <w:t> </w:t>
            </w:r>
            <w:r w:rsidRPr="002E01AC">
              <w:rPr>
                <w:b/>
                <w:bCs/>
                <w:sz w:val="18"/>
                <w:szCs w:val="18"/>
                <w:lang w:val="nl-BE"/>
              </w:rPr>
              <w:t>39)</w:t>
            </w:r>
            <w:r w:rsidR="0012034A" w:rsidRPr="002E01AC">
              <w:rPr>
                <w:b/>
                <w:bCs/>
                <w:sz w:val="18"/>
                <w:szCs w:val="18"/>
              </w:rPr>
              <w:fldChar w:fldCharType="begin">
                <w:fldData xml:space="preserve">PEVuZE5vdGU+PENpdGU+PEF1dGhvcj5WYW4gRGFlbGU8L0F1dGhvcj48WWVhcj4yMDIxPC9ZZWFy
PjxSZWNOdW0+NjwvUmVjTnVtPjxEaXNwbGF5VGV4dD7CoFszMF08L0Rpc3BsYXlUZXh0PjxyZWNv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066A79" w:rsidRPr="00066A79">
              <w:rPr>
                <w:b/>
                <w:bCs/>
                <w:sz w:val="18"/>
                <w:szCs w:val="18"/>
                <w:lang w:val="nl-BE"/>
                <w:rPrChange w:id="92" w:author="My Luong Vuong" w:date="2024-01-30T16:06:00Z">
                  <w:rPr>
                    <w:b/>
                    <w:bCs/>
                    <w:sz w:val="18"/>
                    <w:szCs w:val="18"/>
                  </w:rPr>
                </w:rPrChange>
              </w:rPr>
              <w:instrText xml:space="preserve"> ADDIN EN.CITE </w:instrText>
            </w:r>
            <w:r w:rsidR="00066A79">
              <w:rPr>
                <w:b/>
                <w:bCs/>
                <w:sz w:val="18"/>
                <w:szCs w:val="18"/>
              </w:rPr>
              <w:fldChar w:fldCharType="begin">
                <w:fldData xml:space="preserve">PEVuZE5vdGU+PENpdGU+PEF1dGhvcj5WYW4gRGFlbGU8L0F1dGhvcj48WWVhcj4yMDIxPC9ZZWFy
PjxSZWNOdW0+NjwvUmVjTnVtPjxEaXNwbGF5VGV4dD7CoFszMF08L0Rpc3BsYXlUZXh0PjxyZWNv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066A79" w:rsidRPr="00066A79">
              <w:rPr>
                <w:b/>
                <w:bCs/>
                <w:sz w:val="18"/>
                <w:szCs w:val="18"/>
                <w:lang w:val="nl-BE"/>
                <w:rPrChange w:id="93" w:author="My Luong Vuong" w:date="2024-01-30T16:06:00Z">
                  <w:rPr>
                    <w:b/>
                    <w:bCs/>
                    <w:sz w:val="18"/>
                    <w:szCs w:val="18"/>
                  </w:rPr>
                </w:rPrChange>
              </w:rPr>
              <w:instrText xml:space="preserve"> ADDIN EN.CITE.DATA </w:instrText>
            </w:r>
            <w:r w:rsidR="00066A79">
              <w:rPr>
                <w:b/>
                <w:bCs/>
                <w:sz w:val="18"/>
                <w:szCs w:val="18"/>
              </w:rPr>
            </w:r>
            <w:r w:rsidR="00066A79">
              <w:rPr>
                <w:b/>
                <w:bCs/>
                <w:sz w:val="18"/>
                <w:szCs w:val="18"/>
              </w:rPr>
              <w:fldChar w:fldCharType="end"/>
            </w:r>
            <w:r w:rsidR="0012034A" w:rsidRPr="002E01AC">
              <w:rPr>
                <w:b/>
                <w:bCs/>
                <w:sz w:val="18"/>
                <w:szCs w:val="18"/>
              </w:rPr>
            </w:r>
            <w:r w:rsidR="0012034A" w:rsidRPr="002E01AC">
              <w:rPr>
                <w:b/>
                <w:bCs/>
                <w:sz w:val="18"/>
                <w:szCs w:val="18"/>
              </w:rPr>
              <w:fldChar w:fldCharType="separate"/>
            </w:r>
            <w:r w:rsidR="00066A79" w:rsidRPr="00066A79">
              <w:rPr>
                <w:b/>
                <w:bCs/>
                <w:noProof/>
                <w:sz w:val="18"/>
                <w:szCs w:val="18"/>
                <w:lang w:val="nl-BE"/>
              </w:rPr>
              <w:t> [30]</w:t>
            </w:r>
            <w:r w:rsidR="0012034A"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06E5897" w14:textId="31526B8A" w:rsidR="00B10629" w:rsidRPr="002E01AC" w:rsidRDefault="00B10629" w:rsidP="002E01AC">
            <w:pPr>
              <w:spacing w:after="0" w:line="240" w:lineRule="auto"/>
              <w:jc w:val="left"/>
              <w:rPr>
                <w:b/>
                <w:bCs/>
                <w:sz w:val="18"/>
                <w:szCs w:val="18"/>
              </w:rPr>
            </w:pPr>
            <w:proofErr w:type="spellStart"/>
            <w:r w:rsidRPr="002E01AC">
              <w:rPr>
                <w:b/>
                <w:bCs/>
                <w:sz w:val="18"/>
                <w:szCs w:val="18"/>
              </w:rPr>
              <w:t>Muilwijk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19)</w:t>
            </w:r>
            <w:r w:rsidR="00045E2C" w:rsidRPr="002E01AC">
              <w:rPr>
                <w:b/>
                <w:bCs/>
                <w:sz w:val="18"/>
                <w:szCs w:val="18"/>
              </w:rPr>
              <w:fldChar w:fldCharType="begin">
                <w:fldData xml:space="preserve">PEVuZE5vdGU+PENpdGU+PEF1dGhvcj5NdWlsd2lqazwvQXV0aG9yPjxZZWFyPjIwMjA8L1llYXI+
PFJlY051bT4xMDwvUmVjTnVtPjxEaXNwbGF5VGV4dD7CoFsxNl08L0Rpc3BsYXlUZXh0PjxyZWNv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066A79">
              <w:rPr>
                <w:b/>
                <w:bCs/>
                <w:sz w:val="18"/>
                <w:szCs w:val="18"/>
              </w:rPr>
              <w:instrText xml:space="preserve"> ADDIN EN.CITE </w:instrText>
            </w:r>
            <w:r w:rsidR="00066A79">
              <w:rPr>
                <w:b/>
                <w:bCs/>
                <w:sz w:val="18"/>
                <w:szCs w:val="18"/>
              </w:rPr>
              <w:fldChar w:fldCharType="begin">
                <w:fldData xml:space="preserve">PEVuZE5vdGU+PENpdGU+PEF1dGhvcj5NdWlsd2lqazwvQXV0aG9yPjxZZWFyPjIwMjA8L1llYXI+
PFJlY051bT4xMDwvUmVjTnVtPjxEaXNwbGF5VGV4dD7CoFsxNl08L0Rpc3BsYXlUZXh0PjxyZWNv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045E2C" w:rsidRPr="002E01AC">
              <w:rPr>
                <w:b/>
                <w:bCs/>
                <w:sz w:val="18"/>
                <w:szCs w:val="18"/>
              </w:rPr>
            </w:r>
            <w:r w:rsidR="00045E2C" w:rsidRPr="002E01AC">
              <w:rPr>
                <w:b/>
                <w:bCs/>
                <w:sz w:val="18"/>
                <w:szCs w:val="18"/>
              </w:rPr>
              <w:fldChar w:fldCharType="separate"/>
            </w:r>
            <w:r w:rsidR="00066A79">
              <w:rPr>
                <w:b/>
                <w:bCs/>
                <w:noProof/>
                <w:sz w:val="18"/>
                <w:szCs w:val="18"/>
              </w:rPr>
              <w:t> [16]</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496AC1" w14:textId="6B15043E" w:rsidR="00B10629" w:rsidRPr="002E01AC" w:rsidRDefault="00B10629" w:rsidP="002E01AC">
            <w:pPr>
              <w:spacing w:after="0" w:line="240" w:lineRule="auto"/>
              <w:jc w:val="left"/>
              <w:rPr>
                <w:b/>
                <w:bCs/>
                <w:sz w:val="18"/>
                <w:szCs w:val="18"/>
              </w:rPr>
            </w:pPr>
            <w:r w:rsidRPr="002E01AC">
              <w:rPr>
                <w:b/>
                <w:bCs/>
                <w:sz w:val="18"/>
                <w:szCs w:val="18"/>
              </w:rPr>
              <w:t>Bergner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5)</w:t>
            </w:r>
            <w:r w:rsidR="00045E2C" w:rsidRPr="002E01AC">
              <w:rPr>
                <w:b/>
                <w:bCs/>
                <w:sz w:val="18"/>
                <w:szCs w:val="18"/>
              </w:rPr>
              <w:fldChar w:fldCharType="begin"/>
            </w:r>
            <w:r w:rsidR="00066A79">
              <w:rPr>
                <w:b/>
                <w:bCs/>
                <w:sz w:val="18"/>
                <w:szCs w:val="18"/>
              </w:rPr>
              <w:instrText xml:space="preserve"> ADDIN EN.CITE &lt;EndNote&gt;&lt;Cite&gt;&lt;Author&gt;Bergner&lt;/Author&gt;&lt;Year&gt;2006&lt;/Year&gt;&lt;RecNum&gt;21&lt;/RecNum&gt;&lt;DisplayText&gt; [27]&lt;/DisplayText&gt;&lt;record&gt;&lt;rec-number&gt;21&lt;/rec-number&gt;&lt;foreign-keys&gt;&lt;key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2E01AC">
              <w:rPr>
                <w:b/>
                <w:bCs/>
                <w:sz w:val="18"/>
                <w:szCs w:val="18"/>
              </w:rPr>
              <w:fldChar w:fldCharType="separate"/>
            </w:r>
            <w:r w:rsidR="00066A79">
              <w:rPr>
                <w:b/>
                <w:bCs/>
                <w:noProof/>
                <w:sz w:val="18"/>
                <w:szCs w:val="18"/>
              </w:rPr>
              <w:t> [27]</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F91360B" w14:textId="6E13D5FC" w:rsidR="00B10629" w:rsidRPr="002E01AC" w:rsidRDefault="00B10629" w:rsidP="002E01AC">
            <w:pPr>
              <w:spacing w:after="0" w:line="240" w:lineRule="auto"/>
              <w:jc w:val="left"/>
              <w:rPr>
                <w:b/>
                <w:bCs/>
                <w:sz w:val="18"/>
                <w:szCs w:val="18"/>
              </w:rPr>
            </w:pPr>
            <w:proofErr w:type="spellStart"/>
            <w:r w:rsidRPr="002E01AC">
              <w:rPr>
                <w:b/>
                <w:bCs/>
                <w:sz w:val="18"/>
                <w:szCs w:val="18"/>
              </w:rPr>
              <w:t>Buijk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5D704D">
              <w:rPr>
                <w:b/>
                <w:bCs/>
                <w:sz w:val="18"/>
                <w:szCs w:val="18"/>
              </w:rPr>
              <w:t xml:space="preserve"> </w:t>
            </w:r>
            <w:r w:rsidRPr="002E01AC">
              <w:rPr>
                <w:b/>
                <w:bCs/>
                <w:sz w:val="18"/>
                <w:szCs w:val="18"/>
              </w:rPr>
              <w:t>=</w:t>
            </w:r>
            <w:r w:rsidR="005D704D">
              <w:rPr>
                <w:b/>
                <w:bCs/>
                <w:sz w:val="18"/>
                <w:szCs w:val="18"/>
              </w:rPr>
              <w:t xml:space="preserve"> </w:t>
            </w:r>
            <w:r w:rsidRPr="002E01AC">
              <w:rPr>
                <w:b/>
                <w:bCs/>
                <w:sz w:val="18"/>
                <w:szCs w:val="18"/>
              </w:rPr>
              <w:t>5)</w:t>
            </w:r>
            <w:r w:rsidR="00427372" w:rsidRPr="002E01AC">
              <w:rPr>
                <w:b/>
                <w:bCs/>
                <w:sz w:val="18"/>
                <w:szCs w:val="18"/>
              </w:rPr>
              <w:fldChar w:fldCharType="begin">
                <w:fldData xml:space="preserve">PEVuZE5vdGU+PENpdGU+PEF1dGhvcj5CdWlqazwvQXV0aG9yPjxZZWFyPjIwMDE8L1llYXI+PFJl
Y051bT4yMjwvUmVjTnVtPjxEaXNwbGF5VGV4dD7CoFsyOF08L0Rpc3BsYXlUZXh0PjxyZWNvcmQ+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066A79">
              <w:rPr>
                <w:b/>
                <w:bCs/>
                <w:sz w:val="18"/>
                <w:szCs w:val="18"/>
              </w:rPr>
              <w:instrText xml:space="preserve"> ADDIN EN.CITE </w:instrText>
            </w:r>
            <w:r w:rsidR="00066A79">
              <w:rPr>
                <w:b/>
                <w:bCs/>
                <w:sz w:val="18"/>
                <w:szCs w:val="18"/>
              </w:rPr>
              <w:fldChar w:fldCharType="begin">
                <w:fldData xml:space="preserve">PEVuZE5vdGU+PENpdGU+PEF1dGhvcj5CdWlqazwvQXV0aG9yPjxZZWFyPjIwMDE8L1llYXI+PFJl
Y051bT4yMjwvUmVjTnVtPjxEaXNwbGF5VGV4dD7CoFsyOF08L0Rpc3BsYXlUZXh0PjxyZWNvcmQ+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427372" w:rsidRPr="002E01AC">
              <w:rPr>
                <w:b/>
                <w:bCs/>
                <w:sz w:val="18"/>
                <w:szCs w:val="18"/>
              </w:rPr>
            </w:r>
            <w:r w:rsidR="00427372" w:rsidRPr="002E01AC">
              <w:rPr>
                <w:b/>
                <w:bCs/>
                <w:sz w:val="18"/>
                <w:szCs w:val="18"/>
              </w:rPr>
              <w:fldChar w:fldCharType="separate"/>
            </w:r>
            <w:r w:rsidR="00066A79">
              <w:rPr>
                <w:b/>
                <w:bCs/>
                <w:noProof/>
                <w:sz w:val="18"/>
                <w:szCs w:val="18"/>
              </w:rPr>
              <w:t> [28]</w:t>
            </w:r>
            <w:r w:rsidR="00427372" w:rsidRPr="002E01AC">
              <w:rPr>
                <w:b/>
                <w:bCs/>
                <w:sz w:val="18"/>
                <w:szCs w:val="18"/>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D32C39" w14:textId="1A0B4456" w:rsidR="00B10629" w:rsidRPr="002E01AC" w:rsidRDefault="00B10629" w:rsidP="002E01AC">
            <w:pPr>
              <w:spacing w:after="0" w:line="240" w:lineRule="auto"/>
              <w:jc w:val="left"/>
              <w:rPr>
                <w:b/>
                <w:bCs/>
                <w:sz w:val="18"/>
                <w:szCs w:val="18"/>
              </w:rPr>
            </w:pPr>
            <w:proofErr w:type="spellStart"/>
            <w:r w:rsidRPr="002E01AC">
              <w:rPr>
                <w:b/>
                <w:bCs/>
                <w:sz w:val="18"/>
                <w:szCs w:val="18"/>
              </w:rPr>
              <w:t>Sandaradura</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CF6EA8">
              <w:rPr>
                <w:b/>
                <w:bCs/>
                <w:sz w:val="18"/>
                <w:szCs w:val="18"/>
              </w:rPr>
              <w:t xml:space="preserve"> </w:t>
            </w:r>
            <w:r w:rsidRPr="002E01AC">
              <w:rPr>
                <w:b/>
                <w:bCs/>
                <w:sz w:val="18"/>
                <w:szCs w:val="18"/>
              </w:rPr>
              <w:t>=</w:t>
            </w:r>
            <w:r w:rsidR="00CF6EA8">
              <w:rPr>
                <w:b/>
                <w:bCs/>
                <w:sz w:val="18"/>
                <w:szCs w:val="18"/>
              </w:rPr>
              <w:t xml:space="preserve"> </w:t>
            </w:r>
            <w:r w:rsidRPr="002E01AC">
              <w:rPr>
                <w:b/>
                <w:bCs/>
                <w:sz w:val="18"/>
                <w:szCs w:val="18"/>
              </w:rPr>
              <w:t>30)</w:t>
            </w:r>
            <w:r w:rsidR="00344F02" w:rsidRPr="002E01AC">
              <w:rPr>
                <w:b/>
                <w:bCs/>
                <w:sz w:val="18"/>
                <w:szCs w:val="18"/>
              </w:rPr>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rPr>
                <w:b/>
                <w:bCs/>
                <w:sz w:val="18"/>
                <w:szCs w:val="18"/>
              </w:rPr>
              <w:instrText xml:space="preserve"> ADDIN EN.CITE </w:instrText>
            </w:r>
            <w:r w:rsidR="00066A79">
              <w:rPr>
                <w:b/>
                <w:bCs/>
                <w:sz w:val="18"/>
                <w:szCs w:val="18"/>
              </w:rPr>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344F02" w:rsidRPr="002E01AC">
              <w:rPr>
                <w:b/>
                <w:bCs/>
                <w:sz w:val="18"/>
                <w:szCs w:val="18"/>
              </w:rPr>
            </w:r>
            <w:r w:rsidR="00344F02" w:rsidRPr="002E01AC">
              <w:rPr>
                <w:b/>
                <w:bCs/>
                <w:sz w:val="18"/>
                <w:szCs w:val="18"/>
              </w:rPr>
              <w:fldChar w:fldCharType="separate"/>
            </w:r>
            <w:r w:rsidR="00066A79">
              <w:rPr>
                <w:b/>
                <w:bCs/>
                <w:noProof/>
                <w:sz w:val="18"/>
                <w:szCs w:val="18"/>
              </w:rPr>
              <w:t> [13]</w:t>
            </w:r>
            <w:r w:rsidR="00344F02"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545396" w14:textId="3FCA0F1E" w:rsidR="00B10629" w:rsidRPr="002E01AC" w:rsidRDefault="00B10629" w:rsidP="002E01AC">
            <w:pPr>
              <w:spacing w:after="0" w:line="240" w:lineRule="auto"/>
              <w:jc w:val="left"/>
              <w:rPr>
                <w:b/>
                <w:bCs/>
                <w:sz w:val="18"/>
                <w:szCs w:val="18"/>
              </w:rPr>
            </w:pPr>
            <w:proofErr w:type="spellStart"/>
            <w:r w:rsidRPr="002E01AC">
              <w:rPr>
                <w:b/>
                <w:bCs/>
                <w:sz w:val="18"/>
                <w:szCs w:val="18"/>
              </w:rPr>
              <w:t>Sinnollareddy</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840B30">
              <w:rPr>
                <w:b/>
                <w:bCs/>
                <w:sz w:val="18"/>
                <w:szCs w:val="18"/>
              </w:rPr>
              <w:t xml:space="preserve"> </w:t>
            </w:r>
            <w:r w:rsidRPr="002E01AC">
              <w:rPr>
                <w:b/>
                <w:bCs/>
                <w:sz w:val="18"/>
                <w:szCs w:val="18"/>
              </w:rPr>
              <w:t>=</w:t>
            </w:r>
            <w:r w:rsidR="00840B30">
              <w:rPr>
                <w:b/>
                <w:bCs/>
                <w:sz w:val="18"/>
                <w:szCs w:val="18"/>
              </w:rPr>
              <w:t xml:space="preserve"> </w:t>
            </w:r>
            <w:r w:rsidRPr="002E01AC">
              <w:rPr>
                <w:b/>
                <w:bCs/>
                <w:sz w:val="18"/>
                <w:szCs w:val="18"/>
              </w:rPr>
              <w:t>25)</w:t>
            </w:r>
            <w:r w:rsidR="00EC311D" w:rsidRPr="002E01AC">
              <w:rPr>
                <w:b/>
                <w:bCs/>
                <w:sz w:val="18"/>
                <w:szCs w:val="18"/>
              </w:rPr>
              <w:fldChar w:fldCharType="begin"/>
            </w:r>
            <w:r w:rsidR="00066A79">
              <w:rPr>
                <w:b/>
                <w:bCs/>
                <w:sz w:val="18"/>
                <w:szCs w:val="18"/>
              </w:rPr>
              <w:instrText xml:space="preserve"> ADDIN EN.CITE &lt;EndNote&gt;&lt;Cite&gt;&lt;Author&gt;Sinnollareddy&lt;/Author&gt;&lt;Year&gt;2015&lt;/Year&gt;&lt;RecNum&gt;5&lt;/RecNum&gt;&lt;DisplayText&gt; [29]&lt;/DisplayText&gt;&lt;record&gt;&lt;rec-number&gt;5&lt;/rec-number&gt;&lt;foreign-keys&gt;&lt;key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r w:rsidR="00EC311D" w:rsidRPr="002E01AC">
              <w:rPr>
                <w:b/>
                <w:bCs/>
                <w:sz w:val="18"/>
                <w:szCs w:val="18"/>
              </w:rPr>
              <w:fldChar w:fldCharType="separate"/>
            </w:r>
            <w:r w:rsidR="00066A79">
              <w:rPr>
                <w:b/>
                <w:bCs/>
                <w:noProof/>
                <w:sz w:val="18"/>
                <w:szCs w:val="18"/>
              </w:rPr>
              <w:t> [29]</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E1762E8" w14:textId="2AC1EC73" w:rsidR="00B10629" w:rsidRPr="002E01AC" w:rsidRDefault="00B10629" w:rsidP="002E01AC">
            <w:pPr>
              <w:spacing w:after="0" w:line="240" w:lineRule="auto"/>
              <w:jc w:val="left"/>
              <w:rPr>
                <w:b/>
                <w:bCs/>
                <w:sz w:val="18"/>
                <w:szCs w:val="18"/>
              </w:rPr>
            </w:pPr>
            <w:proofErr w:type="spellStart"/>
            <w:r w:rsidRPr="002E01AC">
              <w:rPr>
                <w:b/>
                <w:bCs/>
                <w:sz w:val="18"/>
                <w:szCs w:val="18"/>
              </w:rPr>
              <w:t>Alobaid</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181981">
              <w:rPr>
                <w:b/>
                <w:bCs/>
                <w:sz w:val="18"/>
                <w:szCs w:val="18"/>
              </w:rPr>
              <w:t xml:space="preserve"> </w:t>
            </w:r>
            <w:r w:rsidRPr="002E01AC">
              <w:rPr>
                <w:b/>
                <w:bCs/>
                <w:sz w:val="18"/>
                <w:szCs w:val="18"/>
              </w:rPr>
              <w:t>=</w:t>
            </w:r>
            <w:r w:rsidR="00181981">
              <w:rPr>
                <w:b/>
                <w:bCs/>
                <w:sz w:val="18"/>
                <w:szCs w:val="18"/>
              </w:rPr>
              <w:t xml:space="preserve"> </w:t>
            </w:r>
            <w:r w:rsidRPr="002E01AC">
              <w:rPr>
                <w:b/>
                <w:bCs/>
                <w:sz w:val="18"/>
                <w:szCs w:val="18"/>
              </w:rPr>
              <w:t>21)</w:t>
            </w:r>
            <w:r w:rsidR="00EC311D" w:rsidRPr="002E01AC">
              <w:rPr>
                <w:b/>
                <w:bCs/>
                <w:sz w:val="18"/>
                <w:szCs w:val="18"/>
              </w:rPr>
              <w:fldChar w:fldCharType="begin">
                <w:fldData xml:space="preserve">PEVuZE5vdGU+PENpdGU+PEF1dGhvcj5BbG9iYWlkPC9BdXRob3I+PFllYXI+MjAxNjwvWWVhcj48
UmVjTnVtPjE5PC9SZWNOdW0+PERpc3BsYXlUZXh0PsKgWzE0XTwvRGlzcGxheVRleHQ+PHJlY29y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066A79">
              <w:rPr>
                <w:b/>
                <w:bCs/>
                <w:sz w:val="18"/>
                <w:szCs w:val="18"/>
              </w:rPr>
              <w:instrText xml:space="preserve"> ADDIN EN.CITE </w:instrText>
            </w:r>
            <w:r w:rsidR="00066A79">
              <w:rPr>
                <w:b/>
                <w:bCs/>
                <w:sz w:val="18"/>
                <w:szCs w:val="18"/>
              </w:rPr>
              <w:fldChar w:fldCharType="begin">
                <w:fldData xml:space="preserve">PEVuZE5vdGU+PENpdGU+PEF1dGhvcj5BbG9iYWlkPC9BdXRob3I+PFllYXI+MjAxNjwvWWVhcj48
UmVjTnVtPjE5PC9SZWNOdW0+PERpc3BsYXlUZXh0PsKgWzE0XTwvRGlzcGxheVRleHQ+PHJlY29y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EC311D" w:rsidRPr="002E01AC">
              <w:rPr>
                <w:b/>
                <w:bCs/>
                <w:sz w:val="18"/>
                <w:szCs w:val="18"/>
              </w:rPr>
            </w:r>
            <w:r w:rsidR="00EC311D" w:rsidRPr="002E01AC">
              <w:rPr>
                <w:b/>
                <w:bCs/>
                <w:sz w:val="18"/>
                <w:szCs w:val="18"/>
              </w:rPr>
              <w:fldChar w:fldCharType="separate"/>
            </w:r>
            <w:r w:rsidR="00066A79">
              <w:rPr>
                <w:b/>
                <w:bCs/>
                <w:noProof/>
                <w:sz w:val="18"/>
                <w:szCs w:val="18"/>
              </w:rPr>
              <w:t> [14]</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323A27B6" w14:textId="501F664F" w:rsidR="00B10629" w:rsidRPr="002E01AC" w:rsidRDefault="00B10629" w:rsidP="002E01AC">
            <w:pPr>
              <w:spacing w:after="0" w:line="240" w:lineRule="auto"/>
              <w:jc w:val="left"/>
              <w:rPr>
                <w:b/>
                <w:bCs/>
                <w:sz w:val="18"/>
                <w:szCs w:val="18"/>
              </w:rPr>
            </w:pPr>
            <w:proofErr w:type="spellStart"/>
            <w:r w:rsidRPr="002E01AC">
              <w:rPr>
                <w:b/>
                <w:bCs/>
                <w:sz w:val="18"/>
                <w:szCs w:val="18"/>
              </w:rPr>
              <w:t>Boonstra</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056FF0">
              <w:rPr>
                <w:b/>
                <w:bCs/>
                <w:sz w:val="18"/>
                <w:szCs w:val="18"/>
              </w:rPr>
              <w:t xml:space="preserve"> </w:t>
            </w:r>
            <w:r w:rsidRPr="002E01AC">
              <w:rPr>
                <w:b/>
                <w:bCs/>
                <w:sz w:val="18"/>
                <w:szCs w:val="18"/>
              </w:rPr>
              <w:t>=</w:t>
            </w:r>
            <w:r w:rsidR="00056FF0">
              <w:rPr>
                <w:b/>
                <w:bCs/>
                <w:sz w:val="18"/>
                <w:szCs w:val="18"/>
              </w:rPr>
              <w:t xml:space="preserve"> </w:t>
            </w:r>
            <w:r w:rsidRPr="002E01AC">
              <w:rPr>
                <w:b/>
                <w:bCs/>
                <w:sz w:val="18"/>
                <w:szCs w:val="18"/>
              </w:rPr>
              <w:t>33)</w:t>
            </w:r>
            <w:r w:rsidR="00EC311D" w:rsidRPr="002E01AC">
              <w:rPr>
                <w:b/>
                <w:bCs/>
                <w:sz w:val="18"/>
                <w:szCs w:val="18"/>
              </w:rPr>
              <w:fldChar w:fldCharType="begin">
                <w:fldData xml:space="preserve">PEVuZE5vdGU+PENpdGU+PEF1dGhvcj5Cb29uc3RyYTwvQXV0aG9yPjxZZWFyPjIwMjE8L1llYXI+
PFJlY051bT43PC9SZWNOdW0+PERpc3BsYXlUZXh0PsKgWzE1XTwvRGlzcGxheVRleHQ+PHJlY29y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066A79">
              <w:rPr>
                <w:b/>
                <w:bCs/>
                <w:sz w:val="18"/>
                <w:szCs w:val="18"/>
              </w:rPr>
              <w:instrText xml:space="preserve"> ADDIN EN.CITE </w:instrText>
            </w:r>
            <w:r w:rsidR="00066A79">
              <w:rPr>
                <w:b/>
                <w:bCs/>
                <w:sz w:val="18"/>
                <w:szCs w:val="18"/>
              </w:rPr>
              <w:fldChar w:fldCharType="begin">
                <w:fldData xml:space="preserve">PEVuZE5vdGU+PENpdGU+PEF1dGhvcj5Cb29uc3RyYTwvQXV0aG9yPjxZZWFyPjIwMjE8L1llYXI+
PFJlY051bT43PC9SZWNOdW0+PERpc3BsYXlUZXh0PsKgWzE1XTwvRGlzcGxheVRleHQ+PHJlY29y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EC311D" w:rsidRPr="002E01AC">
              <w:rPr>
                <w:b/>
                <w:bCs/>
                <w:sz w:val="18"/>
                <w:szCs w:val="18"/>
              </w:rPr>
            </w:r>
            <w:r w:rsidR="00EC311D" w:rsidRPr="002E01AC">
              <w:rPr>
                <w:b/>
                <w:bCs/>
                <w:sz w:val="18"/>
                <w:szCs w:val="18"/>
              </w:rPr>
              <w:fldChar w:fldCharType="separate"/>
            </w:r>
            <w:r w:rsidR="00066A79">
              <w:rPr>
                <w:b/>
                <w:bCs/>
                <w:noProof/>
                <w:sz w:val="18"/>
                <w:szCs w:val="18"/>
              </w:rPr>
              <w:t> [15]</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C124B41" w14:textId="0DC2A26E" w:rsidR="00B10629" w:rsidRPr="002E01AC" w:rsidRDefault="00B10629" w:rsidP="002E01AC">
            <w:pPr>
              <w:spacing w:after="0" w:line="240" w:lineRule="auto"/>
              <w:jc w:val="left"/>
              <w:rPr>
                <w:b/>
                <w:bCs/>
                <w:sz w:val="18"/>
                <w:szCs w:val="18"/>
              </w:rPr>
            </w:pPr>
            <w:r w:rsidRPr="002E01AC">
              <w:rPr>
                <w:b/>
                <w:bCs/>
                <w:sz w:val="18"/>
                <w:szCs w:val="18"/>
              </w:rPr>
              <w:t>Overall</w:t>
            </w:r>
            <w:r w:rsidRPr="002E01AC">
              <w:rPr>
                <w:b/>
                <w:bCs/>
                <w:sz w:val="18"/>
                <w:szCs w:val="18"/>
              </w:rPr>
              <w:br/>
              <w:t>(</w:t>
            </w:r>
            <w:r w:rsidR="00AF2B61" w:rsidRPr="002E01AC">
              <w:rPr>
                <w:b/>
                <w:bCs/>
                <w:sz w:val="18"/>
                <w:szCs w:val="18"/>
              </w:rPr>
              <w:t>n</w:t>
            </w:r>
            <w:r w:rsidR="00B04B61">
              <w:rPr>
                <w:b/>
                <w:bCs/>
                <w:sz w:val="18"/>
                <w:szCs w:val="18"/>
              </w:rPr>
              <w:t xml:space="preserve"> </w:t>
            </w:r>
            <w:r w:rsidRPr="002E01AC">
              <w:rPr>
                <w:b/>
                <w:bCs/>
                <w:sz w:val="18"/>
                <w:szCs w:val="18"/>
              </w:rPr>
              <w:t>=</w:t>
            </w:r>
            <w:r w:rsidR="00B04B61">
              <w:rPr>
                <w:b/>
                <w:bCs/>
                <w:sz w:val="18"/>
                <w:szCs w:val="18"/>
              </w:rPr>
              <w:t xml:space="preserve"> </w:t>
            </w:r>
            <w:r w:rsidRPr="002E01AC">
              <w:rPr>
                <w:b/>
                <w:bCs/>
                <w:sz w:val="18"/>
                <w:szCs w:val="18"/>
              </w:rPr>
              <w:t>177)</w:t>
            </w:r>
          </w:p>
        </w:tc>
      </w:tr>
      <w:tr w:rsidR="003657F6" w:rsidRPr="00E03B11" w14:paraId="6E69D75D"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4B8A7FF7" w:rsidR="00CD1B2B" w:rsidRPr="002E01AC" w:rsidRDefault="00CD1B2B" w:rsidP="002E01AC">
            <w:pPr>
              <w:spacing w:after="0" w:line="240" w:lineRule="auto"/>
              <w:jc w:val="left"/>
              <w:rPr>
                <w:sz w:val="18"/>
                <w:szCs w:val="18"/>
                <w:lang w:val="es-ES"/>
              </w:rPr>
            </w:pPr>
            <w:r w:rsidRPr="002E01AC">
              <w:rPr>
                <w:sz w:val="18"/>
                <w:szCs w:val="18"/>
                <w:lang w:val="es-ES"/>
              </w:rPr>
              <w:t xml:space="preserve">APACHE II, </w:t>
            </w:r>
            <w:r w:rsidR="00AA2B3D" w:rsidRPr="002E01AC">
              <w:rPr>
                <w:sz w:val="18"/>
                <w:szCs w:val="18"/>
                <w:lang w:val="es-ES"/>
              </w:rPr>
              <w:t>m</w:t>
            </w:r>
            <w:r w:rsidRPr="002E01AC">
              <w:rPr>
                <w:sz w:val="18"/>
                <w:szCs w:val="18"/>
                <w:lang w:val="es-ES"/>
              </w:rPr>
              <w:t>edian [Q1</w:t>
            </w:r>
            <w:r w:rsidR="006F045C">
              <w:rPr>
                <w:sz w:val="18"/>
                <w:szCs w:val="18"/>
                <w:lang w:val="es-ES"/>
              </w:rPr>
              <w:t>–</w:t>
            </w:r>
            <w:r w:rsidRPr="002E01AC">
              <w:rPr>
                <w:sz w:val="18"/>
                <w:szCs w:val="18"/>
                <w:lang w:val="es-ES"/>
              </w:rPr>
              <w:t xml:space="preserve">Q3]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5E3E1AF0" w14:textId="36AAEEE3" w:rsidR="00CD1B2B" w:rsidRPr="002E01AC" w:rsidRDefault="00CD1B2B" w:rsidP="002E01AC">
            <w:pPr>
              <w:spacing w:after="0" w:line="240" w:lineRule="auto"/>
              <w:jc w:val="left"/>
              <w:rPr>
                <w:b/>
                <w:bCs/>
                <w:color w:val="000000"/>
                <w:sz w:val="18"/>
                <w:szCs w:val="18"/>
              </w:rPr>
            </w:pPr>
            <w:r w:rsidRPr="002E01AC">
              <w:rPr>
                <w:sz w:val="18"/>
                <w:szCs w:val="18"/>
              </w:rPr>
              <w:t>16.0 [14.0</w:t>
            </w:r>
            <w:r w:rsidR="006F045C">
              <w:rPr>
                <w:sz w:val="18"/>
                <w:szCs w:val="18"/>
              </w:rPr>
              <w:t>–</w:t>
            </w:r>
            <w:r w:rsidRPr="002E01AC">
              <w:rPr>
                <w:sz w:val="18"/>
                <w:szCs w:val="18"/>
              </w:rPr>
              <w:t>22.0]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0F9C44FA" w14:textId="2154169F"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90EF1D9" w14:textId="6F930D57"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4D611987" w14:textId="2F69EC7F" w:rsidR="00CD1B2B" w:rsidRPr="002E01AC" w:rsidRDefault="00CD1B2B" w:rsidP="002E01AC">
            <w:pPr>
              <w:spacing w:after="0" w:line="240" w:lineRule="auto"/>
              <w:jc w:val="left"/>
              <w:rPr>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11D2816" w14:textId="303D6C65"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69797E0" w14:textId="0DD61942" w:rsidR="00CD1B2B" w:rsidRPr="002E01AC" w:rsidRDefault="00CD1B2B" w:rsidP="002E01AC">
            <w:pPr>
              <w:spacing w:after="0" w:line="240" w:lineRule="auto"/>
              <w:jc w:val="left"/>
              <w:rPr>
                <w:sz w:val="18"/>
                <w:szCs w:val="18"/>
              </w:rPr>
            </w:pPr>
            <w:r w:rsidRPr="002E01AC">
              <w:rPr>
                <w:sz w:val="18"/>
                <w:szCs w:val="18"/>
              </w:rPr>
              <w:t>22.0 [12.0</w:t>
            </w:r>
            <w:r w:rsidR="006F045C">
              <w:rPr>
                <w:sz w:val="18"/>
                <w:szCs w:val="18"/>
              </w:rPr>
              <w:t>–</w:t>
            </w:r>
            <w:r w:rsidRPr="002E01AC">
              <w:rPr>
                <w:sz w:val="18"/>
                <w:szCs w:val="18"/>
              </w:rPr>
              <w:t>33.0]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30AA5BF2" w14:textId="5F9F6315" w:rsidR="00CD1B2B" w:rsidRPr="002E01AC" w:rsidRDefault="00CD1B2B" w:rsidP="002E01AC">
            <w:pPr>
              <w:spacing w:after="0" w:line="240" w:lineRule="auto"/>
              <w:jc w:val="left"/>
              <w:rPr>
                <w:sz w:val="18"/>
                <w:szCs w:val="18"/>
              </w:rPr>
            </w:pPr>
            <w:r w:rsidRPr="002E01AC">
              <w:rPr>
                <w:sz w:val="18"/>
                <w:szCs w:val="18"/>
              </w:rPr>
              <w:t>18.0 [17.0</w:t>
            </w:r>
            <w:r w:rsidR="006F045C">
              <w:rPr>
                <w:sz w:val="18"/>
                <w:szCs w:val="18"/>
              </w:rPr>
              <w:t>–</w:t>
            </w:r>
            <w:r w:rsidRPr="002E01AC">
              <w:rPr>
                <w:sz w:val="18"/>
                <w:szCs w:val="18"/>
              </w:rPr>
              <w:t>21.0]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1296183A" w14:textId="6CFB8BA7" w:rsidR="00CD1B2B" w:rsidRPr="002E01AC" w:rsidRDefault="00CD1B2B" w:rsidP="002E01AC">
            <w:pPr>
              <w:spacing w:after="0" w:line="240" w:lineRule="auto"/>
              <w:jc w:val="left"/>
              <w:rPr>
                <w:sz w:val="18"/>
                <w:szCs w:val="18"/>
              </w:rPr>
            </w:pPr>
            <w:r w:rsidRPr="002E01AC">
              <w:rPr>
                <w:sz w:val="18"/>
                <w:szCs w:val="18"/>
              </w:rPr>
              <w:t>19.0 [14.0</w:t>
            </w:r>
            <w:r w:rsidR="006F045C">
              <w:rPr>
                <w:sz w:val="18"/>
                <w:szCs w:val="18"/>
              </w:rPr>
              <w:t>–</w:t>
            </w:r>
            <w:r w:rsidRPr="002E01AC">
              <w:rPr>
                <w:sz w:val="18"/>
                <w:szCs w:val="18"/>
              </w:rP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32C1D39" w14:textId="150AE6E1"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r>
      <w:tr w:rsidR="003657F6" w:rsidRPr="00E03B11" w14:paraId="25CF456D"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2E01AC" w:rsidRDefault="00245C82" w:rsidP="002E01AC">
            <w:pPr>
              <w:spacing w:after="0" w:line="240" w:lineRule="auto"/>
              <w:jc w:val="left"/>
              <w:rPr>
                <w:sz w:val="18"/>
                <w:szCs w:val="18"/>
              </w:rPr>
            </w:pPr>
            <w:r w:rsidRPr="002E01AC">
              <w:rPr>
                <w:sz w:val="18"/>
                <w:szCs w:val="18"/>
              </w:rPr>
              <w:t xml:space="preserve">Missing, </w:t>
            </w:r>
            <w:r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169FC4F" w14:textId="06AFF372" w:rsidR="00245C82" w:rsidRPr="002E01AC" w:rsidRDefault="00245C82" w:rsidP="002E01AC">
            <w:pPr>
              <w:spacing w:after="0" w:line="240" w:lineRule="auto"/>
              <w:jc w:val="left"/>
              <w:rPr>
                <w:color w:val="000000"/>
                <w:sz w:val="18"/>
                <w:szCs w:val="18"/>
              </w:rPr>
            </w:pPr>
            <w:r w:rsidRPr="002E01AC">
              <w:rPr>
                <w:sz w:val="18"/>
                <w:szCs w:val="18"/>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014322" w14:textId="69697C6D"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D79406D" w14:textId="4F54B929" w:rsidR="00245C82" w:rsidRPr="002E01AC" w:rsidRDefault="00245C82"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FA95D9B" w14:textId="202B372F" w:rsidR="00245C82" w:rsidRPr="002E01AC" w:rsidRDefault="00245C82" w:rsidP="002E01AC">
            <w:pPr>
              <w:spacing w:after="0" w:line="240" w:lineRule="auto"/>
              <w:jc w:val="left"/>
              <w:rPr>
                <w:color w:val="000000"/>
                <w:sz w:val="18"/>
                <w:szCs w:val="18"/>
              </w:rPr>
            </w:pPr>
            <w:r w:rsidRPr="002E01AC">
              <w:rPr>
                <w:sz w:val="18"/>
                <w:szCs w:val="18"/>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F78CC24" w14:textId="221FA62C" w:rsidR="00245C82" w:rsidRPr="002E01AC" w:rsidRDefault="00245C82" w:rsidP="002E01AC">
            <w:pPr>
              <w:spacing w:after="0" w:line="240" w:lineRule="auto"/>
              <w:jc w:val="left"/>
              <w:rPr>
                <w:color w:val="000000"/>
                <w:sz w:val="18"/>
                <w:szCs w:val="18"/>
              </w:rPr>
            </w:pPr>
            <w:r w:rsidRPr="002E01AC">
              <w:rPr>
                <w:sz w:val="18"/>
                <w:szCs w:val="18"/>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83C49D6" w14:textId="237C7E27"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E95887" w14:textId="3D7B733E"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F61F51" w14:textId="1AD0A0E1" w:rsidR="00245C82" w:rsidRPr="002E01AC" w:rsidRDefault="00245C82" w:rsidP="002E01AC">
            <w:pPr>
              <w:spacing w:after="0" w:line="240" w:lineRule="auto"/>
              <w:jc w:val="left"/>
              <w:rPr>
                <w:color w:val="000000"/>
                <w:sz w:val="18"/>
                <w:szCs w:val="18"/>
              </w:rPr>
            </w:pPr>
            <w:r w:rsidRPr="002E01AC">
              <w:rPr>
                <w:sz w:val="18"/>
                <w:szCs w:val="18"/>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A1C2BF5" w14:textId="7200706C" w:rsidR="00245C82" w:rsidRPr="002E01AC" w:rsidRDefault="00245C82" w:rsidP="002E01AC">
            <w:pPr>
              <w:spacing w:after="0" w:line="240" w:lineRule="auto"/>
              <w:jc w:val="left"/>
              <w:rPr>
                <w:color w:val="000000"/>
                <w:sz w:val="18"/>
                <w:szCs w:val="18"/>
              </w:rPr>
            </w:pPr>
            <w:r w:rsidRPr="002E01AC">
              <w:rPr>
                <w:sz w:val="18"/>
                <w:szCs w:val="18"/>
              </w:rPr>
              <w:t>48 (27.1)</w:t>
            </w:r>
          </w:p>
        </w:tc>
      </w:tr>
      <w:tr w:rsidR="003657F6" w:rsidRPr="00E03B11" w14:paraId="23B2C6E0"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09812C8B" w:rsidR="002D34A3" w:rsidRPr="002E01AC" w:rsidRDefault="002D34A3" w:rsidP="002E01AC">
            <w:pPr>
              <w:spacing w:after="0" w:line="240" w:lineRule="auto"/>
              <w:ind w:left="-227"/>
              <w:jc w:val="left"/>
              <w:rPr>
                <w:sz w:val="18"/>
                <w:szCs w:val="18"/>
              </w:rPr>
            </w:pPr>
            <w:r w:rsidRPr="002E01AC">
              <w:rPr>
                <w:sz w:val="18"/>
                <w:szCs w:val="18"/>
              </w:rPr>
              <w:t>Age, median [Q1</w:t>
            </w:r>
            <w:r w:rsidR="006F045C">
              <w:rPr>
                <w:sz w:val="18"/>
                <w:szCs w:val="18"/>
              </w:rPr>
              <w:t>–</w:t>
            </w:r>
            <w:r w:rsidRPr="002E01AC">
              <w:rPr>
                <w:sz w:val="18"/>
                <w:szCs w:val="18"/>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1B6DF54F" w:rsidR="002D34A3" w:rsidRPr="002E01AC" w:rsidRDefault="002D34A3" w:rsidP="002E01AC">
            <w:pPr>
              <w:spacing w:after="0" w:line="240" w:lineRule="auto"/>
              <w:jc w:val="left"/>
              <w:rPr>
                <w:sz w:val="18"/>
                <w:szCs w:val="18"/>
              </w:rPr>
            </w:pPr>
            <w:r w:rsidRPr="002E01AC">
              <w:rPr>
                <w:sz w:val="18"/>
                <w:szCs w:val="18"/>
              </w:rPr>
              <w:t>65.0 [57.5</w:t>
            </w:r>
            <w:r w:rsidR="006F045C">
              <w:rPr>
                <w:sz w:val="18"/>
                <w:szCs w:val="18"/>
              </w:rPr>
              <w:t>–</w:t>
            </w:r>
            <w:r w:rsidRPr="002E01AC">
              <w:rPr>
                <w:sz w:val="18"/>
                <w:szCs w:val="18"/>
              </w:rPr>
              <w:t>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1B061FA2" w:rsidR="002D34A3" w:rsidRPr="002E01AC" w:rsidRDefault="002D34A3" w:rsidP="002E01AC">
            <w:pPr>
              <w:spacing w:after="0" w:line="240" w:lineRule="auto"/>
              <w:jc w:val="left"/>
              <w:rPr>
                <w:sz w:val="18"/>
                <w:szCs w:val="18"/>
              </w:rPr>
            </w:pPr>
            <w:r w:rsidRPr="002E01AC">
              <w:rPr>
                <w:sz w:val="18"/>
                <w:szCs w:val="18"/>
              </w:rPr>
              <w:t>64.0 [52.5</w:t>
            </w:r>
            <w:r w:rsidR="006F045C">
              <w:rPr>
                <w:sz w:val="18"/>
                <w:szCs w:val="18"/>
              </w:rPr>
              <w:t>–</w:t>
            </w:r>
            <w:r w:rsidRPr="002E01AC">
              <w:rPr>
                <w:sz w:val="18"/>
                <w:szCs w:val="18"/>
              </w:rPr>
              <w:t>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5383639B" w:rsidR="002D34A3" w:rsidRPr="002E01AC" w:rsidRDefault="002D34A3" w:rsidP="002E01AC">
            <w:pPr>
              <w:spacing w:after="0" w:line="240" w:lineRule="auto"/>
              <w:jc w:val="left"/>
              <w:rPr>
                <w:sz w:val="18"/>
                <w:szCs w:val="18"/>
              </w:rPr>
            </w:pPr>
            <w:r w:rsidRPr="002E01AC">
              <w:rPr>
                <w:sz w:val="18"/>
                <w:szCs w:val="18"/>
              </w:rPr>
              <w:t>57.0 [43.0</w:t>
            </w:r>
            <w:r w:rsidR="006F045C">
              <w:rPr>
                <w:sz w:val="18"/>
                <w:szCs w:val="18"/>
              </w:rPr>
              <w:t>–</w:t>
            </w:r>
            <w:r w:rsidRPr="002E01AC">
              <w:rPr>
                <w:sz w:val="18"/>
                <w:szCs w:val="18"/>
              </w:rPr>
              <w:t>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4578F388" w:rsidR="002D34A3" w:rsidRPr="002E01AC" w:rsidRDefault="002D34A3" w:rsidP="002E01AC">
            <w:pPr>
              <w:spacing w:after="0" w:line="240" w:lineRule="auto"/>
              <w:jc w:val="left"/>
              <w:rPr>
                <w:sz w:val="18"/>
                <w:szCs w:val="18"/>
              </w:rPr>
            </w:pPr>
            <w:r w:rsidRPr="002E01AC">
              <w:rPr>
                <w:sz w:val="18"/>
                <w:szCs w:val="18"/>
              </w:rPr>
              <w:t>53.0 [48.0</w:t>
            </w:r>
            <w:r w:rsidR="006F045C">
              <w:rPr>
                <w:sz w:val="18"/>
                <w:szCs w:val="18"/>
              </w:rPr>
              <w:t>–</w:t>
            </w:r>
            <w:r w:rsidRPr="002E01AC">
              <w:rPr>
                <w:sz w:val="18"/>
                <w:szCs w:val="18"/>
              </w:rPr>
              <w:t>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0942BCD2" w:rsidR="002D34A3" w:rsidRPr="002E01AC" w:rsidRDefault="002D34A3" w:rsidP="002E01AC">
            <w:pPr>
              <w:spacing w:after="0" w:line="240" w:lineRule="auto"/>
              <w:jc w:val="left"/>
              <w:rPr>
                <w:sz w:val="18"/>
                <w:szCs w:val="18"/>
              </w:rPr>
            </w:pPr>
            <w:r w:rsidRPr="002E01AC">
              <w:rPr>
                <w:sz w:val="18"/>
                <w:szCs w:val="18"/>
              </w:rPr>
              <w:t>55.0 [44.0</w:t>
            </w:r>
            <w:r w:rsidR="006F045C">
              <w:rPr>
                <w:sz w:val="18"/>
                <w:szCs w:val="18"/>
              </w:rPr>
              <w:t>–</w:t>
            </w:r>
            <w:r w:rsidRPr="002E01AC">
              <w:rPr>
                <w:sz w:val="18"/>
                <w:szCs w:val="18"/>
              </w:rPr>
              <w:t>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57F45E6D" w:rsidR="002D34A3" w:rsidRPr="002E01AC" w:rsidRDefault="002D34A3" w:rsidP="002E01AC">
            <w:pPr>
              <w:spacing w:after="0" w:line="240" w:lineRule="auto"/>
              <w:jc w:val="left"/>
              <w:rPr>
                <w:sz w:val="18"/>
                <w:szCs w:val="18"/>
              </w:rPr>
            </w:pPr>
            <w:r w:rsidRPr="002E01AC">
              <w:rPr>
                <w:sz w:val="18"/>
                <w:szCs w:val="18"/>
              </w:rPr>
              <w:t>64.0 [53.0</w:t>
            </w:r>
            <w:r w:rsidR="006F045C">
              <w:rPr>
                <w:sz w:val="18"/>
                <w:szCs w:val="18"/>
              </w:rPr>
              <w:t>–</w:t>
            </w:r>
            <w:r w:rsidRPr="002E01AC">
              <w:rPr>
                <w:sz w:val="18"/>
                <w:szCs w:val="18"/>
              </w:rPr>
              <w:t>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62E74784" w:rsidR="002D34A3" w:rsidRPr="002E01AC" w:rsidRDefault="002D34A3" w:rsidP="002E01AC">
            <w:pPr>
              <w:spacing w:after="0" w:line="240" w:lineRule="auto"/>
              <w:jc w:val="left"/>
              <w:rPr>
                <w:sz w:val="18"/>
                <w:szCs w:val="18"/>
              </w:rPr>
            </w:pPr>
            <w:r w:rsidRPr="002E01AC">
              <w:rPr>
                <w:sz w:val="18"/>
                <w:szCs w:val="18"/>
              </w:rPr>
              <w:t>52.0 [48.0</w:t>
            </w:r>
            <w:r w:rsidR="006F045C">
              <w:rPr>
                <w:sz w:val="18"/>
                <w:szCs w:val="18"/>
              </w:rPr>
              <w:t>–</w:t>
            </w:r>
            <w:r w:rsidRPr="002E01AC">
              <w:rPr>
                <w:sz w:val="18"/>
                <w:szCs w:val="18"/>
              </w:rPr>
              <w:t>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2E6BF3BB" w:rsidR="002D34A3" w:rsidRPr="002E01AC" w:rsidRDefault="002D34A3" w:rsidP="002E01AC">
            <w:pPr>
              <w:spacing w:after="0" w:line="240" w:lineRule="auto"/>
              <w:jc w:val="left"/>
              <w:rPr>
                <w:sz w:val="18"/>
                <w:szCs w:val="18"/>
              </w:rPr>
            </w:pPr>
            <w:r w:rsidRPr="002E01AC">
              <w:rPr>
                <w:sz w:val="18"/>
                <w:szCs w:val="18"/>
              </w:rPr>
              <w:t>60.0 [54.0</w:t>
            </w:r>
            <w:r w:rsidR="006F045C">
              <w:rPr>
                <w:sz w:val="18"/>
                <w:szCs w:val="18"/>
              </w:rPr>
              <w:t>–</w:t>
            </w:r>
            <w:r w:rsidRPr="002E01AC">
              <w:rPr>
                <w:sz w:val="18"/>
                <w:szCs w:val="18"/>
              </w:rPr>
              <w:t>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7807BC7C" w:rsidR="002D34A3" w:rsidRPr="002E01AC" w:rsidRDefault="002D34A3" w:rsidP="002E01AC">
            <w:pPr>
              <w:spacing w:after="0" w:line="240" w:lineRule="auto"/>
              <w:jc w:val="left"/>
              <w:rPr>
                <w:sz w:val="18"/>
                <w:szCs w:val="18"/>
              </w:rPr>
            </w:pPr>
            <w:r w:rsidRPr="002E01AC">
              <w:rPr>
                <w:sz w:val="18"/>
                <w:szCs w:val="18"/>
              </w:rPr>
              <w:t>62.0 [50.0</w:t>
            </w:r>
            <w:r w:rsidR="006F045C">
              <w:rPr>
                <w:sz w:val="18"/>
                <w:szCs w:val="18"/>
              </w:rPr>
              <w:t>–</w:t>
            </w:r>
            <w:r w:rsidRPr="002E01AC">
              <w:rPr>
                <w:sz w:val="18"/>
                <w:szCs w:val="18"/>
              </w:rPr>
              <w:t>70.0]</w:t>
            </w:r>
          </w:p>
        </w:tc>
      </w:tr>
      <w:tr w:rsidR="003657F6" w:rsidRPr="00E03B11" w14:paraId="6F840038"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2E01AC" w:rsidRDefault="00981138" w:rsidP="002E01AC">
            <w:pPr>
              <w:spacing w:after="0" w:line="240" w:lineRule="auto"/>
              <w:jc w:val="left"/>
              <w:rPr>
                <w:sz w:val="18"/>
                <w:szCs w:val="18"/>
              </w:rPr>
            </w:pPr>
            <w:r w:rsidRPr="002E01AC">
              <w:rPr>
                <w:sz w:val="18"/>
                <w:szCs w:val="18"/>
              </w:rPr>
              <w:t xml:space="preserve">Sex, male,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2E01AC" w:rsidRDefault="00981138" w:rsidP="002E01AC">
            <w:pPr>
              <w:spacing w:after="0" w:line="240" w:lineRule="auto"/>
              <w:jc w:val="left"/>
              <w:rPr>
                <w:b/>
                <w:bCs/>
                <w:sz w:val="18"/>
                <w:szCs w:val="18"/>
              </w:rPr>
            </w:pPr>
            <w:r w:rsidRPr="002E01AC">
              <w:rPr>
                <w:sz w:val="18"/>
                <w:szCs w:val="18"/>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2E01AC" w:rsidRDefault="00981138" w:rsidP="002E01AC">
            <w:pPr>
              <w:spacing w:after="0" w:line="240" w:lineRule="auto"/>
              <w:jc w:val="left"/>
              <w:rPr>
                <w:sz w:val="18"/>
                <w:szCs w:val="18"/>
              </w:rPr>
            </w:pPr>
            <w:r w:rsidRPr="002E01AC">
              <w:rPr>
                <w:sz w:val="18"/>
                <w:szCs w:val="18"/>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2E01AC" w:rsidRDefault="00981138" w:rsidP="002E01AC">
            <w:pPr>
              <w:spacing w:after="0" w:line="240" w:lineRule="auto"/>
              <w:jc w:val="left"/>
              <w:rPr>
                <w:sz w:val="18"/>
                <w:szCs w:val="18"/>
              </w:rPr>
            </w:pPr>
            <w:r w:rsidRPr="002E01AC">
              <w:rPr>
                <w:sz w:val="18"/>
                <w:szCs w:val="18"/>
              </w:rPr>
              <w:t>1</w:t>
            </w:r>
            <w:r w:rsidRPr="002E01AC">
              <w:rPr>
                <w:sz w:val="18"/>
                <w:szCs w:val="18"/>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2E01AC" w:rsidRDefault="00981138" w:rsidP="002E01AC">
            <w:pPr>
              <w:spacing w:after="0" w:line="240" w:lineRule="auto"/>
              <w:jc w:val="left"/>
              <w:rPr>
                <w:sz w:val="18"/>
                <w:szCs w:val="18"/>
              </w:rPr>
            </w:pPr>
            <w:r w:rsidRPr="002E01AC">
              <w:rPr>
                <w:sz w:val="18"/>
                <w:szCs w:val="18"/>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2E01AC" w:rsidRDefault="00981138" w:rsidP="002E01AC">
            <w:pPr>
              <w:spacing w:after="0" w:line="240" w:lineRule="auto"/>
              <w:jc w:val="left"/>
              <w:rPr>
                <w:sz w:val="18"/>
                <w:szCs w:val="18"/>
              </w:rPr>
            </w:pPr>
            <w:r w:rsidRPr="002E01AC">
              <w:rPr>
                <w:sz w:val="18"/>
                <w:szCs w:val="18"/>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2E01AC" w:rsidRDefault="00981138" w:rsidP="002E01AC">
            <w:pPr>
              <w:spacing w:after="0" w:line="240" w:lineRule="auto"/>
              <w:jc w:val="left"/>
              <w:rPr>
                <w:sz w:val="18"/>
                <w:szCs w:val="18"/>
              </w:rPr>
            </w:pPr>
            <w:r w:rsidRPr="002E01AC">
              <w:rPr>
                <w:sz w:val="18"/>
                <w:szCs w:val="18"/>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2E01AC" w:rsidRDefault="00981138" w:rsidP="002E01AC">
            <w:pPr>
              <w:spacing w:after="0" w:line="240" w:lineRule="auto"/>
              <w:jc w:val="left"/>
              <w:rPr>
                <w:sz w:val="18"/>
                <w:szCs w:val="18"/>
              </w:rPr>
            </w:pPr>
            <w:r w:rsidRPr="002E01AC">
              <w:rPr>
                <w:sz w:val="18"/>
                <w:szCs w:val="18"/>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2E01AC" w:rsidRDefault="00981138" w:rsidP="002E01AC">
            <w:pPr>
              <w:spacing w:after="0" w:line="240" w:lineRule="auto"/>
              <w:jc w:val="left"/>
              <w:rPr>
                <w:sz w:val="18"/>
                <w:szCs w:val="18"/>
              </w:rPr>
            </w:pPr>
            <w:r w:rsidRPr="002E01AC">
              <w:rPr>
                <w:sz w:val="18"/>
                <w:szCs w:val="18"/>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2E01AC" w:rsidRDefault="00981138" w:rsidP="002E01AC">
            <w:pPr>
              <w:spacing w:after="0" w:line="240" w:lineRule="auto"/>
              <w:jc w:val="left"/>
              <w:rPr>
                <w:sz w:val="18"/>
                <w:szCs w:val="18"/>
              </w:rPr>
            </w:pPr>
            <w:r w:rsidRPr="002E01AC">
              <w:rPr>
                <w:sz w:val="18"/>
                <w:szCs w:val="18"/>
              </w:rPr>
              <w:t>115 (65.0)</w:t>
            </w:r>
          </w:p>
        </w:tc>
      </w:tr>
      <w:tr w:rsidR="003657F6" w:rsidRPr="00E03B11" w14:paraId="282F7546"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2E01AC" w:rsidRDefault="007979BD" w:rsidP="002E01AC">
            <w:pPr>
              <w:spacing w:after="0" w:line="240" w:lineRule="auto"/>
              <w:jc w:val="left"/>
              <w:rPr>
                <w:sz w:val="18"/>
                <w:szCs w:val="18"/>
              </w:rPr>
            </w:pPr>
            <w:r w:rsidRPr="002E01AC">
              <w:rPr>
                <w:sz w:val="18"/>
                <w:szCs w:val="18"/>
              </w:rPr>
              <w:t xml:space="preserve">CRRT,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490E50C2" w14:textId="34BA2815" w:rsidR="007979BD" w:rsidRPr="002E01AC" w:rsidRDefault="007979BD" w:rsidP="002E01AC">
            <w:pPr>
              <w:spacing w:after="0" w:line="240" w:lineRule="auto"/>
              <w:jc w:val="left"/>
              <w:rPr>
                <w:color w:val="000000"/>
                <w:sz w:val="18"/>
                <w:szCs w:val="18"/>
              </w:rPr>
            </w:pPr>
            <w:r w:rsidRPr="002E01AC">
              <w:rPr>
                <w:sz w:val="18"/>
                <w:szCs w:val="18"/>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3D0D66" w14:textId="54B5CACC" w:rsidR="007979BD" w:rsidRPr="002E01AC" w:rsidRDefault="007979BD" w:rsidP="002E01AC">
            <w:pPr>
              <w:spacing w:after="0" w:line="240" w:lineRule="auto"/>
              <w:jc w:val="left"/>
              <w:rPr>
                <w:color w:val="000000"/>
                <w:sz w:val="18"/>
                <w:szCs w:val="18"/>
              </w:rPr>
            </w:pPr>
            <w:r w:rsidRPr="002E01AC">
              <w:rPr>
                <w:sz w:val="18"/>
                <w:szCs w:val="18"/>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37E39C" w14:textId="55888605" w:rsidR="007979BD" w:rsidRPr="002E01AC" w:rsidRDefault="007979BD"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23C48B" w14:textId="40DCCEB8" w:rsidR="007979BD" w:rsidRPr="002E01AC" w:rsidRDefault="007979BD" w:rsidP="002E01AC">
            <w:pPr>
              <w:spacing w:after="0" w:line="240" w:lineRule="auto"/>
              <w:jc w:val="left"/>
              <w:rPr>
                <w:color w:val="000000"/>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37DF6B" w14:textId="6CF7C493" w:rsidR="007979BD" w:rsidRPr="002E01AC" w:rsidRDefault="007979BD" w:rsidP="002E01AC">
            <w:pPr>
              <w:spacing w:after="0" w:line="240" w:lineRule="auto"/>
              <w:jc w:val="left"/>
              <w:rPr>
                <w:color w:val="000000"/>
                <w:sz w:val="18"/>
                <w:szCs w:val="18"/>
              </w:rPr>
            </w:pPr>
            <w:r w:rsidRPr="002E01AC">
              <w:rPr>
                <w:sz w:val="18"/>
                <w:szCs w:val="18"/>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282B3F5" w14:textId="1BB71F8E" w:rsidR="007979BD" w:rsidRPr="002E01AC" w:rsidRDefault="007979BD" w:rsidP="002E01AC">
            <w:pPr>
              <w:spacing w:after="0" w:line="240" w:lineRule="auto"/>
              <w:jc w:val="left"/>
              <w:rPr>
                <w:color w:val="000000"/>
                <w:sz w:val="18"/>
                <w:szCs w:val="18"/>
              </w:rPr>
            </w:pPr>
            <w:del w:id="94" w:author="My Luong Vuong" w:date="2024-01-30T22:18:00Z">
              <w:r w:rsidRPr="002E01AC" w:rsidDel="00626236">
                <w:rPr>
                  <w:sz w:val="18"/>
                  <w:szCs w:val="18"/>
                </w:rPr>
                <w:delText xml:space="preserve">3 </w:delText>
              </w:r>
            </w:del>
            <w:commentRangeStart w:id="95"/>
            <w:ins w:id="96" w:author="My Luong Vuong" w:date="2024-01-30T22:18:00Z">
              <w:r w:rsidR="00626236">
                <w:rPr>
                  <w:sz w:val="18"/>
                  <w:szCs w:val="18"/>
                </w:rPr>
                <w:t>5</w:t>
              </w:r>
              <w:commentRangeEnd w:id="95"/>
              <w:r w:rsidR="00094C7C">
                <w:rPr>
                  <w:rStyle w:val="CommentReference"/>
                </w:rPr>
                <w:commentReference w:id="95"/>
              </w:r>
              <w:r w:rsidR="00626236" w:rsidRPr="002E01AC">
                <w:rPr>
                  <w:sz w:val="18"/>
                  <w:szCs w:val="18"/>
                </w:rPr>
                <w:t xml:space="preserve"> </w:t>
              </w:r>
            </w:ins>
            <w:r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3E9EA9" w14:textId="37C3AFD5"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599F5F" w14:textId="323844B4"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43E184" w14:textId="0A93B191" w:rsidR="007979BD" w:rsidRPr="002E01AC" w:rsidRDefault="007979BD" w:rsidP="002E01AC">
            <w:pPr>
              <w:spacing w:after="0" w:line="240" w:lineRule="auto"/>
              <w:jc w:val="left"/>
              <w:rPr>
                <w:color w:val="000000"/>
                <w:sz w:val="18"/>
                <w:szCs w:val="18"/>
              </w:rPr>
            </w:pPr>
            <w:del w:id="97" w:author="My Luong Vuong" w:date="2024-01-30T22:18:00Z">
              <w:r w:rsidRPr="002E01AC" w:rsidDel="00CF7ED4">
                <w:rPr>
                  <w:sz w:val="18"/>
                  <w:szCs w:val="18"/>
                </w:rPr>
                <w:delText xml:space="preserve">32 </w:delText>
              </w:r>
            </w:del>
            <w:ins w:id="98" w:author="My Luong Vuong" w:date="2024-01-30T22:18:00Z">
              <w:r w:rsidR="00CF7ED4" w:rsidRPr="002E01AC">
                <w:rPr>
                  <w:sz w:val="18"/>
                  <w:szCs w:val="18"/>
                </w:rPr>
                <w:t>3</w:t>
              </w:r>
              <w:r w:rsidR="00CF7ED4">
                <w:rPr>
                  <w:sz w:val="18"/>
                  <w:szCs w:val="18"/>
                </w:rPr>
                <w:t>4</w:t>
              </w:r>
              <w:r w:rsidR="00CF7ED4" w:rsidRPr="002E01AC">
                <w:rPr>
                  <w:sz w:val="18"/>
                  <w:szCs w:val="18"/>
                </w:rPr>
                <w:t xml:space="preserve"> </w:t>
              </w:r>
            </w:ins>
            <w:r w:rsidRPr="002E01AC">
              <w:rPr>
                <w:sz w:val="18"/>
                <w:szCs w:val="18"/>
              </w:rPr>
              <w:t>(</w:t>
            </w:r>
            <w:del w:id="99" w:author="My Luong Vuong" w:date="2024-01-30T22:19:00Z">
              <w:r w:rsidRPr="002E01AC" w:rsidDel="00806B67">
                <w:rPr>
                  <w:sz w:val="18"/>
                  <w:szCs w:val="18"/>
                </w:rPr>
                <w:delText>18</w:delText>
              </w:r>
            </w:del>
            <w:ins w:id="100" w:author="My Luong Vuong" w:date="2024-01-30T22:19:00Z">
              <w:r w:rsidR="00806B67" w:rsidRPr="002E01AC">
                <w:rPr>
                  <w:sz w:val="18"/>
                  <w:szCs w:val="18"/>
                </w:rPr>
                <w:t>1</w:t>
              </w:r>
              <w:r w:rsidR="00806B67">
                <w:rPr>
                  <w:sz w:val="18"/>
                  <w:szCs w:val="18"/>
                </w:rPr>
                <w:t>9</w:t>
              </w:r>
            </w:ins>
            <w:r w:rsidRPr="002E01AC">
              <w:rPr>
                <w:sz w:val="18"/>
                <w:szCs w:val="18"/>
              </w:rPr>
              <w:t>.</w:t>
            </w:r>
            <w:del w:id="101" w:author="My Luong Vuong" w:date="2024-01-30T22:19:00Z">
              <w:r w:rsidRPr="002E01AC" w:rsidDel="00806B67">
                <w:rPr>
                  <w:sz w:val="18"/>
                  <w:szCs w:val="18"/>
                </w:rPr>
                <w:delText>1</w:delText>
              </w:r>
            </w:del>
            <w:ins w:id="102" w:author="My Luong Vuong" w:date="2024-01-30T22:19:00Z">
              <w:r w:rsidR="00806B67">
                <w:rPr>
                  <w:sz w:val="18"/>
                  <w:szCs w:val="18"/>
                </w:rPr>
                <w:t>2</w:t>
              </w:r>
            </w:ins>
            <w:r w:rsidRPr="002E01AC">
              <w:rPr>
                <w:sz w:val="18"/>
                <w:szCs w:val="18"/>
              </w:rPr>
              <w:t>)</w:t>
            </w:r>
          </w:p>
        </w:tc>
      </w:tr>
      <w:tr w:rsidR="003657F6" w:rsidRPr="00E03B11" w14:paraId="6BDD2455"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2E01AC" w:rsidRDefault="00724EA0" w:rsidP="002E01AC">
            <w:pPr>
              <w:spacing w:after="0" w:line="240" w:lineRule="auto"/>
              <w:jc w:val="left"/>
              <w:rPr>
                <w:sz w:val="18"/>
                <w:szCs w:val="18"/>
              </w:rPr>
            </w:pPr>
            <w:r w:rsidRPr="002E01AC">
              <w:rPr>
                <w:sz w:val="18"/>
                <w:szCs w:val="18"/>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AC623F4" w14:textId="2B944E67" w:rsidR="00724EA0" w:rsidRPr="002E01AC" w:rsidRDefault="00555334" w:rsidP="002E01AC">
            <w:pPr>
              <w:spacing w:after="0" w:line="240" w:lineRule="auto"/>
              <w:jc w:val="left"/>
              <w:rPr>
                <w:sz w:val="18"/>
                <w:szCs w:val="18"/>
              </w:rPr>
            </w:pPr>
            <w:r w:rsidRPr="002E01AC">
              <w:rPr>
                <w:sz w:val="18"/>
                <w:szCs w:val="18"/>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5E1CD7" w14:textId="0AA7ECE7" w:rsidR="00724EA0" w:rsidRPr="002E01AC" w:rsidRDefault="007D222E" w:rsidP="002E01AC">
            <w:pPr>
              <w:spacing w:after="0" w:line="240" w:lineRule="auto"/>
              <w:jc w:val="left"/>
              <w:rPr>
                <w:sz w:val="18"/>
                <w:szCs w:val="18"/>
              </w:rPr>
            </w:pPr>
            <w:r w:rsidRPr="002E01AC">
              <w:rPr>
                <w:sz w:val="18"/>
                <w:szCs w:val="18"/>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8510E0" w14:textId="293CBFBE" w:rsidR="00724EA0" w:rsidRPr="002E01AC" w:rsidRDefault="00264C02" w:rsidP="002E01AC">
            <w:pPr>
              <w:spacing w:after="0" w:line="240" w:lineRule="auto"/>
              <w:jc w:val="left"/>
              <w:rPr>
                <w:sz w:val="18"/>
                <w:szCs w:val="18"/>
              </w:rPr>
            </w:pPr>
            <w:r w:rsidRPr="002E01AC">
              <w:rPr>
                <w:sz w:val="18"/>
                <w:szCs w:val="18"/>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E53C60" w14:textId="323B7C54" w:rsidR="00724EA0" w:rsidRPr="002E01AC" w:rsidRDefault="00264C02" w:rsidP="002E01AC">
            <w:pPr>
              <w:spacing w:after="0" w:line="240" w:lineRule="auto"/>
              <w:jc w:val="left"/>
              <w:rPr>
                <w:sz w:val="18"/>
                <w:szCs w:val="18"/>
              </w:rPr>
            </w:pPr>
            <w:r w:rsidRPr="002E01AC">
              <w:rPr>
                <w:sz w:val="18"/>
                <w:szCs w:val="18"/>
              </w:rPr>
              <w:t>76</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74A0CAF" w14:textId="4536ED67" w:rsidR="00724EA0" w:rsidRPr="002E01AC" w:rsidRDefault="00264C02" w:rsidP="002E01AC">
            <w:pPr>
              <w:spacing w:after="0" w:line="240" w:lineRule="auto"/>
              <w:jc w:val="left"/>
              <w:rPr>
                <w:sz w:val="18"/>
                <w:szCs w:val="18"/>
              </w:rPr>
            </w:pPr>
            <w:r w:rsidRPr="002E01AC">
              <w:rPr>
                <w:sz w:val="18"/>
                <w:szCs w:val="18"/>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D57F4C" w14:textId="12E35FFF" w:rsidR="00724EA0" w:rsidRPr="002E01AC" w:rsidRDefault="00264C02" w:rsidP="002E01AC">
            <w:pPr>
              <w:spacing w:after="0" w:line="240" w:lineRule="auto"/>
              <w:jc w:val="left"/>
              <w:rPr>
                <w:sz w:val="18"/>
                <w:szCs w:val="18"/>
              </w:rPr>
            </w:pPr>
            <w:r w:rsidRPr="002E01AC">
              <w:rPr>
                <w:sz w:val="18"/>
                <w:szCs w:val="18"/>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816BC3" w14:textId="1618E219" w:rsidR="00724EA0" w:rsidRPr="002E01AC" w:rsidRDefault="00264C02" w:rsidP="002E01AC">
            <w:pPr>
              <w:spacing w:after="0" w:line="240" w:lineRule="auto"/>
              <w:jc w:val="left"/>
              <w:rPr>
                <w:sz w:val="18"/>
                <w:szCs w:val="18"/>
              </w:rPr>
            </w:pPr>
            <w:r w:rsidRPr="002E01AC">
              <w:rPr>
                <w:sz w:val="18"/>
                <w:szCs w:val="18"/>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30FF9EC" w14:textId="183972EA" w:rsidR="00724EA0" w:rsidRPr="002E01AC" w:rsidRDefault="00264C02" w:rsidP="002E01AC">
            <w:pPr>
              <w:spacing w:after="0" w:line="240" w:lineRule="auto"/>
              <w:jc w:val="left"/>
              <w:rPr>
                <w:sz w:val="18"/>
                <w:szCs w:val="18"/>
              </w:rPr>
            </w:pPr>
            <w:r w:rsidRPr="002E01AC">
              <w:rPr>
                <w:sz w:val="18"/>
                <w:szCs w:val="18"/>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6F3A3BC" w14:textId="1EFA94E9" w:rsidR="00724EA0" w:rsidRPr="002E01AC" w:rsidRDefault="00D11E2C" w:rsidP="002E01AC">
            <w:pPr>
              <w:spacing w:after="0" w:line="240" w:lineRule="auto"/>
              <w:jc w:val="left"/>
              <w:rPr>
                <w:sz w:val="18"/>
                <w:szCs w:val="18"/>
              </w:rPr>
            </w:pPr>
            <w:r w:rsidRPr="002E01AC">
              <w:rPr>
                <w:sz w:val="18"/>
                <w:szCs w:val="18"/>
              </w:rPr>
              <w:t>3170</w:t>
            </w:r>
          </w:p>
        </w:tc>
      </w:tr>
      <w:tr w:rsidR="003657F6" w:rsidRPr="00E03B11" w14:paraId="328233BC"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5B3640E5" w:rsidR="00550CB3" w:rsidRPr="002E01AC" w:rsidRDefault="0067351A" w:rsidP="002E01AC">
            <w:pPr>
              <w:spacing w:after="0" w:line="240" w:lineRule="auto"/>
              <w:jc w:val="left"/>
              <w:rPr>
                <w:sz w:val="18"/>
                <w:szCs w:val="18"/>
                <w:lang w:val="es-ES"/>
              </w:rPr>
            </w:pPr>
            <w:proofErr w:type="spellStart"/>
            <w:r w:rsidRPr="002E01AC">
              <w:rPr>
                <w:sz w:val="18"/>
                <w:szCs w:val="18"/>
                <w:lang w:val="es-ES"/>
              </w:rPr>
              <w:t>Fluconazole</w:t>
            </w:r>
            <w:proofErr w:type="spellEnd"/>
            <w:r w:rsidRPr="002E01AC">
              <w:rPr>
                <w:sz w:val="18"/>
                <w:szCs w:val="18"/>
                <w:lang w:val="es-ES"/>
              </w:rPr>
              <w:t xml:space="preserve"> </w:t>
            </w:r>
            <w:proofErr w:type="spellStart"/>
            <w:r w:rsidRPr="002E01AC">
              <w:rPr>
                <w:sz w:val="18"/>
                <w:szCs w:val="18"/>
                <w:lang w:val="es-ES"/>
              </w:rPr>
              <w:t>dose</w:t>
            </w:r>
            <w:proofErr w:type="spellEnd"/>
            <w:r w:rsidR="00550CB3" w:rsidRPr="002E01AC">
              <w:rPr>
                <w:sz w:val="18"/>
                <w:szCs w:val="18"/>
                <w:lang w:val="es-ES"/>
              </w:rPr>
              <w:t xml:space="preserve">, </w:t>
            </w:r>
            <w:r w:rsidR="00E4568D" w:rsidRPr="002E01AC">
              <w:rPr>
                <w:sz w:val="18"/>
                <w:szCs w:val="18"/>
                <w:lang w:val="es-ES"/>
              </w:rPr>
              <w:t>m</w:t>
            </w:r>
            <w:r w:rsidR="00550CB3" w:rsidRPr="002E01AC">
              <w:rPr>
                <w:sz w:val="18"/>
                <w:szCs w:val="18"/>
                <w:lang w:val="es-ES"/>
              </w:rPr>
              <w:t>edian [Q1</w:t>
            </w:r>
            <w:r w:rsidR="006F045C">
              <w:rPr>
                <w:sz w:val="18"/>
                <w:szCs w:val="18"/>
                <w:lang w:val="es-ES"/>
              </w:rPr>
              <w:t>–</w:t>
            </w:r>
            <w:r w:rsidR="00550CB3" w:rsidRPr="002E01AC">
              <w:rPr>
                <w:sz w:val="18"/>
                <w:szCs w:val="18"/>
                <w:lang w:val="es-ES"/>
              </w:rPr>
              <w:t xml:space="preserve">Q3], </w:t>
            </w:r>
            <w:r w:rsidR="00132C36" w:rsidRPr="002E01AC">
              <w:rPr>
                <w:sz w:val="18"/>
                <w:szCs w:val="18"/>
                <w:lang w:val="es-ES"/>
              </w:rPr>
              <w:t>mg</w:t>
            </w:r>
            <w:r w:rsidR="00B51121" w:rsidRPr="002E01AC">
              <w:rPr>
                <w:sz w:val="18"/>
                <w:szCs w:val="18"/>
                <w:lang w:val="es-ES"/>
              </w:rPr>
              <w:t xml:space="preserve">, </w:t>
            </w:r>
            <w:r w:rsidR="00D53CB9" w:rsidRPr="002E01AC">
              <w:rPr>
                <w:i/>
                <w:iCs/>
                <w:sz w:val="18"/>
                <w:szCs w:val="18"/>
                <w:lang w:val="es-ES"/>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0B6A85E" w14:textId="695EE190" w:rsidR="00550CB3" w:rsidRPr="002E01AC" w:rsidRDefault="00550CB3" w:rsidP="002E01AC">
            <w:pPr>
              <w:spacing w:after="0" w:line="240" w:lineRule="auto"/>
              <w:jc w:val="left"/>
              <w:rPr>
                <w:color w:val="000000"/>
                <w:sz w:val="18"/>
                <w:szCs w:val="18"/>
              </w:rPr>
            </w:pPr>
            <w:r w:rsidRPr="002E01AC">
              <w:rPr>
                <w:sz w:val="18"/>
                <w:szCs w:val="18"/>
              </w:rPr>
              <w:t>400</w:t>
            </w:r>
            <w:r w:rsidR="0065635B" w:rsidRPr="002E01AC">
              <w:rPr>
                <w:sz w:val="18"/>
                <w:szCs w:val="18"/>
              </w:rPr>
              <w:t xml:space="preserve"> </w:t>
            </w:r>
            <w:r w:rsidRPr="002E01AC">
              <w:rPr>
                <w:sz w:val="18"/>
                <w:szCs w:val="18"/>
              </w:rPr>
              <w:t>[400</w:t>
            </w:r>
            <w:r w:rsidR="006F045C">
              <w:rPr>
                <w:sz w:val="18"/>
                <w:szCs w:val="18"/>
              </w:rPr>
              <w:t>–</w:t>
            </w:r>
            <w:r w:rsidRPr="002E01AC">
              <w:rPr>
                <w:sz w:val="18"/>
                <w:szCs w:val="18"/>
              </w:rPr>
              <w:t>400]</w:t>
            </w:r>
            <w:r w:rsidR="00AD7127" w:rsidRPr="002E01AC">
              <w:rPr>
                <w:sz w:val="18"/>
                <w:szCs w:val="18"/>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A65E93B" w14:textId="3DBFF816"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C031FA" w:rsidRPr="002E01AC">
              <w:rPr>
                <w:sz w:val="18"/>
                <w:szCs w:val="18"/>
              </w:rPr>
              <w:t xml:space="preserve">, </w:t>
            </w:r>
            <w:r w:rsidR="004D2EEC" w:rsidRPr="002E01AC">
              <w:rPr>
                <w:sz w:val="18"/>
                <w:szCs w:val="18"/>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B1300F" w14:textId="106E87AE" w:rsidR="00550CB3" w:rsidRPr="002E01AC" w:rsidRDefault="00550CB3" w:rsidP="002E01AC">
            <w:pPr>
              <w:spacing w:after="0" w:line="240" w:lineRule="auto"/>
              <w:jc w:val="left"/>
              <w:rPr>
                <w:color w:val="000000"/>
                <w:sz w:val="18"/>
                <w:szCs w:val="18"/>
              </w:rPr>
            </w:pPr>
            <w:r w:rsidRPr="002E01AC">
              <w:rPr>
                <w:sz w:val="18"/>
                <w:szCs w:val="18"/>
              </w:rPr>
              <w:t>800 [800</w:t>
            </w:r>
            <w:r w:rsidR="006F045C">
              <w:rPr>
                <w:sz w:val="18"/>
                <w:szCs w:val="18"/>
              </w:rPr>
              <w:t>–</w:t>
            </w:r>
            <w:r w:rsidRPr="002E01AC">
              <w:rPr>
                <w:sz w:val="18"/>
                <w:szCs w:val="18"/>
              </w:rPr>
              <w:t>800]</w:t>
            </w:r>
            <w:r w:rsidR="004D2EEC" w:rsidRPr="002E01AC">
              <w:rPr>
                <w:sz w:val="18"/>
                <w:szCs w:val="18"/>
              </w:rPr>
              <w:t xml:space="preserve">, </w:t>
            </w:r>
            <w:r w:rsidR="003B388E" w:rsidRPr="002E01AC">
              <w:rPr>
                <w:sz w:val="18"/>
                <w:szCs w:val="18"/>
              </w:rPr>
              <w:t>90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28D8F0E" w14:textId="729B640A"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BB60399" w14:textId="6440AB98"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B4D3A1" w14:textId="4EC5C4C3" w:rsidR="00550CB3" w:rsidRPr="002E01AC" w:rsidRDefault="00550CB3" w:rsidP="002E01AC">
            <w:pPr>
              <w:spacing w:after="0" w:line="240" w:lineRule="auto"/>
              <w:jc w:val="left"/>
              <w:rPr>
                <w:color w:val="000000"/>
                <w:sz w:val="18"/>
                <w:szCs w:val="18"/>
              </w:rPr>
            </w:pPr>
            <w:r w:rsidRPr="002E01AC">
              <w:rPr>
                <w:sz w:val="18"/>
                <w:szCs w:val="18"/>
              </w:rPr>
              <w:t>400 [300</w:t>
            </w:r>
            <w:r w:rsidR="006F045C">
              <w:rPr>
                <w:sz w:val="18"/>
                <w:szCs w:val="18"/>
              </w:rPr>
              <w:t>–</w:t>
            </w:r>
            <w:r w:rsidRPr="002E01AC">
              <w:rPr>
                <w:sz w:val="18"/>
                <w:szCs w:val="18"/>
              </w:rPr>
              <w:t>400]</w:t>
            </w:r>
            <w:r w:rsidR="003B388E" w:rsidRPr="002E01AC">
              <w:rPr>
                <w:sz w:val="18"/>
                <w:szCs w:val="18"/>
              </w:rPr>
              <w:t xml:space="preserve">, </w:t>
            </w:r>
            <w:r w:rsidR="00621979" w:rsidRPr="002E01AC">
              <w:rPr>
                <w:sz w:val="18"/>
                <w:szCs w:val="18"/>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27B987" w14:textId="4FE82971"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3055B6A" w14:textId="1C156BCE"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621979" w:rsidRPr="002E01AC">
              <w:rPr>
                <w:sz w:val="18"/>
                <w:szCs w:val="18"/>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F90D683" w14:textId="23044043"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1554</w:t>
            </w:r>
          </w:p>
        </w:tc>
      </w:tr>
      <w:tr w:rsidR="003657F6" w:rsidRPr="00E03B11" w14:paraId="2DEE4135"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3862DAF0" w:rsidR="009E1FE8" w:rsidRPr="002E01AC" w:rsidRDefault="009E1FE8" w:rsidP="002E01AC">
            <w:pPr>
              <w:spacing w:after="0" w:line="240" w:lineRule="auto"/>
              <w:jc w:val="left"/>
              <w:rPr>
                <w:sz w:val="18"/>
                <w:szCs w:val="18"/>
              </w:rPr>
            </w:pPr>
            <w:r w:rsidRPr="002E01AC">
              <w:rPr>
                <w:sz w:val="18"/>
                <w:szCs w:val="18"/>
              </w:rPr>
              <w:t>Plasma samples available per patient, median [Q1</w:t>
            </w:r>
            <w:r w:rsidR="006F045C">
              <w:rPr>
                <w:sz w:val="18"/>
                <w:szCs w:val="18"/>
              </w:rPr>
              <w:t>–</w:t>
            </w:r>
            <w:r w:rsidRPr="002E01AC">
              <w:rPr>
                <w:sz w:val="18"/>
                <w:szCs w:val="18"/>
              </w:rPr>
              <w:t xml:space="preserve">Q3], </w:t>
            </w:r>
            <w:r w:rsidRPr="002E01AC">
              <w:rPr>
                <w:i/>
                <w:iCs/>
                <w:sz w:val="18"/>
                <w:szCs w:val="18"/>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93E856" w14:textId="1FE3864A" w:rsidR="009E1FE8" w:rsidRPr="002E01AC" w:rsidRDefault="00FB4C20" w:rsidP="002E01AC">
            <w:pPr>
              <w:spacing w:after="0" w:line="240" w:lineRule="auto"/>
              <w:jc w:val="left"/>
              <w:rPr>
                <w:sz w:val="18"/>
                <w:szCs w:val="18"/>
              </w:rPr>
            </w:pPr>
            <w:r w:rsidRPr="002E01AC">
              <w:rPr>
                <w:sz w:val="18"/>
                <w:szCs w:val="18"/>
              </w:rPr>
              <w:t>6</w:t>
            </w:r>
            <w:r w:rsidR="009E1FE8" w:rsidRPr="002E01AC">
              <w:rPr>
                <w:sz w:val="18"/>
                <w:szCs w:val="18"/>
              </w:rPr>
              <w:t xml:space="preserve"> [</w:t>
            </w:r>
            <w:r w:rsidRPr="002E01AC">
              <w:rPr>
                <w:sz w:val="18"/>
                <w:szCs w:val="18"/>
              </w:rPr>
              <w:t>3</w:t>
            </w:r>
            <w:r w:rsidR="006F045C">
              <w:rPr>
                <w:sz w:val="18"/>
                <w:szCs w:val="18"/>
              </w:rPr>
              <w:t>–</w:t>
            </w:r>
            <w:r w:rsidR="00B85E56" w:rsidRPr="002E01AC">
              <w:rPr>
                <w:sz w:val="18"/>
                <w:szCs w:val="18"/>
              </w:rPr>
              <w:t>8</w:t>
            </w:r>
            <w:r w:rsidR="009E1FE8" w:rsidRPr="002E01AC">
              <w:rPr>
                <w:sz w:val="18"/>
                <w:szCs w:val="18"/>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450FF3" w14:textId="794467F8" w:rsidR="009E1FE8" w:rsidRPr="002E01AC" w:rsidRDefault="00BD703C" w:rsidP="002E01AC">
            <w:pPr>
              <w:spacing w:after="0" w:line="240" w:lineRule="auto"/>
              <w:jc w:val="left"/>
              <w:rPr>
                <w:sz w:val="18"/>
                <w:szCs w:val="18"/>
              </w:rPr>
            </w:pPr>
            <w:r w:rsidRPr="002E01AC">
              <w:rPr>
                <w:sz w:val="18"/>
                <w:szCs w:val="18"/>
              </w:rPr>
              <w:t>18</w:t>
            </w:r>
            <w:r w:rsidR="009E1FE8" w:rsidRPr="002E01AC">
              <w:rPr>
                <w:sz w:val="18"/>
                <w:szCs w:val="18"/>
              </w:rPr>
              <w:t xml:space="preserve"> [</w:t>
            </w:r>
            <w:r w:rsidRPr="002E01AC">
              <w:rPr>
                <w:sz w:val="18"/>
                <w:szCs w:val="18"/>
              </w:rPr>
              <w:t>12</w:t>
            </w:r>
            <w:r w:rsidR="006F045C">
              <w:rPr>
                <w:sz w:val="18"/>
                <w:szCs w:val="18"/>
              </w:rPr>
              <w:t>–</w:t>
            </w:r>
            <w:r w:rsidR="009E1FE8" w:rsidRPr="002E01AC">
              <w:rPr>
                <w:sz w:val="18"/>
                <w:szCs w:val="18"/>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81958D" w14:textId="7CDD66E8" w:rsidR="009E1FE8" w:rsidRPr="002E01AC" w:rsidRDefault="009E1FE8" w:rsidP="002E01AC">
            <w:pPr>
              <w:spacing w:after="0" w:line="240" w:lineRule="auto"/>
              <w:jc w:val="left"/>
              <w:rPr>
                <w:sz w:val="18"/>
                <w:szCs w:val="18"/>
              </w:rPr>
            </w:pPr>
            <w:r w:rsidRPr="002E01AC">
              <w:rPr>
                <w:sz w:val="18"/>
                <w:szCs w:val="18"/>
              </w:rPr>
              <w:t>1</w:t>
            </w:r>
            <w:r w:rsidR="001257CE" w:rsidRPr="002E01AC">
              <w:rPr>
                <w:sz w:val="18"/>
                <w:szCs w:val="18"/>
              </w:rPr>
              <w:t>8</w:t>
            </w:r>
            <w:r w:rsidRPr="002E01AC">
              <w:rPr>
                <w:sz w:val="18"/>
                <w:szCs w:val="18"/>
              </w:rPr>
              <w:t xml:space="preserve"> [</w:t>
            </w:r>
            <w:r w:rsidR="001257CE" w:rsidRPr="002E01AC">
              <w:rPr>
                <w:sz w:val="18"/>
                <w:szCs w:val="18"/>
              </w:rPr>
              <w:t>8</w:t>
            </w:r>
            <w:r w:rsidR="006F045C">
              <w:rPr>
                <w:sz w:val="18"/>
                <w:szCs w:val="18"/>
              </w:rPr>
              <w:t>–</w:t>
            </w:r>
            <w:r w:rsidRPr="002E01AC">
              <w:rPr>
                <w:sz w:val="18"/>
                <w:szCs w:val="18"/>
              </w:rPr>
              <w:t>2</w:t>
            </w:r>
            <w:r w:rsidR="001257CE" w:rsidRPr="002E01AC">
              <w:rPr>
                <w:sz w:val="18"/>
                <w:szCs w:val="18"/>
              </w:rPr>
              <w:t>5</w:t>
            </w:r>
            <w:r w:rsidRPr="002E01AC">
              <w:rPr>
                <w:sz w:val="18"/>
                <w:szCs w:val="18"/>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8530583" w14:textId="2A3ED62C" w:rsidR="009E1FE8" w:rsidRPr="002E01AC" w:rsidRDefault="009E1FE8" w:rsidP="002E01AC">
            <w:pPr>
              <w:spacing w:after="0" w:line="240" w:lineRule="auto"/>
              <w:jc w:val="left"/>
              <w:rPr>
                <w:sz w:val="18"/>
                <w:szCs w:val="18"/>
              </w:rPr>
            </w:pPr>
            <w:r w:rsidRPr="002E01AC">
              <w:rPr>
                <w:sz w:val="18"/>
                <w:szCs w:val="18"/>
              </w:rPr>
              <w:t>7 [7</w:t>
            </w:r>
            <w:r w:rsidR="006F045C">
              <w:rPr>
                <w:sz w:val="18"/>
                <w:szCs w:val="18"/>
              </w:rPr>
              <w:t>–</w:t>
            </w:r>
            <w:r w:rsidR="00BA2C87" w:rsidRPr="002E01AC">
              <w:rPr>
                <w:sz w:val="18"/>
                <w:szCs w:val="18"/>
              </w:rPr>
              <w:t>7</w:t>
            </w:r>
            <w:r w:rsidRPr="002E01AC">
              <w:rPr>
                <w:sz w:val="18"/>
                <w:szCs w:val="18"/>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4072A6A" w14:textId="0BEF337E" w:rsidR="009E1FE8" w:rsidRPr="002E01AC" w:rsidRDefault="00272E56" w:rsidP="002E01AC">
            <w:pPr>
              <w:spacing w:after="0" w:line="240" w:lineRule="auto"/>
              <w:jc w:val="left"/>
              <w:rPr>
                <w:sz w:val="18"/>
                <w:szCs w:val="18"/>
              </w:rPr>
            </w:pPr>
            <w:r w:rsidRPr="002E01AC">
              <w:rPr>
                <w:sz w:val="18"/>
                <w:szCs w:val="18"/>
              </w:rPr>
              <w:t>3</w:t>
            </w:r>
            <w:r w:rsidR="009E1FE8" w:rsidRPr="002E01AC">
              <w:rPr>
                <w:sz w:val="18"/>
                <w:szCs w:val="18"/>
              </w:rPr>
              <w:t>.</w:t>
            </w:r>
            <w:r w:rsidRPr="002E01AC">
              <w:rPr>
                <w:sz w:val="18"/>
                <w:szCs w:val="18"/>
              </w:rPr>
              <w:t>50</w:t>
            </w:r>
            <w:r w:rsidR="009E1FE8" w:rsidRPr="002E01AC">
              <w:rPr>
                <w:sz w:val="18"/>
                <w:szCs w:val="18"/>
              </w:rPr>
              <w:t xml:space="preserve"> [</w:t>
            </w:r>
            <w:r w:rsidR="00775906" w:rsidRPr="002E01AC">
              <w:rPr>
                <w:sz w:val="18"/>
                <w:szCs w:val="18"/>
              </w:rPr>
              <w:t>3</w:t>
            </w:r>
            <w:r w:rsidR="009E1FE8" w:rsidRPr="002E01AC">
              <w:rPr>
                <w:sz w:val="18"/>
                <w:szCs w:val="18"/>
              </w:rPr>
              <w:t>.</w:t>
            </w:r>
            <w:r w:rsidR="00775906" w:rsidRPr="002E01AC">
              <w:rPr>
                <w:sz w:val="18"/>
                <w:szCs w:val="18"/>
              </w:rPr>
              <w:t>00</w:t>
            </w:r>
            <w:r w:rsidR="006F045C">
              <w:rPr>
                <w:sz w:val="18"/>
                <w:szCs w:val="18"/>
              </w:rPr>
              <w:t>–</w:t>
            </w:r>
            <w:r w:rsidR="00CC5B5F" w:rsidRPr="002E01AC">
              <w:rPr>
                <w:sz w:val="18"/>
                <w:szCs w:val="18"/>
              </w:rPr>
              <w:t>5</w:t>
            </w:r>
            <w:r w:rsidR="009E1FE8" w:rsidRPr="002E01AC">
              <w:rPr>
                <w:sz w:val="18"/>
                <w:szCs w:val="18"/>
              </w:rPr>
              <w:t>.</w:t>
            </w:r>
            <w:r w:rsidR="00CC5B5F" w:rsidRPr="002E01AC">
              <w:rPr>
                <w:sz w:val="18"/>
                <w:szCs w:val="18"/>
              </w:rPr>
              <w:t>75</w:t>
            </w:r>
            <w:r w:rsidR="009E1FE8" w:rsidRPr="002E01AC">
              <w:rPr>
                <w:sz w:val="18"/>
                <w:szCs w:val="18"/>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1F2E458" w14:textId="2C87D960" w:rsidR="009E1FE8" w:rsidRPr="002E01AC" w:rsidRDefault="00955E43" w:rsidP="002E01AC">
            <w:pPr>
              <w:spacing w:after="0" w:line="240" w:lineRule="auto"/>
              <w:jc w:val="left"/>
              <w:rPr>
                <w:sz w:val="18"/>
                <w:szCs w:val="18"/>
              </w:rPr>
            </w:pPr>
            <w:r w:rsidRPr="002E01AC">
              <w:rPr>
                <w:sz w:val="18"/>
                <w:szCs w:val="18"/>
              </w:rPr>
              <w:t>3</w:t>
            </w:r>
            <w:r w:rsidR="009E1FE8" w:rsidRPr="002E01AC">
              <w:rPr>
                <w:sz w:val="18"/>
                <w:szCs w:val="18"/>
              </w:rPr>
              <w:t xml:space="preserve"> [</w:t>
            </w:r>
            <w:r w:rsidRPr="002E01AC">
              <w:rPr>
                <w:sz w:val="18"/>
                <w:szCs w:val="18"/>
              </w:rPr>
              <w:t>3</w:t>
            </w:r>
            <w:r w:rsidR="006F045C">
              <w:rPr>
                <w:sz w:val="18"/>
                <w:szCs w:val="18"/>
              </w:rPr>
              <w:t>–</w:t>
            </w:r>
            <w:r w:rsidR="009E1FE8" w:rsidRPr="002E01AC">
              <w:rPr>
                <w:sz w:val="18"/>
                <w:szCs w:val="18"/>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2EFAE2" w14:textId="287463E9" w:rsidR="009E1FE8" w:rsidRPr="002E01AC" w:rsidRDefault="00CB08F9" w:rsidP="002E01AC">
            <w:pPr>
              <w:spacing w:after="0" w:line="240" w:lineRule="auto"/>
              <w:jc w:val="left"/>
              <w:rPr>
                <w:sz w:val="18"/>
                <w:szCs w:val="18"/>
              </w:rPr>
            </w:pPr>
            <w:r w:rsidRPr="002E01AC">
              <w:rPr>
                <w:sz w:val="18"/>
                <w:szCs w:val="18"/>
              </w:rPr>
              <w:t>8</w:t>
            </w:r>
            <w:r w:rsidR="009E1FE8" w:rsidRPr="002E01AC">
              <w:rPr>
                <w:sz w:val="18"/>
                <w:szCs w:val="18"/>
              </w:rPr>
              <w:t xml:space="preserve"> [</w:t>
            </w:r>
            <w:r w:rsidRPr="002E01AC">
              <w:rPr>
                <w:sz w:val="18"/>
                <w:szCs w:val="18"/>
              </w:rPr>
              <w:t>7</w:t>
            </w:r>
            <w:r w:rsidR="006F045C">
              <w:rPr>
                <w:sz w:val="18"/>
                <w:szCs w:val="18"/>
              </w:rPr>
              <w:t>–</w:t>
            </w:r>
            <w:r w:rsidRPr="002E01AC">
              <w:rPr>
                <w:sz w:val="18"/>
                <w:szCs w:val="18"/>
              </w:rPr>
              <w:t>8</w:t>
            </w:r>
            <w:r w:rsidR="009E1FE8" w:rsidRPr="002E01AC">
              <w:rPr>
                <w:sz w:val="18"/>
                <w:szCs w:val="18"/>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B5B6DC5" w14:textId="1FE7D746" w:rsidR="009E1FE8" w:rsidRPr="002E01AC" w:rsidRDefault="009E1FE8" w:rsidP="002E01AC">
            <w:pPr>
              <w:spacing w:after="0" w:line="240" w:lineRule="auto"/>
              <w:jc w:val="left"/>
              <w:rPr>
                <w:sz w:val="18"/>
                <w:szCs w:val="18"/>
              </w:rPr>
            </w:pPr>
            <w:r w:rsidRPr="002E01AC">
              <w:rPr>
                <w:sz w:val="18"/>
                <w:szCs w:val="18"/>
              </w:rPr>
              <w:t>1</w:t>
            </w:r>
            <w:r w:rsidR="00363BCE" w:rsidRPr="002E01AC">
              <w:rPr>
                <w:sz w:val="18"/>
                <w:szCs w:val="18"/>
              </w:rPr>
              <w:t>4</w:t>
            </w:r>
            <w:r w:rsidRPr="002E01AC">
              <w:rPr>
                <w:sz w:val="18"/>
                <w:szCs w:val="18"/>
              </w:rPr>
              <w:t xml:space="preserve"> [</w:t>
            </w:r>
            <w:r w:rsidR="00363BCE" w:rsidRPr="002E01AC">
              <w:rPr>
                <w:sz w:val="18"/>
                <w:szCs w:val="18"/>
              </w:rPr>
              <w:t>7</w:t>
            </w:r>
            <w:r w:rsidR="006F045C">
              <w:rPr>
                <w:sz w:val="18"/>
                <w:szCs w:val="18"/>
              </w:rPr>
              <w:t>–</w:t>
            </w:r>
            <w:r w:rsidRPr="002E01AC">
              <w:rPr>
                <w:sz w:val="18"/>
                <w:szCs w:val="18"/>
              </w:rPr>
              <w:t>2</w:t>
            </w:r>
            <w:r w:rsidR="00363BCE" w:rsidRPr="002E01AC">
              <w:rPr>
                <w:sz w:val="18"/>
                <w:szCs w:val="18"/>
              </w:rPr>
              <w:t>2</w:t>
            </w:r>
            <w:r w:rsidRPr="002E01AC">
              <w:rPr>
                <w:sz w:val="18"/>
                <w:szCs w:val="18"/>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D8EE4DA" w14:textId="05170298" w:rsidR="009E1FE8" w:rsidRPr="002E01AC" w:rsidRDefault="00E97899" w:rsidP="002E01AC">
            <w:pPr>
              <w:spacing w:after="0" w:line="240" w:lineRule="auto"/>
              <w:jc w:val="left"/>
              <w:rPr>
                <w:sz w:val="18"/>
                <w:szCs w:val="18"/>
              </w:rPr>
            </w:pPr>
            <w:r w:rsidRPr="002E01AC">
              <w:rPr>
                <w:sz w:val="18"/>
                <w:szCs w:val="18"/>
              </w:rPr>
              <w:t>7 [3</w:t>
            </w:r>
            <w:r w:rsidR="006F045C">
              <w:rPr>
                <w:sz w:val="18"/>
                <w:szCs w:val="18"/>
              </w:rPr>
              <w:t>–</w:t>
            </w:r>
            <w:r w:rsidRPr="002E01AC">
              <w:rPr>
                <w:sz w:val="18"/>
                <w:szCs w:val="18"/>
              </w:rPr>
              <w:t>12]</w:t>
            </w:r>
            <w:r w:rsidR="009E1FE8" w:rsidRPr="002E01AC">
              <w:rPr>
                <w:sz w:val="18"/>
                <w:szCs w:val="18"/>
              </w:rPr>
              <w:t>, 1616</w:t>
            </w:r>
          </w:p>
        </w:tc>
      </w:tr>
      <w:tr w:rsidR="003657F6" w:rsidRPr="00E03B11" w14:paraId="6B789183"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0C967E74" w14:textId="777BB77F" w:rsidR="003034E2" w:rsidRPr="002E01AC" w:rsidRDefault="003034E2" w:rsidP="002E01AC">
            <w:pPr>
              <w:spacing w:after="0" w:line="240" w:lineRule="auto"/>
              <w:jc w:val="left"/>
              <w:rPr>
                <w:sz w:val="18"/>
                <w:szCs w:val="18"/>
              </w:rPr>
            </w:pPr>
            <w:r w:rsidRPr="002E01AC">
              <w:rPr>
                <w:sz w:val="18"/>
                <w:szCs w:val="18"/>
              </w:rPr>
              <w:t>Body weight, median [Q1</w:t>
            </w:r>
            <w:r w:rsidR="006F045C">
              <w:rPr>
                <w:sz w:val="18"/>
                <w:szCs w:val="18"/>
              </w:rPr>
              <w:t>–</w:t>
            </w:r>
            <w:r w:rsidRPr="002E01AC">
              <w:rPr>
                <w:sz w:val="18"/>
                <w:szCs w:val="18"/>
              </w:rPr>
              <w:t>Q3], kg</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47DD062" w14:textId="66D6EA97" w:rsidR="003034E2" w:rsidRPr="002E01AC" w:rsidRDefault="003034E2" w:rsidP="002E01AC">
            <w:pPr>
              <w:spacing w:after="0" w:line="240" w:lineRule="auto"/>
              <w:jc w:val="left"/>
              <w:rPr>
                <w:sz w:val="18"/>
                <w:szCs w:val="18"/>
              </w:rPr>
            </w:pPr>
            <w:r w:rsidRPr="002E01AC">
              <w:rPr>
                <w:sz w:val="18"/>
                <w:szCs w:val="18"/>
              </w:rPr>
              <w:t>76.2 [62.0</w:t>
            </w:r>
            <w:r w:rsidR="006F045C">
              <w:rPr>
                <w:sz w:val="18"/>
                <w:szCs w:val="18"/>
              </w:rPr>
              <w:t>–</w:t>
            </w:r>
            <w:r w:rsidRPr="002E01AC">
              <w:rPr>
                <w:sz w:val="18"/>
                <w:szCs w:val="18"/>
              </w:rPr>
              <w:t>86.9]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AFE178" w14:textId="3ED0FA5B" w:rsidR="003034E2" w:rsidRPr="002E01AC" w:rsidRDefault="003034E2" w:rsidP="002E01AC">
            <w:pPr>
              <w:spacing w:after="0" w:line="240" w:lineRule="auto"/>
              <w:jc w:val="left"/>
              <w:rPr>
                <w:sz w:val="18"/>
                <w:szCs w:val="18"/>
              </w:rPr>
            </w:pPr>
            <w:r w:rsidRPr="002E01AC">
              <w:rPr>
                <w:sz w:val="18"/>
                <w:szCs w:val="18"/>
              </w:rPr>
              <w:t>83.0 [70.5</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B699655" w14:textId="037E3584" w:rsidR="003034E2" w:rsidRPr="002E01AC" w:rsidRDefault="003034E2"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B8F746" w14:textId="03A2F64F" w:rsidR="003034E2" w:rsidRPr="002E01AC" w:rsidRDefault="003034E2" w:rsidP="002E01AC">
            <w:pPr>
              <w:spacing w:after="0" w:line="240" w:lineRule="auto"/>
              <w:jc w:val="left"/>
              <w:rPr>
                <w:sz w:val="18"/>
                <w:szCs w:val="18"/>
              </w:rPr>
            </w:pPr>
            <w:r w:rsidRPr="002E01AC">
              <w:rPr>
                <w:sz w:val="18"/>
                <w:szCs w:val="18"/>
              </w:rPr>
              <w:t>72.0 [65.0</w:t>
            </w:r>
            <w:r w:rsidR="006F045C">
              <w:rPr>
                <w:sz w:val="18"/>
                <w:szCs w:val="18"/>
              </w:rPr>
              <w:t>–</w:t>
            </w:r>
            <w:r w:rsidRPr="002E01AC">
              <w:rPr>
                <w:sz w:val="18"/>
                <w:szCs w:val="18"/>
              </w:rPr>
              <w:t>80.0]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EF2FB58" w14:textId="499DF3F4" w:rsidR="003034E2" w:rsidRPr="002E01AC" w:rsidRDefault="003034E2" w:rsidP="002E01AC">
            <w:pPr>
              <w:spacing w:after="0" w:line="240" w:lineRule="auto"/>
              <w:jc w:val="left"/>
              <w:rPr>
                <w:sz w:val="18"/>
                <w:szCs w:val="18"/>
              </w:rPr>
            </w:pPr>
            <w:r w:rsidRPr="002E01AC">
              <w:rPr>
                <w:sz w:val="18"/>
                <w:szCs w:val="18"/>
              </w:rPr>
              <w:t>90.0 [64.0</w:t>
            </w:r>
            <w:r w:rsidR="006F045C">
              <w:rPr>
                <w:sz w:val="18"/>
                <w:szCs w:val="18"/>
              </w:rPr>
              <w:t>–</w:t>
            </w:r>
            <w:r w:rsidRPr="002E01AC">
              <w:rPr>
                <w:sz w:val="18"/>
                <w:szCs w:val="18"/>
              </w:rPr>
              <w:t>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AA11A4F" w14:textId="095340AF" w:rsidR="003034E2" w:rsidRPr="002E01AC" w:rsidRDefault="003034E2" w:rsidP="002E01AC">
            <w:pPr>
              <w:spacing w:after="0" w:line="240" w:lineRule="auto"/>
              <w:jc w:val="left"/>
              <w:rPr>
                <w:sz w:val="18"/>
                <w:szCs w:val="18"/>
              </w:rPr>
            </w:pPr>
            <w:r w:rsidRPr="002E01AC">
              <w:rPr>
                <w:sz w:val="18"/>
                <w:szCs w:val="18"/>
              </w:rPr>
              <w:t>80.0 [71.0</w:t>
            </w:r>
            <w:r w:rsidR="006F045C">
              <w:rPr>
                <w:sz w:val="18"/>
                <w:szCs w:val="18"/>
              </w:rPr>
              <w:t>–</w:t>
            </w:r>
            <w:r w:rsidRPr="002E01AC">
              <w:rPr>
                <w:sz w:val="18"/>
                <w:szCs w:val="18"/>
              </w:rPr>
              <w:t>87.0]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17B4382" w14:textId="4AA47EE0" w:rsidR="003034E2" w:rsidRPr="002E01AC" w:rsidRDefault="003034E2" w:rsidP="002E01AC">
            <w:pPr>
              <w:spacing w:after="0" w:line="240" w:lineRule="auto"/>
              <w:jc w:val="left"/>
              <w:rPr>
                <w:sz w:val="18"/>
                <w:szCs w:val="18"/>
              </w:rPr>
            </w:pPr>
            <w:r w:rsidRPr="002E01AC">
              <w:rPr>
                <w:sz w:val="18"/>
                <w:szCs w:val="18"/>
              </w:rPr>
              <w:t>86.0 [74.0</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9A0E7" w14:textId="6AEA34B4" w:rsidR="003034E2" w:rsidRPr="002E01AC" w:rsidRDefault="003034E2" w:rsidP="002E01AC">
            <w:pPr>
              <w:spacing w:after="0" w:line="240" w:lineRule="auto"/>
              <w:jc w:val="left"/>
              <w:rPr>
                <w:sz w:val="18"/>
                <w:szCs w:val="18"/>
              </w:rPr>
            </w:pPr>
            <w:r w:rsidRPr="002E01AC">
              <w:rPr>
                <w:sz w:val="18"/>
                <w:szCs w:val="18"/>
              </w:rPr>
              <w:t>81.0 [73.0</w:t>
            </w:r>
            <w:r w:rsidR="006F045C">
              <w:rPr>
                <w:sz w:val="18"/>
                <w:szCs w:val="18"/>
              </w:rPr>
              <w:t>–</w:t>
            </w:r>
            <w:r w:rsidRPr="002E01AC">
              <w:rPr>
                <w:sz w:val="18"/>
                <w:szCs w:val="18"/>
              </w:rPr>
              <w:t>104]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7FE8D1E" w14:textId="0DB7E40A" w:rsidR="003034E2" w:rsidRPr="002E01AC" w:rsidRDefault="003034E2" w:rsidP="002E01AC">
            <w:pPr>
              <w:spacing w:after="0" w:line="240" w:lineRule="auto"/>
              <w:jc w:val="left"/>
              <w:rPr>
                <w:sz w:val="18"/>
                <w:szCs w:val="18"/>
              </w:rPr>
            </w:pPr>
            <w:r w:rsidRPr="002E01AC">
              <w:rPr>
                <w:sz w:val="18"/>
                <w:szCs w:val="18"/>
              </w:rPr>
              <w:t>80.0 [70.0</w:t>
            </w:r>
            <w:r w:rsidR="006F045C">
              <w:rPr>
                <w:sz w:val="18"/>
                <w:szCs w:val="18"/>
              </w:rPr>
              <w:t>–</w:t>
            </w:r>
            <w:r w:rsidRPr="002E01AC">
              <w:rPr>
                <w:sz w:val="18"/>
                <w:szCs w:val="18"/>
              </w:rPr>
              <w:t>96.0]</w:t>
            </w:r>
          </w:p>
        </w:tc>
      </w:tr>
      <w:tr w:rsidR="003657F6" w:rsidRPr="00E03B11" w14:paraId="0D6B9D36"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2FC362FC" w14:textId="5CBCC42B" w:rsidR="00EB045D" w:rsidRPr="002E01AC" w:rsidRDefault="00EB045D" w:rsidP="002E01AC">
            <w:pPr>
              <w:spacing w:after="0" w:line="240" w:lineRule="auto"/>
              <w:jc w:val="left"/>
              <w:rPr>
                <w:sz w:val="18"/>
                <w:szCs w:val="18"/>
              </w:rPr>
            </w:pPr>
            <w:r w:rsidRPr="002E01AC">
              <w:rPr>
                <w:sz w:val="18"/>
                <w:szCs w:val="18"/>
              </w:rPr>
              <w:t xml:space="preserve">Missing, </w:t>
            </w:r>
            <w:r w:rsidR="008B0E2D"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B917C3" w14:textId="654EA6E9"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8D19936" w14:textId="1FE2741B"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BEF92BE" w14:textId="100A7EC3" w:rsidR="00EB045D" w:rsidRPr="002E01AC" w:rsidRDefault="00EB045D" w:rsidP="002E01AC">
            <w:pPr>
              <w:spacing w:after="0" w:line="240" w:lineRule="auto"/>
              <w:jc w:val="left"/>
              <w:rPr>
                <w:sz w:val="18"/>
                <w:szCs w:val="18"/>
              </w:rPr>
            </w:pPr>
            <w:r w:rsidRPr="002E01AC">
              <w:rPr>
                <w:sz w:val="18"/>
                <w:szCs w:val="18"/>
              </w:rPr>
              <w:t>174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D72F8" w14:textId="5A776C3C" w:rsidR="00EB045D" w:rsidRPr="002E01AC" w:rsidRDefault="00EB045D" w:rsidP="002E01AC">
            <w:pPr>
              <w:spacing w:after="0" w:line="240" w:lineRule="auto"/>
              <w:jc w:val="left"/>
              <w:rPr>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A9055F5" w14:textId="6DEC408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3E64E1" w14:textId="3459665F"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B0F383" w14:textId="43F9A7B6"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17AD863" w14:textId="46EEA5A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0CC01BD" w14:textId="7AE99039" w:rsidR="00EB045D" w:rsidRPr="002E01AC" w:rsidRDefault="00EB045D" w:rsidP="002E01AC">
            <w:pPr>
              <w:spacing w:after="0" w:line="240" w:lineRule="auto"/>
              <w:jc w:val="left"/>
              <w:rPr>
                <w:sz w:val="18"/>
                <w:szCs w:val="18"/>
              </w:rPr>
            </w:pPr>
            <w:r w:rsidRPr="002E01AC">
              <w:rPr>
                <w:sz w:val="18"/>
                <w:szCs w:val="18"/>
              </w:rPr>
              <w:t>174 (5.5)</w:t>
            </w:r>
          </w:p>
        </w:tc>
      </w:tr>
      <w:tr w:rsidR="003657F6" w:rsidRPr="00E03B11" w:rsidDel="001276B3" w14:paraId="161F2029"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4DCAF9F2" w:rsidR="00A3478D" w:rsidRPr="002E01AC" w:rsidRDefault="00A3478D" w:rsidP="002E01AC">
            <w:pPr>
              <w:spacing w:after="0" w:line="240" w:lineRule="auto"/>
              <w:jc w:val="left"/>
              <w:rPr>
                <w:sz w:val="18"/>
                <w:szCs w:val="18"/>
              </w:rPr>
            </w:pPr>
            <w:proofErr w:type="spellStart"/>
            <w:r w:rsidRPr="002E01AC">
              <w:rPr>
                <w:sz w:val="18"/>
                <w:szCs w:val="18"/>
              </w:rPr>
              <w:t>eGFR</w:t>
            </w:r>
            <w:r w:rsidRPr="002E01AC">
              <w:rPr>
                <w:sz w:val="18"/>
                <w:szCs w:val="18"/>
                <w:vertAlign w:val="subscript"/>
              </w:rPr>
              <w:t>CKD</w:t>
            </w:r>
            <w:proofErr w:type="spellEnd"/>
            <w:r w:rsidR="006F045C">
              <w:rPr>
                <w:sz w:val="18"/>
                <w:szCs w:val="18"/>
                <w:vertAlign w:val="subscript"/>
              </w:rPr>
              <w:t>-</w:t>
            </w:r>
            <w:r w:rsidRPr="002E01AC">
              <w:rPr>
                <w:sz w:val="18"/>
                <w:szCs w:val="18"/>
                <w:vertAlign w:val="subscript"/>
              </w:rPr>
              <w:t xml:space="preserve">EPI </w:t>
            </w:r>
            <w:r w:rsidRPr="002E01AC">
              <w:rPr>
                <w:sz w:val="18"/>
                <w:szCs w:val="18"/>
              </w:rPr>
              <w:t>, median [Q1</w:t>
            </w:r>
            <w:r w:rsidR="006F045C">
              <w:rPr>
                <w:sz w:val="18"/>
                <w:szCs w:val="18"/>
              </w:rPr>
              <w:t>–</w:t>
            </w:r>
            <w:r w:rsidRPr="002E01AC">
              <w:rPr>
                <w:sz w:val="18"/>
                <w:szCs w:val="18"/>
              </w:rPr>
              <w:t>Q3], mL/min/1.73 m</w:t>
            </w:r>
            <w:r w:rsidRPr="002E01AC">
              <w:rPr>
                <w:sz w:val="18"/>
                <w:szCs w:val="18"/>
                <w:vertAlign w:val="superscript"/>
              </w:rPr>
              <w:t>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1C21CCE" w14:textId="196E01FD" w:rsidR="00A3478D" w:rsidRPr="002E01AC" w:rsidDel="001276B3" w:rsidRDefault="00A523C5" w:rsidP="002E01AC">
            <w:pPr>
              <w:spacing w:after="0" w:line="240" w:lineRule="auto"/>
              <w:jc w:val="left"/>
              <w:rPr>
                <w:color w:val="000000"/>
                <w:sz w:val="18"/>
                <w:szCs w:val="18"/>
              </w:rPr>
            </w:pPr>
            <w:r>
              <w:rPr>
                <w:sz w:val="18"/>
                <w:szCs w:val="18"/>
              </w:rPr>
              <w:t>85</w:t>
            </w:r>
            <w:r w:rsidR="00A3478D" w:rsidRPr="002E01AC">
              <w:rPr>
                <w:sz w:val="18"/>
                <w:szCs w:val="18"/>
              </w:rPr>
              <w:t>.</w:t>
            </w:r>
            <w:r>
              <w:rPr>
                <w:sz w:val="18"/>
                <w:szCs w:val="18"/>
              </w:rPr>
              <w:t>5</w:t>
            </w:r>
            <w:r w:rsidRPr="002E01AC">
              <w:rPr>
                <w:sz w:val="18"/>
                <w:szCs w:val="18"/>
              </w:rPr>
              <w:t xml:space="preserve"> </w:t>
            </w:r>
            <w:r w:rsidR="00A3478D" w:rsidRPr="002E01AC">
              <w:rPr>
                <w:sz w:val="18"/>
                <w:szCs w:val="18"/>
              </w:rPr>
              <w:t>[</w:t>
            </w:r>
            <w:r>
              <w:rPr>
                <w:sz w:val="18"/>
                <w:szCs w:val="18"/>
              </w:rPr>
              <w:t>46</w:t>
            </w:r>
            <w:r w:rsidR="00A3478D" w:rsidRPr="002E01AC">
              <w:rPr>
                <w:sz w:val="18"/>
                <w:szCs w:val="18"/>
              </w:rPr>
              <w:t>.</w:t>
            </w:r>
            <w:r>
              <w:rPr>
                <w:sz w:val="18"/>
                <w:szCs w:val="18"/>
              </w:rPr>
              <w:t>9</w:t>
            </w:r>
            <w:r w:rsidR="006F045C">
              <w:rPr>
                <w:sz w:val="18"/>
                <w:szCs w:val="18"/>
              </w:rPr>
              <w:t>–</w:t>
            </w:r>
            <w:r w:rsidR="00B53A45">
              <w:rPr>
                <w:sz w:val="18"/>
                <w:szCs w:val="18"/>
              </w:rPr>
              <w:t>105</w:t>
            </w:r>
            <w:r w:rsidR="00A3478D" w:rsidRPr="002E01AC">
              <w:rPr>
                <w:sz w:val="18"/>
                <w:szCs w:val="18"/>
              </w:rPr>
              <w:t>]</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ED80365" w14:textId="38BEE4D3" w:rsidR="00A3478D" w:rsidRPr="002E01AC" w:rsidDel="001276B3" w:rsidRDefault="00CC302C" w:rsidP="002E01AC">
            <w:pPr>
              <w:spacing w:after="0" w:line="240" w:lineRule="auto"/>
              <w:jc w:val="left"/>
              <w:rPr>
                <w:color w:val="000000"/>
                <w:sz w:val="18"/>
                <w:szCs w:val="18"/>
              </w:rPr>
            </w:pPr>
            <w:r>
              <w:rPr>
                <w:sz w:val="18"/>
                <w:szCs w:val="18"/>
              </w:rPr>
              <w:t>9</w:t>
            </w:r>
            <w:r w:rsidR="0064622E">
              <w:rPr>
                <w:sz w:val="18"/>
                <w:szCs w:val="18"/>
              </w:rPr>
              <w:t>3</w:t>
            </w:r>
            <w:r w:rsidR="00A3478D" w:rsidRPr="002E01AC">
              <w:rPr>
                <w:sz w:val="18"/>
                <w:szCs w:val="18"/>
              </w:rPr>
              <w:t>.</w:t>
            </w:r>
            <w:r>
              <w:rPr>
                <w:sz w:val="18"/>
                <w:szCs w:val="18"/>
              </w:rPr>
              <w:t>1</w:t>
            </w:r>
            <w:r w:rsidR="0064622E" w:rsidRPr="002E01AC">
              <w:rPr>
                <w:sz w:val="18"/>
                <w:szCs w:val="18"/>
              </w:rPr>
              <w:t xml:space="preserve"> </w:t>
            </w:r>
            <w:r w:rsidR="00A3478D" w:rsidRPr="002E01AC">
              <w:rPr>
                <w:sz w:val="18"/>
                <w:szCs w:val="18"/>
              </w:rPr>
              <w:t>[</w:t>
            </w:r>
            <w:r w:rsidR="000334CB" w:rsidRPr="002E01AC">
              <w:rPr>
                <w:sz w:val="18"/>
                <w:szCs w:val="18"/>
              </w:rPr>
              <w:t>6</w:t>
            </w:r>
            <w:r w:rsidR="000334CB">
              <w:rPr>
                <w:sz w:val="18"/>
                <w:szCs w:val="18"/>
              </w:rPr>
              <w:t>0</w:t>
            </w:r>
            <w:r w:rsidR="00A3478D" w:rsidRPr="002E01AC">
              <w:rPr>
                <w:sz w:val="18"/>
                <w:szCs w:val="18"/>
              </w:rPr>
              <w:t>.</w:t>
            </w:r>
            <w:r w:rsidR="000334CB">
              <w:rPr>
                <w:sz w:val="18"/>
                <w:szCs w:val="18"/>
              </w:rPr>
              <w:t>3</w:t>
            </w:r>
            <w:r w:rsidR="006F045C">
              <w:rPr>
                <w:sz w:val="18"/>
                <w:szCs w:val="18"/>
              </w:rPr>
              <w:t>–</w:t>
            </w:r>
            <w:r w:rsidR="000334CB" w:rsidRPr="002E01AC">
              <w:rPr>
                <w:sz w:val="18"/>
                <w:szCs w:val="18"/>
              </w:rPr>
              <w:t>10</w:t>
            </w:r>
            <w:r w:rsidR="000334CB">
              <w:rPr>
                <w:sz w:val="18"/>
                <w:szCs w:val="18"/>
              </w:rPr>
              <w:t>5</w:t>
            </w:r>
            <w:r w:rsidR="00A3478D" w:rsidRPr="002E01AC">
              <w:rPr>
                <w:sz w:val="18"/>
                <w:szCs w:val="18"/>
              </w:rPr>
              <w:t>]</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0071D93" w14:textId="6C7D3EC7"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C0648C0" w14:textId="1BDE3D39"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21B802" w14:textId="2781E640" w:rsidR="00A3478D" w:rsidRPr="002E01AC" w:rsidDel="001276B3" w:rsidRDefault="00A3478D" w:rsidP="002E01AC">
            <w:pPr>
              <w:spacing w:after="0" w:line="240" w:lineRule="auto"/>
              <w:jc w:val="left"/>
              <w:rPr>
                <w:color w:val="000000"/>
                <w:sz w:val="18"/>
                <w:szCs w:val="18"/>
              </w:rPr>
            </w:pPr>
            <w:r w:rsidRPr="002E01AC">
              <w:rPr>
                <w:sz w:val="18"/>
                <w:szCs w:val="18"/>
              </w:rPr>
              <w:t>67.7 [46.6</w:t>
            </w:r>
            <w:r w:rsidR="006F045C">
              <w:rPr>
                <w:sz w:val="18"/>
                <w:szCs w:val="18"/>
              </w:rPr>
              <w:t>–</w:t>
            </w:r>
            <w:r w:rsidRPr="002E01AC">
              <w:rPr>
                <w:sz w:val="18"/>
                <w:szCs w:val="18"/>
              </w:rPr>
              <w:t>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09CE611" w14:textId="4BB7D350" w:rsidR="00A3478D" w:rsidRPr="002E01AC" w:rsidDel="001276B3" w:rsidRDefault="00A3478D" w:rsidP="002E01AC">
            <w:pPr>
              <w:spacing w:after="0" w:line="240" w:lineRule="auto"/>
              <w:jc w:val="left"/>
              <w:rPr>
                <w:color w:val="000000"/>
                <w:sz w:val="18"/>
                <w:szCs w:val="18"/>
              </w:rPr>
            </w:pPr>
            <w:r w:rsidRPr="002E01AC">
              <w:rPr>
                <w:sz w:val="18"/>
                <w:szCs w:val="18"/>
              </w:rPr>
              <w:t>73.3 [25.5</w:t>
            </w:r>
            <w:r w:rsidR="006F045C">
              <w:rPr>
                <w:sz w:val="18"/>
                <w:szCs w:val="18"/>
              </w:rPr>
              <w:t>–</w:t>
            </w:r>
            <w:r w:rsidRPr="002E01AC">
              <w:rPr>
                <w:sz w:val="18"/>
                <w:szCs w:val="18"/>
              </w:rPr>
              <w:t>110]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E32DCA2" w14:textId="3B316BCA" w:rsidR="00A3478D" w:rsidRPr="002E01AC" w:rsidDel="001276B3" w:rsidRDefault="00A3478D" w:rsidP="002E01AC">
            <w:pPr>
              <w:spacing w:after="0" w:line="240" w:lineRule="auto"/>
              <w:jc w:val="left"/>
              <w:rPr>
                <w:color w:val="000000"/>
                <w:sz w:val="18"/>
                <w:szCs w:val="18"/>
              </w:rPr>
            </w:pPr>
            <w:r w:rsidRPr="002E01AC">
              <w:rPr>
                <w:sz w:val="18"/>
                <w:szCs w:val="18"/>
              </w:rPr>
              <w:t>101 [72.9</w:t>
            </w:r>
            <w:r w:rsidR="006F045C">
              <w:rPr>
                <w:sz w:val="18"/>
                <w:szCs w:val="18"/>
              </w:rPr>
              <w:t>–</w:t>
            </w:r>
            <w:r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47377A" w14:textId="276E2D30" w:rsidR="00A3478D" w:rsidRPr="002E01AC" w:rsidDel="001276B3" w:rsidRDefault="00A3478D" w:rsidP="002E01AC">
            <w:pPr>
              <w:spacing w:after="0" w:line="240" w:lineRule="auto"/>
              <w:jc w:val="left"/>
              <w:rPr>
                <w:color w:val="000000"/>
                <w:sz w:val="18"/>
                <w:szCs w:val="18"/>
              </w:rPr>
            </w:pPr>
            <w:r w:rsidRPr="002E01AC">
              <w:rPr>
                <w:sz w:val="18"/>
                <w:szCs w:val="18"/>
              </w:rPr>
              <w:t>98.3 [71.9</w:t>
            </w:r>
            <w:r w:rsidR="006F045C">
              <w:rPr>
                <w:sz w:val="18"/>
                <w:szCs w:val="18"/>
              </w:rPr>
              <w:t>–</w:t>
            </w:r>
            <w:r w:rsidRPr="002E01AC">
              <w:rPr>
                <w:sz w:val="18"/>
                <w:szCs w:val="18"/>
              </w:rPr>
              <w:t>111]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7280A47" w14:textId="3E20BCA0" w:rsidR="00A3478D" w:rsidRPr="002E01AC" w:rsidDel="001276B3" w:rsidRDefault="00BB43EF" w:rsidP="002E01AC">
            <w:pPr>
              <w:spacing w:after="0" w:line="240" w:lineRule="auto"/>
              <w:jc w:val="left"/>
              <w:rPr>
                <w:color w:val="000000"/>
                <w:sz w:val="18"/>
                <w:szCs w:val="18"/>
              </w:rPr>
            </w:pPr>
            <w:r w:rsidRPr="002E01AC">
              <w:rPr>
                <w:sz w:val="18"/>
                <w:szCs w:val="18"/>
              </w:rPr>
              <w:t>8</w:t>
            </w:r>
            <w:r>
              <w:rPr>
                <w:sz w:val="18"/>
                <w:szCs w:val="18"/>
              </w:rPr>
              <w:t>2</w:t>
            </w:r>
            <w:r w:rsidR="00A3478D" w:rsidRPr="002E01AC">
              <w:rPr>
                <w:sz w:val="18"/>
                <w:szCs w:val="18"/>
              </w:rPr>
              <w:t>.</w:t>
            </w:r>
            <w:r>
              <w:rPr>
                <w:sz w:val="18"/>
                <w:szCs w:val="18"/>
              </w:rPr>
              <w:t>7</w:t>
            </w:r>
            <w:r w:rsidRPr="002E01AC">
              <w:rPr>
                <w:sz w:val="18"/>
                <w:szCs w:val="18"/>
              </w:rPr>
              <w:t xml:space="preserve"> </w:t>
            </w:r>
            <w:r w:rsidR="00A3478D" w:rsidRPr="002E01AC">
              <w:rPr>
                <w:sz w:val="18"/>
                <w:szCs w:val="18"/>
              </w:rPr>
              <w:t>[49.</w:t>
            </w:r>
            <w:r w:rsidR="00C16ADB">
              <w:rPr>
                <w:sz w:val="18"/>
                <w:szCs w:val="18"/>
              </w:rPr>
              <w:t>8</w:t>
            </w:r>
            <w:r w:rsidR="006F045C">
              <w:rPr>
                <w:sz w:val="18"/>
                <w:szCs w:val="18"/>
              </w:rPr>
              <w:t>–</w:t>
            </w:r>
            <w:r w:rsidR="00A3478D" w:rsidRPr="002E01AC">
              <w:rPr>
                <w:sz w:val="18"/>
                <w:szCs w:val="18"/>
              </w:rPr>
              <w:t>104]</w:t>
            </w:r>
          </w:p>
        </w:tc>
      </w:tr>
      <w:tr w:rsidR="003657F6" w:rsidRPr="00E03B11" w:rsidDel="001276B3" w14:paraId="0E638A1D" w14:textId="77777777" w:rsidTr="002E01AC">
        <w:trPr>
          <w:trHeight w:val="20"/>
          <w:jc w:val="center"/>
        </w:trPr>
        <w:tc>
          <w:tcPr>
            <w:tcW w:w="2552"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2E01AC" w:rsidRDefault="00E546E6" w:rsidP="002E01AC">
            <w:pPr>
              <w:spacing w:after="0" w:line="240" w:lineRule="auto"/>
              <w:jc w:val="left"/>
              <w:rPr>
                <w:sz w:val="18"/>
                <w:szCs w:val="18"/>
              </w:rPr>
            </w:pPr>
            <w:r w:rsidRPr="002E01AC">
              <w:rPr>
                <w:sz w:val="18"/>
                <w:szCs w:val="18"/>
              </w:rPr>
              <w:t>Missing</w:t>
            </w:r>
            <w:r w:rsidR="00D4360C" w:rsidRPr="002E01AC">
              <w:rPr>
                <w:sz w:val="18"/>
                <w:szCs w:val="18"/>
              </w:rPr>
              <w:t xml:space="preserve"> within dosing interval</w:t>
            </w:r>
            <w:r w:rsidR="00461CC2" w:rsidRPr="002E01AC">
              <w:rPr>
                <w:sz w:val="18"/>
                <w:szCs w:val="18"/>
              </w:rPr>
              <w:t>s</w:t>
            </w:r>
            <w:r w:rsidRPr="002E01AC">
              <w:rPr>
                <w:sz w:val="18"/>
                <w:szCs w:val="18"/>
              </w:rPr>
              <w:t xml:space="preserve">, </w:t>
            </w:r>
            <w:r w:rsidRPr="002E01AC">
              <w:rPr>
                <w:i/>
                <w:iCs/>
                <w:sz w:val="18"/>
                <w:szCs w:val="18"/>
              </w:rPr>
              <w:t>N</w:t>
            </w:r>
            <w:r w:rsidRPr="002E01AC">
              <w:rPr>
                <w:sz w:val="18"/>
                <w:szCs w:val="18"/>
              </w:rPr>
              <w:t xml:space="preserve"> (%)</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6DD4573F" w14:textId="63257D7D" w:rsidR="00E546E6" w:rsidRPr="002E01AC" w:rsidDel="001276B3" w:rsidRDefault="00C2197D" w:rsidP="002E01AC">
            <w:pPr>
              <w:spacing w:after="0" w:line="240" w:lineRule="auto"/>
              <w:jc w:val="left"/>
              <w:rPr>
                <w:color w:val="000000"/>
                <w:sz w:val="18"/>
                <w:szCs w:val="18"/>
              </w:rPr>
            </w:pPr>
            <w:r>
              <w:rPr>
                <w:sz w:val="18"/>
                <w:szCs w:val="18"/>
              </w:rPr>
              <w:t>254</w:t>
            </w:r>
            <w:r w:rsidRPr="002E01AC">
              <w:rPr>
                <w:sz w:val="18"/>
                <w:szCs w:val="18"/>
              </w:rPr>
              <w:t xml:space="preserve"> </w:t>
            </w:r>
            <w:r w:rsidR="00E546E6" w:rsidRPr="002E01AC">
              <w:rPr>
                <w:sz w:val="18"/>
                <w:szCs w:val="18"/>
              </w:rPr>
              <w:t>(</w:t>
            </w:r>
            <w:r>
              <w:rPr>
                <w:sz w:val="18"/>
                <w:szCs w:val="18"/>
              </w:rPr>
              <w:t>3</w:t>
            </w:r>
            <w:r w:rsidR="00E6161B" w:rsidRPr="002E01AC">
              <w:rPr>
                <w:sz w:val="18"/>
                <w:szCs w:val="18"/>
              </w:rPr>
              <w:t>5</w:t>
            </w:r>
            <w:r w:rsidR="00E546E6" w:rsidRPr="002E01AC">
              <w:rPr>
                <w:sz w:val="18"/>
                <w:szCs w:val="18"/>
              </w:rPr>
              <w:t>.</w:t>
            </w:r>
            <w:r>
              <w:rPr>
                <w:sz w:val="18"/>
                <w:szCs w:val="18"/>
              </w:rPr>
              <w:t>8)</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6240FB0" w14:textId="5DA80210" w:rsidR="00E546E6" w:rsidRPr="002E01AC" w:rsidDel="001276B3" w:rsidRDefault="002F76B6" w:rsidP="002E01AC">
            <w:pPr>
              <w:spacing w:after="0" w:line="240" w:lineRule="auto"/>
              <w:jc w:val="left"/>
              <w:rPr>
                <w:color w:val="000000"/>
                <w:sz w:val="18"/>
                <w:szCs w:val="18"/>
              </w:rPr>
            </w:pPr>
            <w:r w:rsidRPr="002E01AC">
              <w:rPr>
                <w:sz w:val="18"/>
                <w:szCs w:val="18"/>
              </w:rPr>
              <w:t>2</w:t>
            </w:r>
            <w:r w:rsidR="0029302E">
              <w:rPr>
                <w:sz w:val="18"/>
                <w:szCs w:val="18"/>
              </w:rPr>
              <w:t>31</w:t>
            </w:r>
            <w:r w:rsidRPr="002E01AC">
              <w:rPr>
                <w:sz w:val="18"/>
                <w:szCs w:val="18"/>
              </w:rPr>
              <w:t xml:space="preserve"> </w:t>
            </w:r>
            <w:r w:rsidR="00E546E6" w:rsidRPr="002E01AC">
              <w:rPr>
                <w:sz w:val="18"/>
                <w:szCs w:val="18"/>
              </w:rPr>
              <w:t>(</w:t>
            </w:r>
            <w:r w:rsidRPr="002E01AC">
              <w:rPr>
                <w:sz w:val="18"/>
                <w:szCs w:val="18"/>
              </w:rPr>
              <w:t>4</w:t>
            </w:r>
            <w:r w:rsidR="001274A1">
              <w:rPr>
                <w:sz w:val="18"/>
                <w:szCs w:val="18"/>
              </w:rPr>
              <w:t>6</w:t>
            </w:r>
            <w:r w:rsidR="00E546E6" w:rsidRPr="002E01AC">
              <w:rPr>
                <w:sz w:val="18"/>
                <w:szCs w:val="18"/>
              </w:rPr>
              <w:t>.</w:t>
            </w:r>
            <w:r w:rsidR="001274A1">
              <w:rPr>
                <w:sz w:val="18"/>
                <w:szCs w:val="18"/>
              </w:rPr>
              <w:t>6</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307A99E5" w14:textId="3511AEE5"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6A6EC08D" w14:textId="026F5BDD"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35DDE3AC" w14:textId="32A43106" w:rsidR="00E546E6" w:rsidRPr="002E01AC" w:rsidDel="001276B3" w:rsidRDefault="00AA2566" w:rsidP="002E01AC">
            <w:pPr>
              <w:spacing w:after="0" w:line="240" w:lineRule="auto"/>
              <w:jc w:val="left"/>
              <w:rPr>
                <w:color w:val="000000"/>
                <w:sz w:val="18"/>
                <w:szCs w:val="18"/>
              </w:rPr>
            </w:pPr>
            <w:r>
              <w:rPr>
                <w:sz w:val="18"/>
                <w:szCs w:val="18"/>
              </w:rPr>
              <w:t>8</w:t>
            </w:r>
            <w:r w:rsidRPr="002E01AC">
              <w:rPr>
                <w:sz w:val="18"/>
                <w:szCs w:val="18"/>
              </w:rPr>
              <w:t xml:space="preserve">2 </w:t>
            </w:r>
            <w:r w:rsidR="00E546E6" w:rsidRPr="002E01AC">
              <w:rPr>
                <w:sz w:val="18"/>
                <w:szCs w:val="18"/>
              </w:rPr>
              <w:t>(</w:t>
            </w:r>
            <w:r w:rsidRPr="002E01AC">
              <w:rPr>
                <w:sz w:val="18"/>
                <w:szCs w:val="18"/>
              </w:rPr>
              <w:t>1</w:t>
            </w:r>
            <w:r>
              <w:rPr>
                <w:sz w:val="18"/>
                <w:szCs w:val="18"/>
              </w:rPr>
              <w:t>8</w:t>
            </w:r>
            <w:r w:rsidR="00E546E6" w:rsidRPr="002E01AC">
              <w:rPr>
                <w:sz w:val="18"/>
                <w:szCs w:val="18"/>
              </w:rPr>
              <w:t>.</w:t>
            </w:r>
            <w:r>
              <w:rPr>
                <w:sz w:val="18"/>
                <w:szCs w:val="18"/>
              </w:rPr>
              <w:t>2</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1C742064" w14:textId="7EDA73E1" w:rsidR="00E546E6" w:rsidRPr="002E01AC" w:rsidDel="001276B3" w:rsidRDefault="008A4003" w:rsidP="002E01AC">
            <w:pPr>
              <w:spacing w:after="0" w:line="240" w:lineRule="auto"/>
              <w:jc w:val="left"/>
              <w:rPr>
                <w:color w:val="000000"/>
                <w:sz w:val="18"/>
                <w:szCs w:val="18"/>
              </w:rPr>
            </w:pPr>
            <w:r w:rsidRPr="002E01AC">
              <w:rPr>
                <w:sz w:val="18"/>
                <w:szCs w:val="18"/>
              </w:rPr>
              <w:t xml:space="preserve">15 </w:t>
            </w:r>
            <w:r w:rsidR="00E546E6" w:rsidRPr="002E01AC">
              <w:rPr>
                <w:sz w:val="18"/>
                <w:szCs w:val="18"/>
              </w:rPr>
              <w:t>(</w:t>
            </w:r>
            <w:r w:rsidRPr="002E01AC">
              <w:rPr>
                <w:sz w:val="18"/>
                <w:szCs w:val="18"/>
              </w:rPr>
              <w:t>5</w:t>
            </w:r>
            <w:r w:rsidR="00E546E6" w:rsidRPr="002E01AC">
              <w:rPr>
                <w:sz w:val="18"/>
                <w:szCs w:val="18"/>
              </w:rPr>
              <w:t>.</w:t>
            </w:r>
            <w:r w:rsidRPr="002E01AC">
              <w:rPr>
                <w:sz w:val="18"/>
                <w:szCs w:val="18"/>
              </w:rPr>
              <w:t>7</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2E0B6D2D" w14:textId="5E9696D4" w:rsidR="00E546E6" w:rsidRPr="002E01AC" w:rsidDel="001276B3" w:rsidRDefault="00FF7329" w:rsidP="002E01AC">
            <w:pPr>
              <w:spacing w:after="0" w:line="240" w:lineRule="auto"/>
              <w:jc w:val="left"/>
              <w:rPr>
                <w:color w:val="000000"/>
                <w:sz w:val="18"/>
                <w:szCs w:val="18"/>
              </w:rPr>
            </w:pPr>
            <w:r w:rsidRPr="002E01AC">
              <w:rPr>
                <w:sz w:val="18"/>
                <w:szCs w:val="18"/>
              </w:rPr>
              <w:t xml:space="preserve">6 </w:t>
            </w:r>
            <w:r w:rsidR="00E546E6" w:rsidRPr="002E01AC">
              <w:rPr>
                <w:sz w:val="18"/>
                <w:szCs w:val="18"/>
              </w:rPr>
              <w:t>(</w:t>
            </w:r>
            <w:r w:rsidRPr="002E01AC">
              <w:rPr>
                <w:sz w:val="18"/>
                <w:szCs w:val="18"/>
              </w:rPr>
              <w:t>2</w:t>
            </w:r>
            <w:r w:rsidR="00E546E6" w:rsidRPr="002E01AC">
              <w:rPr>
                <w:sz w:val="18"/>
                <w:szCs w:val="18"/>
              </w:rPr>
              <w:t>.</w:t>
            </w:r>
            <w:r w:rsidRPr="002E01AC">
              <w:rPr>
                <w:sz w:val="18"/>
                <w:szCs w:val="18"/>
              </w:rPr>
              <w:t>4</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76830D1" w14:textId="5FF989DF" w:rsidR="00E546E6" w:rsidRPr="002E01AC" w:rsidDel="001276B3" w:rsidRDefault="009978DF" w:rsidP="002E01AC">
            <w:pPr>
              <w:spacing w:after="0" w:line="240" w:lineRule="auto"/>
              <w:jc w:val="left"/>
              <w:rPr>
                <w:color w:val="000000"/>
                <w:sz w:val="18"/>
                <w:szCs w:val="18"/>
              </w:rPr>
            </w:pPr>
            <w:r w:rsidRPr="002E01AC">
              <w:rPr>
                <w:sz w:val="18"/>
                <w:szCs w:val="18"/>
              </w:rPr>
              <w:t xml:space="preserve">104 </w:t>
            </w:r>
            <w:r w:rsidR="00E546E6" w:rsidRPr="002E01AC">
              <w:rPr>
                <w:sz w:val="18"/>
                <w:szCs w:val="18"/>
              </w:rPr>
              <w:t>(</w:t>
            </w:r>
            <w:r w:rsidRPr="002E01AC">
              <w:rPr>
                <w:sz w:val="18"/>
                <w:szCs w:val="18"/>
              </w:rPr>
              <w:t>13</w:t>
            </w:r>
            <w:r w:rsidR="00E546E6" w:rsidRPr="002E01AC">
              <w:rPr>
                <w:sz w:val="18"/>
                <w:szCs w:val="18"/>
              </w:rPr>
              <w:t>.</w:t>
            </w:r>
            <w:r w:rsidR="002D08CE">
              <w:rPr>
                <w:sz w:val="18"/>
                <w:szCs w:val="18"/>
              </w:rPr>
              <w:t>8</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432570C2" w14:textId="3C04ACDC" w:rsidR="00E546E6" w:rsidRPr="002E01AC" w:rsidDel="001276B3" w:rsidRDefault="008E34FC" w:rsidP="002E01AC">
            <w:pPr>
              <w:spacing w:after="0" w:line="240" w:lineRule="auto"/>
              <w:jc w:val="left"/>
              <w:rPr>
                <w:color w:val="000000"/>
                <w:sz w:val="18"/>
                <w:szCs w:val="18"/>
              </w:rPr>
            </w:pPr>
            <w:r>
              <w:rPr>
                <w:sz w:val="18"/>
                <w:szCs w:val="18"/>
              </w:rPr>
              <w:t>692</w:t>
            </w:r>
            <w:r w:rsidRPr="002E01AC">
              <w:rPr>
                <w:sz w:val="18"/>
                <w:szCs w:val="18"/>
              </w:rPr>
              <w:t xml:space="preserve"> </w:t>
            </w:r>
            <w:r w:rsidR="00E546E6" w:rsidRPr="002E01AC">
              <w:rPr>
                <w:sz w:val="18"/>
                <w:szCs w:val="18"/>
              </w:rPr>
              <w:t>(</w:t>
            </w:r>
            <w:r>
              <w:rPr>
                <w:sz w:val="18"/>
                <w:szCs w:val="18"/>
              </w:rPr>
              <w:t>21</w:t>
            </w:r>
            <w:r w:rsidR="00E546E6" w:rsidRPr="002E01AC">
              <w:rPr>
                <w:sz w:val="18"/>
                <w:szCs w:val="18"/>
              </w:rPr>
              <w:t>.</w:t>
            </w:r>
            <w:r>
              <w:rPr>
                <w:sz w:val="18"/>
                <w:szCs w:val="18"/>
              </w:rPr>
              <w:t>8</w:t>
            </w:r>
            <w:r w:rsidR="00E546E6" w:rsidRPr="002E01AC">
              <w:rPr>
                <w:sz w:val="18"/>
                <w:szCs w:val="18"/>
              </w:rPr>
              <w:t>)</w:t>
            </w:r>
          </w:p>
        </w:tc>
      </w:tr>
      <w:tr w:rsidR="003657F6" w:rsidRPr="00E03B11" w:rsidDel="001276B3" w14:paraId="12CD8EDD" w14:textId="77777777" w:rsidTr="002E01AC">
        <w:trPr>
          <w:trHeight w:val="20"/>
          <w:jc w:val="center"/>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2E01AC" w:rsidRDefault="0038100E" w:rsidP="002E01AC">
            <w:pPr>
              <w:spacing w:after="0" w:line="240" w:lineRule="auto"/>
              <w:jc w:val="left"/>
              <w:rPr>
                <w:sz w:val="18"/>
                <w:szCs w:val="18"/>
              </w:rPr>
            </w:pPr>
            <w:r w:rsidRPr="002E01AC">
              <w:rPr>
                <w:sz w:val="18"/>
                <w:szCs w:val="18"/>
              </w:rPr>
              <w:t>Missing between dosing intervals, N (%)</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5CD3A9D5" w14:textId="4711FCF7" w:rsidR="0038100E" w:rsidRPr="002E01AC" w:rsidRDefault="00BD7D0B" w:rsidP="002E01AC">
            <w:pPr>
              <w:spacing w:after="0" w:line="240" w:lineRule="auto"/>
              <w:jc w:val="left"/>
              <w:rPr>
                <w:sz w:val="18"/>
                <w:szCs w:val="18"/>
              </w:rPr>
            </w:pPr>
            <w:r w:rsidRPr="002E01AC">
              <w:rPr>
                <w:sz w:val="18"/>
                <w:szCs w:val="18"/>
              </w:rPr>
              <w:t>199</w:t>
            </w:r>
            <w:r w:rsidR="0038100E" w:rsidRPr="002E01AC">
              <w:rPr>
                <w:sz w:val="18"/>
                <w:szCs w:val="18"/>
              </w:rPr>
              <w:t xml:space="preserve"> (</w:t>
            </w:r>
            <w:r w:rsidR="00175313" w:rsidRPr="002E01AC">
              <w:rPr>
                <w:sz w:val="18"/>
                <w:szCs w:val="18"/>
              </w:rPr>
              <w:t>28</w:t>
            </w:r>
            <w:r w:rsidR="0038100E" w:rsidRPr="002E01AC">
              <w:rPr>
                <w:sz w:val="18"/>
                <w:szCs w:val="18"/>
              </w:rPr>
              <w:t>.</w:t>
            </w:r>
            <w:r w:rsidR="00175313" w:rsidRPr="002E01AC">
              <w:rPr>
                <w:sz w:val="18"/>
                <w:szCs w:val="18"/>
              </w:rPr>
              <w:t>1</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F274A70" w14:textId="6F9756E7" w:rsidR="0038100E" w:rsidRPr="002E01AC" w:rsidRDefault="002A4F7F" w:rsidP="002E01AC">
            <w:pPr>
              <w:spacing w:after="0" w:line="240" w:lineRule="auto"/>
              <w:jc w:val="left"/>
              <w:rPr>
                <w:sz w:val="18"/>
                <w:szCs w:val="18"/>
              </w:rPr>
            </w:pPr>
            <w:r w:rsidRPr="002E01AC">
              <w:rPr>
                <w:sz w:val="18"/>
                <w:szCs w:val="18"/>
              </w:rPr>
              <w:t>215</w:t>
            </w:r>
            <w:r w:rsidR="0038100E" w:rsidRPr="002E01AC">
              <w:rPr>
                <w:sz w:val="18"/>
                <w:szCs w:val="18"/>
              </w:rPr>
              <w:t xml:space="preserve"> (</w:t>
            </w:r>
            <w:r w:rsidRPr="002E01AC">
              <w:rPr>
                <w:sz w:val="18"/>
                <w:szCs w:val="18"/>
              </w:rPr>
              <w:t>43</w:t>
            </w:r>
            <w:r w:rsidR="0038100E" w:rsidRPr="002E01AC">
              <w:rPr>
                <w:sz w:val="18"/>
                <w:szCs w:val="18"/>
              </w:rPr>
              <w:t>.</w:t>
            </w:r>
            <w:r w:rsidRPr="002E01AC">
              <w:rPr>
                <w:sz w:val="18"/>
                <w:szCs w:val="18"/>
              </w:rPr>
              <w:t>3</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615F8067" w14:textId="308E7B87" w:rsidR="0038100E" w:rsidRPr="002E01AC" w:rsidRDefault="0038100E" w:rsidP="002E01AC">
            <w:pPr>
              <w:spacing w:after="0" w:line="240" w:lineRule="auto"/>
              <w:jc w:val="left"/>
              <w:rPr>
                <w:sz w:val="18"/>
                <w:szCs w:val="18"/>
              </w:rPr>
            </w:pPr>
            <w:r w:rsidRPr="002E01AC">
              <w:rPr>
                <w:sz w:val="18"/>
                <w:szCs w:val="18"/>
              </w:rPr>
              <w:t>174 (100)</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7CDE7D4" w14:textId="6525A6A8" w:rsidR="0038100E" w:rsidRPr="002E01AC" w:rsidRDefault="0038100E" w:rsidP="002E01AC">
            <w:pPr>
              <w:spacing w:after="0" w:line="240" w:lineRule="auto"/>
              <w:jc w:val="left"/>
              <w:rPr>
                <w:sz w:val="18"/>
                <w:szCs w:val="18"/>
              </w:rPr>
            </w:pPr>
            <w:r w:rsidRPr="002E01AC">
              <w:rPr>
                <w:sz w:val="18"/>
                <w:szCs w:val="18"/>
              </w:rPr>
              <w:t>75 (100)</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14385E3" w14:textId="6B168DBA" w:rsidR="0038100E" w:rsidRPr="002E01AC" w:rsidRDefault="00C50FDB" w:rsidP="002E01AC">
            <w:pPr>
              <w:spacing w:after="0" w:line="240" w:lineRule="auto"/>
              <w:jc w:val="left"/>
              <w:rPr>
                <w:sz w:val="18"/>
                <w:szCs w:val="18"/>
              </w:rPr>
            </w:pPr>
            <w:r w:rsidRPr="002E01AC">
              <w:rPr>
                <w:sz w:val="18"/>
                <w:szCs w:val="18"/>
              </w:rPr>
              <w:t>156</w:t>
            </w:r>
            <w:r w:rsidR="0038100E" w:rsidRPr="002E01AC">
              <w:rPr>
                <w:sz w:val="18"/>
                <w:szCs w:val="18"/>
              </w:rPr>
              <w:t xml:space="preserve"> (</w:t>
            </w:r>
            <w:r w:rsidR="003004A4" w:rsidRPr="002E01AC">
              <w:rPr>
                <w:sz w:val="18"/>
                <w:szCs w:val="18"/>
              </w:rPr>
              <w:t>34</w:t>
            </w:r>
            <w:r w:rsidR="0038100E" w:rsidRPr="002E01AC">
              <w:rPr>
                <w:sz w:val="18"/>
                <w:szCs w:val="18"/>
              </w:rPr>
              <w:t>.</w:t>
            </w:r>
            <w:r w:rsidR="003004A4" w:rsidRPr="002E01AC">
              <w:rPr>
                <w:sz w:val="18"/>
                <w:szCs w:val="18"/>
              </w:rPr>
              <w:t>6</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6740F16" w14:textId="044F22EB" w:rsidR="0038100E" w:rsidRPr="002E01AC" w:rsidRDefault="0038100E" w:rsidP="002E01AC">
            <w:pPr>
              <w:spacing w:after="0" w:line="240" w:lineRule="auto"/>
              <w:jc w:val="left"/>
              <w:rPr>
                <w:sz w:val="18"/>
                <w:szCs w:val="18"/>
              </w:rPr>
            </w:pPr>
            <w:r w:rsidRPr="002E01AC">
              <w:rPr>
                <w:sz w:val="18"/>
                <w:szCs w:val="18"/>
              </w:rPr>
              <w:t>2</w:t>
            </w:r>
            <w:r w:rsidR="003176AF" w:rsidRPr="002E01AC">
              <w:rPr>
                <w:sz w:val="18"/>
                <w:szCs w:val="18"/>
              </w:rPr>
              <w:t>21</w:t>
            </w:r>
            <w:r w:rsidRPr="002E01AC">
              <w:rPr>
                <w:sz w:val="18"/>
                <w:szCs w:val="18"/>
              </w:rPr>
              <w:t xml:space="preserve"> (</w:t>
            </w:r>
            <w:r w:rsidR="003176AF" w:rsidRPr="002E01AC">
              <w:rPr>
                <w:sz w:val="18"/>
                <w:szCs w:val="18"/>
              </w:rPr>
              <w:t>84</w:t>
            </w:r>
            <w:r w:rsidRPr="002E01AC">
              <w:rPr>
                <w:sz w:val="18"/>
                <w:szCs w:val="18"/>
              </w:rPr>
              <w:t>.</w:t>
            </w:r>
            <w:r w:rsidR="003176AF" w:rsidRPr="002E01AC">
              <w:rPr>
                <w:sz w:val="18"/>
                <w:szCs w:val="18"/>
              </w:rPr>
              <w:t>7</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1D738C9F" w14:textId="4DBED0B8" w:rsidR="0038100E" w:rsidRPr="002E01AC" w:rsidRDefault="0038100E" w:rsidP="002E01AC">
            <w:pPr>
              <w:spacing w:after="0" w:line="240" w:lineRule="auto"/>
              <w:jc w:val="left"/>
              <w:rPr>
                <w:sz w:val="18"/>
                <w:szCs w:val="18"/>
              </w:rPr>
            </w:pPr>
            <w:r w:rsidRPr="002E01AC">
              <w:rPr>
                <w:sz w:val="18"/>
                <w:szCs w:val="18"/>
              </w:rPr>
              <w:t>22</w:t>
            </w:r>
            <w:r w:rsidR="00C60824" w:rsidRPr="002E01AC">
              <w:rPr>
                <w:sz w:val="18"/>
                <w:szCs w:val="18"/>
              </w:rPr>
              <w:t>2</w:t>
            </w:r>
            <w:r w:rsidRPr="002E01AC">
              <w:rPr>
                <w:sz w:val="18"/>
                <w:szCs w:val="18"/>
              </w:rPr>
              <w:t xml:space="preserve"> (</w:t>
            </w:r>
            <w:r w:rsidR="00C60824" w:rsidRPr="002E01AC">
              <w:rPr>
                <w:sz w:val="18"/>
                <w:szCs w:val="18"/>
              </w:rPr>
              <w:t>89</w:t>
            </w:r>
            <w:r w:rsidRPr="002E01AC">
              <w:rPr>
                <w:sz w:val="18"/>
                <w:szCs w:val="18"/>
              </w:rPr>
              <w:t>.</w:t>
            </w:r>
            <w:r w:rsidR="00C60824" w:rsidRPr="002E01AC">
              <w:rPr>
                <w:sz w:val="18"/>
                <w:szCs w:val="18"/>
              </w:rPr>
              <w:t>2</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74E66A21" w14:textId="3473AB72" w:rsidR="0038100E" w:rsidRPr="002E01AC" w:rsidRDefault="00FC3327" w:rsidP="002E01AC">
            <w:pPr>
              <w:spacing w:after="0" w:line="240" w:lineRule="auto"/>
              <w:jc w:val="left"/>
              <w:rPr>
                <w:sz w:val="18"/>
                <w:szCs w:val="18"/>
              </w:rPr>
            </w:pPr>
            <w:r w:rsidRPr="002E01AC">
              <w:rPr>
                <w:sz w:val="18"/>
                <w:szCs w:val="18"/>
              </w:rPr>
              <w:t>618</w:t>
            </w:r>
            <w:r w:rsidR="0038100E" w:rsidRPr="002E01AC">
              <w:rPr>
                <w:sz w:val="18"/>
                <w:szCs w:val="18"/>
              </w:rPr>
              <w:t xml:space="preserve"> (</w:t>
            </w:r>
            <w:r w:rsidR="00B2204B" w:rsidRPr="002E01AC">
              <w:rPr>
                <w:sz w:val="18"/>
                <w:szCs w:val="18"/>
              </w:rPr>
              <w:t>81</w:t>
            </w:r>
            <w:r w:rsidR="0038100E" w:rsidRPr="002E01AC">
              <w:rPr>
                <w:sz w:val="18"/>
                <w:szCs w:val="18"/>
              </w:rPr>
              <w:t>.</w:t>
            </w:r>
            <w:r w:rsidR="006320D4" w:rsidRPr="002E01AC">
              <w:rPr>
                <w:sz w:val="18"/>
                <w:szCs w:val="18"/>
              </w:rPr>
              <w:t>9</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468260EF" w14:textId="61F61517" w:rsidR="0038100E" w:rsidRPr="002E01AC" w:rsidRDefault="00333ACB" w:rsidP="002E01AC">
            <w:pPr>
              <w:spacing w:after="0" w:line="240" w:lineRule="auto"/>
              <w:jc w:val="left"/>
              <w:rPr>
                <w:sz w:val="18"/>
                <w:szCs w:val="18"/>
              </w:rPr>
            </w:pPr>
            <w:r w:rsidRPr="002E01AC">
              <w:rPr>
                <w:sz w:val="18"/>
                <w:szCs w:val="18"/>
              </w:rPr>
              <w:t>1880</w:t>
            </w:r>
            <w:r w:rsidR="0038100E" w:rsidRPr="002E01AC">
              <w:rPr>
                <w:sz w:val="18"/>
                <w:szCs w:val="18"/>
              </w:rPr>
              <w:t xml:space="preserve"> (</w:t>
            </w:r>
            <w:r w:rsidRPr="002E01AC">
              <w:rPr>
                <w:sz w:val="18"/>
                <w:szCs w:val="18"/>
              </w:rPr>
              <w:t>59</w:t>
            </w:r>
            <w:r w:rsidR="0038100E" w:rsidRPr="002E01AC">
              <w:rPr>
                <w:sz w:val="18"/>
                <w:szCs w:val="18"/>
              </w:rPr>
              <w:t>.</w:t>
            </w:r>
            <w:r w:rsidRPr="002E01AC">
              <w:rPr>
                <w:sz w:val="18"/>
                <w:szCs w:val="18"/>
              </w:rPr>
              <w:t>3</w:t>
            </w:r>
            <w:r w:rsidR="0038100E" w:rsidRPr="002E01AC">
              <w:rPr>
                <w:sz w:val="18"/>
                <w:szCs w:val="18"/>
              </w:rPr>
              <w:t>)</w:t>
            </w:r>
          </w:p>
        </w:tc>
      </w:tr>
      <w:tr w:rsidR="00D46083" w:rsidRPr="00E03B11" w:rsidDel="001276B3" w14:paraId="2428D501" w14:textId="77777777" w:rsidTr="002E01AC">
        <w:trPr>
          <w:trHeight w:val="20"/>
          <w:jc w:val="center"/>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p w14:paraId="78D1D016" w14:textId="51F83644" w:rsidR="00D46083" w:rsidRPr="00C54898" w:rsidRDefault="00D46083" w:rsidP="002E01AC">
            <w:pPr>
              <w:spacing w:after="0" w:line="240" w:lineRule="auto"/>
              <w:rPr>
                <w:sz w:val="18"/>
                <w:szCs w:val="18"/>
              </w:rPr>
            </w:pPr>
            <w:r w:rsidRPr="002E01AC">
              <w:rPr>
                <w:sz w:val="18"/>
                <w:szCs w:val="18"/>
              </w:rPr>
              <w:lastRenderedPageBreak/>
              <w:t xml:space="preserve">APACHE II, Acute Physiology and Chronic Health Evaluation II; C: plasma concentration; </w:t>
            </w:r>
            <w:r w:rsidRPr="002E01AC">
              <w:rPr>
                <w:color w:val="000000"/>
                <w:sz w:val="18"/>
                <w:szCs w:val="18"/>
              </w:rPr>
              <w:t>CRRT:</w:t>
            </w:r>
            <w:r w:rsidRPr="002E01AC">
              <w:rPr>
                <w:b/>
                <w:bCs/>
                <w:color w:val="000000"/>
                <w:sz w:val="18"/>
                <w:szCs w:val="18"/>
              </w:rPr>
              <w:t xml:space="preserve"> </w:t>
            </w:r>
            <w:r w:rsidRPr="002E01AC">
              <w:rPr>
                <w:color w:val="000000"/>
                <w:sz w:val="18"/>
                <w:szCs w:val="18"/>
              </w:rPr>
              <w:t>continuous renal replacement therapy;</w:t>
            </w:r>
            <w:r w:rsidRPr="002E01AC">
              <w:rPr>
                <w:sz w:val="18"/>
                <w:szCs w:val="18"/>
              </w:rPr>
              <w:t xml:space="preserve"> </w:t>
            </w:r>
            <w:proofErr w:type="spellStart"/>
            <w:r w:rsidRPr="002E01AC">
              <w:rPr>
                <w:sz w:val="18"/>
                <w:szCs w:val="18"/>
              </w:rPr>
              <w:t>C</w:t>
            </w:r>
            <w:r w:rsidRPr="002E01AC">
              <w:rPr>
                <w:sz w:val="18"/>
                <w:szCs w:val="18"/>
                <w:vertAlign w:val="subscript"/>
              </w:rPr>
              <w:t>min</w:t>
            </w:r>
            <w:proofErr w:type="spellEnd"/>
            <w:r w:rsidRPr="002E01AC">
              <w:rPr>
                <w:sz w:val="18"/>
                <w:szCs w:val="18"/>
              </w:rPr>
              <w:t xml:space="preserve">: fluconazole trough concentration; </w:t>
            </w:r>
            <w:proofErr w:type="spellStart"/>
            <w:r w:rsidRPr="002E01AC">
              <w:rPr>
                <w:color w:val="000000"/>
                <w:sz w:val="18"/>
                <w:szCs w:val="18"/>
              </w:rPr>
              <w:t>eGFR</w:t>
            </w:r>
            <w:r w:rsidRPr="002E01AC">
              <w:rPr>
                <w:color w:val="000000"/>
                <w:sz w:val="18"/>
                <w:szCs w:val="18"/>
                <w:vertAlign w:val="subscript"/>
              </w:rPr>
              <w:t>CKD</w:t>
            </w:r>
            <w:proofErr w:type="spellEnd"/>
            <w:r w:rsidR="00E46977" w:rsidRPr="002E01AC">
              <w:rPr>
                <w:color w:val="000000"/>
                <w:sz w:val="18"/>
                <w:szCs w:val="18"/>
                <w:vertAlign w:val="subscript"/>
              </w:rPr>
              <w:t>-</w:t>
            </w:r>
            <w:r w:rsidRPr="002E01AC">
              <w:rPr>
                <w:color w:val="000000"/>
                <w:sz w:val="18"/>
                <w:szCs w:val="18"/>
                <w:vertAlign w:val="subscript"/>
              </w:rPr>
              <w:t>EPI</w:t>
            </w:r>
            <w:r w:rsidRPr="002E01AC">
              <w:rPr>
                <w:color w:val="000000"/>
                <w:sz w:val="18"/>
                <w:szCs w:val="18"/>
              </w:rPr>
              <w:t>:</w:t>
            </w:r>
            <w:r w:rsidRPr="002E01AC">
              <w:rPr>
                <w:b/>
                <w:bCs/>
                <w:color w:val="000000"/>
                <w:sz w:val="18"/>
                <w:szCs w:val="18"/>
              </w:rPr>
              <w:t xml:space="preserve"> </w:t>
            </w:r>
            <w:r w:rsidRPr="002E01AC">
              <w:rPr>
                <w:color w:val="000000"/>
                <w:sz w:val="18"/>
                <w:szCs w:val="18"/>
              </w:rPr>
              <w:t xml:space="preserve">estimated glomerular filtration rate calculated using the Chronic Kidney Disease Epidemiology Collaboration equation without a race variable </w:t>
            </w:r>
            <w:r w:rsidRPr="002E01AC">
              <w:rPr>
                <w:sz w:val="18"/>
                <w:szCs w:val="18"/>
              </w:rPr>
              <w:t>; IHD: intermittent haemodialysis; n, number of patients; N, number of events (either dosing or sampling or both); NA, not available</w:t>
            </w:r>
            <w:r w:rsidRPr="002E01AC">
              <w:rPr>
                <w:color w:val="000000"/>
                <w:sz w:val="18"/>
                <w:szCs w:val="18"/>
              </w:rPr>
              <w:t xml:space="preserve"> </w:t>
            </w:r>
            <w:r w:rsidRPr="002E01AC">
              <w:rPr>
                <w:sz w:val="18"/>
                <w:szCs w:val="18"/>
              </w:rPr>
              <w:t>; Q1, 1</w:t>
            </w:r>
            <w:r w:rsidRPr="002E01AC">
              <w:rPr>
                <w:sz w:val="18"/>
                <w:szCs w:val="18"/>
                <w:vertAlign w:val="superscript"/>
              </w:rPr>
              <w:t>st</w:t>
            </w:r>
            <w:r w:rsidRPr="002E01AC">
              <w:rPr>
                <w:sz w:val="18"/>
                <w:szCs w:val="18"/>
              </w:rPr>
              <w:t xml:space="preserve"> quartile; Q3, 3</w:t>
            </w:r>
            <w:r w:rsidRPr="002E01AC">
              <w:rPr>
                <w:sz w:val="18"/>
                <w:szCs w:val="18"/>
                <w:vertAlign w:val="superscript"/>
              </w:rPr>
              <w:t>rd</w:t>
            </w:r>
            <w:r w:rsidRPr="002E01AC">
              <w:rPr>
                <w:sz w:val="18"/>
                <w:szCs w:val="18"/>
              </w:rPr>
              <w:t xml:space="preserve"> quartile.</w:t>
            </w:r>
          </w:p>
        </w:tc>
      </w:tr>
    </w:tbl>
    <w:p w14:paraId="517D9807" w14:textId="77777777" w:rsidR="00040181" w:rsidRPr="00A72BCD" w:rsidRDefault="00040181" w:rsidP="00593CAA">
      <w:pPr>
        <w:sectPr w:rsidR="00040181" w:rsidRPr="00A72BCD" w:rsidSect="00605AF8">
          <w:pgSz w:w="16838" w:h="11906" w:orient="landscape" w:code="9"/>
          <w:pgMar w:top="1440" w:right="1440" w:bottom="1440" w:left="1440" w:header="720" w:footer="720" w:gutter="0"/>
          <w:cols w:space="720"/>
          <w:docGrid w:linePitch="360"/>
        </w:sectPr>
      </w:pPr>
    </w:p>
    <w:p w14:paraId="7B414DE9" w14:textId="1D0B98EE" w:rsidR="00F73945" w:rsidRPr="00E03B11" w:rsidRDefault="00B901B3" w:rsidP="00593CAA">
      <w:r w:rsidRPr="00E03B11">
        <w:rPr>
          <w:b/>
          <w:bCs/>
        </w:rPr>
        <w:lastRenderedPageBreak/>
        <w:t>Table 2</w:t>
      </w:r>
      <w:r w:rsidRPr="00E03B11">
        <w:t xml:space="preserve">. </w:t>
      </w:r>
      <w:r w:rsidR="00D92590">
        <w:t>Model p</w:t>
      </w:r>
      <w:r w:rsidRPr="00E03B11">
        <w:t>arameter estimates</w:t>
      </w:r>
    </w:p>
    <w:tbl>
      <w:tblPr>
        <w:tblW w:w="5000" w:type="pct"/>
        <w:tblInd w:w="-60" w:type="dxa"/>
        <w:shd w:val="clear" w:color="auto" w:fill="FFFFFF"/>
        <w:tblCellMar>
          <w:left w:w="0" w:type="dxa"/>
          <w:right w:w="0" w:type="dxa"/>
        </w:tblCellMar>
        <w:tblLook w:val="04A0" w:firstRow="1" w:lastRow="0" w:firstColumn="1" w:lastColumn="0" w:noHBand="0" w:noVBand="1"/>
      </w:tblPr>
      <w:tblGrid>
        <w:gridCol w:w="3743"/>
        <w:gridCol w:w="3406"/>
        <w:gridCol w:w="3406"/>
        <w:gridCol w:w="3403"/>
      </w:tblGrid>
      <w:tr w:rsidR="002B0CBD" w:rsidRPr="00C736E4" w14:paraId="2DDC9274" w14:textId="77777777" w:rsidTr="00B6006D">
        <w:trPr>
          <w:tblHeader/>
        </w:trPr>
        <w:tc>
          <w:tcPr>
            <w:tcW w:w="1341"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75F1E501" w14:textId="77777777" w:rsidR="002B0CBD" w:rsidRPr="009F0560" w:rsidRDefault="002B0CBD">
            <w:pPr>
              <w:spacing w:after="0" w:line="240" w:lineRule="auto"/>
              <w:contextualSpacing/>
              <w:rPr>
                <w:b/>
                <w:bCs/>
                <w:sz w:val="18"/>
                <w:szCs w:val="18"/>
              </w:rPr>
            </w:pPr>
            <w:r w:rsidRPr="002E01AC">
              <w:rPr>
                <w:b/>
                <w:bCs/>
                <w:sz w:val="18"/>
                <w:szCs w:val="18"/>
              </w:rPr>
              <w:t>Parameter</w:t>
            </w:r>
          </w:p>
        </w:tc>
        <w:tc>
          <w:tcPr>
            <w:tcW w:w="1220" w:type="pct"/>
            <w:tcBorders>
              <w:top w:val="single" w:sz="18" w:space="0" w:color="000000"/>
              <w:left w:val="nil"/>
              <w:bottom w:val="single" w:sz="8" w:space="0" w:color="000000"/>
              <w:right w:val="nil"/>
            </w:tcBorders>
            <w:shd w:val="clear" w:color="auto" w:fill="FFFFFF"/>
            <w:vAlign w:val="center"/>
          </w:tcPr>
          <w:p w14:paraId="08CAA11E" w14:textId="31736B9E" w:rsidR="002B0CBD" w:rsidRPr="002E01AC" w:rsidRDefault="008E0FFF" w:rsidP="002E01AC">
            <w:pPr>
              <w:spacing w:after="0" w:line="240" w:lineRule="auto"/>
              <w:ind w:left="170"/>
              <w:contextualSpacing/>
              <w:rPr>
                <w:b/>
                <w:bCs/>
                <w:sz w:val="18"/>
                <w:szCs w:val="18"/>
              </w:rPr>
            </w:pPr>
            <w:r>
              <w:rPr>
                <w:b/>
                <w:bCs/>
                <w:sz w:val="18"/>
                <w:szCs w:val="18"/>
              </w:rPr>
              <w:t>Base model</w:t>
            </w:r>
            <w:r w:rsidR="0067647F">
              <w:rPr>
                <w:b/>
                <w:bCs/>
                <w:sz w:val="18"/>
                <w:szCs w:val="18"/>
              </w:rPr>
              <w:t xml:space="preserve"> estimate</w:t>
            </w:r>
            <w:r>
              <w:rPr>
                <w:b/>
                <w:bCs/>
                <w:sz w:val="18"/>
                <w:szCs w:val="18"/>
              </w:rPr>
              <w:t xml:space="preserve"> </w:t>
            </w:r>
            <w:r w:rsidR="00C9166C">
              <w:rPr>
                <w:b/>
                <w:bCs/>
                <w:sz w:val="18"/>
                <w:szCs w:val="18"/>
              </w:rPr>
              <w:t>(</w:t>
            </w:r>
            <w:r w:rsidR="00FF63CE">
              <w:rPr>
                <w:b/>
                <w:bCs/>
                <w:sz w:val="18"/>
                <w:szCs w:val="18"/>
              </w:rPr>
              <w:t xml:space="preserve">% </w:t>
            </w:r>
            <w:r w:rsidR="00C9166C">
              <w:rPr>
                <w:b/>
                <w:bCs/>
                <w:sz w:val="18"/>
                <w:szCs w:val="18"/>
              </w:rPr>
              <w:t>RSE)</w:t>
            </w:r>
          </w:p>
        </w:tc>
        <w:tc>
          <w:tcPr>
            <w:tcW w:w="1220"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06B4B657" w:rsidR="002B0CBD" w:rsidRPr="002E01AC" w:rsidRDefault="008B5AC4" w:rsidP="002E01AC">
            <w:pPr>
              <w:spacing w:after="0" w:line="240" w:lineRule="auto"/>
              <w:contextualSpacing/>
              <w:rPr>
                <w:b/>
                <w:bCs/>
                <w:sz w:val="18"/>
                <w:szCs w:val="18"/>
                <w:lang w:val="es-ES"/>
              </w:rPr>
            </w:pPr>
            <w:r w:rsidRPr="00B4099D">
              <w:rPr>
                <w:b/>
                <w:bCs/>
                <w:sz w:val="18"/>
                <w:szCs w:val="18"/>
                <w:lang w:val="es-ES"/>
              </w:rPr>
              <w:t xml:space="preserve">Final </w:t>
            </w:r>
            <w:proofErr w:type="spellStart"/>
            <w:r w:rsidRPr="00B4099D">
              <w:rPr>
                <w:b/>
                <w:bCs/>
                <w:sz w:val="18"/>
                <w:szCs w:val="18"/>
                <w:lang w:val="es-ES"/>
              </w:rPr>
              <w:t>model</w:t>
            </w:r>
            <w:proofErr w:type="spellEnd"/>
            <w:r w:rsidRPr="00B4099D">
              <w:rPr>
                <w:b/>
                <w:bCs/>
                <w:sz w:val="18"/>
                <w:szCs w:val="18"/>
                <w:lang w:val="es-ES"/>
              </w:rPr>
              <w:t xml:space="preserve"> </w:t>
            </w:r>
            <w:proofErr w:type="spellStart"/>
            <w:r w:rsidR="00B4099D">
              <w:rPr>
                <w:b/>
                <w:bCs/>
                <w:sz w:val="18"/>
                <w:szCs w:val="18"/>
                <w:lang w:val="es-ES"/>
              </w:rPr>
              <w:t>p</w:t>
            </w:r>
            <w:r w:rsidR="002B0CBD" w:rsidRPr="002E01AC">
              <w:rPr>
                <w:b/>
                <w:bCs/>
                <w:sz w:val="18"/>
                <w:szCs w:val="18"/>
                <w:lang w:val="es-ES"/>
              </w:rPr>
              <w:t>ooled</w:t>
            </w:r>
            <w:proofErr w:type="spellEnd"/>
            <w:r w:rsidR="002B0CBD" w:rsidRPr="002E01AC">
              <w:rPr>
                <w:b/>
                <w:bCs/>
                <w:sz w:val="18"/>
                <w:szCs w:val="18"/>
                <w:lang w:val="es-ES"/>
              </w:rPr>
              <w:t xml:space="preserve"> </w:t>
            </w:r>
            <w:proofErr w:type="spellStart"/>
            <w:r w:rsidR="002B0CBD" w:rsidRPr="002E01AC">
              <w:rPr>
                <w:b/>
                <w:bCs/>
                <w:sz w:val="18"/>
                <w:szCs w:val="18"/>
                <w:lang w:val="es-ES"/>
              </w:rPr>
              <w:t>estimate</w:t>
            </w:r>
            <w:proofErr w:type="spellEnd"/>
            <w:r w:rsidR="002B0CBD" w:rsidRPr="002E01AC">
              <w:rPr>
                <w:b/>
                <w:bCs/>
                <w:sz w:val="18"/>
                <w:szCs w:val="18"/>
                <w:lang w:val="es-ES"/>
              </w:rPr>
              <w:t xml:space="preserve"> (95% CI)</w:t>
            </w:r>
          </w:p>
        </w:tc>
        <w:tc>
          <w:tcPr>
            <w:tcW w:w="1219"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2BADEBC6" w:rsidR="002B0CBD" w:rsidRPr="002E01AC" w:rsidRDefault="002B0CBD" w:rsidP="002E01AC">
            <w:pPr>
              <w:spacing w:after="0" w:line="240" w:lineRule="auto"/>
              <w:contextualSpacing/>
              <w:rPr>
                <w:b/>
                <w:bCs/>
                <w:sz w:val="18"/>
                <w:szCs w:val="18"/>
                <w:lang w:val="es-ES"/>
              </w:rPr>
            </w:pPr>
            <w:r w:rsidRPr="002E01AC">
              <w:rPr>
                <w:b/>
                <w:bCs/>
                <w:sz w:val="18"/>
                <w:szCs w:val="18"/>
                <w:lang w:val="es-ES"/>
              </w:rPr>
              <w:t>Bootstrap median</w:t>
            </w:r>
            <w:r w:rsidR="00ED5C39" w:rsidRPr="008B5AC4">
              <w:rPr>
                <w:b/>
                <w:bCs/>
                <w:sz w:val="18"/>
                <w:szCs w:val="18"/>
                <w:lang w:val="es-ES"/>
              </w:rPr>
              <w:t xml:space="preserve"> final </w:t>
            </w:r>
            <w:proofErr w:type="spellStart"/>
            <w:r w:rsidR="00ED5C39" w:rsidRPr="008B5AC4">
              <w:rPr>
                <w:b/>
                <w:bCs/>
                <w:sz w:val="18"/>
                <w:szCs w:val="18"/>
                <w:lang w:val="es-ES"/>
              </w:rPr>
              <w:t>model</w:t>
            </w:r>
            <w:proofErr w:type="spellEnd"/>
            <w:r w:rsidRPr="002E01AC">
              <w:rPr>
                <w:b/>
                <w:bCs/>
                <w:sz w:val="18"/>
                <w:szCs w:val="18"/>
                <w:lang w:val="es-ES"/>
              </w:rPr>
              <w:t xml:space="preserve"> (95% CI)*</w:t>
            </w:r>
          </w:p>
        </w:tc>
      </w:tr>
      <w:tr w:rsidR="002B0CBD" w:rsidRPr="00E03B11" w14:paraId="6BB8FD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27941FBB" w14:textId="2071A3AA" w:rsidR="002B0CBD" w:rsidRPr="009F0560" w:rsidRDefault="002B0CBD" w:rsidP="00B32CB8">
            <w:pPr>
              <w:spacing w:after="0" w:line="240" w:lineRule="auto"/>
              <w:contextualSpacing/>
              <w:rPr>
                <w:i/>
                <w:iCs/>
                <w:sz w:val="18"/>
                <w:szCs w:val="18"/>
              </w:rPr>
            </w:pPr>
            <w:r>
              <w:rPr>
                <w:i/>
                <w:iCs/>
                <w:sz w:val="18"/>
                <w:szCs w:val="18"/>
              </w:rPr>
              <w:t>Structural parameters</w:t>
            </w:r>
          </w:p>
        </w:tc>
        <w:tc>
          <w:tcPr>
            <w:tcW w:w="1220" w:type="pct"/>
            <w:tcBorders>
              <w:top w:val="nil"/>
              <w:left w:val="nil"/>
              <w:bottom w:val="nil"/>
              <w:right w:val="nil"/>
            </w:tcBorders>
            <w:shd w:val="clear" w:color="auto" w:fill="FFFFFF"/>
            <w:vAlign w:val="center"/>
          </w:tcPr>
          <w:p w14:paraId="01EB3640" w14:textId="24F64CAA" w:rsidR="002B0CBD" w:rsidRPr="002E01AC" w:rsidRDefault="002B0CBD"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2B0CBD" w:rsidRPr="002E01AC" w:rsidRDefault="002B0CBD"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2B0CBD" w:rsidRPr="002E01AC" w:rsidRDefault="002B0CBD" w:rsidP="002E01AC">
            <w:pPr>
              <w:spacing w:after="0" w:line="240" w:lineRule="auto"/>
              <w:contextualSpacing/>
              <w:rPr>
                <w:sz w:val="18"/>
                <w:szCs w:val="18"/>
              </w:rPr>
            </w:pPr>
          </w:p>
        </w:tc>
      </w:tr>
      <w:tr w:rsidR="00E05082" w:rsidRPr="00E03B11" w14:paraId="2D5BCC6D"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25376D8B" w14:textId="73820A34" w:rsidR="00E05082" w:rsidRPr="009F0560" w:rsidRDefault="00E05082" w:rsidP="00E05082">
            <w:pPr>
              <w:spacing w:after="0" w:line="240" w:lineRule="auto"/>
              <w:contextualSpacing/>
              <w:rPr>
                <w:sz w:val="18"/>
                <w:szCs w:val="18"/>
              </w:rPr>
            </w:pPr>
            <w:r w:rsidRPr="002E01AC">
              <w:rPr>
                <w:sz w:val="18"/>
                <w:szCs w:val="18"/>
              </w:rPr>
              <w:t>C</w:t>
            </w:r>
            <w:r w:rsidR="00601028" w:rsidRPr="002E01AC">
              <w:rPr>
                <w:sz w:val="18"/>
                <w:szCs w:val="18"/>
              </w:rPr>
              <w:t>l</w:t>
            </w:r>
            <w:r w:rsidR="00601028" w:rsidRPr="00494DCF">
              <w:rPr>
                <w:sz w:val="18"/>
                <w:szCs w:val="18"/>
                <w:vertAlign w:val="subscript"/>
              </w:rPr>
              <w:t>on</w:t>
            </w:r>
            <w:r w:rsidR="0065700E">
              <w:rPr>
                <w:sz w:val="18"/>
                <w:szCs w:val="18"/>
                <w:vertAlign w:val="subscript"/>
                <w:lang w:val="fr-FR"/>
              </w:rPr>
              <w:t>-</w:t>
            </w:r>
            <w:r w:rsidRPr="002E01AC">
              <w:rPr>
                <w:sz w:val="18"/>
                <w:szCs w:val="18"/>
                <w:vertAlign w:val="subscript"/>
              </w:rPr>
              <w:t>CRRT</w:t>
            </w:r>
            <w:r w:rsidRPr="002E01AC">
              <w:rPr>
                <w:sz w:val="18"/>
                <w:szCs w:val="18"/>
              </w:rPr>
              <w:t xml:space="preserve"> (L/h)</w:t>
            </w:r>
          </w:p>
        </w:tc>
        <w:tc>
          <w:tcPr>
            <w:tcW w:w="1220" w:type="pct"/>
            <w:tcBorders>
              <w:top w:val="nil"/>
              <w:left w:val="nil"/>
              <w:bottom w:val="nil"/>
              <w:right w:val="nil"/>
            </w:tcBorders>
            <w:shd w:val="clear" w:color="auto" w:fill="FFFFFF"/>
          </w:tcPr>
          <w:p w14:paraId="32F23A6D" w14:textId="78AE8BA0" w:rsidR="00E05082" w:rsidRPr="002E01AC" w:rsidRDefault="00E05082" w:rsidP="002E01AC">
            <w:pPr>
              <w:spacing w:after="0" w:line="240" w:lineRule="auto"/>
              <w:ind w:left="170"/>
              <w:contextualSpacing/>
              <w:rPr>
                <w:sz w:val="18"/>
                <w:szCs w:val="18"/>
              </w:rPr>
            </w:pPr>
            <w:r w:rsidRPr="00BE0814">
              <w:rPr>
                <w:sz w:val="18"/>
                <w:szCs w:val="18"/>
              </w:rPr>
              <w:t>1.7</w:t>
            </w:r>
            <w:r w:rsidR="00DB491F">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1B82C76" w14:textId="77777777" w:rsidR="00E05082" w:rsidRPr="002E01AC" w:rsidRDefault="00E05082" w:rsidP="002E01AC">
            <w:pPr>
              <w:spacing w:after="0" w:line="240" w:lineRule="auto"/>
              <w:contextualSpacing/>
              <w:rPr>
                <w:color w:val="000000"/>
                <w:sz w:val="18"/>
                <w:szCs w:val="18"/>
              </w:rPr>
            </w:pPr>
            <w:r w:rsidRPr="002E01AC">
              <w:rPr>
                <w:sz w:val="18"/>
                <w:szCs w:val="18"/>
              </w:rPr>
              <w:t>1.69 (1.43–1.96)</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18E5B92" w14:textId="77777777" w:rsidR="00E05082" w:rsidRPr="002E01AC" w:rsidRDefault="00E05082" w:rsidP="002E01AC">
            <w:pPr>
              <w:spacing w:after="0" w:line="240" w:lineRule="auto"/>
              <w:contextualSpacing/>
              <w:rPr>
                <w:color w:val="000000"/>
                <w:sz w:val="18"/>
                <w:szCs w:val="18"/>
              </w:rPr>
            </w:pPr>
            <w:r w:rsidRPr="002E01AC">
              <w:rPr>
                <w:sz w:val="18"/>
                <w:szCs w:val="18"/>
              </w:rPr>
              <w:t>1.70 (1.42–1.97)</w:t>
            </w:r>
          </w:p>
        </w:tc>
      </w:tr>
      <w:tr w:rsidR="00E05082" w:rsidRPr="00E03B11" w14:paraId="3C7A40F0"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8776A2E" w14:textId="701EE247" w:rsidR="00E05082" w:rsidRPr="009F0560" w:rsidRDefault="00904C30" w:rsidP="00E05082">
            <w:pPr>
              <w:spacing w:after="0" w:line="240" w:lineRule="auto"/>
              <w:contextualSpacing/>
              <w:rPr>
                <w:sz w:val="18"/>
                <w:szCs w:val="18"/>
              </w:rPr>
            </w:pPr>
            <w:proofErr w:type="spellStart"/>
            <w:r w:rsidRPr="002E01AC">
              <w:rPr>
                <w:sz w:val="18"/>
                <w:szCs w:val="18"/>
              </w:rPr>
              <w:t>CL</w:t>
            </w:r>
            <w:r>
              <w:rPr>
                <w:sz w:val="18"/>
                <w:szCs w:val="18"/>
                <w:vertAlign w:val="subscript"/>
              </w:rPr>
              <w:t>off</w:t>
            </w:r>
            <w:proofErr w:type="spellEnd"/>
            <w:r w:rsidR="0065700E">
              <w:rPr>
                <w:sz w:val="18"/>
                <w:szCs w:val="18"/>
                <w:vertAlign w:val="subscript"/>
                <w:lang w:val="fr-FR"/>
              </w:rPr>
              <w:t>-</w:t>
            </w:r>
            <w:r w:rsidR="00E05082" w:rsidRPr="002E01AC">
              <w:rPr>
                <w:sz w:val="18"/>
                <w:szCs w:val="18"/>
                <w:vertAlign w:val="subscript"/>
              </w:rPr>
              <w:t xml:space="preserve">CRRT </w:t>
            </w:r>
            <w:r w:rsidR="00E05082" w:rsidRPr="002E01AC">
              <w:rPr>
                <w:sz w:val="18"/>
                <w:szCs w:val="18"/>
              </w:rPr>
              <w:t>(L/h)</w:t>
            </w:r>
          </w:p>
        </w:tc>
        <w:tc>
          <w:tcPr>
            <w:tcW w:w="1220" w:type="pct"/>
            <w:tcBorders>
              <w:top w:val="nil"/>
              <w:left w:val="nil"/>
              <w:bottom w:val="nil"/>
              <w:right w:val="nil"/>
            </w:tcBorders>
            <w:shd w:val="clear" w:color="auto" w:fill="FFFFFF"/>
          </w:tcPr>
          <w:p w14:paraId="35BE4A04" w14:textId="2203F2B5" w:rsidR="00E05082" w:rsidRPr="002E01AC" w:rsidRDefault="00E05082" w:rsidP="002E01AC">
            <w:pPr>
              <w:spacing w:after="0" w:line="240" w:lineRule="auto"/>
              <w:ind w:left="170"/>
              <w:contextualSpacing/>
              <w:rPr>
                <w:sz w:val="18"/>
                <w:szCs w:val="18"/>
              </w:rPr>
            </w:pPr>
            <w:r w:rsidRPr="00BE0814">
              <w:rPr>
                <w:sz w:val="18"/>
                <w:szCs w:val="18"/>
              </w:rPr>
              <w:t xml:space="preserve">0.638 </w:t>
            </w:r>
            <w:r w:rsidR="008F2DC8">
              <w:rPr>
                <w:sz w:val="18"/>
                <w:szCs w:val="18"/>
              </w:rPr>
              <w:t>(5.</w:t>
            </w:r>
            <w:r w:rsidR="009C1E4A">
              <w:rPr>
                <w:sz w:val="18"/>
                <w:szCs w:val="18"/>
              </w:rPr>
              <w:t>3</w:t>
            </w:r>
            <w:r w:rsidR="008F2DC8">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02A3BD1" w14:textId="77777777" w:rsidR="00E05082" w:rsidRPr="002E01AC" w:rsidRDefault="00E05082" w:rsidP="002E01AC">
            <w:pPr>
              <w:spacing w:after="0" w:line="240" w:lineRule="auto"/>
              <w:contextualSpacing/>
              <w:rPr>
                <w:sz w:val="18"/>
                <w:szCs w:val="18"/>
              </w:rPr>
            </w:pPr>
            <w:r w:rsidRPr="002E01AC">
              <w:rPr>
                <w:sz w:val="18"/>
                <w:szCs w:val="18"/>
              </w:rPr>
              <w:t>0.634 (0.564–0.689)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4F459BE3" w14:textId="77777777" w:rsidR="00E05082" w:rsidRPr="002E01AC" w:rsidRDefault="00E05082" w:rsidP="002E01AC">
            <w:pPr>
              <w:spacing w:after="0" w:line="240" w:lineRule="auto"/>
              <w:contextualSpacing/>
              <w:rPr>
                <w:sz w:val="18"/>
                <w:szCs w:val="18"/>
              </w:rPr>
            </w:pPr>
            <w:r w:rsidRPr="002E01AC">
              <w:rPr>
                <w:sz w:val="18"/>
                <w:szCs w:val="18"/>
              </w:rPr>
              <w:t>0.621 (0.559–0.700)</w:t>
            </w:r>
          </w:p>
        </w:tc>
      </w:tr>
      <w:tr w:rsidR="00E05082" w:rsidRPr="00E03B11" w14:paraId="11AA180F"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3CDB09EC" w14:textId="65040BB1" w:rsidR="00E05082" w:rsidRPr="009F0560" w:rsidRDefault="00E05082" w:rsidP="00E05082">
            <w:pPr>
              <w:spacing w:after="0" w:line="240" w:lineRule="auto"/>
              <w:ind w:left="267"/>
              <w:contextualSpacing/>
              <w:rPr>
                <w:sz w:val="18"/>
                <w:szCs w:val="18"/>
              </w:rPr>
            </w:pPr>
            <w:proofErr w:type="spellStart"/>
            <w:r w:rsidRPr="002E01AC">
              <w:rPr>
                <w:sz w:val="18"/>
                <w:szCs w:val="18"/>
              </w:rPr>
              <w:t>eGFR</w:t>
            </w:r>
            <w:r w:rsidRPr="002E01AC">
              <w:rPr>
                <w:sz w:val="18"/>
                <w:szCs w:val="18"/>
                <w:vertAlign w:val="subscript"/>
              </w:rPr>
              <w:t>CKD</w:t>
            </w:r>
            <w:proofErr w:type="spellEnd"/>
            <w:r w:rsidRPr="002E01AC">
              <w:rPr>
                <w:sz w:val="18"/>
                <w:szCs w:val="18"/>
                <w:vertAlign w:val="subscript"/>
              </w:rPr>
              <w:t>-EPI</w:t>
            </w:r>
            <w:r w:rsidRPr="002E01AC">
              <w:rPr>
                <w:sz w:val="18"/>
                <w:szCs w:val="18"/>
              </w:rPr>
              <w:t xml:space="preserve"> on </w:t>
            </w:r>
            <w:proofErr w:type="spellStart"/>
            <w:r w:rsidR="00AF0391" w:rsidRPr="002E01AC">
              <w:rPr>
                <w:sz w:val="18"/>
                <w:szCs w:val="18"/>
              </w:rPr>
              <w:t>CL</w:t>
            </w:r>
            <w:r w:rsidR="00AF0391">
              <w:rPr>
                <w:sz w:val="18"/>
                <w:szCs w:val="18"/>
                <w:vertAlign w:val="subscript"/>
              </w:rPr>
              <w:t>off</w:t>
            </w:r>
            <w:proofErr w:type="spellEnd"/>
            <w:r w:rsidRPr="002E01AC">
              <w:rPr>
                <w:sz w:val="18"/>
                <w:szCs w:val="18"/>
                <w:vertAlign w:val="subscript"/>
              </w:rPr>
              <w:t>-CRRT</w:t>
            </w:r>
          </w:p>
        </w:tc>
        <w:tc>
          <w:tcPr>
            <w:tcW w:w="1220" w:type="pct"/>
            <w:tcBorders>
              <w:top w:val="nil"/>
              <w:left w:val="nil"/>
              <w:bottom w:val="nil"/>
              <w:right w:val="nil"/>
            </w:tcBorders>
            <w:shd w:val="clear" w:color="auto" w:fill="FFFFFF"/>
          </w:tcPr>
          <w:p w14:paraId="3919F920" w14:textId="6DE53945" w:rsidR="00E05082" w:rsidRPr="002E01AC" w:rsidRDefault="00E05082"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4771479" w14:textId="77777777" w:rsidR="00E05082" w:rsidRPr="002E01AC" w:rsidRDefault="00E05082" w:rsidP="002E01AC">
            <w:pPr>
              <w:spacing w:after="0" w:line="240" w:lineRule="auto"/>
              <w:contextualSpacing/>
              <w:rPr>
                <w:sz w:val="18"/>
                <w:szCs w:val="18"/>
              </w:rPr>
            </w:pPr>
            <w:r w:rsidRPr="002E01AC">
              <w:rPr>
                <w:sz w:val="18"/>
                <w:szCs w:val="18"/>
              </w:rPr>
              <w:t>0.48 (0.11–0.85)</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759233F" w14:textId="77777777" w:rsidR="00E05082" w:rsidRPr="002E01AC" w:rsidRDefault="00E05082" w:rsidP="002E01AC">
            <w:pPr>
              <w:spacing w:after="0" w:line="240" w:lineRule="auto"/>
              <w:contextualSpacing/>
              <w:rPr>
                <w:sz w:val="18"/>
                <w:szCs w:val="18"/>
              </w:rPr>
            </w:pPr>
            <w:r w:rsidRPr="002E01AC">
              <w:rPr>
                <w:sz w:val="18"/>
                <w:szCs w:val="18"/>
              </w:rPr>
              <w:t>0.49 (0.21–0.82)</w:t>
            </w:r>
          </w:p>
        </w:tc>
      </w:tr>
      <w:tr w:rsidR="00E1478F" w:rsidRPr="00E03B11" w14:paraId="2E4C418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A2D0C7" w14:textId="42A06E33" w:rsidR="00E1478F" w:rsidRPr="009F0560" w:rsidRDefault="00E1478F" w:rsidP="00E1478F">
            <w:pPr>
              <w:spacing w:after="0" w:line="240" w:lineRule="auto"/>
              <w:contextualSpacing/>
              <w:rPr>
                <w:sz w:val="18"/>
                <w:szCs w:val="18"/>
              </w:rPr>
            </w:pPr>
            <w:proofErr w:type="spellStart"/>
            <w:r w:rsidRPr="002E01AC">
              <w:rPr>
                <w:sz w:val="18"/>
                <w:szCs w:val="18"/>
              </w:rPr>
              <w:t>V</w:t>
            </w:r>
            <w:r>
              <w:rPr>
                <w:sz w:val="18"/>
                <w:szCs w:val="18"/>
              </w:rPr>
              <w:t>c</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4569A7B4" w14:textId="6919C1F6" w:rsidR="00E1478F" w:rsidRPr="002E01AC" w:rsidRDefault="00E1478F" w:rsidP="002E01AC">
            <w:pPr>
              <w:spacing w:after="0" w:line="240" w:lineRule="auto"/>
              <w:ind w:left="170"/>
              <w:contextualSpacing/>
              <w:rPr>
                <w:sz w:val="18"/>
                <w:szCs w:val="18"/>
              </w:rPr>
            </w:pPr>
            <w:r w:rsidRPr="00BE0814">
              <w:rPr>
                <w:sz w:val="18"/>
                <w:szCs w:val="18"/>
              </w:rPr>
              <w:t>38.2</w:t>
            </w:r>
            <w:r w:rsidR="0096184E">
              <w:rPr>
                <w:sz w:val="18"/>
                <w:szCs w:val="18"/>
              </w:rPr>
              <w:t xml:space="preserve"> (</w:t>
            </w:r>
            <w:r w:rsidR="0096184E" w:rsidRPr="0096184E">
              <w:rPr>
                <w:sz w:val="18"/>
                <w:szCs w:val="18"/>
              </w:rPr>
              <w:t>9.4</w:t>
            </w:r>
            <w:r w:rsidR="0096184E">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537D56" w14:textId="77777777" w:rsidR="00E1478F" w:rsidRPr="002E01AC" w:rsidRDefault="00E1478F" w:rsidP="002E01AC">
            <w:pPr>
              <w:spacing w:after="0" w:line="240" w:lineRule="auto"/>
              <w:contextualSpacing/>
              <w:rPr>
                <w:sz w:val="18"/>
                <w:szCs w:val="18"/>
              </w:rPr>
            </w:pPr>
            <w:r w:rsidRPr="002E01AC">
              <w:rPr>
                <w:sz w:val="18"/>
                <w:szCs w:val="18"/>
              </w:rPr>
              <w:t>38.5 (31.9–45.2)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AFBF0A7" w14:textId="77777777" w:rsidR="00E1478F" w:rsidRPr="002E01AC" w:rsidRDefault="00E1478F" w:rsidP="002E01AC">
            <w:pPr>
              <w:spacing w:after="0" w:line="240" w:lineRule="auto"/>
              <w:contextualSpacing/>
              <w:rPr>
                <w:sz w:val="18"/>
                <w:szCs w:val="18"/>
              </w:rPr>
            </w:pPr>
            <w:r w:rsidRPr="002E01AC">
              <w:rPr>
                <w:sz w:val="18"/>
                <w:szCs w:val="18"/>
              </w:rPr>
              <w:t>38.4 (31.4–45.7)</w:t>
            </w:r>
          </w:p>
        </w:tc>
      </w:tr>
      <w:tr w:rsidR="00E1478F" w:rsidRPr="00E03B11" w14:paraId="766CD9A8"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1E456C" w14:textId="77777777" w:rsidR="00E1478F" w:rsidRPr="009F0560" w:rsidRDefault="00E1478F" w:rsidP="00E1478F">
            <w:pPr>
              <w:spacing w:after="0" w:line="240" w:lineRule="auto"/>
              <w:ind w:left="267"/>
              <w:contextualSpacing/>
              <w:rPr>
                <w:sz w:val="18"/>
                <w:szCs w:val="18"/>
              </w:rPr>
            </w:pPr>
            <w:r w:rsidRPr="002E01AC">
              <w:rPr>
                <w:sz w:val="18"/>
                <w:szCs w:val="18"/>
              </w:rPr>
              <w:t xml:space="preserve">BW on </w:t>
            </w:r>
            <w:proofErr w:type="spellStart"/>
            <w:r w:rsidRPr="002E01AC">
              <w:rPr>
                <w:sz w:val="18"/>
                <w:szCs w:val="18"/>
              </w:rPr>
              <w:t>Vc</w:t>
            </w:r>
            <w:proofErr w:type="spellEnd"/>
          </w:p>
        </w:tc>
        <w:tc>
          <w:tcPr>
            <w:tcW w:w="1220" w:type="pct"/>
            <w:tcBorders>
              <w:top w:val="nil"/>
              <w:left w:val="nil"/>
              <w:bottom w:val="nil"/>
              <w:right w:val="nil"/>
            </w:tcBorders>
            <w:shd w:val="clear" w:color="auto" w:fill="FFFFFF"/>
          </w:tcPr>
          <w:p w14:paraId="3E7A13EF" w14:textId="30BB742F" w:rsidR="00E1478F" w:rsidRPr="002E01AC" w:rsidRDefault="00E1478F"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C5B8D64" w14:textId="77777777" w:rsidR="00E1478F" w:rsidRPr="002E01AC" w:rsidRDefault="00E1478F" w:rsidP="002E01AC">
            <w:pPr>
              <w:spacing w:after="0" w:line="240" w:lineRule="auto"/>
              <w:contextualSpacing/>
              <w:rPr>
                <w:sz w:val="18"/>
                <w:szCs w:val="18"/>
              </w:rPr>
            </w:pPr>
            <w:r w:rsidRPr="002E01AC">
              <w:rPr>
                <w:sz w:val="18"/>
                <w:szCs w:val="18"/>
              </w:rPr>
              <w:t>1.03 (0.66–1.41)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F4C1FCE" w14:textId="77777777" w:rsidR="00E1478F" w:rsidRPr="002E01AC" w:rsidRDefault="00E1478F" w:rsidP="002E01AC">
            <w:pPr>
              <w:spacing w:after="0" w:line="240" w:lineRule="auto"/>
              <w:contextualSpacing/>
              <w:rPr>
                <w:sz w:val="18"/>
                <w:szCs w:val="18"/>
              </w:rPr>
            </w:pPr>
            <w:r w:rsidRPr="002E01AC">
              <w:rPr>
                <w:sz w:val="18"/>
                <w:szCs w:val="18"/>
              </w:rPr>
              <w:t>1.04 (0.67–1.45)</w:t>
            </w:r>
          </w:p>
        </w:tc>
      </w:tr>
      <w:tr w:rsidR="00E1478F" w:rsidRPr="00E03B11" w14:paraId="6B72706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1D154155" w14:textId="77777777" w:rsidR="00E1478F" w:rsidRPr="009F0560" w:rsidRDefault="00E1478F" w:rsidP="00E1478F">
            <w:pPr>
              <w:spacing w:after="0" w:line="240" w:lineRule="auto"/>
              <w:contextualSpacing/>
              <w:rPr>
                <w:sz w:val="18"/>
                <w:szCs w:val="18"/>
              </w:rPr>
            </w:pPr>
            <w:r w:rsidRPr="002E01AC">
              <w:rPr>
                <w:sz w:val="18"/>
                <w:szCs w:val="18"/>
              </w:rPr>
              <w:t>Q (L/h)</w:t>
            </w:r>
          </w:p>
        </w:tc>
        <w:tc>
          <w:tcPr>
            <w:tcW w:w="1220" w:type="pct"/>
            <w:tcBorders>
              <w:top w:val="nil"/>
              <w:left w:val="nil"/>
              <w:bottom w:val="nil"/>
              <w:right w:val="nil"/>
            </w:tcBorders>
            <w:shd w:val="clear" w:color="auto" w:fill="FFFFFF"/>
          </w:tcPr>
          <w:p w14:paraId="48E6E83C" w14:textId="313FE064" w:rsidR="00E1478F" w:rsidRPr="002E01AC" w:rsidRDefault="00E1478F" w:rsidP="002E01AC">
            <w:pPr>
              <w:spacing w:after="0" w:line="240" w:lineRule="auto"/>
              <w:ind w:left="170"/>
              <w:contextualSpacing/>
              <w:rPr>
                <w:sz w:val="18"/>
                <w:szCs w:val="18"/>
              </w:rPr>
            </w:pPr>
            <w:r w:rsidRPr="00BE0814">
              <w:rPr>
                <w:sz w:val="18"/>
                <w:szCs w:val="18"/>
              </w:rPr>
              <w:t>13.7</w:t>
            </w:r>
            <w:r w:rsidR="00EC632A">
              <w:rPr>
                <w:sz w:val="18"/>
                <w:szCs w:val="18"/>
              </w:rPr>
              <w:t xml:space="preserve"> (40)</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D681658" w14:textId="77777777" w:rsidR="00E1478F" w:rsidRPr="002E01AC" w:rsidRDefault="00E1478F" w:rsidP="002E01AC">
            <w:pPr>
              <w:spacing w:after="0" w:line="240" w:lineRule="auto"/>
              <w:contextualSpacing/>
              <w:rPr>
                <w:sz w:val="18"/>
                <w:szCs w:val="18"/>
              </w:rPr>
            </w:pPr>
            <w:r w:rsidRPr="002E01AC">
              <w:rPr>
                <w:sz w:val="18"/>
                <w:szCs w:val="18"/>
              </w:rPr>
              <w:t>12.3 (2.7–22.0)</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D2E11EB" w14:textId="77777777" w:rsidR="00E1478F" w:rsidRPr="002E01AC" w:rsidRDefault="00E1478F" w:rsidP="002E01AC">
            <w:pPr>
              <w:spacing w:after="0" w:line="240" w:lineRule="auto"/>
              <w:contextualSpacing/>
              <w:rPr>
                <w:sz w:val="18"/>
                <w:szCs w:val="18"/>
              </w:rPr>
            </w:pPr>
            <w:r w:rsidRPr="002E01AC">
              <w:rPr>
                <w:sz w:val="18"/>
                <w:szCs w:val="18"/>
              </w:rPr>
              <w:t>12.0 (4.0–28.9)</w:t>
            </w:r>
          </w:p>
        </w:tc>
      </w:tr>
      <w:tr w:rsidR="00E1478F" w:rsidRPr="00E03B11" w14:paraId="0BE7361C"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3E99572" w14:textId="77777777" w:rsidR="00E1478F" w:rsidRPr="009F0560" w:rsidRDefault="00E1478F" w:rsidP="00E1478F">
            <w:pPr>
              <w:spacing w:after="0" w:line="240" w:lineRule="auto"/>
              <w:contextualSpacing/>
              <w:rPr>
                <w:sz w:val="18"/>
                <w:szCs w:val="18"/>
              </w:rPr>
            </w:pPr>
            <w:proofErr w:type="spellStart"/>
            <w:r w:rsidRPr="002E01AC">
              <w:rPr>
                <w:sz w:val="18"/>
                <w:szCs w:val="18"/>
              </w:rPr>
              <w:t>V</w:t>
            </w:r>
            <w:r w:rsidRPr="002E01AC">
              <w:rPr>
                <w:sz w:val="18"/>
                <w:szCs w:val="18"/>
                <w:vertAlign w:val="subscript"/>
              </w:rPr>
              <w:t>p</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204F58B8" w14:textId="0FE05DE9" w:rsidR="00E1478F" w:rsidRPr="002E01AC" w:rsidRDefault="00E1478F" w:rsidP="002E01AC">
            <w:pPr>
              <w:spacing w:after="0" w:line="240" w:lineRule="auto"/>
              <w:ind w:left="170"/>
              <w:contextualSpacing/>
              <w:rPr>
                <w:sz w:val="18"/>
                <w:szCs w:val="18"/>
              </w:rPr>
            </w:pPr>
            <w:r w:rsidRPr="00BE0814">
              <w:rPr>
                <w:sz w:val="18"/>
                <w:szCs w:val="18"/>
              </w:rPr>
              <w:t>8.85</w:t>
            </w:r>
            <w:r w:rsidR="003B18FE">
              <w:rPr>
                <w:sz w:val="18"/>
                <w:szCs w:val="18"/>
              </w:rPr>
              <w:t xml:space="preserve"> (37.9)</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F0B45F7" w14:textId="77777777" w:rsidR="00E1478F" w:rsidRPr="002E01AC" w:rsidRDefault="00E1478F" w:rsidP="002E01AC">
            <w:pPr>
              <w:spacing w:after="0" w:line="240" w:lineRule="auto"/>
              <w:contextualSpacing/>
              <w:rPr>
                <w:sz w:val="18"/>
                <w:szCs w:val="18"/>
              </w:rPr>
            </w:pPr>
            <w:r w:rsidRPr="002E01AC">
              <w:rPr>
                <w:sz w:val="18"/>
                <w:szCs w:val="18"/>
              </w:rPr>
              <w:t>8.71 (2.50–14.92)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E87D446" w14:textId="77777777" w:rsidR="00E1478F" w:rsidRPr="002E01AC" w:rsidRDefault="00E1478F" w:rsidP="002E01AC">
            <w:pPr>
              <w:spacing w:after="0" w:line="240" w:lineRule="auto"/>
              <w:contextualSpacing/>
              <w:rPr>
                <w:sz w:val="18"/>
                <w:szCs w:val="18"/>
              </w:rPr>
            </w:pPr>
            <w:r w:rsidRPr="002E01AC">
              <w:rPr>
                <w:sz w:val="18"/>
                <w:szCs w:val="18"/>
              </w:rPr>
              <w:t>9.03 (2.75–15.65)</w:t>
            </w:r>
          </w:p>
        </w:tc>
      </w:tr>
      <w:tr w:rsidR="00E1478F" w:rsidRPr="00E03B11" w14:paraId="196D4E0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83F0110" w14:textId="4F1C8F71" w:rsidR="00E1478F" w:rsidRPr="009F0560" w:rsidRDefault="00E1478F" w:rsidP="00E1478F">
            <w:pPr>
              <w:spacing w:after="0" w:line="240" w:lineRule="auto"/>
              <w:ind w:left="-227"/>
              <w:contextualSpacing/>
              <w:rPr>
                <w:i/>
                <w:iCs/>
                <w:sz w:val="18"/>
                <w:szCs w:val="18"/>
              </w:rPr>
            </w:pPr>
            <w:r>
              <w:rPr>
                <w:i/>
                <w:iCs/>
                <w:sz w:val="18"/>
                <w:szCs w:val="18"/>
              </w:rPr>
              <w:t>Variability parameters</w:t>
            </w:r>
          </w:p>
        </w:tc>
        <w:tc>
          <w:tcPr>
            <w:tcW w:w="1220" w:type="pct"/>
            <w:tcBorders>
              <w:top w:val="nil"/>
              <w:left w:val="nil"/>
              <w:bottom w:val="nil"/>
              <w:right w:val="nil"/>
            </w:tcBorders>
            <w:shd w:val="clear" w:color="auto" w:fill="FFFFFF"/>
            <w:vAlign w:val="center"/>
          </w:tcPr>
          <w:p w14:paraId="401377E2" w14:textId="174ABF3F"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E1478F" w:rsidRPr="002E01AC" w:rsidRDefault="00E1478F" w:rsidP="002E01AC">
            <w:pPr>
              <w:spacing w:after="0" w:line="240" w:lineRule="auto"/>
              <w:contextualSpacing/>
              <w:rPr>
                <w:sz w:val="18"/>
                <w:szCs w:val="18"/>
              </w:rPr>
            </w:pPr>
          </w:p>
        </w:tc>
      </w:tr>
      <w:tr w:rsidR="00E1478F" w:rsidRPr="00E03B11" w14:paraId="018D271A"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52DED01D" w14:textId="68A69F02" w:rsidR="00E1478F" w:rsidRPr="00494DCF" w:rsidRDefault="00E1478F" w:rsidP="00E1478F">
            <w:pPr>
              <w:spacing w:after="0" w:line="240" w:lineRule="auto"/>
              <w:ind w:left="224"/>
              <w:contextualSpacing/>
              <w:rPr>
                <w:sz w:val="18"/>
                <w:szCs w:val="18"/>
                <w:lang w:val="fr-FR"/>
              </w:rPr>
            </w:pPr>
            <w:r w:rsidRPr="00494DCF">
              <w:rPr>
                <w:sz w:val="18"/>
                <w:szCs w:val="18"/>
                <w:lang w:val="fr-FR"/>
              </w:rPr>
              <w:t xml:space="preserve">IIV on </w:t>
            </w:r>
            <w:proofErr w:type="spellStart"/>
            <w:r w:rsidRPr="00494DCF">
              <w:rPr>
                <w:sz w:val="18"/>
                <w:szCs w:val="18"/>
                <w:lang w:val="fr-FR"/>
              </w:rPr>
              <w:t>CL</w:t>
            </w:r>
            <w:r w:rsidR="004F7803" w:rsidRPr="00494DCF">
              <w:rPr>
                <w:sz w:val="18"/>
                <w:szCs w:val="18"/>
                <w:vertAlign w:val="subscript"/>
                <w:lang w:val="fr-FR"/>
              </w:rPr>
              <w:t>on</w:t>
            </w:r>
            <w:proofErr w:type="spellEnd"/>
            <w:r w:rsidR="00E36609">
              <w:rPr>
                <w:sz w:val="18"/>
                <w:szCs w:val="18"/>
                <w:vertAlign w:val="subscript"/>
                <w:lang w:val="fr-FR"/>
              </w:rPr>
              <w:t>-</w:t>
            </w:r>
            <w:r w:rsidRPr="00494DCF">
              <w:rPr>
                <w:sz w:val="18"/>
                <w:szCs w:val="18"/>
                <w:vertAlign w:val="subscript"/>
                <w:lang w:val="fr-FR"/>
              </w:rPr>
              <w:t>CRRT</w:t>
            </w:r>
            <w:r w:rsidRPr="00494DCF">
              <w:rPr>
                <w:sz w:val="18"/>
                <w:szCs w:val="18"/>
                <w:lang w:val="fr-FR"/>
              </w:rPr>
              <w:t xml:space="preserve"> (%CV)</w:t>
            </w:r>
          </w:p>
        </w:tc>
        <w:tc>
          <w:tcPr>
            <w:tcW w:w="1220" w:type="pct"/>
            <w:tcBorders>
              <w:top w:val="nil"/>
              <w:left w:val="nil"/>
              <w:bottom w:val="nil"/>
              <w:right w:val="nil"/>
            </w:tcBorders>
            <w:shd w:val="clear" w:color="auto" w:fill="FFFFFF"/>
            <w:vAlign w:val="center"/>
          </w:tcPr>
          <w:p w14:paraId="11567E4B" w14:textId="09338130" w:rsidR="00E1478F" w:rsidRPr="002E01AC" w:rsidRDefault="00E1478F" w:rsidP="002E01AC">
            <w:pPr>
              <w:spacing w:after="0" w:line="240" w:lineRule="auto"/>
              <w:ind w:left="170"/>
              <w:contextualSpacing/>
              <w:rPr>
                <w:sz w:val="18"/>
                <w:szCs w:val="18"/>
              </w:rPr>
            </w:pPr>
            <w:r w:rsidRPr="00BE0814">
              <w:rPr>
                <w:color w:val="000000"/>
                <w:sz w:val="18"/>
                <w:szCs w:val="18"/>
              </w:rPr>
              <w:t>45.7</w:t>
            </w:r>
            <w:r w:rsidR="004C2ECE">
              <w:rPr>
                <w:color w:val="000000"/>
                <w:sz w:val="18"/>
                <w:szCs w:val="18"/>
              </w:rPr>
              <w:t xml:space="preserve"> (18.3)</w:t>
            </w: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77777777" w:rsidR="00E1478F" w:rsidRPr="002E01AC" w:rsidRDefault="00E1478F" w:rsidP="002E01AC">
            <w:pPr>
              <w:spacing w:after="0" w:line="240" w:lineRule="auto"/>
              <w:contextualSpacing/>
              <w:rPr>
                <w:b/>
                <w:bCs/>
                <w:sz w:val="18"/>
                <w:szCs w:val="18"/>
              </w:rPr>
            </w:pPr>
            <w:r w:rsidRPr="002E01AC">
              <w:rPr>
                <w:sz w:val="18"/>
                <w:szCs w:val="18"/>
              </w:rPr>
              <w:t>44.3 (29.7–67.8)</w:t>
            </w: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77777777" w:rsidR="00E1478F" w:rsidRPr="002E01AC" w:rsidRDefault="00E1478F" w:rsidP="002E01AC">
            <w:pPr>
              <w:spacing w:after="0" w:line="240" w:lineRule="auto"/>
              <w:contextualSpacing/>
              <w:rPr>
                <w:sz w:val="18"/>
                <w:szCs w:val="18"/>
              </w:rPr>
            </w:pPr>
            <w:r w:rsidRPr="002E01AC">
              <w:rPr>
                <w:sz w:val="18"/>
                <w:szCs w:val="18"/>
              </w:rPr>
              <w:t>42.3 (26.2–65.0)</w:t>
            </w:r>
          </w:p>
        </w:tc>
      </w:tr>
      <w:tr w:rsidR="00E1478F" w:rsidRPr="00E03B11" w14:paraId="3B6739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46B5D1A1" w14:textId="141D417E" w:rsidR="00E1478F" w:rsidRPr="009F0560" w:rsidRDefault="00E1478F" w:rsidP="00E1478F">
            <w:pPr>
              <w:spacing w:after="0" w:line="240" w:lineRule="auto"/>
              <w:ind w:left="224"/>
              <w:contextualSpacing/>
              <w:rPr>
                <w:sz w:val="18"/>
                <w:szCs w:val="18"/>
              </w:rPr>
            </w:pPr>
            <w:r w:rsidRPr="002E01AC">
              <w:rPr>
                <w:sz w:val="18"/>
                <w:szCs w:val="18"/>
              </w:rPr>
              <w:t xml:space="preserve">IIV on </w:t>
            </w:r>
            <w:proofErr w:type="spellStart"/>
            <w:r w:rsidR="00F841C2" w:rsidRPr="002E01AC">
              <w:rPr>
                <w:sz w:val="18"/>
                <w:szCs w:val="18"/>
              </w:rPr>
              <w:t>CL</w:t>
            </w:r>
            <w:r w:rsidR="00F841C2">
              <w:rPr>
                <w:sz w:val="18"/>
                <w:szCs w:val="18"/>
                <w:vertAlign w:val="subscript"/>
              </w:rPr>
              <w:t>off</w:t>
            </w:r>
            <w:proofErr w:type="spellEnd"/>
            <w:r w:rsidR="003434C0">
              <w:rPr>
                <w:sz w:val="18"/>
                <w:szCs w:val="18"/>
                <w:vertAlign w:val="subscript"/>
              </w:rPr>
              <w:t>-</w:t>
            </w:r>
            <w:r w:rsidRPr="002E01AC">
              <w:rPr>
                <w:sz w:val="18"/>
                <w:szCs w:val="18"/>
                <w:vertAlign w:val="subscript"/>
              </w:rPr>
              <w:t>CRRT</w:t>
            </w:r>
            <w:r w:rsidRPr="002E01AC">
              <w:rPr>
                <w:sz w:val="18"/>
                <w:szCs w:val="18"/>
              </w:rPr>
              <w:t xml:space="preserve"> (%CV)</w:t>
            </w:r>
          </w:p>
        </w:tc>
        <w:tc>
          <w:tcPr>
            <w:tcW w:w="1220" w:type="pct"/>
            <w:tcBorders>
              <w:top w:val="nil"/>
              <w:left w:val="nil"/>
              <w:bottom w:val="nil"/>
              <w:right w:val="nil"/>
            </w:tcBorders>
            <w:shd w:val="clear" w:color="auto" w:fill="FFFFFF"/>
          </w:tcPr>
          <w:p w14:paraId="1F21B1A4" w14:textId="2DB2762A" w:rsidR="00E1478F" w:rsidRPr="002E01AC" w:rsidRDefault="00E1478F" w:rsidP="002E01AC">
            <w:pPr>
              <w:spacing w:after="0" w:line="240" w:lineRule="auto"/>
              <w:ind w:left="170"/>
              <w:contextualSpacing/>
              <w:rPr>
                <w:sz w:val="18"/>
                <w:szCs w:val="18"/>
              </w:rPr>
            </w:pPr>
            <w:r w:rsidRPr="00BE0814">
              <w:rPr>
                <w:sz w:val="18"/>
                <w:szCs w:val="18"/>
              </w:rPr>
              <w:t>57.5</w:t>
            </w:r>
            <w:r w:rsidR="00A056AE">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AA8A5F6" w14:textId="77777777" w:rsidR="00E1478F" w:rsidRPr="002E01AC" w:rsidRDefault="00E1478F" w:rsidP="002E01AC">
            <w:pPr>
              <w:spacing w:after="0" w:line="240" w:lineRule="auto"/>
              <w:contextualSpacing/>
              <w:rPr>
                <w:color w:val="000000"/>
                <w:sz w:val="18"/>
                <w:szCs w:val="18"/>
              </w:rPr>
            </w:pPr>
            <w:r w:rsidRPr="002E01AC">
              <w:rPr>
                <w:sz w:val="18"/>
                <w:szCs w:val="18"/>
              </w:rPr>
              <w:t>49.7 (40.2–62.1)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2F3BB59" w14:textId="77777777" w:rsidR="00E1478F" w:rsidRPr="002E01AC" w:rsidRDefault="00E1478F" w:rsidP="002E01AC">
            <w:pPr>
              <w:spacing w:after="0" w:line="240" w:lineRule="auto"/>
              <w:contextualSpacing/>
              <w:rPr>
                <w:sz w:val="18"/>
                <w:szCs w:val="18"/>
              </w:rPr>
            </w:pPr>
            <w:r w:rsidRPr="002E01AC">
              <w:rPr>
                <w:sz w:val="18"/>
                <w:szCs w:val="18"/>
              </w:rPr>
              <w:t>50.0 (40.2–61.7)</w:t>
            </w:r>
          </w:p>
        </w:tc>
      </w:tr>
      <w:tr w:rsidR="00E1478F" w:rsidRPr="00E03B11" w14:paraId="76DBE35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7437507" w14:textId="77777777" w:rsidR="00E1478F" w:rsidRPr="009F0560" w:rsidRDefault="00E1478F" w:rsidP="00E1478F">
            <w:pPr>
              <w:spacing w:after="0" w:line="240" w:lineRule="auto"/>
              <w:contextualSpacing/>
              <w:rPr>
                <w:sz w:val="18"/>
                <w:szCs w:val="18"/>
              </w:rPr>
            </w:pPr>
            <w:r w:rsidRPr="002E01AC">
              <w:rPr>
                <w:sz w:val="18"/>
                <w:szCs w:val="18"/>
              </w:rPr>
              <w:t xml:space="preserve">IIV on </w:t>
            </w:r>
            <w:proofErr w:type="spellStart"/>
            <w:r w:rsidRPr="002E01AC">
              <w:rPr>
                <w:sz w:val="18"/>
                <w:szCs w:val="18"/>
              </w:rPr>
              <w:t>Vc</w:t>
            </w:r>
            <w:proofErr w:type="spellEnd"/>
            <w:r w:rsidRPr="002E01AC">
              <w:rPr>
                <w:sz w:val="18"/>
                <w:szCs w:val="18"/>
              </w:rPr>
              <w:t xml:space="preserve"> (%CV)</w:t>
            </w:r>
          </w:p>
        </w:tc>
        <w:tc>
          <w:tcPr>
            <w:tcW w:w="1220" w:type="pct"/>
            <w:tcBorders>
              <w:top w:val="nil"/>
              <w:left w:val="nil"/>
              <w:bottom w:val="nil"/>
              <w:right w:val="nil"/>
            </w:tcBorders>
            <w:shd w:val="clear" w:color="auto" w:fill="FFFFFF"/>
          </w:tcPr>
          <w:p w14:paraId="0225DE7E" w14:textId="07BEC8A9" w:rsidR="00E1478F" w:rsidRPr="002E01AC" w:rsidRDefault="00E1478F" w:rsidP="002E01AC">
            <w:pPr>
              <w:spacing w:after="0" w:line="240" w:lineRule="auto"/>
              <w:ind w:left="170"/>
              <w:contextualSpacing/>
              <w:rPr>
                <w:sz w:val="18"/>
                <w:szCs w:val="18"/>
              </w:rPr>
            </w:pPr>
            <w:r w:rsidRPr="00BE0814">
              <w:rPr>
                <w:sz w:val="18"/>
                <w:szCs w:val="18"/>
              </w:rPr>
              <w:t>66.6</w:t>
            </w:r>
            <w:r w:rsidR="001E6922">
              <w:rPr>
                <w:sz w:val="18"/>
                <w:szCs w:val="18"/>
              </w:rPr>
              <w:t xml:space="preserve"> (10.7)</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D52D64" w14:textId="77777777" w:rsidR="00E1478F" w:rsidRPr="002E01AC" w:rsidRDefault="00E1478F" w:rsidP="002E01AC">
            <w:pPr>
              <w:spacing w:after="0" w:line="240" w:lineRule="auto"/>
              <w:contextualSpacing/>
              <w:rPr>
                <w:color w:val="000000"/>
                <w:sz w:val="18"/>
                <w:szCs w:val="18"/>
              </w:rPr>
            </w:pPr>
            <w:r w:rsidRPr="002E01AC">
              <w:rPr>
                <w:sz w:val="18"/>
                <w:szCs w:val="18"/>
              </w:rPr>
              <w:t>57.9 (45.7–74.4)</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A3B0FD9" w14:textId="77777777" w:rsidR="00E1478F" w:rsidRPr="002E01AC" w:rsidRDefault="00E1478F" w:rsidP="002E01AC">
            <w:pPr>
              <w:spacing w:after="0" w:line="240" w:lineRule="auto"/>
              <w:contextualSpacing/>
              <w:rPr>
                <w:sz w:val="18"/>
                <w:szCs w:val="18"/>
              </w:rPr>
            </w:pPr>
            <w:r w:rsidRPr="002E01AC">
              <w:rPr>
                <w:sz w:val="18"/>
                <w:szCs w:val="18"/>
              </w:rPr>
              <w:t>57.3 (44.4–73.1)</w:t>
            </w:r>
          </w:p>
        </w:tc>
      </w:tr>
      <w:tr w:rsidR="00E1478F" w:rsidRPr="00E03B11" w14:paraId="79E7BE92"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66166FA1" w14:textId="08AB328A" w:rsidR="00E1478F" w:rsidRPr="009F0560" w:rsidRDefault="00E1478F" w:rsidP="00E1478F">
            <w:pPr>
              <w:spacing w:after="0" w:line="240" w:lineRule="auto"/>
              <w:ind w:left="-16"/>
              <w:contextualSpacing/>
              <w:rPr>
                <w:sz w:val="18"/>
                <w:szCs w:val="18"/>
              </w:rPr>
            </w:pPr>
            <w:proofErr w:type="spellStart"/>
            <w:r w:rsidRPr="002E01AC">
              <w:rPr>
                <w:i/>
                <w:iCs/>
                <w:sz w:val="18"/>
                <w:szCs w:val="18"/>
              </w:rPr>
              <w:t>Cov</w:t>
            </w:r>
            <w:proofErr w:type="spellEnd"/>
            <w:r w:rsidRPr="002E01AC">
              <w:rPr>
                <w:sz w:val="18"/>
                <w:szCs w:val="18"/>
              </w:rPr>
              <w:t xml:space="preserve">(IIV on </w:t>
            </w:r>
            <w:proofErr w:type="spellStart"/>
            <w:r w:rsidR="005C216D" w:rsidRPr="002E01AC">
              <w:rPr>
                <w:sz w:val="18"/>
                <w:szCs w:val="18"/>
              </w:rPr>
              <w:t>CL</w:t>
            </w:r>
            <w:r w:rsidR="005C216D">
              <w:rPr>
                <w:sz w:val="18"/>
                <w:szCs w:val="18"/>
                <w:vertAlign w:val="subscript"/>
              </w:rPr>
              <w:t>off</w:t>
            </w:r>
            <w:proofErr w:type="spellEnd"/>
            <w:r w:rsidRPr="002E01AC">
              <w:rPr>
                <w:sz w:val="18"/>
                <w:szCs w:val="18"/>
                <w:vertAlign w:val="subscript"/>
              </w:rPr>
              <w:t>-CRRT</w:t>
            </w:r>
            <w:r w:rsidRPr="002E01AC">
              <w:rPr>
                <w:sz w:val="18"/>
                <w:szCs w:val="18"/>
              </w:rPr>
              <w:t>-</w:t>
            </w:r>
            <w:proofErr w:type="spellStart"/>
            <w:r w:rsidRPr="002E01AC">
              <w:rPr>
                <w:sz w:val="18"/>
                <w:szCs w:val="18"/>
              </w:rPr>
              <w:t>Vc</w:t>
            </w:r>
            <w:proofErr w:type="spellEnd"/>
            <w:r w:rsidRPr="002E01AC">
              <w:rPr>
                <w:sz w:val="18"/>
                <w:szCs w:val="18"/>
              </w:rPr>
              <w:t>) (%CV)</w:t>
            </w:r>
          </w:p>
        </w:tc>
        <w:tc>
          <w:tcPr>
            <w:tcW w:w="1220" w:type="pct"/>
            <w:tcBorders>
              <w:top w:val="nil"/>
              <w:left w:val="nil"/>
              <w:bottom w:val="nil"/>
              <w:right w:val="nil"/>
            </w:tcBorders>
            <w:shd w:val="clear" w:color="auto" w:fill="FFFFFF"/>
          </w:tcPr>
          <w:p w14:paraId="6CADB8A0" w14:textId="49F613C8" w:rsidR="00E1478F" w:rsidRPr="002E01AC" w:rsidRDefault="00E1478F" w:rsidP="002E01AC">
            <w:pPr>
              <w:spacing w:after="0" w:line="240" w:lineRule="auto"/>
              <w:ind w:left="170"/>
              <w:contextualSpacing/>
              <w:rPr>
                <w:sz w:val="18"/>
                <w:szCs w:val="18"/>
              </w:rPr>
            </w:pPr>
            <w:r w:rsidRPr="00BE0814">
              <w:rPr>
                <w:sz w:val="18"/>
                <w:szCs w:val="18"/>
              </w:rPr>
              <w:t>37.7</w:t>
            </w:r>
            <w:r w:rsidR="00C56DB7">
              <w:rPr>
                <w:sz w:val="18"/>
                <w:szCs w:val="18"/>
              </w:rPr>
              <w:t xml:space="preserve"> (19.8)</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F90D686" w14:textId="77777777" w:rsidR="00E1478F" w:rsidRPr="002E01AC" w:rsidRDefault="00E1478F" w:rsidP="002E01AC">
            <w:pPr>
              <w:spacing w:after="0" w:line="240" w:lineRule="auto"/>
              <w:contextualSpacing/>
              <w:rPr>
                <w:sz w:val="18"/>
                <w:szCs w:val="18"/>
              </w:rPr>
            </w:pPr>
            <w:r w:rsidRPr="002E01AC">
              <w:rPr>
                <w:sz w:val="18"/>
                <w:szCs w:val="18"/>
              </w:rPr>
              <w:t>28.6 (4.6–40.9)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282AB05" w14:textId="77777777" w:rsidR="00E1478F" w:rsidRPr="002E01AC" w:rsidRDefault="00E1478F" w:rsidP="002E01AC">
            <w:pPr>
              <w:spacing w:after="0" w:line="240" w:lineRule="auto"/>
              <w:contextualSpacing/>
              <w:rPr>
                <w:sz w:val="18"/>
                <w:szCs w:val="18"/>
              </w:rPr>
            </w:pPr>
            <w:r w:rsidRPr="002E01AC">
              <w:rPr>
                <w:sz w:val="18"/>
                <w:szCs w:val="18"/>
              </w:rPr>
              <w:t>28.5 (12.5–44.2)</w:t>
            </w:r>
          </w:p>
        </w:tc>
      </w:tr>
      <w:tr w:rsidR="00E1478F" w:rsidRPr="00E03B11" w14:paraId="04B687E6"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67141442" w14:textId="77777777" w:rsidR="00E1478F" w:rsidRPr="009F0560" w:rsidRDefault="00E1478F" w:rsidP="00E1478F">
            <w:pPr>
              <w:spacing w:after="0" w:line="240" w:lineRule="auto"/>
              <w:contextualSpacing/>
              <w:rPr>
                <w:i/>
                <w:iCs/>
                <w:sz w:val="18"/>
                <w:szCs w:val="18"/>
              </w:rPr>
            </w:pPr>
            <w:r w:rsidRPr="002E01AC">
              <w:rPr>
                <w:i/>
                <w:iCs/>
                <w:sz w:val="18"/>
                <w:szCs w:val="18"/>
              </w:rPr>
              <w:t>Residual variability</w:t>
            </w:r>
          </w:p>
        </w:tc>
        <w:tc>
          <w:tcPr>
            <w:tcW w:w="1220" w:type="pct"/>
            <w:tcBorders>
              <w:top w:val="nil"/>
              <w:left w:val="nil"/>
              <w:bottom w:val="nil"/>
              <w:right w:val="nil"/>
            </w:tcBorders>
            <w:shd w:val="clear" w:color="auto" w:fill="FFFFFF"/>
          </w:tcPr>
          <w:p w14:paraId="4A86EC7C" w14:textId="68F97F83"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E1478F" w:rsidRPr="002E01AC" w:rsidRDefault="00E1478F" w:rsidP="002E01AC">
            <w:pPr>
              <w:spacing w:after="0" w:line="240" w:lineRule="auto"/>
              <w:contextualSpacing/>
              <w:rPr>
                <w:sz w:val="18"/>
                <w:szCs w:val="18"/>
              </w:rPr>
            </w:pPr>
          </w:p>
        </w:tc>
      </w:tr>
      <w:tr w:rsidR="00E1478F" w:rsidRPr="00E03B11" w14:paraId="26BB5044" w14:textId="77777777" w:rsidTr="00B6006D">
        <w:tc>
          <w:tcPr>
            <w:tcW w:w="1341"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55B8EB97" w14:textId="77777777" w:rsidR="00E1478F" w:rsidRPr="009F0560" w:rsidRDefault="00E1478F" w:rsidP="00E1478F">
            <w:pPr>
              <w:spacing w:after="0" w:line="240" w:lineRule="auto"/>
              <w:contextualSpacing/>
              <w:rPr>
                <w:sz w:val="18"/>
                <w:szCs w:val="18"/>
              </w:rPr>
            </w:pPr>
            <w:r w:rsidRPr="002E01AC">
              <w:rPr>
                <w:sz w:val="18"/>
                <w:szCs w:val="18"/>
              </w:rPr>
              <w:t>Proportional error(%CV)</w:t>
            </w:r>
          </w:p>
        </w:tc>
        <w:tc>
          <w:tcPr>
            <w:tcW w:w="1220" w:type="pct"/>
            <w:tcBorders>
              <w:top w:val="nil"/>
              <w:left w:val="nil"/>
              <w:bottom w:val="single" w:sz="4" w:space="0" w:color="auto"/>
              <w:right w:val="nil"/>
            </w:tcBorders>
            <w:shd w:val="clear" w:color="auto" w:fill="FFFFFF"/>
          </w:tcPr>
          <w:p w14:paraId="69883E58" w14:textId="1E1529B2" w:rsidR="00E1478F" w:rsidRPr="002E01AC" w:rsidRDefault="00E1478F" w:rsidP="002E01AC">
            <w:pPr>
              <w:spacing w:after="0" w:line="240" w:lineRule="auto"/>
              <w:ind w:left="170"/>
              <w:contextualSpacing/>
              <w:rPr>
                <w:sz w:val="18"/>
                <w:szCs w:val="18"/>
              </w:rPr>
            </w:pPr>
            <w:r w:rsidRPr="00BE0814">
              <w:rPr>
                <w:color w:val="000000"/>
                <w:sz w:val="18"/>
                <w:szCs w:val="18"/>
              </w:rPr>
              <w:t>16.8</w:t>
            </w:r>
            <w:r w:rsidR="00EA2450">
              <w:rPr>
                <w:color w:val="000000"/>
                <w:sz w:val="18"/>
                <w:szCs w:val="18"/>
              </w:rPr>
              <w:t xml:space="preserve"> (6.5)</w:t>
            </w:r>
          </w:p>
        </w:tc>
        <w:tc>
          <w:tcPr>
            <w:tcW w:w="1220"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77777777" w:rsidR="00E1478F" w:rsidRPr="002E01AC" w:rsidRDefault="00E1478F" w:rsidP="002E01AC">
            <w:pPr>
              <w:spacing w:after="0" w:line="240" w:lineRule="auto"/>
              <w:contextualSpacing/>
              <w:rPr>
                <w:sz w:val="18"/>
                <w:szCs w:val="18"/>
              </w:rPr>
            </w:pPr>
            <w:r w:rsidRPr="002E01AC">
              <w:rPr>
                <w:sz w:val="18"/>
                <w:szCs w:val="18"/>
              </w:rPr>
              <w:t>16.7 (14.6–19.1)</w:t>
            </w:r>
          </w:p>
        </w:tc>
        <w:tc>
          <w:tcPr>
            <w:tcW w:w="1219"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77777777" w:rsidR="00E1478F" w:rsidRPr="002E01AC" w:rsidRDefault="00E1478F" w:rsidP="002E01AC">
            <w:pPr>
              <w:spacing w:after="0" w:line="240" w:lineRule="auto"/>
              <w:contextualSpacing/>
              <w:rPr>
                <w:sz w:val="18"/>
                <w:szCs w:val="18"/>
              </w:rPr>
            </w:pPr>
            <w:r w:rsidRPr="002E01AC">
              <w:rPr>
                <w:sz w:val="18"/>
                <w:szCs w:val="18"/>
              </w:rPr>
              <w:t>16.5 (14.4–18.8)</w:t>
            </w:r>
          </w:p>
        </w:tc>
      </w:tr>
    </w:tbl>
    <w:p w14:paraId="613DE60C" w14:textId="69132775" w:rsidR="005B7E8A" w:rsidRPr="00DC46F5" w:rsidRDefault="005B7E8A" w:rsidP="005B7E8A">
      <w:pPr>
        <w:spacing w:after="0" w:line="240" w:lineRule="auto"/>
        <w:contextualSpacing/>
        <w:rPr>
          <w:sz w:val="18"/>
          <w:szCs w:val="18"/>
        </w:rPr>
      </w:pPr>
      <w:r w:rsidRPr="00DC46F5">
        <w:rPr>
          <w:sz w:val="18"/>
          <w:szCs w:val="18"/>
        </w:rPr>
        <w:t>BW, body weight; CI, confidence interval; CRRT, continuous renal replacement therapy; C</w:t>
      </w:r>
      <w:r w:rsidR="00C95EDC" w:rsidRPr="00DC46F5">
        <w:rPr>
          <w:sz w:val="18"/>
          <w:szCs w:val="18"/>
        </w:rPr>
        <w:t>l</w:t>
      </w:r>
      <w:r w:rsidR="00C95EDC" w:rsidRPr="00494DCF">
        <w:rPr>
          <w:sz w:val="18"/>
          <w:szCs w:val="18"/>
          <w:vertAlign w:val="subscript"/>
        </w:rPr>
        <w:t>on-</w:t>
      </w:r>
      <w:r w:rsidRPr="00DC46F5">
        <w:rPr>
          <w:sz w:val="18"/>
          <w:szCs w:val="18"/>
          <w:vertAlign w:val="subscript"/>
        </w:rPr>
        <w:t>CRRT</w:t>
      </w:r>
      <w:r w:rsidRPr="00DC46F5">
        <w:rPr>
          <w:sz w:val="18"/>
          <w:szCs w:val="18"/>
        </w:rPr>
        <w:t xml:space="preserve">, clearance when patients were on CRRT; </w:t>
      </w:r>
      <w:proofErr w:type="spellStart"/>
      <w:r w:rsidR="00CF7E36" w:rsidRPr="00DC46F5">
        <w:rPr>
          <w:sz w:val="18"/>
          <w:szCs w:val="18"/>
        </w:rPr>
        <w:t>CL</w:t>
      </w:r>
      <w:r w:rsidR="00CF7E36">
        <w:rPr>
          <w:sz w:val="18"/>
          <w:szCs w:val="18"/>
          <w:vertAlign w:val="subscript"/>
        </w:rPr>
        <w:t>off</w:t>
      </w:r>
      <w:proofErr w:type="spellEnd"/>
      <w:r w:rsidRPr="00DC46F5">
        <w:rPr>
          <w:sz w:val="18"/>
          <w:szCs w:val="18"/>
          <w:vertAlign w:val="subscript"/>
        </w:rPr>
        <w:t>-CRRT</w:t>
      </w:r>
      <w:r w:rsidRPr="00DC46F5">
        <w:rPr>
          <w:sz w:val="18"/>
          <w:szCs w:val="18"/>
        </w:rPr>
        <w:t xml:space="preserve">, clearance when patients were not on CRRT; </w:t>
      </w:r>
      <w:proofErr w:type="spellStart"/>
      <w:r w:rsidRPr="00DC46F5">
        <w:rPr>
          <w:sz w:val="18"/>
          <w:szCs w:val="18"/>
        </w:rPr>
        <w:t>Cov</w:t>
      </w:r>
      <w:proofErr w:type="spellEnd"/>
      <w:r w:rsidRPr="00DC46F5">
        <w:rPr>
          <w:sz w:val="18"/>
          <w:szCs w:val="18"/>
        </w:rPr>
        <w:t xml:space="preserve">, covariance; CV, coefficient of variation expressed as % CV = </w:t>
      </w:r>
      <m:oMath>
        <m:rad>
          <m:radPr>
            <m:degHide m:val="1"/>
            <m:ctrlPr>
              <w:rPr>
                <w:rFonts w:ascii="Cambria Math" w:hAnsi="Cambria Math"/>
                <w:sz w:val="18"/>
                <w:szCs w:val="18"/>
              </w:rPr>
            </m:ctrlPr>
          </m:radPr>
          <m:deg/>
          <m:e>
            <m:sSup>
              <m:sSupPr>
                <m:ctrlPr>
                  <w:rPr>
                    <w:rFonts w:ascii="Cambria Math" w:hAnsi="Cambria Math"/>
                    <w:i/>
                    <w:sz w:val="18"/>
                    <w:szCs w:val="18"/>
                  </w:rPr>
                </m:ctrlPr>
              </m:sSupPr>
              <m:e>
                <m:r>
                  <m:rPr>
                    <m:nor/>
                  </m:rPr>
                  <w:rPr>
                    <w:sz w:val="18"/>
                    <w:szCs w:val="18"/>
                  </w:rPr>
                  <m:t>e</m:t>
                </m:r>
              </m:e>
              <m:sup>
                <m:sSup>
                  <m:sSupPr>
                    <m:ctrlPr>
                      <w:rPr>
                        <w:rFonts w:ascii="Cambria Math" w:hAnsi="Cambria Math"/>
                        <w:i/>
                        <w:sz w:val="18"/>
                        <w:szCs w:val="18"/>
                      </w:rPr>
                    </m:ctrlPr>
                  </m:sSupPr>
                  <m:e>
                    <m:r>
                      <m:rPr>
                        <m:nor/>
                      </m:rPr>
                      <w:rPr>
                        <w:sz w:val="18"/>
                        <w:szCs w:val="18"/>
                      </w:rPr>
                      <m:t>ω</m:t>
                    </m:r>
                  </m:e>
                  <m:sup>
                    <m:r>
                      <m:rPr>
                        <m:nor/>
                      </m:rPr>
                      <w:rPr>
                        <w:sz w:val="18"/>
                        <w:szCs w:val="18"/>
                      </w:rPr>
                      <m:t>2</m:t>
                    </m:r>
                  </m:sup>
                </m:sSup>
              </m:sup>
            </m:sSup>
            <m:r>
              <m:rPr>
                <m:nor/>
              </m:rPr>
              <w:rPr>
                <w:sz w:val="18"/>
                <w:szCs w:val="18"/>
              </w:rPr>
              <m:t>-1</m:t>
            </m:r>
          </m:e>
        </m:rad>
      </m:oMath>
      <w:r w:rsidRPr="00DC46F5">
        <w:rPr>
          <w:sz w:val="18"/>
          <w:szCs w:val="18"/>
        </w:rPr>
        <w:t>×100%;</w:t>
      </w:r>
      <w:r w:rsidRPr="00DC46F5">
        <w:rPr>
          <w:color w:val="000000"/>
          <w:sz w:val="18"/>
          <w:szCs w:val="18"/>
        </w:rPr>
        <w:t xml:space="preserve"> </w:t>
      </w:r>
      <w:proofErr w:type="spellStart"/>
      <w:r w:rsidRPr="00DC46F5">
        <w:rPr>
          <w:color w:val="000000"/>
          <w:sz w:val="18"/>
          <w:szCs w:val="18"/>
        </w:rPr>
        <w:t>eGFR</w:t>
      </w:r>
      <w:r w:rsidRPr="00DC46F5">
        <w:rPr>
          <w:color w:val="000000"/>
          <w:sz w:val="18"/>
          <w:szCs w:val="18"/>
          <w:vertAlign w:val="subscript"/>
        </w:rPr>
        <w:t>CKD</w:t>
      </w:r>
      <w:proofErr w:type="spellEnd"/>
      <w:r w:rsidRPr="00DC46F5">
        <w:rPr>
          <w:color w:val="000000"/>
          <w:sz w:val="18"/>
          <w:szCs w:val="18"/>
          <w:vertAlign w:val="subscript"/>
        </w:rPr>
        <w:t>-EPI</w:t>
      </w:r>
      <w:r w:rsidRPr="00DC46F5">
        <w:rPr>
          <w:color w:val="000000"/>
          <w:sz w:val="18"/>
          <w:szCs w:val="18"/>
        </w:rPr>
        <w:t>,</w:t>
      </w:r>
      <w:r w:rsidRPr="00DC46F5">
        <w:rPr>
          <w:color w:val="000000"/>
          <w:sz w:val="18"/>
          <w:szCs w:val="18"/>
          <w:vertAlign w:val="subscript"/>
        </w:rPr>
        <w:t xml:space="preserve"> </w:t>
      </w:r>
      <w:r w:rsidRPr="00DC46F5">
        <w:rPr>
          <w:sz w:val="18"/>
          <w:szCs w:val="18"/>
        </w:rPr>
        <w:t>estimated glomerular filtration rate (calculated using the Chronic Kidney Disease Epidemiology Collaboration equation)</w:t>
      </w:r>
      <w:r w:rsidRPr="00DC46F5">
        <w:rPr>
          <w:color w:val="000000"/>
          <w:sz w:val="18"/>
          <w:szCs w:val="18"/>
        </w:rPr>
        <w:t>;</w:t>
      </w:r>
      <w:r w:rsidRPr="00DC46F5">
        <w:rPr>
          <w:sz w:val="18"/>
          <w:szCs w:val="18"/>
        </w:rPr>
        <w:t xml:space="preserve"> IIV, inter-individual variability; Q, inter-compartmental clearance;</w:t>
      </w:r>
      <w:r w:rsidR="00DE7A2C">
        <w:rPr>
          <w:sz w:val="18"/>
          <w:szCs w:val="18"/>
        </w:rPr>
        <w:t xml:space="preserve"> RSE</w:t>
      </w:r>
      <w:r w:rsidR="00DE7A2C" w:rsidRPr="00DC46F5">
        <w:rPr>
          <w:sz w:val="18"/>
          <w:szCs w:val="18"/>
        </w:rPr>
        <w:t xml:space="preserve">, </w:t>
      </w:r>
      <w:r w:rsidR="00DE7A2C">
        <w:rPr>
          <w:sz w:val="18"/>
          <w:szCs w:val="18"/>
        </w:rPr>
        <w:t>relative standard erro</w:t>
      </w:r>
      <w:r w:rsidR="000509CC">
        <w:rPr>
          <w:sz w:val="18"/>
          <w:szCs w:val="18"/>
        </w:rPr>
        <w:t>r</w:t>
      </w:r>
      <w:r w:rsidR="00DE7A2C">
        <w:rPr>
          <w:sz w:val="18"/>
          <w:szCs w:val="18"/>
        </w:rPr>
        <w:t>;</w:t>
      </w:r>
      <w:r w:rsidRPr="00DC46F5">
        <w:rPr>
          <w:sz w:val="18"/>
          <w:szCs w:val="18"/>
        </w:rPr>
        <w:t xml:space="preserve"> </w:t>
      </w:r>
      <w:proofErr w:type="spellStart"/>
      <w:r w:rsidRPr="00DC46F5">
        <w:rPr>
          <w:sz w:val="18"/>
          <w:szCs w:val="18"/>
        </w:rPr>
        <w:t>V</w:t>
      </w:r>
      <w:r w:rsidR="003522FA" w:rsidRPr="003522FA">
        <w:rPr>
          <w:sz w:val="18"/>
          <w:szCs w:val="18"/>
        </w:rPr>
        <w:t>c</w:t>
      </w:r>
      <w:proofErr w:type="spellEnd"/>
      <w:r w:rsidRPr="00DC46F5">
        <w:rPr>
          <w:sz w:val="18"/>
          <w:szCs w:val="18"/>
        </w:rPr>
        <w:t xml:space="preserve">, volume of distribution in the central compartment; </w:t>
      </w:r>
      <w:proofErr w:type="spellStart"/>
      <w:r w:rsidRPr="00DC46F5">
        <w:rPr>
          <w:sz w:val="18"/>
          <w:szCs w:val="18"/>
        </w:rPr>
        <w:t>V</w:t>
      </w:r>
      <w:r w:rsidRPr="00DC46F5">
        <w:rPr>
          <w:sz w:val="18"/>
          <w:szCs w:val="18"/>
          <w:vertAlign w:val="subscript"/>
        </w:rPr>
        <w:t>p</w:t>
      </w:r>
      <w:proofErr w:type="spellEnd"/>
      <w:r w:rsidRPr="00DC46F5">
        <w:rPr>
          <w:sz w:val="18"/>
          <w:szCs w:val="18"/>
        </w:rPr>
        <w:t>, volume of distribution in the peripheral compartment.</w:t>
      </w:r>
    </w:p>
    <w:p w14:paraId="4F8A2DE3" w14:textId="6C9E658A" w:rsidR="007C5719" w:rsidRDefault="005B7E8A" w:rsidP="002E01AC">
      <w:pPr>
        <w:spacing w:after="0" w:line="240" w:lineRule="auto"/>
        <w:contextualSpacing/>
        <w:jc w:val="left"/>
        <w:rPr>
          <w:b/>
          <w:bCs/>
        </w:rPr>
      </w:pPr>
      <w:r w:rsidRPr="00DC46F5">
        <w:rPr>
          <w:sz w:val="18"/>
          <w:szCs w:val="18"/>
        </w:rPr>
        <w:t>*Data are represented as the median of the 2000 bootstrap runs (200 bootstrap runs × 10 multiple imputed datasets). The median successful minimization rate for the 2000 bootstrap runs was 96.5%.</w:t>
      </w:r>
      <w:r w:rsidR="007C5719">
        <w:rPr>
          <w:b/>
          <w:bCs/>
        </w:rPr>
        <w:br w:type="page"/>
      </w:r>
    </w:p>
    <w:p w14:paraId="225A0CBE" w14:textId="1D9A9D1D" w:rsidR="001B111A" w:rsidRDefault="001B111A" w:rsidP="00593CAA">
      <w:r w:rsidRPr="00E03B11">
        <w:rPr>
          <w:b/>
          <w:bCs/>
        </w:rPr>
        <w:lastRenderedPageBreak/>
        <w:t>Table 3</w:t>
      </w:r>
      <w:r w:rsidRPr="00E03B11">
        <w:t xml:space="preserve">. </w:t>
      </w:r>
      <w:r w:rsidR="00125C5F" w:rsidRPr="00125C5F">
        <w:t>Fluconazole dosing strategy with minimally 90% probability of target attainment in ICU patients.</w:t>
      </w:r>
    </w:p>
    <w:tbl>
      <w:tblPr>
        <w:tblStyle w:val="TableGrid"/>
        <w:tblW w:w="0" w:type="auto"/>
        <w:tblLook w:val="04A0" w:firstRow="1" w:lastRow="0" w:firstColumn="1" w:lastColumn="0" w:noHBand="0" w:noVBand="1"/>
      </w:tblPr>
      <w:tblGrid>
        <w:gridCol w:w="2263"/>
        <w:gridCol w:w="2671"/>
        <w:gridCol w:w="2672"/>
        <w:gridCol w:w="2672"/>
        <w:gridCol w:w="2672"/>
      </w:tblGrid>
      <w:tr w:rsidR="00B257DD" w14:paraId="3FDFFF5B" w14:textId="77777777" w:rsidTr="00BA7DD3">
        <w:tc>
          <w:tcPr>
            <w:tcW w:w="2263" w:type="dxa"/>
            <w:vMerge w:val="restart"/>
            <w:vAlign w:val="center"/>
          </w:tcPr>
          <w:p w14:paraId="24FC66C3" w14:textId="77777777" w:rsidR="00B257DD" w:rsidRPr="00E13681" w:rsidRDefault="00B257DD" w:rsidP="007911FE">
            <w:pPr>
              <w:spacing w:after="0"/>
              <w:ind w:left="170"/>
              <w:rPr>
                <w:sz w:val="18"/>
                <w:szCs w:val="18"/>
              </w:rPr>
            </w:pPr>
            <w:r w:rsidRPr="00E13681">
              <w:rPr>
                <w:sz w:val="18"/>
                <w:szCs w:val="18"/>
              </w:rPr>
              <w:t xml:space="preserve">Body weight </w:t>
            </w:r>
          </w:p>
        </w:tc>
        <w:tc>
          <w:tcPr>
            <w:tcW w:w="5343" w:type="dxa"/>
            <w:gridSpan w:val="2"/>
            <w:vAlign w:val="center"/>
          </w:tcPr>
          <w:p w14:paraId="01FF081B" w14:textId="77777777" w:rsidR="00B257DD" w:rsidRPr="00E13681" w:rsidRDefault="00B257DD" w:rsidP="007911FE">
            <w:pPr>
              <w:spacing w:after="0"/>
              <w:ind w:left="170"/>
              <w:rPr>
                <w:sz w:val="18"/>
                <w:szCs w:val="18"/>
              </w:rPr>
            </w:pPr>
            <w:r w:rsidRPr="00E13681">
              <w:rPr>
                <w:sz w:val="18"/>
                <w:szCs w:val="18"/>
              </w:rPr>
              <w:t>No CRRT</w:t>
            </w:r>
          </w:p>
        </w:tc>
        <w:tc>
          <w:tcPr>
            <w:tcW w:w="5344" w:type="dxa"/>
            <w:gridSpan w:val="2"/>
            <w:vAlign w:val="center"/>
          </w:tcPr>
          <w:p w14:paraId="2FE6AF4E" w14:textId="77777777" w:rsidR="00B257DD" w:rsidRPr="00E13681" w:rsidRDefault="00B257DD" w:rsidP="007911FE">
            <w:pPr>
              <w:spacing w:after="0"/>
              <w:ind w:left="170"/>
              <w:rPr>
                <w:sz w:val="18"/>
                <w:szCs w:val="18"/>
              </w:rPr>
            </w:pPr>
            <w:r w:rsidRPr="00E13681">
              <w:rPr>
                <w:sz w:val="18"/>
                <w:szCs w:val="18"/>
              </w:rPr>
              <w:t>CRRT</w:t>
            </w:r>
          </w:p>
        </w:tc>
      </w:tr>
      <w:tr w:rsidR="00B257DD" w14:paraId="460418A3" w14:textId="77777777" w:rsidTr="00BA7DD3">
        <w:tc>
          <w:tcPr>
            <w:tcW w:w="2263" w:type="dxa"/>
            <w:vMerge/>
          </w:tcPr>
          <w:p w14:paraId="0F54237F" w14:textId="77777777" w:rsidR="00B257DD" w:rsidRPr="00E13681" w:rsidRDefault="00B257DD" w:rsidP="00F13F82">
            <w:pPr>
              <w:spacing w:after="0"/>
              <w:ind w:left="170"/>
              <w:rPr>
                <w:sz w:val="18"/>
                <w:szCs w:val="18"/>
              </w:rPr>
            </w:pPr>
          </w:p>
        </w:tc>
        <w:tc>
          <w:tcPr>
            <w:tcW w:w="2671" w:type="dxa"/>
            <w:vAlign w:val="center"/>
          </w:tcPr>
          <w:p w14:paraId="29E28605" w14:textId="77777777" w:rsidR="00B257DD" w:rsidRPr="00E13681" w:rsidRDefault="00B257DD" w:rsidP="007911FE">
            <w:pPr>
              <w:spacing w:after="0"/>
              <w:ind w:left="170"/>
              <w:rPr>
                <w:sz w:val="18"/>
                <w:szCs w:val="18"/>
              </w:rPr>
            </w:pPr>
            <w:r w:rsidRPr="00E13681">
              <w:rPr>
                <w:sz w:val="18"/>
                <w:szCs w:val="18"/>
              </w:rPr>
              <w:t>Loading dose</w:t>
            </w:r>
          </w:p>
          <w:p w14:paraId="723C4135"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0C9E94D4" w14:textId="77777777" w:rsidR="00B257DD" w:rsidRPr="00E13681" w:rsidRDefault="00B257DD" w:rsidP="007911FE">
            <w:pPr>
              <w:spacing w:after="0"/>
              <w:ind w:left="170"/>
              <w:rPr>
                <w:sz w:val="18"/>
                <w:szCs w:val="18"/>
              </w:rPr>
            </w:pPr>
            <w:r w:rsidRPr="00E13681">
              <w:rPr>
                <w:sz w:val="18"/>
                <w:szCs w:val="18"/>
              </w:rPr>
              <w:t>Maintenance dose</w:t>
            </w:r>
          </w:p>
          <w:p w14:paraId="3AC0452F" w14:textId="77777777" w:rsidR="00B257DD" w:rsidRPr="00E13681" w:rsidRDefault="00B257DD" w:rsidP="007911FE">
            <w:pPr>
              <w:spacing w:after="0"/>
              <w:ind w:left="170"/>
              <w:rPr>
                <w:sz w:val="18"/>
                <w:szCs w:val="18"/>
              </w:rPr>
            </w:pPr>
            <w:r w:rsidRPr="00E13681">
              <w:rPr>
                <w:sz w:val="18"/>
                <w:szCs w:val="18"/>
              </w:rPr>
              <w:t>(from day 2)</w:t>
            </w:r>
          </w:p>
        </w:tc>
        <w:tc>
          <w:tcPr>
            <w:tcW w:w="2672" w:type="dxa"/>
            <w:vAlign w:val="center"/>
          </w:tcPr>
          <w:p w14:paraId="7D2AF071" w14:textId="77777777" w:rsidR="00B257DD" w:rsidRPr="00E13681" w:rsidRDefault="00B257DD" w:rsidP="007911FE">
            <w:pPr>
              <w:spacing w:after="0"/>
              <w:ind w:left="170"/>
              <w:rPr>
                <w:sz w:val="18"/>
                <w:szCs w:val="18"/>
              </w:rPr>
            </w:pPr>
            <w:r w:rsidRPr="00E13681">
              <w:rPr>
                <w:sz w:val="18"/>
                <w:szCs w:val="18"/>
              </w:rPr>
              <w:t>Loading dose</w:t>
            </w:r>
          </w:p>
          <w:p w14:paraId="73570D1E"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6D9F31A8" w14:textId="77777777" w:rsidR="00B257DD" w:rsidRPr="00E13681" w:rsidRDefault="00B257DD" w:rsidP="007911FE">
            <w:pPr>
              <w:spacing w:after="0"/>
              <w:ind w:left="170"/>
              <w:rPr>
                <w:sz w:val="18"/>
                <w:szCs w:val="18"/>
              </w:rPr>
            </w:pPr>
            <w:r w:rsidRPr="00E13681">
              <w:rPr>
                <w:sz w:val="18"/>
                <w:szCs w:val="18"/>
              </w:rPr>
              <w:t>Maintenance dose</w:t>
            </w:r>
          </w:p>
          <w:p w14:paraId="0F40DA51" w14:textId="77777777" w:rsidR="00B257DD" w:rsidRPr="00E13681" w:rsidRDefault="00B257DD" w:rsidP="007911FE">
            <w:pPr>
              <w:spacing w:after="0"/>
              <w:ind w:left="170"/>
              <w:rPr>
                <w:sz w:val="18"/>
                <w:szCs w:val="18"/>
              </w:rPr>
            </w:pPr>
            <w:r w:rsidRPr="00E13681">
              <w:rPr>
                <w:sz w:val="18"/>
                <w:szCs w:val="18"/>
              </w:rPr>
              <w:t>(from day 2)</w:t>
            </w:r>
          </w:p>
        </w:tc>
      </w:tr>
      <w:tr w:rsidR="00B257DD" w14:paraId="747C373D" w14:textId="77777777" w:rsidTr="00BA7DD3">
        <w:tc>
          <w:tcPr>
            <w:tcW w:w="2263" w:type="dxa"/>
            <w:vAlign w:val="center"/>
          </w:tcPr>
          <w:p w14:paraId="2631FC6F" w14:textId="56F65CDD" w:rsidR="00B257DD" w:rsidRPr="00E13681" w:rsidRDefault="00B257DD" w:rsidP="007911FE">
            <w:pPr>
              <w:spacing w:after="0"/>
              <w:ind w:left="170"/>
              <w:rPr>
                <w:sz w:val="18"/>
                <w:szCs w:val="18"/>
              </w:rPr>
            </w:pPr>
            <w:r w:rsidRPr="00E13681">
              <w:rPr>
                <w:sz w:val="18"/>
                <w:szCs w:val="18"/>
              </w:rPr>
              <w:t xml:space="preserve">30 kg - </w:t>
            </w:r>
            <w:r w:rsidR="001363B3" w:rsidRPr="00E13681">
              <w:rPr>
                <w:sz w:val="18"/>
                <w:szCs w:val="18"/>
              </w:rPr>
              <w:t>60</w:t>
            </w:r>
            <w:r w:rsidRPr="00E13681">
              <w:rPr>
                <w:sz w:val="18"/>
                <w:szCs w:val="18"/>
              </w:rPr>
              <w:t xml:space="preserve"> kg</w:t>
            </w:r>
          </w:p>
        </w:tc>
        <w:tc>
          <w:tcPr>
            <w:tcW w:w="2671" w:type="dxa"/>
            <w:vAlign w:val="center"/>
          </w:tcPr>
          <w:p w14:paraId="66ADF248" w14:textId="77777777" w:rsidR="00B257DD" w:rsidRPr="00E13681" w:rsidRDefault="00B257DD" w:rsidP="007911FE">
            <w:pPr>
              <w:spacing w:after="0"/>
              <w:ind w:left="170"/>
              <w:rPr>
                <w:sz w:val="18"/>
                <w:szCs w:val="18"/>
              </w:rPr>
            </w:pPr>
            <w:r w:rsidRPr="00E13681">
              <w:rPr>
                <w:sz w:val="18"/>
                <w:szCs w:val="18"/>
              </w:rPr>
              <w:t>800 mg q24h</w:t>
            </w:r>
          </w:p>
        </w:tc>
        <w:tc>
          <w:tcPr>
            <w:tcW w:w="2672" w:type="dxa"/>
            <w:vMerge w:val="restart"/>
            <w:vAlign w:val="center"/>
          </w:tcPr>
          <w:p w14:paraId="3A34AAB2" w14:textId="77777777" w:rsidR="00B257DD" w:rsidRPr="00E13681" w:rsidRDefault="00B257DD" w:rsidP="007911FE">
            <w:pPr>
              <w:spacing w:after="0"/>
              <w:ind w:left="170"/>
              <w:rPr>
                <w:sz w:val="18"/>
                <w:szCs w:val="18"/>
              </w:rPr>
            </w:pPr>
            <w:r w:rsidRPr="00E13681">
              <w:rPr>
                <w:sz w:val="18"/>
                <w:szCs w:val="18"/>
              </w:rPr>
              <w:t>400 mg q24h</w:t>
            </w:r>
          </w:p>
        </w:tc>
        <w:tc>
          <w:tcPr>
            <w:tcW w:w="2672" w:type="dxa"/>
            <w:vAlign w:val="center"/>
          </w:tcPr>
          <w:p w14:paraId="11852FC8"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val="restart"/>
            <w:vAlign w:val="center"/>
          </w:tcPr>
          <w:p w14:paraId="3D86B937" w14:textId="77777777" w:rsidR="00B257DD" w:rsidRPr="00E13681" w:rsidRDefault="00B257DD" w:rsidP="007911FE">
            <w:pPr>
              <w:spacing w:after="0"/>
              <w:ind w:left="170"/>
              <w:rPr>
                <w:sz w:val="18"/>
                <w:szCs w:val="18"/>
              </w:rPr>
            </w:pPr>
            <w:r w:rsidRPr="00E13681">
              <w:rPr>
                <w:sz w:val="18"/>
                <w:szCs w:val="18"/>
              </w:rPr>
              <w:t>800 mg q24h</w:t>
            </w:r>
          </w:p>
        </w:tc>
      </w:tr>
      <w:tr w:rsidR="00B257DD" w14:paraId="3DF17ECA" w14:textId="77777777" w:rsidTr="00BA7DD3">
        <w:tc>
          <w:tcPr>
            <w:tcW w:w="2263" w:type="dxa"/>
            <w:vAlign w:val="center"/>
          </w:tcPr>
          <w:p w14:paraId="5C600B35" w14:textId="253F7BC7" w:rsidR="00B257DD" w:rsidRPr="00E13681" w:rsidRDefault="00B257DD" w:rsidP="007911FE">
            <w:pPr>
              <w:spacing w:after="0"/>
              <w:ind w:left="170"/>
              <w:rPr>
                <w:sz w:val="18"/>
                <w:szCs w:val="18"/>
              </w:rPr>
            </w:pPr>
            <w:r w:rsidRPr="00E13681">
              <w:rPr>
                <w:sz w:val="18"/>
                <w:szCs w:val="18"/>
              </w:rPr>
              <w:t>6</w:t>
            </w:r>
            <w:r w:rsidR="00CA0E24" w:rsidRPr="00E13681">
              <w:rPr>
                <w:sz w:val="18"/>
                <w:szCs w:val="18"/>
              </w:rPr>
              <w:t>1</w:t>
            </w:r>
            <w:r w:rsidRPr="00E13681">
              <w:rPr>
                <w:sz w:val="18"/>
                <w:szCs w:val="18"/>
              </w:rPr>
              <w:t xml:space="preserve"> kg – </w:t>
            </w:r>
            <w:r w:rsidR="00CA0E24" w:rsidRPr="00E13681">
              <w:rPr>
                <w:sz w:val="18"/>
                <w:szCs w:val="18"/>
              </w:rPr>
              <w:t>80</w:t>
            </w:r>
            <w:r w:rsidRPr="00E13681">
              <w:rPr>
                <w:sz w:val="18"/>
                <w:szCs w:val="18"/>
              </w:rPr>
              <w:t xml:space="preserve"> kg</w:t>
            </w:r>
          </w:p>
        </w:tc>
        <w:tc>
          <w:tcPr>
            <w:tcW w:w="2671" w:type="dxa"/>
            <w:vAlign w:val="center"/>
          </w:tcPr>
          <w:p w14:paraId="6B9AC765"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tcPr>
          <w:p w14:paraId="2BE0510C" w14:textId="77777777" w:rsidR="00B257DD" w:rsidRPr="00E13681" w:rsidRDefault="00B257DD" w:rsidP="00F13F82">
            <w:pPr>
              <w:spacing w:after="0"/>
              <w:ind w:left="170"/>
              <w:rPr>
                <w:sz w:val="18"/>
                <w:szCs w:val="18"/>
              </w:rPr>
            </w:pPr>
          </w:p>
        </w:tc>
        <w:tc>
          <w:tcPr>
            <w:tcW w:w="2672" w:type="dxa"/>
            <w:vAlign w:val="center"/>
          </w:tcPr>
          <w:p w14:paraId="57920DCD"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19286683" w14:textId="77777777" w:rsidR="00B257DD" w:rsidRPr="00E13681" w:rsidRDefault="00B257DD" w:rsidP="00F13F82">
            <w:pPr>
              <w:spacing w:after="0"/>
              <w:ind w:left="170"/>
              <w:rPr>
                <w:sz w:val="18"/>
                <w:szCs w:val="18"/>
              </w:rPr>
            </w:pPr>
          </w:p>
        </w:tc>
      </w:tr>
      <w:tr w:rsidR="00B257DD" w14:paraId="44028E42" w14:textId="77777777" w:rsidTr="00BA7DD3">
        <w:tc>
          <w:tcPr>
            <w:tcW w:w="2263" w:type="dxa"/>
            <w:vAlign w:val="center"/>
          </w:tcPr>
          <w:p w14:paraId="7499E4FF" w14:textId="235477B9" w:rsidR="00B257DD" w:rsidRPr="00E13681" w:rsidRDefault="005D5ED7" w:rsidP="007911FE">
            <w:pPr>
              <w:spacing w:after="0"/>
              <w:ind w:left="170"/>
              <w:rPr>
                <w:sz w:val="18"/>
                <w:szCs w:val="18"/>
              </w:rPr>
            </w:pPr>
            <w:r w:rsidRPr="00E13681">
              <w:rPr>
                <w:sz w:val="18"/>
                <w:szCs w:val="18"/>
              </w:rPr>
              <w:t>81</w:t>
            </w:r>
            <w:r w:rsidR="00B257DD" w:rsidRPr="00E13681">
              <w:rPr>
                <w:sz w:val="18"/>
                <w:szCs w:val="18"/>
              </w:rPr>
              <w:t xml:space="preserve"> kg – </w:t>
            </w:r>
            <w:r w:rsidRPr="00E13681">
              <w:rPr>
                <w:sz w:val="18"/>
                <w:szCs w:val="18"/>
              </w:rPr>
              <w:t>100</w:t>
            </w:r>
            <w:r w:rsidR="00B257DD" w:rsidRPr="00E13681">
              <w:rPr>
                <w:sz w:val="18"/>
                <w:szCs w:val="18"/>
              </w:rPr>
              <w:t xml:space="preserve"> kg</w:t>
            </w:r>
          </w:p>
        </w:tc>
        <w:tc>
          <w:tcPr>
            <w:tcW w:w="2671" w:type="dxa"/>
            <w:vAlign w:val="center"/>
          </w:tcPr>
          <w:p w14:paraId="4EF2EDC4"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58985E08" w14:textId="77777777" w:rsidR="00B257DD" w:rsidRPr="00E13681" w:rsidRDefault="00B257DD" w:rsidP="00F13F82">
            <w:pPr>
              <w:spacing w:after="0"/>
              <w:ind w:left="170"/>
              <w:rPr>
                <w:sz w:val="18"/>
                <w:szCs w:val="18"/>
              </w:rPr>
            </w:pPr>
          </w:p>
        </w:tc>
        <w:tc>
          <w:tcPr>
            <w:tcW w:w="2672" w:type="dxa"/>
            <w:vAlign w:val="center"/>
          </w:tcPr>
          <w:p w14:paraId="685C2CF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33364505" w14:textId="77777777" w:rsidR="00B257DD" w:rsidRPr="00E13681" w:rsidRDefault="00B257DD" w:rsidP="00F13F82">
            <w:pPr>
              <w:spacing w:after="0"/>
              <w:ind w:left="170"/>
              <w:rPr>
                <w:sz w:val="18"/>
                <w:szCs w:val="18"/>
              </w:rPr>
            </w:pPr>
          </w:p>
        </w:tc>
      </w:tr>
      <w:tr w:rsidR="00B257DD" w14:paraId="4C4DB81D" w14:textId="77777777" w:rsidTr="00BA7DD3">
        <w:tc>
          <w:tcPr>
            <w:tcW w:w="2263" w:type="dxa"/>
            <w:vAlign w:val="center"/>
          </w:tcPr>
          <w:p w14:paraId="311851B8" w14:textId="3A7926CE" w:rsidR="00B257DD" w:rsidRPr="00E13681" w:rsidRDefault="00B257DD" w:rsidP="007911FE">
            <w:pPr>
              <w:spacing w:after="0"/>
              <w:ind w:left="170"/>
              <w:rPr>
                <w:sz w:val="18"/>
                <w:szCs w:val="18"/>
              </w:rPr>
            </w:pPr>
            <w:r w:rsidRPr="00E13681">
              <w:rPr>
                <w:sz w:val="18"/>
                <w:szCs w:val="18"/>
              </w:rPr>
              <w:t>10</w:t>
            </w:r>
            <w:r w:rsidR="00AD7FAB" w:rsidRPr="00E13681">
              <w:rPr>
                <w:sz w:val="18"/>
                <w:szCs w:val="18"/>
              </w:rPr>
              <w:t>1</w:t>
            </w:r>
            <w:r w:rsidRPr="00E13681">
              <w:rPr>
                <w:sz w:val="18"/>
                <w:szCs w:val="18"/>
              </w:rPr>
              <w:t xml:space="preserve"> kg – 1</w:t>
            </w:r>
            <w:r w:rsidR="00AD7FAB" w:rsidRPr="00E13681">
              <w:rPr>
                <w:sz w:val="18"/>
                <w:szCs w:val="18"/>
              </w:rPr>
              <w:t>20</w:t>
            </w:r>
            <w:r w:rsidRPr="00E13681">
              <w:rPr>
                <w:sz w:val="18"/>
                <w:szCs w:val="18"/>
              </w:rPr>
              <w:t xml:space="preserve"> kg</w:t>
            </w:r>
          </w:p>
        </w:tc>
        <w:tc>
          <w:tcPr>
            <w:tcW w:w="2671" w:type="dxa"/>
            <w:vAlign w:val="center"/>
          </w:tcPr>
          <w:p w14:paraId="0D03CE3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660B1408" w14:textId="77777777" w:rsidR="00B257DD" w:rsidRPr="00E13681" w:rsidRDefault="00B257DD" w:rsidP="00F13F82">
            <w:pPr>
              <w:spacing w:after="0"/>
              <w:ind w:left="170"/>
              <w:rPr>
                <w:sz w:val="18"/>
                <w:szCs w:val="18"/>
              </w:rPr>
            </w:pPr>
          </w:p>
        </w:tc>
        <w:tc>
          <w:tcPr>
            <w:tcW w:w="2672" w:type="dxa"/>
            <w:vAlign w:val="center"/>
          </w:tcPr>
          <w:p w14:paraId="520C6101"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3FF244FF" w14:textId="77777777" w:rsidR="00B257DD" w:rsidRPr="00E13681" w:rsidRDefault="00B257DD" w:rsidP="00F13F82">
            <w:pPr>
              <w:spacing w:after="0"/>
              <w:ind w:left="170"/>
              <w:rPr>
                <w:sz w:val="18"/>
                <w:szCs w:val="18"/>
              </w:rPr>
            </w:pPr>
          </w:p>
        </w:tc>
      </w:tr>
      <w:tr w:rsidR="00B257DD" w14:paraId="46107EAD" w14:textId="77777777" w:rsidTr="00BA7DD3">
        <w:tc>
          <w:tcPr>
            <w:tcW w:w="2263" w:type="dxa"/>
            <w:vAlign w:val="center"/>
          </w:tcPr>
          <w:p w14:paraId="5C9D0354" w14:textId="35F53318" w:rsidR="00B257DD" w:rsidRPr="00E13681" w:rsidRDefault="00B257DD" w:rsidP="007911FE">
            <w:pPr>
              <w:spacing w:after="0"/>
              <w:ind w:left="170"/>
              <w:rPr>
                <w:sz w:val="18"/>
                <w:szCs w:val="18"/>
              </w:rPr>
            </w:pPr>
            <w:r w:rsidRPr="00E13681">
              <w:rPr>
                <w:sz w:val="18"/>
                <w:szCs w:val="18"/>
              </w:rPr>
              <w:t>12</w:t>
            </w:r>
            <w:r w:rsidR="000F75F3" w:rsidRPr="00E13681">
              <w:rPr>
                <w:sz w:val="18"/>
                <w:szCs w:val="18"/>
              </w:rPr>
              <w:t>1</w:t>
            </w:r>
            <w:r w:rsidRPr="00E13681">
              <w:rPr>
                <w:sz w:val="18"/>
                <w:szCs w:val="18"/>
              </w:rPr>
              <w:t xml:space="preserve"> kg – 1</w:t>
            </w:r>
            <w:r w:rsidR="000F75F3" w:rsidRPr="00E13681">
              <w:rPr>
                <w:sz w:val="18"/>
                <w:szCs w:val="18"/>
              </w:rPr>
              <w:t>40</w:t>
            </w:r>
            <w:r w:rsidRPr="00E13681">
              <w:rPr>
                <w:sz w:val="18"/>
                <w:szCs w:val="18"/>
              </w:rPr>
              <w:t xml:space="preserve"> kg</w:t>
            </w:r>
          </w:p>
        </w:tc>
        <w:tc>
          <w:tcPr>
            <w:tcW w:w="2671" w:type="dxa"/>
            <w:vAlign w:val="center"/>
          </w:tcPr>
          <w:p w14:paraId="0E95A2B5"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1D8FB087" w14:textId="77777777" w:rsidR="00B257DD" w:rsidRPr="00E13681" w:rsidRDefault="00B257DD" w:rsidP="00F13F82">
            <w:pPr>
              <w:spacing w:after="0"/>
              <w:ind w:left="170"/>
              <w:rPr>
                <w:sz w:val="18"/>
                <w:szCs w:val="18"/>
              </w:rPr>
            </w:pPr>
          </w:p>
        </w:tc>
        <w:tc>
          <w:tcPr>
            <w:tcW w:w="2672" w:type="dxa"/>
            <w:vMerge w:val="restart"/>
            <w:vAlign w:val="center"/>
          </w:tcPr>
          <w:p w14:paraId="2C73FC6B"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8A75262" w14:textId="77777777" w:rsidR="00B257DD" w:rsidRPr="00E13681" w:rsidRDefault="00B257DD" w:rsidP="00F13F82">
            <w:pPr>
              <w:spacing w:after="0"/>
              <w:ind w:left="170"/>
              <w:rPr>
                <w:sz w:val="18"/>
                <w:szCs w:val="18"/>
              </w:rPr>
            </w:pPr>
          </w:p>
        </w:tc>
      </w:tr>
      <w:tr w:rsidR="00B257DD" w14:paraId="5524F3B5" w14:textId="77777777" w:rsidTr="00BA7DD3">
        <w:tc>
          <w:tcPr>
            <w:tcW w:w="2263" w:type="dxa"/>
            <w:vAlign w:val="center"/>
          </w:tcPr>
          <w:p w14:paraId="01D87D1B" w14:textId="1FF5955B" w:rsidR="00B257DD" w:rsidRPr="00E13681" w:rsidRDefault="00B257DD" w:rsidP="007911FE">
            <w:pPr>
              <w:spacing w:after="0"/>
              <w:ind w:left="170"/>
              <w:rPr>
                <w:sz w:val="18"/>
                <w:szCs w:val="18"/>
              </w:rPr>
            </w:pPr>
            <w:r w:rsidRPr="00E13681">
              <w:rPr>
                <w:sz w:val="18"/>
                <w:szCs w:val="18"/>
              </w:rPr>
              <w:t>14</w:t>
            </w:r>
            <w:r w:rsidR="00863EF9" w:rsidRPr="00E13681">
              <w:rPr>
                <w:sz w:val="18"/>
                <w:szCs w:val="18"/>
              </w:rPr>
              <w:t>1</w:t>
            </w:r>
            <w:r w:rsidRPr="00E13681">
              <w:rPr>
                <w:sz w:val="18"/>
                <w:szCs w:val="18"/>
              </w:rPr>
              <w:t xml:space="preserve"> kg – 150 kg</w:t>
            </w:r>
          </w:p>
        </w:tc>
        <w:tc>
          <w:tcPr>
            <w:tcW w:w="2671" w:type="dxa"/>
            <w:vAlign w:val="center"/>
          </w:tcPr>
          <w:p w14:paraId="69442882"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6D2E9CD" w14:textId="77777777" w:rsidR="00B257DD" w:rsidRPr="00E13681" w:rsidRDefault="00B257DD" w:rsidP="00F13F82">
            <w:pPr>
              <w:spacing w:after="0"/>
              <w:ind w:left="170"/>
              <w:rPr>
                <w:sz w:val="18"/>
                <w:szCs w:val="18"/>
              </w:rPr>
            </w:pPr>
          </w:p>
        </w:tc>
        <w:tc>
          <w:tcPr>
            <w:tcW w:w="2672" w:type="dxa"/>
            <w:vMerge/>
            <w:vAlign w:val="center"/>
          </w:tcPr>
          <w:p w14:paraId="146067DE" w14:textId="77777777" w:rsidR="00B257DD" w:rsidRPr="00E13681" w:rsidRDefault="00B257DD" w:rsidP="007911FE">
            <w:pPr>
              <w:spacing w:after="0"/>
              <w:ind w:left="170"/>
              <w:rPr>
                <w:sz w:val="18"/>
                <w:szCs w:val="18"/>
              </w:rPr>
            </w:pPr>
          </w:p>
        </w:tc>
        <w:tc>
          <w:tcPr>
            <w:tcW w:w="2672" w:type="dxa"/>
            <w:vMerge/>
          </w:tcPr>
          <w:p w14:paraId="517D7601" w14:textId="77777777" w:rsidR="00B257DD" w:rsidRPr="00E13681" w:rsidRDefault="00B257DD" w:rsidP="00F13F82">
            <w:pPr>
              <w:spacing w:after="0"/>
              <w:ind w:left="170"/>
              <w:rPr>
                <w:sz w:val="18"/>
                <w:szCs w:val="18"/>
              </w:rPr>
            </w:pPr>
          </w:p>
        </w:tc>
      </w:tr>
      <w:tr w:rsidR="00B257DD" w14:paraId="55901E52" w14:textId="77777777" w:rsidTr="00BA7DD3">
        <w:tc>
          <w:tcPr>
            <w:tcW w:w="12950" w:type="dxa"/>
            <w:gridSpan w:val="5"/>
            <w:vAlign w:val="center"/>
          </w:tcPr>
          <w:p w14:paraId="05A63D73" w14:textId="77777777" w:rsidR="00B257DD" w:rsidRPr="00E13681" w:rsidRDefault="00B257DD" w:rsidP="00F13F82">
            <w:pPr>
              <w:spacing w:after="0"/>
              <w:ind w:left="170"/>
              <w:rPr>
                <w:sz w:val="18"/>
                <w:szCs w:val="18"/>
              </w:rPr>
            </w:pPr>
            <w:r w:rsidRPr="00E13681">
              <w:rPr>
                <w:sz w:val="18"/>
                <w:szCs w:val="18"/>
              </w:rPr>
              <w:t>CRRT: continuous renal replacement therapy; q24h: every 24 hours.</w:t>
            </w:r>
          </w:p>
        </w:tc>
      </w:tr>
    </w:tbl>
    <w:p w14:paraId="31E32954" w14:textId="3935499B" w:rsidR="00B901B3" w:rsidRPr="00E03B11" w:rsidRDefault="00B901B3" w:rsidP="00593CAA"/>
    <w:p w14:paraId="426DEEAB" w14:textId="1DD804EC" w:rsidR="00301051" w:rsidRDefault="0023474D" w:rsidP="00593CAA">
      <w:r>
        <w:rPr>
          <w:noProof/>
        </w:rPr>
        <w:lastRenderedPageBreak/>
        <w:drawing>
          <wp:inline distT="0" distB="0" distL="0" distR="0" wp14:anchorId="0341879D" wp14:editId="390777C4">
            <wp:extent cx="8862663" cy="4580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862663" cy="4580889"/>
                    </a:xfrm>
                    <a:prstGeom prst="rect">
                      <a:avLst/>
                    </a:prstGeom>
                  </pic:spPr>
                </pic:pic>
              </a:graphicData>
            </a:graphic>
          </wp:inline>
        </w:drawing>
      </w:r>
    </w:p>
    <w:p w14:paraId="11C87ACD" w14:textId="242030F6" w:rsidR="00301051" w:rsidRDefault="001B3939" w:rsidP="00593CAA">
      <w:r w:rsidRPr="00A72BCD">
        <w:rPr>
          <w:b/>
          <w:bCs/>
        </w:rPr>
        <w:t xml:space="preserve">Fig. </w:t>
      </w:r>
      <w:r w:rsidR="00E411F7">
        <w:rPr>
          <w:b/>
          <w:bCs/>
        </w:rPr>
        <w:t>1</w:t>
      </w:r>
      <w:r w:rsidRPr="001B3939">
        <w:t xml:space="preserve">. Probability of target attainment of </w:t>
      </w:r>
      <w:r w:rsidRPr="00A72BCD">
        <w:rPr>
          <w:i/>
          <w:iCs/>
        </w:rPr>
        <w:t>f</w:t>
      </w:r>
      <w:r w:rsidRPr="001B3939">
        <w:t>AUC</w:t>
      </w:r>
      <w:r w:rsidRPr="00A72BCD">
        <w:rPr>
          <w:vertAlign w:val="subscript"/>
        </w:rPr>
        <w:t>0-24</w:t>
      </w:r>
      <w:r w:rsidRPr="001B3939">
        <w:t xml:space="preserve"> 200</w:t>
      </w:r>
      <w:r w:rsidR="00B97C45">
        <w:t> </w:t>
      </w:r>
      <w:proofErr w:type="spellStart"/>
      <w:r w:rsidRPr="001B3939">
        <w:t>mg</w:t>
      </w:r>
      <w:r w:rsidR="007725C1">
        <w:t>×</w:t>
      </w:r>
      <w:r w:rsidRPr="001B3939">
        <w:t>h</w:t>
      </w:r>
      <w:proofErr w:type="spellEnd"/>
      <w:r w:rsidRPr="001B3939">
        <w:t>/L</w:t>
      </w:r>
      <w:r w:rsidR="00350452">
        <w:t xml:space="preserve"> vs </w:t>
      </w:r>
      <w:proofErr w:type="spellStart"/>
      <w:r w:rsidR="00F92D91">
        <w:t>eGFR</w:t>
      </w:r>
      <w:r w:rsidR="00F92D91" w:rsidRPr="008D08CE">
        <w:rPr>
          <w:vertAlign w:val="subscript"/>
        </w:rPr>
        <w:t>CKD</w:t>
      </w:r>
      <w:proofErr w:type="spellEnd"/>
      <w:r w:rsidR="00F92D91" w:rsidRPr="008D08CE">
        <w:rPr>
          <w:vertAlign w:val="subscript"/>
        </w:rPr>
        <w:t>-EPI</w:t>
      </w:r>
      <w:r w:rsidR="00F92D91" w:rsidDel="00F92D91">
        <w:t xml:space="preserve"> </w:t>
      </w:r>
      <w:r w:rsidRPr="001B3939">
        <w:t>over time</w:t>
      </w:r>
      <w:r w:rsidR="002F092A">
        <w:t xml:space="preserve"> </w:t>
      </w:r>
      <w:r w:rsidR="000D4B6A">
        <w:t>when not on CRRT</w:t>
      </w:r>
      <w:r w:rsidRPr="001B3939">
        <w:t xml:space="preserve">. </w:t>
      </w:r>
      <w:proofErr w:type="spellStart"/>
      <w:r w:rsidR="00943B79">
        <w:t>eGFR</w:t>
      </w:r>
      <w:r w:rsidR="00D2785B" w:rsidRPr="00494DCF">
        <w:rPr>
          <w:vertAlign w:val="subscript"/>
        </w:rPr>
        <w:t>CKD</w:t>
      </w:r>
      <w:proofErr w:type="spellEnd"/>
      <w:r w:rsidR="00E46977" w:rsidRPr="00494DCF">
        <w:rPr>
          <w:vertAlign w:val="subscript"/>
        </w:rPr>
        <w:t>-</w:t>
      </w:r>
      <w:r w:rsidR="00D2785B" w:rsidRPr="00494DCF">
        <w:rPr>
          <w:vertAlign w:val="subscript"/>
        </w:rPr>
        <w:t>EPI</w:t>
      </w:r>
      <w:r w:rsidRPr="001B3939">
        <w:t xml:space="preserve">: </w:t>
      </w:r>
      <w:r w:rsidR="009224E3" w:rsidRPr="009224E3">
        <w:t>estimated glomerular filtration rate (calculated using the Chronic Kidney Disease Epidemiology Collaboration equation</w:t>
      </w:r>
      <w:r w:rsidR="006B1229">
        <w:t>)</w:t>
      </w:r>
      <w:r w:rsidRPr="001B3939">
        <w:t>.</w:t>
      </w:r>
      <w:r w:rsidR="0042308B">
        <w:t xml:space="preserve"> </w:t>
      </w:r>
      <w:r w:rsidR="008D40A5" w:rsidRPr="00C40B2F">
        <w:t>CRRT: continuous renal replacement therapy</w:t>
      </w:r>
      <w:r w:rsidR="008D40A5">
        <w:t xml:space="preserve">; </w:t>
      </w:r>
      <w:r w:rsidR="008D40A5" w:rsidRPr="00CE1DF2">
        <w:rPr>
          <w:i/>
          <w:iCs/>
        </w:rPr>
        <w:t>f</w:t>
      </w:r>
      <w:r w:rsidR="008D40A5" w:rsidRPr="0042308B">
        <w:t>AUC</w:t>
      </w:r>
      <w:r w:rsidR="008D40A5" w:rsidRPr="00CE1DF2">
        <w:rPr>
          <w:vertAlign w:val="subscript"/>
        </w:rPr>
        <w:t>0-24</w:t>
      </w:r>
      <w:r w:rsidR="008D40A5">
        <w:t xml:space="preserve">: </w:t>
      </w:r>
      <w:r w:rsidR="008D40A5" w:rsidRPr="00461004">
        <w:t>area under the unbound concentration–time curve for 24 hours</w:t>
      </w:r>
      <w:r w:rsidR="008D40A5">
        <w:t>; LD: loading dose; MD: maintenance dose.</w:t>
      </w:r>
      <w:r w:rsidR="00301051">
        <w:br w:type="page"/>
      </w:r>
    </w:p>
    <w:p w14:paraId="3ACBCF1D" w14:textId="0E69F429" w:rsidR="00C40B2F" w:rsidRDefault="00642C91" w:rsidP="00593CAA">
      <w:r w:rsidRPr="00E03B11">
        <w:rPr>
          <w:noProof/>
        </w:rPr>
        <w:lastRenderedPageBreak/>
        <w:drawing>
          <wp:inline distT="0" distB="0" distL="0" distR="0" wp14:anchorId="6D084236" wp14:editId="31125135">
            <wp:extent cx="8863329" cy="4581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6199936D" w14:textId="4B0D1011" w:rsidR="00C40B2F" w:rsidRDefault="00C40B2F" w:rsidP="00593CAA">
      <w:r w:rsidRPr="00A72BCD">
        <w:rPr>
          <w:b/>
          <w:bCs/>
        </w:rPr>
        <w:t xml:space="preserve">Fig </w:t>
      </w:r>
      <w:r w:rsidR="00A45485">
        <w:rPr>
          <w:b/>
          <w:bCs/>
        </w:rPr>
        <w:t>2</w:t>
      </w:r>
      <w:r w:rsidRPr="00C40B2F">
        <w:t xml:space="preserve">. </w:t>
      </w:r>
      <w:r w:rsidR="005518E1" w:rsidRPr="001B3939">
        <w:t xml:space="preserve">Probability of target attainment of </w:t>
      </w:r>
      <w:r w:rsidR="005518E1" w:rsidRPr="00A72BCD">
        <w:rPr>
          <w:i/>
          <w:iCs/>
        </w:rPr>
        <w:t>f</w:t>
      </w:r>
      <w:r w:rsidR="005518E1" w:rsidRPr="001B3939">
        <w:t>AUC</w:t>
      </w:r>
      <w:r w:rsidR="005518E1" w:rsidRPr="00A72BCD">
        <w:rPr>
          <w:vertAlign w:val="subscript"/>
        </w:rPr>
        <w:t>0-24</w:t>
      </w:r>
      <w:r w:rsidR="005518E1" w:rsidRPr="001B3939">
        <w:t xml:space="preserve"> 200</w:t>
      </w:r>
      <w:r w:rsidR="005518E1">
        <w:t> </w:t>
      </w:r>
      <w:proofErr w:type="spellStart"/>
      <w:r w:rsidR="005518E1" w:rsidRPr="001B3939">
        <w:t>mg</w:t>
      </w:r>
      <w:r w:rsidR="005518E1">
        <w:t>×</w:t>
      </w:r>
      <w:r w:rsidR="005518E1" w:rsidRPr="001B3939">
        <w:t>h</w:t>
      </w:r>
      <w:proofErr w:type="spellEnd"/>
      <w:r w:rsidR="005518E1" w:rsidRPr="001B3939">
        <w:t>/L</w:t>
      </w:r>
      <w:r w:rsidR="005518E1">
        <w:t xml:space="preserve"> vs </w:t>
      </w:r>
      <w:r w:rsidR="008E1904">
        <w:t>body weight</w:t>
      </w:r>
      <w:r w:rsidR="005518E1" w:rsidRPr="001B3939">
        <w:t xml:space="preserve"> over time</w:t>
      </w:r>
      <w:r w:rsidR="005518E1">
        <w:t xml:space="preserve"> when not on CRRT</w:t>
      </w:r>
      <w:r w:rsidRPr="00C40B2F">
        <w:t>. CRRT: continuous renal replacement therapy</w:t>
      </w:r>
      <w:r w:rsidR="00AF1B68">
        <w:t>;</w:t>
      </w:r>
      <w:r w:rsidR="006E4092">
        <w:t xml:space="preserve"> </w:t>
      </w:r>
      <w:r w:rsidR="006E4092" w:rsidRPr="00CE1DF2">
        <w:rPr>
          <w:i/>
          <w:iCs/>
        </w:rPr>
        <w:t>f</w:t>
      </w:r>
      <w:r w:rsidR="006E4092" w:rsidRPr="0042308B">
        <w:t>AUC</w:t>
      </w:r>
      <w:r w:rsidR="006E4092" w:rsidRPr="00CE1DF2">
        <w:rPr>
          <w:vertAlign w:val="subscript"/>
        </w:rPr>
        <w:t>0-24</w:t>
      </w:r>
      <w:r w:rsidR="006E4092">
        <w:t xml:space="preserve">: </w:t>
      </w:r>
      <w:r w:rsidR="006E4092" w:rsidRPr="00461004">
        <w:t>area under the unbound concentration–time curve for 24 hours</w:t>
      </w:r>
      <w:r w:rsidR="000C7670">
        <w:t>;</w:t>
      </w:r>
      <w:r w:rsidR="00A35D6D">
        <w:t xml:space="preserve"> LD: loading dose</w:t>
      </w:r>
      <w:r w:rsidR="00E43C68">
        <w:t>;</w:t>
      </w:r>
      <w:r w:rsidR="00A35D6D">
        <w:t xml:space="preserve"> MD: maintenance dose.</w:t>
      </w:r>
    </w:p>
    <w:p w14:paraId="4838DBE5" w14:textId="28F78591" w:rsidR="006662BF" w:rsidRPr="00E03B11" w:rsidRDefault="006662BF" w:rsidP="00593CAA">
      <w:r w:rsidRPr="00E03B11">
        <w:rPr>
          <w:noProof/>
        </w:rPr>
        <w:lastRenderedPageBreak/>
        <w:drawing>
          <wp:inline distT="0" distB="0" distL="0" distR="0" wp14:anchorId="715D9BE3" wp14:editId="4D580795">
            <wp:extent cx="8863329" cy="4581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33467031" w14:textId="4F2E435B" w:rsidR="00216F6C" w:rsidRDefault="000C6D32" w:rsidP="00593CAA">
      <w:r w:rsidRPr="00BA7DD3">
        <w:rPr>
          <w:b/>
          <w:bCs/>
        </w:rPr>
        <w:t xml:space="preserve">Fig. </w:t>
      </w:r>
      <w:r w:rsidR="00D42623">
        <w:rPr>
          <w:b/>
          <w:bCs/>
        </w:rPr>
        <w:t>3</w:t>
      </w:r>
      <w:r w:rsidRPr="00C40B2F">
        <w:t xml:space="preserve">. </w:t>
      </w:r>
      <w:r w:rsidR="00A37D58" w:rsidRPr="001B3939">
        <w:t xml:space="preserve">Probability of target attainment of </w:t>
      </w:r>
      <w:r w:rsidR="00A37D58" w:rsidRPr="00A72BCD">
        <w:rPr>
          <w:i/>
          <w:iCs/>
        </w:rPr>
        <w:t>f</w:t>
      </w:r>
      <w:r w:rsidR="00A37D58" w:rsidRPr="001B3939">
        <w:t>AUC</w:t>
      </w:r>
      <w:r w:rsidR="00A37D58" w:rsidRPr="00A72BCD">
        <w:rPr>
          <w:vertAlign w:val="subscript"/>
        </w:rPr>
        <w:t>0-24</w:t>
      </w:r>
      <w:r w:rsidR="00A37D58" w:rsidRPr="001B3939">
        <w:t xml:space="preserve"> 200</w:t>
      </w:r>
      <w:r w:rsidR="00A37D58">
        <w:t> </w:t>
      </w:r>
      <w:proofErr w:type="spellStart"/>
      <w:r w:rsidR="00A37D58" w:rsidRPr="001B3939">
        <w:t>mg</w:t>
      </w:r>
      <w:r w:rsidR="00A37D58">
        <w:t>×</w:t>
      </w:r>
      <w:r w:rsidR="00A37D58" w:rsidRPr="001B3939">
        <w:t>h</w:t>
      </w:r>
      <w:proofErr w:type="spellEnd"/>
      <w:r w:rsidR="00A37D58" w:rsidRPr="001B3939">
        <w:t>/L</w:t>
      </w:r>
      <w:r w:rsidR="00A37D58">
        <w:t xml:space="preserve"> vs body weight</w:t>
      </w:r>
      <w:r w:rsidR="00A37D58" w:rsidRPr="001B3939">
        <w:t xml:space="preserve"> over time</w:t>
      </w:r>
      <w:r w:rsidR="00A37D58">
        <w:t xml:space="preserve"> when on CRRT</w:t>
      </w:r>
      <w:r w:rsidRPr="00C40B2F">
        <w:t xml:space="preserve">. </w:t>
      </w:r>
      <w:r w:rsidR="001E2FD9" w:rsidRPr="00C40B2F">
        <w:t>CRRT: continuous renal replacement therapy</w:t>
      </w:r>
      <w:r w:rsidR="001E2FD9">
        <w:t xml:space="preserve">; </w:t>
      </w:r>
      <w:r w:rsidR="001E2FD9" w:rsidRPr="00CE1DF2">
        <w:rPr>
          <w:i/>
          <w:iCs/>
        </w:rPr>
        <w:t>f</w:t>
      </w:r>
      <w:r w:rsidR="001E2FD9" w:rsidRPr="0042308B">
        <w:t>AUC</w:t>
      </w:r>
      <w:r w:rsidR="001E2FD9" w:rsidRPr="00CE1DF2">
        <w:rPr>
          <w:vertAlign w:val="subscript"/>
        </w:rPr>
        <w:t>0-24</w:t>
      </w:r>
      <w:r w:rsidR="001E2FD9">
        <w:t xml:space="preserve">: </w:t>
      </w:r>
      <w:r w:rsidR="001E2FD9" w:rsidRPr="00461004">
        <w:t>area under the unbound concentration–time curve for 24 hours</w:t>
      </w:r>
      <w:r w:rsidR="001E2FD9">
        <w:t>; LD: loading dose; MD: maintenance dose.</w:t>
      </w:r>
      <w:r w:rsidR="00216F6C">
        <w:br w:type="page"/>
      </w:r>
    </w:p>
    <w:p w14:paraId="5F56027B" w14:textId="6CF32013" w:rsidR="00F76D85" w:rsidRPr="00E03B11" w:rsidRDefault="00632A7E" w:rsidP="007723C0">
      <w:r>
        <w:rPr>
          <w:noProof/>
        </w:rPr>
        <w:lastRenderedPageBreak/>
        <w:drawing>
          <wp:inline distT="0" distB="0" distL="0" distR="0" wp14:anchorId="1083E491" wp14:editId="4CD051C2">
            <wp:extent cx="8863148" cy="517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863148" cy="5170170"/>
                    </a:xfrm>
                    <a:prstGeom prst="rect">
                      <a:avLst/>
                    </a:prstGeom>
                  </pic:spPr>
                </pic:pic>
              </a:graphicData>
            </a:graphic>
          </wp:inline>
        </w:drawing>
      </w:r>
      <w:r w:rsidR="00A32FA2" w:rsidRPr="0070785F">
        <w:rPr>
          <w:b/>
          <w:bCs/>
        </w:rPr>
        <w:t xml:space="preserve">Fig. </w:t>
      </w:r>
      <w:r w:rsidR="0070785F" w:rsidRPr="0070785F">
        <w:rPr>
          <w:b/>
          <w:bCs/>
        </w:rPr>
        <w:t>4</w:t>
      </w:r>
      <w:r w:rsidR="00A32FA2" w:rsidRPr="0070785F">
        <w:rPr>
          <w:b/>
          <w:bCs/>
        </w:rPr>
        <w:t>.</w:t>
      </w:r>
      <w:r w:rsidR="00A32FA2" w:rsidRPr="00A32FA2">
        <w:t xml:space="preserve"> </w:t>
      </w:r>
      <w:r w:rsidR="00FB6B5C">
        <w:t xml:space="preserve">Fluconazole total concentration over time </w:t>
      </w:r>
      <w:r w:rsidR="002D4DF0">
        <w:t xml:space="preserve">at the population level </w:t>
      </w:r>
      <w:r w:rsidR="00745486">
        <w:t>between</w:t>
      </w:r>
      <w:r w:rsidR="004700E5">
        <w:t xml:space="preserve"> standard and optimised dosing regimens. </w:t>
      </w:r>
      <w:r w:rsidR="00142CAE" w:rsidRPr="00142CAE">
        <w:t xml:space="preserve">Concentration is represented by the median line and a ribbon showing the 90% percentile range of the population. </w:t>
      </w:r>
    </w:p>
    <w:sectPr w:rsidR="00F76D85" w:rsidRPr="00E03B11" w:rsidSect="00605AF8">
      <w:pgSz w:w="16838" w:h="11906" w:orient="landscape"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Isabel Spriet" w:date="2024-01-19T10:13:00Z" w:initials="IS">
    <w:p w14:paraId="427D26FC" w14:textId="77777777" w:rsidR="001300AC" w:rsidRDefault="001300AC" w:rsidP="00605FA1">
      <w:pPr>
        <w:pStyle w:val="CommentText"/>
        <w:jc w:val="left"/>
      </w:pPr>
      <w:r>
        <w:rPr>
          <w:rStyle w:val="CommentReference"/>
        </w:rPr>
        <w:annotationRef/>
      </w:r>
      <w:r>
        <w:t>What about hepatotoxicity? Is this not concentration-dependent? Might be important to add here, or in the discussion section, to avoid questions on that.</w:t>
      </w:r>
    </w:p>
  </w:comment>
  <w:comment w:id="4" w:author="Isabel Spriet" w:date="2024-01-19T10:20:00Z" w:initials="IS">
    <w:p w14:paraId="52C93CE6" w14:textId="77777777" w:rsidR="00DB1077" w:rsidRDefault="00DB1077" w:rsidP="0058297A">
      <w:pPr>
        <w:pStyle w:val="CommentText"/>
        <w:jc w:val="left"/>
      </w:pPr>
      <w:r>
        <w:rPr>
          <w:rStyle w:val="CommentReference"/>
        </w:rPr>
        <w:annotationRef/>
      </w:r>
      <w:r>
        <w:t>Is there any peak related toxicity described?</w:t>
      </w:r>
    </w:p>
  </w:comment>
  <w:comment w:id="5" w:author="My Luong Vuong" w:date="2024-01-31T13:43:00Z" w:initials="MLV">
    <w:p w14:paraId="02D25B95" w14:textId="77777777" w:rsidR="00465DC3" w:rsidRDefault="00465DC3" w:rsidP="00217A74">
      <w:pPr>
        <w:pStyle w:val="CommentText"/>
        <w:jc w:val="left"/>
      </w:pPr>
      <w:r>
        <w:rPr>
          <w:rStyle w:val="CommentReference"/>
        </w:rPr>
        <w:annotationRef/>
      </w:r>
      <w:r>
        <w:rPr>
          <w:lang w:val="en-US"/>
        </w:rPr>
        <w:t>Editted</w:t>
      </w:r>
    </w:p>
  </w:comment>
  <w:comment w:id="18" w:author="Isabel Spriet" w:date="2024-01-19T10:16:00Z" w:initials="IS">
    <w:p w14:paraId="3975B0CA" w14:textId="5530446C" w:rsidR="001300AC" w:rsidRDefault="001300AC" w:rsidP="00B06701">
      <w:pPr>
        <w:pStyle w:val="CommentText"/>
        <w:jc w:val="left"/>
      </w:pPr>
      <w:r>
        <w:rPr>
          <w:rStyle w:val="CommentReference"/>
        </w:rPr>
        <w:annotationRef/>
      </w:r>
      <w:r>
        <w:t>Do we miss new studies published between then and now? If not, we can adapt this date?</w:t>
      </w:r>
    </w:p>
  </w:comment>
  <w:comment w:id="19" w:author="My Luong Vuong" w:date="2024-01-31T13:44:00Z" w:initials="MLV">
    <w:p w14:paraId="1AA2AF9E" w14:textId="77777777" w:rsidR="00D3510F" w:rsidRDefault="00D3510F" w:rsidP="001E4918">
      <w:pPr>
        <w:pStyle w:val="CommentText"/>
        <w:jc w:val="left"/>
      </w:pPr>
      <w:r>
        <w:rPr>
          <w:rStyle w:val="CommentReference"/>
        </w:rPr>
        <w:annotationRef/>
      </w:r>
      <w:r>
        <w:rPr>
          <w:lang w:val="en-US"/>
        </w:rPr>
        <w:t>Date updated</w:t>
      </w:r>
    </w:p>
  </w:comment>
  <w:comment w:id="26" w:author="Isabel Spriet" w:date="2024-01-19T10:24:00Z" w:initials="IS">
    <w:p w14:paraId="03AB5245" w14:textId="5381C2FA" w:rsidR="00DB1077" w:rsidRDefault="00DB1077">
      <w:pPr>
        <w:pStyle w:val="CommentText"/>
        <w:jc w:val="left"/>
      </w:pPr>
      <w:r>
        <w:rPr>
          <w:rStyle w:val="CommentReference"/>
        </w:rPr>
        <w:annotationRef/>
      </w:r>
      <w:r>
        <w:t>To be discussed: for C. glabrata: which is considered as 'susceptible at increased exposure' the breakpoint for resistance is &gt;16 mg/L. What about PTA in case of C. glabrata with a MIC of 8 or 16 mg/L, which are considered susceptible with increased exposure and thus treatable with fluconazole?</w:t>
      </w:r>
    </w:p>
    <w:p w14:paraId="5E7FDBA9" w14:textId="77777777" w:rsidR="00DB1077" w:rsidRDefault="00DB1077">
      <w:pPr>
        <w:pStyle w:val="CommentText"/>
        <w:jc w:val="left"/>
      </w:pPr>
    </w:p>
    <w:p w14:paraId="58354165" w14:textId="77777777" w:rsidR="00DB1077" w:rsidRDefault="00DB1077" w:rsidP="00A46C41">
      <w:pPr>
        <w:pStyle w:val="CommentText"/>
        <w:jc w:val="left"/>
      </w:pPr>
      <w:r>
        <w:t>Now we do TDM in this setting, and we aim for a Ctrough of 40-60 mg/L.</w:t>
      </w:r>
    </w:p>
  </w:comment>
  <w:comment w:id="27" w:author="My Luong Vuong" w:date="2024-01-30T16:45:00Z" w:initials="MLV">
    <w:p w14:paraId="0E4114CD" w14:textId="77777777" w:rsidR="00D279D8" w:rsidRDefault="00E13F84" w:rsidP="007A7A06">
      <w:pPr>
        <w:pStyle w:val="CommentText"/>
        <w:jc w:val="left"/>
      </w:pPr>
      <w:r>
        <w:rPr>
          <w:rStyle w:val="CommentReference"/>
        </w:rPr>
        <w:annotationRef/>
      </w:r>
      <w:r w:rsidR="00D279D8">
        <w:rPr>
          <w:color w:val="000000"/>
        </w:rPr>
        <w:t>Done.</w:t>
      </w:r>
      <w:r w:rsidR="00D279D8">
        <w:rPr>
          <w:color w:val="000000"/>
        </w:rPr>
        <w:br/>
        <w:t xml:space="preserve">Reference: </w:t>
      </w:r>
      <w:hyperlink r:id="rId1" w:history="1">
        <w:r w:rsidR="00D279D8" w:rsidRPr="007A7A06">
          <w:rPr>
            <w:rStyle w:val="Hyperlink"/>
          </w:rPr>
          <w:t>https://www.sciencedirect.com/science/article/pii/S1156523317302202</w:t>
        </w:r>
      </w:hyperlink>
      <w:r w:rsidR="00D279D8">
        <w:rPr>
          <w:color w:val="000000"/>
        </w:rPr>
        <w:t xml:space="preserve"> &amp; </w:t>
      </w:r>
      <w:hyperlink r:id="rId2" w:history="1">
        <w:r w:rsidR="00D279D8" w:rsidRPr="007A7A06">
          <w:rPr>
            <w:rStyle w:val="Hyperlink"/>
          </w:rPr>
          <w:t>https://www.enago.com/academy/em-dash-vs-en-dash/</w:t>
        </w:r>
      </w:hyperlink>
    </w:p>
  </w:comment>
  <w:comment w:id="30" w:author="Isabel Spriet" w:date="2024-01-19T10:25:00Z" w:initials="IS">
    <w:p w14:paraId="2E4DEB55" w14:textId="50EF7D45" w:rsidR="00DB1077" w:rsidRDefault="00DB1077">
      <w:pPr>
        <w:pStyle w:val="CommentText"/>
        <w:jc w:val="left"/>
      </w:pPr>
      <w:r>
        <w:rPr>
          <w:rStyle w:val="CommentReference"/>
        </w:rPr>
        <w:annotationRef/>
      </w:r>
      <w:r>
        <w:t xml:space="preserve">In patients without CRRT, I assume? </w:t>
      </w:r>
    </w:p>
    <w:p w14:paraId="3FF3881A" w14:textId="77777777" w:rsidR="00DB1077" w:rsidRDefault="00DB1077" w:rsidP="00716D2D">
      <w:pPr>
        <w:pStyle w:val="CommentText"/>
        <w:jc w:val="left"/>
      </w:pPr>
      <w:r>
        <w:t>To be added in order to be as clear as possible?</w:t>
      </w:r>
    </w:p>
  </w:comment>
  <w:comment w:id="31" w:author="My Luong Vuong" w:date="2024-01-31T13:46:00Z" w:initials="MLV">
    <w:p w14:paraId="293BC86E" w14:textId="77777777" w:rsidR="001C0D9F" w:rsidRDefault="001C0D9F" w:rsidP="004F5A12">
      <w:pPr>
        <w:pStyle w:val="CommentText"/>
        <w:jc w:val="left"/>
      </w:pPr>
      <w:r>
        <w:rPr>
          <w:rStyle w:val="CommentReference"/>
        </w:rPr>
        <w:annotationRef/>
      </w:r>
      <w:r>
        <w:rPr>
          <w:lang w:val="en-US"/>
        </w:rPr>
        <w:t>added</w:t>
      </w:r>
    </w:p>
  </w:comment>
  <w:comment w:id="32" w:author="Isabel Spriet" w:date="2024-01-19T10:25:00Z" w:initials="IS">
    <w:p w14:paraId="274E4920" w14:textId="253189F0" w:rsidR="00DB1077" w:rsidRDefault="00DB1077" w:rsidP="00D23946">
      <w:pPr>
        <w:pStyle w:val="CommentText"/>
        <w:jc w:val="left"/>
      </w:pPr>
      <w:r>
        <w:rPr>
          <w:rStyle w:val="CommentReference"/>
        </w:rPr>
        <w:annotationRef/>
      </w:r>
      <w:r>
        <w:t>Do you know more detail? % on CVVH vs. CVVHDF?</w:t>
      </w:r>
    </w:p>
  </w:comment>
  <w:comment w:id="33" w:author="Isabel Spriet" w:date="2024-01-19T10:27:00Z" w:initials="IS">
    <w:p w14:paraId="7536D706" w14:textId="77777777" w:rsidR="00DB1077" w:rsidRDefault="00DB1077">
      <w:pPr>
        <w:pStyle w:val="CommentText"/>
        <w:jc w:val="left"/>
      </w:pPr>
      <w:r>
        <w:rPr>
          <w:rStyle w:val="CommentReference"/>
        </w:rPr>
        <w:annotationRef/>
      </w:r>
      <w:r>
        <w:t xml:space="preserve">A question that might come from the reviewers: in the group of 'no CRRT': how much patients were treated with IHD?  Or have these been excluded? </w:t>
      </w:r>
    </w:p>
    <w:p w14:paraId="0A4100A0" w14:textId="77777777" w:rsidR="00DB1077" w:rsidRDefault="00DB1077" w:rsidP="00250CE8">
      <w:pPr>
        <w:pStyle w:val="CommentText"/>
        <w:jc w:val="left"/>
      </w:pPr>
      <w:r>
        <w:t>Or are IHD patients included in the CRRT group, if yes, then we should change CRRT in RRT - as IHD is intermittently for about 5hrs per day.</w:t>
      </w:r>
    </w:p>
  </w:comment>
  <w:comment w:id="34" w:author="My Luong Vuong" w:date="2024-01-31T13:47:00Z" w:initials="MLV">
    <w:p w14:paraId="2E8484F3" w14:textId="77777777" w:rsidR="00752720" w:rsidRDefault="00752720" w:rsidP="00D85467">
      <w:pPr>
        <w:pStyle w:val="CommentText"/>
        <w:jc w:val="left"/>
      </w:pPr>
      <w:r>
        <w:rPr>
          <w:rStyle w:val="CommentReference"/>
        </w:rPr>
        <w:annotationRef/>
      </w:r>
      <w:r>
        <w:rPr>
          <w:lang w:val="en-US"/>
        </w:rPr>
        <w:t>Here I updated the figure for CRRT from 18% to 19.2%, in which all IHDs are considered CRRT now</w:t>
      </w:r>
    </w:p>
  </w:comment>
  <w:comment w:id="42" w:author="Isabel Spriet" w:date="2024-01-19T10:30:00Z" w:initials="IS">
    <w:p w14:paraId="2EA8E2EF" w14:textId="77777777" w:rsidR="009B1E00" w:rsidRDefault="009B1E00" w:rsidP="00BD6AEA">
      <w:pPr>
        <w:pStyle w:val="CommentText"/>
        <w:jc w:val="left"/>
      </w:pPr>
      <w:r>
        <w:rPr>
          <w:rStyle w:val="CommentReference"/>
        </w:rPr>
        <w:annotationRef/>
      </w:r>
      <w:r>
        <w:t>Why are we presenting here the results for an AUC of 400? Why not the one aiming at an AUC of 200 (fully susceptible Candida spp)?</w:t>
      </w:r>
    </w:p>
  </w:comment>
  <w:comment w:id="43" w:author="My Luong Vuong" w:date="2024-01-31T13:48:00Z" w:initials="MLV">
    <w:p w14:paraId="285AAF95" w14:textId="77777777" w:rsidR="00AC3BF3" w:rsidRDefault="00AC3BF3" w:rsidP="00F84B6C">
      <w:pPr>
        <w:pStyle w:val="CommentText"/>
        <w:jc w:val="left"/>
      </w:pPr>
      <w:r>
        <w:rPr>
          <w:rStyle w:val="CommentReference"/>
        </w:rPr>
        <w:annotationRef/>
      </w:r>
      <w:r>
        <w:rPr>
          <w:lang w:val="en-US"/>
        </w:rPr>
        <w:t>added</w:t>
      </w:r>
    </w:p>
  </w:comment>
  <w:comment w:id="44" w:author="Isabel Spriet" w:date="2024-01-19T10:31:00Z" w:initials="IS">
    <w:p w14:paraId="7E68EF54" w14:textId="32CD13EF" w:rsidR="009B1E00" w:rsidRDefault="009B1E00" w:rsidP="003D26E6">
      <w:pPr>
        <w:pStyle w:val="CommentText"/>
        <w:jc w:val="left"/>
      </w:pPr>
      <w:r>
        <w:rPr>
          <w:rStyle w:val="CommentReference"/>
        </w:rPr>
        <w:annotationRef/>
      </w:r>
      <w:r>
        <w:t>But later on, i.e. on day 7 and 14, PTA is acceptable with standard doses?</w:t>
      </w:r>
    </w:p>
  </w:comment>
  <w:comment w:id="45" w:author="My Luong Vuong" w:date="2024-01-31T14:26:00Z" w:initials="MLV">
    <w:p w14:paraId="14B98AD9" w14:textId="77777777" w:rsidR="008B0C50" w:rsidRDefault="008B0C50" w:rsidP="00B0439F">
      <w:pPr>
        <w:pStyle w:val="CommentText"/>
        <w:jc w:val="left"/>
      </w:pPr>
      <w:r>
        <w:rPr>
          <w:rStyle w:val="CommentReference"/>
        </w:rPr>
        <w:annotationRef/>
      </w:r>
      <w:r>
        <w:rPr>
          <w:lang w:val="en-US"/>
        </w:rPr>
        <w:t>I added a sentence for day 3 onwards</w:t>
      </w:r>
    </w:p>
  </w:comment>
  <w:comment w:id="53" w:author="Isabel Spriet" w:date="2024-01-19T10:32:00Z" w:initials="IS">
    <w:p w14:paraId="17C06035" w14:textId="3B6F3DB0" w:rsidR="009B1E00" w:rsidRDefault="009B1E00" w:rsidP="00DF4089">
      <w:pPr>
        <w:pStyle w:val="CommentText"/>
        <w:jc w:val="left"/>
      </w:pPr>
      <w:r>
        <w:rPr>
          <w:rStyle w:val="CommentReference"/>
        </w:rPr>
        <w:annotationRef/>
      </w:r>
      <w:r>
        <w:t>200 or 400? To be adde dhere</w:t>
      </w:r>
    </w:p>
  </w:comment>
  <w:comment w:id="54" w:author="Isabel Spriet" w:date="2024-01-19T10:39:00Z" w:initials="IS">
    <w:p w14:paraId="4207810F" w14:textId="77777777" w:rsidR="009B1E00" w:rsidRDefault="009B1E00" w:rsidP="007A70B4">
      <w:pPr>
        <w:pStyle w:val="CommentText"/>
        <w:jc w:val="left"/>
      </w:pPr>
      <w:r>
        <w:rPr>
          <w:rStyle w:val="CommentReference"/>
        </w:rPr>
        <w:annotationRef/>
      </w:r>
      <w:r>
        <w:t>As referred to later on in your discussion section: I guess it is 200, so using an MIC of &lt; or = 2 mg/L</w:t>
      </w:r>
    </w:p>
  </w:comment>
  <w:comment w:id="55" w:author="My Luong Vuong" w:date="2024-01-31T14:26:00Z" w:initials="MLV">
    <w:p w14:paraId="3E68762C" w14:textId="77777777" w:rsidR="008B0C50" w:rsidRDefault="008B0C50" w:rsidP="002F26AF">
      <w:pPr>
        <w:pStyle w:val="CommentText"/>
        <w:jc w:val="left"/>
      </w:pPr>
      <w:r>
        <w:rPr>
          <w:rStyle w:val="CommentReference"/>
        </w:rPr>
        <w:annotationRef/>
      </w:r>
      <w:r>
        <w:rPr>
          <w:lang w:val="en-US"/>
        </w:rPr>
        <w:t>added</w:t>
      </w:r>
    </w:p>
  </w:comment>
  <w:comment w:id="59" w:author="Isabel Spriet" w:date="2024-01-19T10:41:00Z" w:initials="IS">
    <w:p w14:paraId="108FEBD0" w14:textId="14B43162" w:rsidR="009B1E00" w:rsidRDefault="009B1E00">
      <w:pPr>
        <w:pStyle w:val="CommentText"/>
        <w:jc w:val="left"/>
      </w:pPr>
      <w:r>
        <w:rPr>
          <w:rStyle w:val="CommentReference"/>
        </w:rPr>
        <w:annotationRef/>
      </w:r>
      <w:r>
        <w:t xml:space="preserve">With this: you are questioning the concept of 'susceptible, increased exposure' in the ICU setting? </w:t>
      </w:r>
    </w:p>
    <w:p w14:paraId="7C564261" w14:textId="77777777" w:rsidR="009B1E00" w:rsidRDefault="009B1E00">
      <w:pPr>
        <w:pStyle w:val="CommentText"/>
        <w:jc w:val="left"/>
      </w:pPr>
    </w:p>
    <w:p w14:paraId="407D3D05" w14:textId="77777777" w:rsidR="009B1E00" w:rsidRDefault="009B1E00" w:rsidP="0084603A">
      <w:pPr>
        <w:pStyle w:val="CommentText"/>
        <w:jc w:val="left"/>
      </w:pPr>
      <w:r>
        <w:t>To discuss again: is the consequence then that we should use an echinocandin until the patient is discharged to a normal ward (and off CRRT) where de-escalation to fluco is then possible?</w:t>
      </w:r>
    </w:p>
  </w:comment>
  <w:comment w:id="60" w:author="My Luong Vuong" w:date="2024-01-31T14:27:00Z" w:initials="MLV">
    <w:p w14:paraId="01B505A1" w14:textId="77777777" w:rsidR="005A03DA" w:rsidRDefault="005A03DA" w:rsidP="007A0B04">
      <w:pPr>
        <w:pStyle w:val="CommentText"/>
        <w:jc w:val="left"/>
      </w:pPr>
      <w:r>
        <w:rPr>
          <w:rStyle w:val="CommentReference"/>
        </w:rPr>
        <w:annotationRef/>
      </w:r>
      <w:r>
        <w:rPr>
          <w:lang w:val="en-US"/>
        </w:rPr>
        <w:t>added</w:t>
      </w:r>
    </w:p>
  </w:comment>
  <w:comment w:id="95" w:author="My Luong Vuong" w:date="2024-01-30T22:18:00Z" w:initials="MLV">
    <w:p w14:paraId="0691C63E" w14:textId="77777777" w:rsidR="00094C7C" w:rsidRDefault="00094C7C" w:rsidP="00E958B1">
      <w:pPr>
        <w:pStyle w:val="CommentText"/>
        <w:jc w:val="left"/>
      </w:pPr>
      <w:r>
        <w:rPr>
          <w:rStyle w:val="CommentReference"/>
        </w:rPr>
        <w:annotationRef/>
      </w:r>
      <w:r>
        <w:rPr>
          <w:lang w:val="en-US"/>
        </w:rPr>
        <w:t>I updated this considering IHD as CRRT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7D26FC" w15:done="0"/>
  <w15:commentEx w15:paraId="52C93CE6" w15:paraIdParent="427D26FC" w15:done="0"/>
  <w15:commentEx w15:paraId="02D25B95" w15:paraIdParent="427D26FC" w15:done="0"/>
  <w15:commentEx w15:paraId="3975B0CA" w15:done="0"/>
  <w15:commentEx w15:paraId="1AA2AF9E" w15:paraIdParent="3975B0CA" w15:done="0"/>
  <w15:commentEx w15:paraId="58354165" w15:done="0"/>
  <w15:commentEx w15:paraId="0E4114CD" w15:paraIdParent="58354165" w15:done="0"/>
  <w15:commentEx w15:paraId="3FF3881A" w15:done="0"/>
  <w15:commentEx w15:paraId="293BC86E" w15:paraIdParent="3FF3881A" w15:done="0"/>
  <w15:commentEx w15:paraId="274E4920" w15:done="0"/>
  <w15:commentEx w15:paraId="0A4100A0" w15:paraIdParent="274E4920" w15:done="0"/>
  <w15:commentEx w15:paraId="2E8484F3" w15:paraIdParent="274E4920" w15:done="0"/>
  <w15:commentEx w15:paraId="2EA8E2EF" w15:done="0"/>
  <w15:commentEx w15:paraId="285AAF95" w15:paraIdParent="2EA8E2EF" w15:done="0"/>
  <w15:commentEx w15:paraId="7E68EF54" w15:done="0"/>
  <w15:commentEx w15:paraId="14B98AD9" w15:paraIdParent="7E68EF54" w15:done="0"/>
  <w15:commentEx w15:paraId="17C06035" w15:done="0"/>
  <w15:commentEx w15:paraId="4207810F" w15:paraIdParent="17C06035" w15:done="0"/>
  <w15:commentEx w15:paraId="3E68762C" w15:paraIdParent="17C06035" w15:done="0"/>
  <w15:commentEx w15:paraId="407D3D05" w15:done="0"/>
  <w15:commentEx w15:paraId="01B505A1" w15:paraIdParent="407D3D05" w15:done="0"/>
  <w15:commentEx w15:paraId="0691C6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90AC57A" w16cex:dateUtc="2024-01-19T09:13:00Z"/>
  <w16cex:commentExtensible w16cex:durableId="71FA341E" w16cex:dateUtc="2024-01-19T09:20:00Z"/>
  <w16cex:commentExtensible w16cex:durableId="2964CCED" w16cex:dateUtc="2024-01-31T12:43:00Z"/>
  <w16cex:commentExtensible w16cex:durableId="148C1369" w16cex:dateUtc="2024-01-19T09:16:00Z"/>
  <w16cex:commentExtensible w16cex:durableId="2964CD45" w16cex:dateUtc="2024-01-31T12:44:00Z"/>
  <w16cex:commentExtensible w16cex:durableId="257572AF" w16cex:dateUtc="2024-01-19T09:24:00Z"/>
  <w16cex:commentExtensible w16cex:durableId="2963A63C" w16cex:dateUtc="2024-01-30T15:45:00Z"/>
  <w16cex:commentExtensible w16cex:durableId="5629459D" w16cex:dateUtc="2024-01-19T09:25:00Z"/>
  <w16cex:commentExtensible w16cex:durableId="2964CDBA" w16cex:dateUtc="2024-01-31T12:46:00Z"/>
  <w16cex:commentExtensible w16cex:durableId="5EBE1908" w16cex:dateUtc="2024-01-19T09:25:00Z"/>
  <w16cex:commentExtensible w16cex:durableId="7AED3C45" w16cex:dateUtc="2024-01-19T09:27:00Z"/>
  <w16cex:commentExtensible w16cex:durableId="2964CDEF" w16cex:dateUtc="2024-01-31T12:47:00Z"/>
  <w16cex:commentExtensible w16cex:durableId="1A54FB27" w16cex:dateUtc="2024-01-19T09:30:00Z"/>
  <w16cex:commentExtensible w16cex:durableId="2964CE13" w16cex:dateUtc="2024-01-31T12:48:00Z"/>
  <w16cex:commentExtensible w16cex:durableId="1F793FD8" w16cex:dateUtc="2024-01-19T09:31:00Z"/>
  <w16cex:commentExtensible w16cex:durableId="2964D6FF" w16cex:dateUtc="2024-01-31T13:26:00Z"/>
  <w16cex:commentExtensible w16cex:durableId="79443F74" w16cex:dateUtc="2024-01-19T09:32:00Z"/>
  <w16cex:commentExtensible w16cex:durableId="6093FAFD" w16cex:dateUtc="2024-01-19T09:39:00Z"/>
  <w16cex:commentExtensible w16cex:durableId="2964D71C" w16cex:dateUtc="2024-01-31T13:26:00Z"/>
  <w16cex:commentExtensible w16cex:durableId="51698640" w16cex:dateUtc="2024-01-19T09:41:00Z"/>
  <w16cex:commentExtensible w16cex:durableId="2964D741" w16cex:dateUtc="2024-01-31T13:27:00Z"/>
  <w16cex:commentExtensible w16cex:durableId="2963F449" w16cex:dateUtc="2024-01-30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7D26FC" w16cid:durableId="390AC57A"/>
  <w16cid:commentId w16cid:paraId="52C93CE6" w16cid:durableId="71FA341E"/>
  <w16cid:commentId w16cid:paraId="02D25B95" w16cid:durableId="2964CCED"/>
  <w16cid:commentId w16cid:paraId="3975B0CA" w16cid:durableId="148C1369"/>
  <w16cid:commentId w16cid:paraId="1AA2AF9E" w16cid:durableId="2964CD45"/>
  <w16cid:commentId w16cid:paraId="58354165" w16cid:durableId="257572AF"/>
  <w16cid:commentId w16cid:paraId="0E4114CD" w16cid:durableId="2963A63C"/>
  <w16cid:commentId w16cid:paraId="3FF3881A" w16cid:durableId="5629459D"/>
  <w16cid:commentId w16cid:paraId="293BC86E" w16cid:durableId="2964CDBA"/>
  <w16cid:commentId w16cid:paraId="274E4920" w16cid:durableId="5EBE1908"/>
  <w16cid:commentId w16cid:paraId="0A4100A0" w16cid:durableId="7AED3C45"/>
  <w16cid:commentId w16cid:paraId="2E8484F3" w16cid:durableId="2964CDEF"/>
  <w16cid:commentId w16cid:paraId="2EA8E2EF" w16cid:durableId="1A54FB27"/>
  <w16cid:commentId w16cid:paraId="285AAF95" w16cid:durableId="2964CE13"/>
  <w16cid:commentId w16cid:paraId="7E68EF54" w16cid:durableId="1F793FD8"/>
  <w16cid:commentId w16cid:paraId="14B98AD9" w16cid:durableId="2964D6FF"/>
  <w16cid:commentId w16cid:paraId="17C06035" w16cid:durableId="79443F74"/>
  <w16cid:commentId w16cid:paraId="4207810F" w16cid:durableId="6093FAFD"/>
  <w16cid:commentId w16cid:paraId="3E68762C" w16cid:durableId="2964D71C"/>
  <w16cid:commentId w16cid:paraId="407D3D05" w16cid:durableId="51698640"/>
  <w16cid:commentId w16cid:paraId="01B505A1" w16cid:durableId="2964D741"/>
  <w16cid:commentId w16cid:paraId="0691C63E" w16cid:durableId="2963F4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34025" w14:textId="77777777" w:rsidR="003E6592" w:rsidRDefault="003E6592" w:rsidP="00593CAA">
      <w:r>
        <w:separator/>
      </w:r>
    </w:p>
  </w:endnote>
  <w:endnote w:type="continuationSeparator" w:id="0">
    <w:p w14:paraId="55651496" w14:textId="77777777" w:rsidR="003E6592" w:rsidRDefault="003E6592" w:rsidP="00593CAA">
      <w:r>
        <w:continuationSeparator/>
      </w:r>
    </w:p>
  </w:endnote>
  <w:endnote w:type="continuationNotice" w:id="1">
    <w:p w14:paraId="5005E9D7" w14:textId="77777777" w:rsidR="003E6592" w:rsidRDefault="003E65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109"/>
      <w:docPartObj>
        <w:docPartGallery w:val="Page Numbers (Bottom of Page)"/>
        <w:docPartUnique/>
      </w:docPartObj>
    </w:sdtPr>
    <w:sdtEndPr>
      <w:rPr>
        <w:noProof/>
      </w:rPr>
    </w:sdtEndPr>
    <w:sdtContent>
      <w:p w14:paraId="2E969CF2" w14:textId="285443EF" w:rsidR="007C6F8A" w:rsidRPr="00CA5A80" w:rsidRDefault="007C6F8A" w:rsidP="00593CAA">
        <w:pPr>
          <w:pStyle w:val="Footer"/>
        </w:pPr>
        <w:r w:rsidRPr="00CA5A80">
          <w:fldChar w:fldCharType="begin"/>
        </w:r>
        <w:r w:rsidRPr="00CA5A80">
          <w:instrText xml:space="preserve"> PAGE   \* MERGEFORMAT </w:instrText>
        </w:r>
        <w:r w:rsidRPr="00CA5A80">
          <w:fldChar w:fldCharType="separate"/>
        </w:r>
        <w:r w:rsidRPr="00CA5A80">
          <w:rPr>
            <w:noProof/>
          </w:rPr>
          <w:t>2</w:t>
        </w:r>
        <w:r w:rsidRPr="00CA5A8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F64D8" w14:textId="77777777" w:rsidR="003E6592" w:rsidRDefault="003E6592" w:rsidP="00593CAA">
      <w:r>
        <w:separator/>
      </w:r>
    </w:p>
  </w:footnote>
  <w:footnote w:type="continuationSeparator" w:id="0">
    <w:p w14:paraId="29769825" w14:textId="77777777" w:rsidR="003E6592" w:rsidRDefault="003E6592" w:rsidP="00593CAA">
      <w:r>
        <w:continuationSeparator/>
      </w:r>
    </w:p>
  </w:footnote>
  <w:footnote w:type="continuationNotice" w:id="1">
    <w:p w14:paraId="2BC9D67E" w14:textId="77777777" w:rsidR="003E6592" w:rsidRDefault="003E659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46E"/>
    <w:multiLevelType w:val="hybridMultilevel"/>
    <w:tmpl w:val="DFB6FE46"/>
    <w:lvl w:ilvl="0" w:tplc="6A328070">
      <w:start w:val="1"/>
      <w:numFmt w:val="bullet"/>
      <w:lvlText w:val=""/>
      <w:lvlJc w:val="left"/>
      <w:pPr>
        <w:ind w:left="720" w:hanging="360"/>
      </w:pPr>
      <w:rPr>
        <w:rFonts w:ascii="Symbol" w:hAnsi="Symbol"/>
      </w:rPr>
    </w:lvl>
    <w:lvl w:ilvl="1" w:tplc="AE0EBAE2">
      <w:start w:val="1"/>
      <w:numFmt w:val="bullet"/>
      <w:lvlText w:val=""/>
      <w:lvlJc w:val="left"/>
      <w:pPr>
        <w:ind w:left="720" w:hanging="360"/>
      </w:pPr>
      <w:rPr>
        <w:rFonts w:ascii="Symbol" w:hAnsi="Symbol"/>
      </w:rPr>
    </w:lvl>
    <w:lvl w:ilvl="2" w:tplc="19E8487A">
      <w:start w:val="1"/>
      <w:numFmt w:val="bullet"/>
      <w:lvlText w:val=""/>
      <w:lvlJc w:val="left"/>
      <w:pPr>
        <w:ind w:left="720" w:hanging="360"/>
      </w:pPr>
      <w:rPr>
        <w:rFonts w:ascii="Symbol" w:hAnsi="Symbol"/>
      </w:rPr>
    </w:lvl>
    <w:lvl w:ilvl="3" w:tplc="C9EC0B2C">
      <w:start w:val="1"/>
      <w:numFmt w:val="bullet"/>
      <w:lvlText w:val=""/>
      <w:lvlJc w:val="left"/>
      <w:pPr>
        <w:ind w:left="720" w:hanging="360"/>
      </w:pPr>
      <w:rPr>
        <w:rFonts w:ascii="Symbol" w:hAnsi="Symbol"/>
      </w:rPr>
    </w:lvl>
    <w:lvl w:ilvl="4" w:tplc="1944C544">
      <w:start w:val="1"/>
      <w:numFmt w:val="bullet"/>
      <w:lvlText w:val=""/>
      <w:lvlJc w:val="left"/>
      <w:pPr>
        <w:ind w:left="720" w:hanging="360"/>
      </w:pPr>
      <w:rPr>
        <w:rFonts w:ascii="Symbol" w:hAnsi="Symbol"/>
      </w:rPr>
    </w:lvl>
    <w:lvl w:ilvl="5" w:tplc="6396C69A">
      <w:start w:val="1"/>
      <w:numFmt w:val="bullet"/>
      <w:lvlText w:val=""/>
      <w:lvlJc w:val="left"/>
      <w:pPr>
        <w:ind w:left="720" w:hanging="360"/>
      </w:pPr>
      <w:rPr>
        <w:rFonts w:ascii="Symbol" w:hAnsi="Symbol"/>
      </w:rPr>
    </w:lvl>
    <w:lvl w:ilvl="6" w:tplc="A7F61460">
      <w:start w:val="1"/>
      <w:numFmt w:val="bullet"/>
      <w:lvlText w:val=""/>
      <w:lvlJc w:val="left"/>
      <w:pPr>
        <w:ind w:left="720" w:hanging="360"/>
      </w:pPr>
      <w:rPr>
        <w:rFonts w:ascii="Symbol" w:hAnsi="Symbol"/>
      </w:rPr>
    </w:lvl>
    <w:lvl w:ilvl="7" w:tplc="23BE777E">
      <w:start w:val="1"/>
      <w:numFmt w:val="bullet"/>
      <w:lvlText w:val=""/>
      <w:lvlJc w:val="left"/>
      <w:pPr>
        <w:ind w:left="720" w:hanging="360"/>
      </w:pPr>
      <w:rPr>
        <w:rFonts w:ascii="Symbol" w:hAnsi="Symbol"/>
      </w:rPr>
    </w:lvl>
    <w:lvl w:ilvl="8" w:tplc="A202A554">
      <w:start w:val="1"/>
      <w:numFmt w:val="bullet"/>
      <w:lvlText w:val=""/>
      <w:lvlJc w:val="left"/>
      <w:pPr>
        <w:ind w:left="720" w:hanging="360"/>
      </w:pPr>
      <w:rPr>
        <w:rFonts w:ascii="Symbol" w:hAnsi="Symbol"/>
      </w:rPr>
    </w:lvl>
  </w:abstractNum>
  <w:abstractNum w:abstractNumId="1"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3E2D4B"/>
    <w:multiLevelType w:val="hybridMultilevel"/>
    <w:tmpl w:val="9BC8B18C"/>
    <w:lvl w:ilvl="0" w:tplc="6C46427A">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CF6FDF"/>
    <w:multiLevelType w:val="hybridMultilevel"/>
    <w:tmpl w:val="4DDEA262"/>
    <w:lvl w:ilvl="0" w:tplc="4E72E5E0">
      <w:start w:val="5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33213F"/>
    <w:multiLevelType w:val="hybridMultilevel"/>
    <w:tmpl w:val="654CB3CE"/>
    <w:lvl w:ilvl="0" w:tplc="6E124276">
      <w:start w:val="1"/>
      <w:numFmt w:val="bullet"/>
      <w:lvlText w:val=""/>
      <w:lvlJc w:val="left"/>
      <w:pPr>
        <w:ind w:left="720" w:hanging="360"/>
      </w:pPr>
      <w:rPr>
        <w:rFonts w:ascii="Symbol" w:hAnsi="Symbol"/>
      </w:rPr>
    </w:lvl>
    <w:lvl w:ilvl="1" w:tplc="16DC60D4">
      <w:start w:val="1"/>
      <w:numFmt w:val="bullet"/>
      <w:lvlText w:val=""/>
      <w:lvlJc w:val="left"/>
      <w:pPr>
        <w:ind w:left="720" w:hanging="360"/>
      </w:pPr>
      <w:rPr>
        <w:rFonts w:ascii="Symbol" w:hAnsi="Symbol"/>
      </w:rPr>
    </w:lvl>
    <w:lvl w:ilvl="2" w:tplc="33AE0954">
      <w:start w:val="1"/>
      <w:numFmt w:val="bullet"/>
      <w:lvlText w:val=""/>
      <w:lvlJc w:val="left"/>
      <w:pPr>
        <w:ind w:left="720" w:hanging="360"/>
      </w:pPr>
      <w:rPr>
        <w:rFonts w:ascii="Symbol" w:hAnsi="Symbol"/>
      </w:rPr>
    </w:lvl>
    <w:lvl w:ilvl="3" w:tplc="471C7DBC">
      <w:start w:val="1"/>
      <w:numFmt w:val="bullet"/>
      <w:lvlText w:val=""/>
      <w:lvlJc w:val="left"/>
      <w:pPr>
        <w:ind w:left="720" w:hanging="360"/>
      </w:pPr>
      <w:rPr>
        <w:rFonts w:ascii="Symbol" w:hAnsi="Symbol"/>
      </w:rPr>
    </w:lvl>
    <w:lvl w:ilvl="4" w:tplc="1BC84808">
      <w:start w:val="1"/>
      <w:numFmt w:val="bullet"/>
      <w:lvlText w:val=""/>
      <w:lvlJc w:val="left"/>
      <w:pPr>
        <w:ind w:left="720" w:hanging="360"/>
      </w:pPr>
      <w:rPr>
        <w:rFonts w:ascii="Symbol" w:hAnsi="Symbol"/>
      </w:rPr>
    </w:lvl>
    <w:lvl w:ilvl="5" w:tplc="D80E2EEA">
      <w:start w:val="1"/>
      <w:numFmt w:val="bullet"/>
      <w:lvlText w:val=""/>
      <w:lvlJc w:val="left"/>
      <w:pPr>
        <w:ind w:left="720" w:hanging="360"/>
      </w:pPr>
      <w:rPr>
        <w:rFonts w:ascii="Symbol" w:hAnsi="Symbol"/>
      </w:rPr>
    </w:lvl>
    <w:lvl w:ilvl="6" w:tplc="2974B304">
      <w:start w:val="1"/>
      <w:numFmt w:val="bullet"/>
      <w:lvlText w:val=""/>
      <w:lvlJc w:val="left"/>
      <w:pPr>
        <w:ind w:left="720" w:hanging="360"/>
      </w:pPr>
      <w:rPr>
        <w:rFonts w:ascii="Symbol" w:hAnsi="Symbol"/>
      </w:rPr>
    </w:lvl>
    <w:lvl w:ilvl="7" w:tplc="556C61CE">
      <w:start w:val="1"/>
      <w:numFmt w:val="bullet"/>
      <w:lvlText w:val=""/>
      <w:lvlJc w:val="left"/>
      <w:pPr>
        <w:ind w:left="720" w:hanging="360"/>
      </w:pPr>
      <w:rPr>
        <w:rFonts w:ascii="Symbol" w:hAnsi="Symbol"/>
      </w:rPr>
    </w:lvl>
    <w:lvl w:ilvl="8" w:tplc="B632292E">
      <w:start w:val="1"/>
      <w:numFmt w:val="bullet"/>
      <w:lvlText w:val=""/>
      <w:lvlJc w:val="left"/>
      <w:pPr>
        <w:ind w:left="720" w:hanging="360"/>
      </w:pPr>
      <w:rPr>
        <w:rFonts w:ascii="Symbol" w:hAnsi="Symbol"/>
      </w:rPr>
    </w:lvl>
  </w:abstractNum>
  <w:abstractNum w:abstractNumId="5" w15:restartNumberingAfterBreak="0">
    <w:nsid w:val="41201F4E"/>
    <w:multiLevelType w:val="hybridMultilevel"/>
    <w:tmpl w:val="7120484C"/>
    <w:lvl w:ilvl="0" w:tplc="DE309C6E">
      <w:start w:val="1"/>
      <w:numFmt w:val="bullet"/>
      <w:lvlText w:val=""/>
      <w:lvlJc w:val="left"/>
      <w:pPr>
        <w:ind w:left="720" w:hanging="360"/>
      </w:pPr>
      <w:rPr>
        <w:rFonts w:ascii="Symbol" w:hAnsi="Symbol"/>
      </w:rPr>
    </w:lvl>
    <w:lvl w:ilvl="1" w:tplc="D2B4C8E0">
      <w:start w:val="1"/>
      <w:numFmt w:val="bullet"/>
      <w:lvlText w:val=""/>
      <w:lvlJc w:val="left"/>
      <w:pPr>
        <w:ind w:left="720" w:hanging="360"/>
      </w:pPr>
      <w:rPr>
        <w:rFonts w:ascii="Symbol" w:hAnsi="Symbol"/>
      </w:rPr>
    </w:lvl>
    <w:lvl w:ilvl="2" w:tplc="F3301CBE">
      <w:start w:val="1"/>
      <w:numFmt w:val="bullet"/>
      <w:lvlText w:val=""/>
      <w:lvlJc w:val="left"/>
      <w:pPr>
        <w:ind w:left="720" w:hanging="360"/>
      </w:pPr>
      <w:rPr>
        <w:rFonts w:ascii="Symbol" w:hAnsi="Symbol"/>
      </w:rPr>
    </w:lvl>
    <w:lvl w:ilvl="3" w:tplc="F45632C6">
      <w:start w:val="1"/>
      <w:numFmt w:val="bullet"/>
      <w:lvlText w:val=""/>
      <w:lvlJc w:val="left"/>
      <w:pPr>
        <w:ind w:left="720" w:hanging="360"/>
      </w:pPr>
      <w:rPr>
        <w:rFonts w:ascii="Symbol" w:hAnsi="Symbol"/>
      </w:rPr>
    </w:lvl>
    <w:lvl w:ilvl="4" w:tplc="4086E0D8">
      <w:start w:val="1"/>
      <w:numFmt w:val="bullet"/>
      <w:lvlText w:val=""/>
      <w:lvlJc w:val="left"/>
      <w:pPr>
        <w:ind w:left="720" w:hanging="360"/>
      </w:pPr>
      <w:rPr>
        <w:rFonts w:ascii="Symbol" w:hAnsi="Symbol"/>
      </w:rPr>
    </w:lvl>
    <w:lvl w:ilvl="5" w:tplc="7814043A">
      <w:start w:val="1"/>
      <w:numFmt w:val="bullet"/>
      <w:lvlText w:val=""/>
      <w:lvlJc w:val="left"/>
      <w:pPr>
        <w:ind w:left="720" w:hanging="360"/>
      </w:pPr>
      <w:rPr>
        <w:rFonts w:ascii="Symbol" w:hAnsi="Symbol"/>
      </w:rPr>
    </w:lvl>
    <w:lvl w:ilvl="6" w:tplc="7DAE0A56">
      <w:start w:val="1"/>
      <w:numFmt w:val="bullet"/>
      <w:lvlText w:val=""/>
      <w:lvlJc w:val="left"/>
      <w:pPr>
        <w:ind w:left="720" w:hanging="360"/>
      </w:pPr>
      <w:rPr>
        <w:rFonts w:ascii="Symbol" w:hAnsi="Symbol"/>
      </w:rPr>
    </w:lvl>
    <w:lvl w:ilvl="7" w:tplc="F7AAE242">
      <w:start w:val="1"/>
      <w:numFmt w:val="bullet"/>
      <w:lvlText w:val=""/>
      <w:lvlJc w:val="left"/>
      <w:pPr>
        <w:ind w:left="720" w:hanging="360"/>
      </w:pPr>
      <w:rPr>
        <w:rFonts w:ascii="Symbol" w:hAnsi="Symbol"/>
      </w:rPr>
    </w:lvl>
    <w:lvl w:ilvl="8" w:tplc="BBA2BCA8">
      <w:start w:val="1"/>
      <w:numFmt w:val="bullet"/>
      <w:lvlText w:val=""/>
      <w:lvlJc w:val="left"/>
      <w:pPr>
        <w:ind w:left="720" w:hanging="360"/>
      </w:pPr>
      <w:rPr>
        <w:rFonts w:ascii="Symbol" w:hAnsi="Symbol"/>
      </w:rPr>
    </w:lvl>
  </w:abstractNum>
  <w:abstractNum w:abstractNumId="6"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C2A022E"/>
    <w:multiLevelType w:val="hybridMultilevel"/>
    <w:tmpl w:val="8C528A7C"/>
    <w:lvl w:ilvl="0" w:tplc="3A4A85D2">
      <w:start w:val="1"/>
      <w:numFmt w:val="bullet"/>
      <w:lvlText w:val=""/>
      <w:lvlJc w:val="left"/>
      <w:pPr>
        <w:ind w:left="720" w:hanging="360"/>
      </w:pPr>
      <w:rPr>
        <w:rFonts w:ascii="Symbol" w:hAnsi="Symbol"/>
      </w:rPr>
    </w:lvl>
    <w:lvl w:ilvl="1" w:tplc="69C04ADA">
      <w:start w:val="1"/>
      <w:numFmt w:val="bullet"/>
      <w:lvlText w:val=""/>
      <w:lvlJc w:val="left"/>
      <w:pPr>
        <w:ind w:left="720" w:hanging="360"/>
      </w:pPr>
      <w:rPr>
        <w:rFonts w:ascii="Symbol" w:hAnsi="Symbol"/>
      </w:rPr>
    </w:lvl>
    <w:lvl w:ilvl="2" w:tplc="03F4EDA8">
      <w:start w:val="1"/>
      <w:numFmt w:val="bullet"/>
      <w:lvlText w:val=""/>
      <w:lvlJc w:val="left"/>
      <w:pPr>
        <w:ind w:left="720" w:hanging="360"/>
      </w:pPr>
      <w:rPr>
        <w:rFonts w:ascii="Symbol" w:hAnsi="Symbol"/>
      </w:rPr>
    </w:lvl>
    <w:lvl w:ilvl="3" w:tplc="F2765CC6">
      <w:start w:val="1"/>
      <w:numFmt w:val="bullet"/>
      <w:lvlText w:val=""/>
      <w:lvlJc w:val="left"/>
      <w:pPr>
        <w:ind w:left="720" w:hanging="360"/>
      </w:pPr>
      <w:rPr>
        <w:rFonts w:ascii="Symbol" w:hAnsi="Symbol"/>
      </w:rPr>
    </w:lvl>
    <w:lvl w:ilvl="4" w:tplc="97E6F4DA">
      <w:start w:val="1"/>
      <w:numFmt w:val="bullet"/>
      <w:lvlText w:val=""/>
      <w:lvlJc w:val="left"/>
      <w:pPr>
        <w:ind w:left="720" w:hanging="360"/>
      </w:pPr>
      <w:rPr>
        <w:rFonts w:ascii="Symbol" w:hAnsi="Symbol"/>
      </w:rPr>
    </w:lvl>
    <w:lvl w:ilvl="5" w:tplc="F02C4CAE">
      <w:start w:val="1"/>
      <w:numFmt w:val="bullet"/>
      <w:lvlText w:val=""/>
      <w:lvlJc w:val="left"/>
      <w:pPr>
        <w:ind w:left="720" w:hanging="360"/>
      </w:pPr>
      <w:rPr>
        <w:rFonts w:ascii="Symbol" w:hAnsi="Symbol"/>
      </w:rPr>
    </w:lvl>
    <w:lvl w:ilvl="6" w:tplc="0A12D924">
      <w:start w:val="1"/>
      <w:numFmt w:val="bullet"/>
      <w:lvlText w:val=""/>
      <w:lvlJc w:val="left"/>
      <w:pPr>
        <w:ind w:left="720" w:hanging="360"/>
      </w:pPr>
      <w:rPr>
        <w:rFonts w:ascii="Symbol" w:hAnsi="Symbol"/>
      </w:rPr>
    </w:lvl>
    <w:lvl w:ilvl="7" w:tplc="D30E6664">
      <w:start w:val="1"/>
      <w:numFmt w:val="bullet"/>
      <w:lvlText w:val=""/>
      <w:lvlJc w:val="left"/>
      <w:pPr>
        <w:ind w:left="720" w:hanging="360"/>
      </w:pPr>
      <w:rPr>
        <w:rFonts w:ascii="Symbol" w:hAnsi="Symbol"/>
      </w:rPr>
    </w:lvl>
    <w:lvl w:ilvl="8" w:tplc="84E247BC">
      <w:start w:val="1"/>
      <w:numFmt w:val="bullet"/>
      <w:lvlText w:val=""/>
      <w:lvlJc w:val="left"/>
      <w:pPr>
        <w:ind w:left="720" w:hanging="360"/>
      </w:pPr>
      <w:rPr>
        <w:rFonts w:ascii="Symbol" w:hAnsi="Symbol"/>
      </w:rPr>
    </w:lvl>
  </w:abstractNum>
  <w:abstractNum w:abstractNumId="10" w15:restartNumberingAfterBreak="0">
    <w:nsid w:val="62744CD0"/>
    <w:multiLevelType w:val="hybridMultilevel"/>
    <w:tmpl w:val="6056247E"/>
    <w:lvl w:ilvl="0" w:tplc="12C45F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12"/>
  </w:num>
  <w:num w:numId="2" w16cid:durableId="744301894">
    <w:abstractNumId w:val="6"/>
  </w:num>
  <w:num w:numId="3" w16cid:durableId="1198927472">
    <w:abstractNumId w:val="11"/>
  </w:num>
  <w:num w:numId="4" w16cid:durableId="1095712407">
    <w:abstractNumId w:val="8"/>
  </w:num>
  <w:num w:numId="5" w16cid:durableId="928007866">
    <w:abstractNumId w:val="1"/>
  </w:num>
  <w:num w:numId="6" w16cid:durableId="170217602">
    <w:abstractNumId w:val="7"/>
  </w:num>
  <w:num w:numId="7" w16cid:durableId="434249372">
    <w:abstractNumId w:val="10"/>
  </w:num>
  <w:num w:numId="8" w16cid:durableId="294331904">
    <w:abstractNumId w:val="4"/>
  </w:num>
  <w:num w:numId="9" w16cid:durableId="86925338">
    <w:abstractNumId w:val="0"/>
  </w:num>
  <w:num w:numId="10" w16cid:durableId="1112941236">
    <w:abstractNumId w:val="9"/>
  </w:num>
  <w:num w:numId="11" w16cid:durableId="2146659328">
    <w:abstractNumId w:val="5"/>
  </w:num>
  <w:num w:numId="12" w16cid:durableId="800926683">
    <w:abstractNumId w:val="2"/>
  </w:num>
  <w:num w:numId="13" w16cid:durableId="20581631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bel Spriet">
    <w15:presenceInfo w15:providerId="AD" w15:userId="S::isabel.spriet@uzleuven.be::13817a60-2321-4779-8e33-6bba52ca5d23"/>
  </w15:person>
  <w15:person w15:author="My Luong Vuong">
    <w15:presenceInfo w15:providerId="AD" w15:userId="S::myluong.vuong@kuleuven.be::3a095926-c094-4dc5-9520-da494b4df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0&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2&lt;/item&gt;&lt;item&gt;3&lt;/item&gt;&lt;item&gt;4&lt;/item&gt;&lt;item&gt;5&lt;/item&gt;&lt;item&gt;6&lt;/item&gt;&lt;item&gt;7&lt;/item&gt;&lt;item&gt;8&lt;/item&gt;&lt;item&gt;9&lt;/item&gt;&lt;item&gt;10&lt;/item&gt;&lt;item&gt;13&lt;/item&gt;&lt;item&gt;15&lt;/item&gt;&lt;item&gt;17&lt;/item&gt;&lt;item&gt;19&lt;/item&gt;&lt;item&gt;21&lt;/item&gt;&lt;item&gt;22&lt;/item&gt;&lt;item&gt;24&lt;/item&gt;&lt;item&gt;25&lt;/item&gt;&lt;item&gt;26&lt;/item&gt;&lt;item&gt;29&lt;/item&gt;&lt;item&gt;30&lt;/item&gt;&lt;item&gt;32&lt;/item&gt;&lt;item&gt;35&lt;/item&gt;&lt;item&gt;36&lt;/item&gt;&lt;item&gt;38&lt;/item&gt;&lt;item&gt;41&lt;/item&gt;&lt;item&gt;44&lt;/item&gt;&lt;item&gt;47&lt;/item&gt;&lt;item&gt;48&lt;/item&gt;&lt;item&gt;49&lt;/item&gt;&lt;item&gt;51&lt;/item&gt;&lt;item&gt;54&lt;/item&gt;&lt;item&gt;55&lt;/item&gt;&lt;item&gt;63&lt;/item&gt;&lt;item&gt;64&lt;/item&gt;&lt;item&gt;65&lt;/item&gt;&lt;item&gt;68&lt;/item&gt;&lt;item&gt;72&lt;/item&gt;&lt;item&gt;73&lt;/item&gt;&lt;item&gt;74&lt;/item&gt;&lt;item&gt;75&lt;/item&gt;&lt;item&gt;76&lt;/item&gt;&lt;item&gt;77&lt;/item&gt;&lt;item&gt;78&lt;/item&gt;&lt;/record-ids&gt;&lt;/item&gt;&lt;/Libraries&gt;"/>
  </w:docVars>
  <w:rsids>
    <w:rsidRoot w:val="009A24FE"/>
    <w:rsid w:val="000005EE"/>
    <w:rsid w:val="000012A7"/>
    <w:rsid w:val="00001605"/>
    <w:rsid w:val="0000186A"/>
    <w:rsid w:val="00001CFF"/>
    <w:rsid w:val="00001FE4"/>
    <w:rsid w:val="0000226C"/>
    <w:rsid w:val="000022EB"/>
    <w:rsid w:val="000026CF"/>
    <w:rsid w:val="00002905"/>
    <w:rsid w:val="000029E8"/>
    <w:rsid w:val="00002A2D"/>
    <w:rsid w:val="00003024"/>
    <w:rsid w:val="0000319A"/>
    <w:rsid w:val="00003881"/>
    <w:rsid w:val="000054B0"/>
    <w:rsid w:val="000056A8"/>
    <w:rsid w:val="00006708"/>
    <w:rsid w:val="0000694F"/>
    <w:rsid w:val="000078AF"/>
    <w:rsid w:val="00007D5B"/>
    <w:rsid w:val="00010229"/>
    <w:rsid w:val="00010298"/>
    <w:rsid w:val="0001053A"/>
    <w:rsid w:val="00010937"/>
    <w:rsid w:val="000112E3"/>
    <w:rsid w:val="000118F3"/>
    <w:rsid w:val="00011DAB"/>
    <w:rsid w:val="0001219E"/>
    <w:rsid w:val="000133BA"/>
    <w:rsid w:val="0001360C"/>
    <w:rsid w:val="000137D0"/>
    <w:rsid w:val="00013AD6"/>
    <w:rsid w:val="00013CD2"/>
    <w:rsid w:val="00013EF8"/>
    <w:rsid w:val="00014A08"/>
    <w:rsid w:val="00014D98"/>
    <w:rsid w:val="00014F4D"/>
    <w:rsid w:val="000152C6"/>
    <w:rsid w:val="0001591E"/>
    <w:rsid w:val="00016FA0"/>
    <w:rsid w:val="0001749E"/>
    <w:rsid w:val="00017584"/>
    <w:rsid w:val="000178D6"/>
    <w:rsid w:val="00017C28"/>
    <w:rsid w:val="00017E6F"/>
    <w:rsid w:val="00020103"/>
    <w:rsid w:val="0002016D"/>
    <w:rsid w:val="0002033A"/>
    <w:rsid w:val="00021221"/>
    <w:rsid w:val="0002165B"/>
    <w:rsid w:val="0002169B"/>
    <w:rsid w:val="000217AB"/>
    <w:rsid w:val="00021E38"/>
    <w:rsid w:val="0002249B"/>
    <w:rsid w:val="0002259C"/>
    <w:rsid w:val="000228F7"/>
    <w:rsid w:val="00022E85"/>
    <w:rsid w:val="000237B6"/>
    <w:rsid w:val="00023AB8"/>
    <w:rsid w:val="00023EAD"/>
    <w:rsid w:val="000243E5"/>
    <w:rsid w:val="000244F3"/>
    <w:rsid w:val="0002472B"/>
    <w:rsid w:val="0002535A"/>
    <w:rsid w:val="00025A30"/>
    <w:rsid w:val="00025CB1"/>
    <w:rsid w:val="0002635B"/>
    <w:rsid w:val="00026643"/>
    <w:rsid w:val="00030D0F"/>
    <w:rsid w:val="000311FF"/>
    <w:rsid w:val="00031419"/>
    <w:rsid w:val="00031716"/>
    <w:rsid w:val="00031971"/>
    <w:rsid w:val="00032145"/>
    <w:rsid w:val="00032644"/>
    <w:rsid w:val="000329AF"/>
    <w:rsid w:val="0003308C"/>
    <w:rsid w:val="000334CB"/>
    <w:rsid w:val="0003366C"/>
    <w:rsid w:val="00033B3B"/>
    <w:rsid w:val="000344A3"/>
    <w:rsid w:val="0003455F"/>
    <w:rsid w:val="00035A20"/>
    <w:rsid w:val="00035E4E"/>
    <w:rsid w:val="0003626F"/>
    <w:rsid w:val="00036378"/>
    <w:rsid w:val="000369E5"/>
    <w:rsid w:val="00036E49"/>
    <w:rsid w:val="00037192"/>
    <w:rsid w:val="00037D26"/>
    <w:rsid w:val="00037E4A"/>
    <w:rsid w:val="00040181"/>
    <w:rsid w:val="000406A6"/>
    <w:rsid w:val="0004173C"/>
    <w:rsid w:val="00041D63"/>
    <w:rsid w:val="000424EE"/>
    <w:rsid w:val="0004268F"/>
    <w:rsid w:val="000435D9"/>
    <w:rsid w:val="00043910"/>
    <w:rsid w:val="000439E1"/>
    <w:rsid w:val="00043F91"/>
    <w:rsid w:val="0004401E"/>
    <w:rsid w:val="00044832"/>
    <w:rsid w:val="000449D5"/>
    <w:rsid w:val="00044CFA"/>
    <w:rsid w:val="00045BCE"/>
    <w:rsid w:val="00045C42"/>
    <w:rsid w:val="00045E2C"/>
    <w:rsid w:val="000461F0"/>
    <w:rsid w:val="00046914"/>
    <w:rsid w:val="00047164"/>
    <w:rsid w:val="00047461"/>
    <w:rsid w:val="0004753D"/>
    <w:rsid w:val="00047D64"/>
    <w:rsid w:val="00047E03"/>
    <w:rsid w:val="00050360"/>
    <w:rsid w:val="000509CC"/>
    <w:rsid w:val="0005105E"/>
    <w:rsid w:val="00051426"/>
    <w:rsid w:val="00051790"/>
    <w:rsid w:val="00051A6C"/>
    <w:rsid w:val="0005376E"/>
    <w:rsid w:val="0005389A"/>
    <w:rsid w:val="00053E2C"/>
    <w:rsid w:val="00054667"/>
    <w:rsid w:val="00054C4F"/>
    <w:rsid w:val="00054F2F"/>
    <w:rsid w:val="00055089"/>
    <w:rsid w:val="00055265"/>
    <w:rsid w:val="00055E26"/>
    <w:rsid w:val="00056FF0"/>
    <w:rsid w:val="000576C6"/>
    <w:rsid w:val="0005797E"/>
    <w:rsid w:val="00057C16"/>
    <w:rsid w:val="00060A09"/>
    <w:rsid w:val="00061E3A"/>
    <w:rsid w:val="00062123"/>
    <w:rsid w:val="000625FD"/>
    <w:rsid w:val="00062FBC"/>
    <w:rsid w:val="000634D0"/>
    <w:rsid w:val="00063E85"/>
    <w:rsid w:val="000640FF"/>
    <w:rsid w:val="0006511A"/>
    <w:rsid w:val="000651A0"/>
    <w:rsid w:val="000657F0"/>
    <w:rsid w:val="00066020"/>
    <w:rsid w:val="00066555"/>
    <w:rsid w:val="00066A79"/>
    <w:rsid w:val="00066B6E"/>
    <w:rsid w:val="00066E5F"/>
    <w:rsid w:val="00067FAE"/>
    <w:rsid w:val="00070C01"/>
    <w:rsid w:val="00071E5C"/>
    <w:rsid w:val="000744EF"/>
    <w:rsid w:val="00074506"/>
    <w:rsid w:val="0007476F"/>
    <w:rsid w:val="00075CAA"/>
    <w:rsid w:val="00075E44"/>
    <w:rsid w:val="00076497"/>
    <w:rsid w:val="00076498"/>
    <w:rsid w:val="00076F67"/>
    <w:rsid w:val="000779BD"/>
    <w:rsid w:val="00077F5C"/>
    <w:rsid w:val="00080449"/>
    <w:rsid w:val="00080524"/>
    <w:rsid w:val="000808E4"/>
    <w:rsid w:val="00080F35"/>
    <w:rsid w:val="000830E7"/>
    <w:rsid w:val="0008378B"/>
    <w:rsid w:val="00083BC1"/>
    <w:rsid w:val="00083C79"/>
    <w:rsid w:val="00083CAF"/>
    <w:rsid w:val="0008414D"/>
    <w:rsid w:val="000842C2"/>
    <w:rsid w:val="0008452E"/>
    <w:rsid w:val="00084DAF"/>
    <w:rsid w:val="00084E05"/>
    <w:rsid w:val="000852B3"/>
    <w:rsid w:val="00085ED2"/>
    <w:rsid w:val="0008755F"/>
    <w:rsid w:val="000878AC"/>
    <w:rsid w:val="00087F50"/>
    <w:rsid w:val="000902AF"/>
    <w:rsid w:val="00091227"/>
    <w:rsid w:val="00091CF0"/>
    <w:rsid w:val="00091F8D"/>
    <w:rsid w:val="00092485"/>
    <w:rsid w:val="000926FF"/>
    <w:rsid w:val="000929A3"/>
    <w:rsid w:val="00092B52"/>
    <w:rsid w:val="00092DAB"/>
    <w:rsid w:val="00093820"/>
    <w:rsid w:val="0009444E"/>
    <w:rsid w:val="000946E7"/>
    <w:rsid w:val="0009498D"/>
    <w:rsid w:val="00094C7C"/>
    <w:rsid w:val="00094CD1"/>
    <w:rsid w:val="0009541D"/>
    <w:rsid w:val="00095DF6"/>
    <w:rsid w:val="00095F49"/>
    <w:rsid w:val="00096005"/>
    <w:rsid w:val="00096B7A"/>
    <w:rsid w:val="00096C9B"/>
    <w:rsid w:val="00096D94"/>
    <w:rsid w:val="00097269"/>
    <w:rsid w:val="000972A6"/>
    <w:rsid w:val="000A07E1"/>
    <w:rsid w:val="000A0B13"/>
    <w:rsid w:val="000A1607"/>
    <w:rsid w:val="000A2447"/>
    <w:rsid w:val="000A2C96"/>
    <w:rsid w:val="000A34FA"/>
    <w:rsid w:val="000A35AE"/>
    <w:rsid w:val="000A39E1"/>
    <w:rsid w:val="000A4196"/>
    <w:rsid w:val="000A495C"/>
    <w:rsid w:val="000A4A2D"/>
    <w:rsid w:val="000A4CA7"/>
    <w:rsid w:val="000A5800"/>
    <w:rsid w:val="000A6202"/>
    <w:rsid w:val="000A6BC3"/>
    <w:rsid w:val="000A6E01"/>
    <w:rsid w:val="000A720A"/>
    <w:rsid w:val="000B01A2"/>
    <w:rsid w:val="000B032C"/>
    <w:rsid w:val="000B0976"/>
    <w:rsid w:val="000B0E5F"/>
    <w:rsid w:val="000B0EF4"/>
    <w:rsid w:val="000B1478"/>
    <w:rsid w:val="000B154D"/>
    <w:rsid w:val="000B1D58"/>
    <w:rsid w:val="000B2471"/>
    <w:rsid w:val="000B2581"/>
    <w:rsid w:val="000B26B8"/>
    <w:rsid w:val="000B291E"/>
    <w:rsid w:val="000B2C87"/>
    <w:rsid w:val="000B2E99"/>
    <w:rsid w:val="000B53A6"/>
    <w:rsid w:val="000B555B"/>
    <w:rsid w:val="000B5A95"/>
    <w:rsid w:val="000B5F4F"/>
    <w:rsid w:val="000B61D2"/>
    <w:rsid w:val="000B62B8"/>
    <w:rsid w:val="000B6705"/>
    <w:rsid w:val="000B6C0C"/>
    <w:rsid w:val="000B6E47"/>
    <w:rsid w:val="000B72F4"/>
    <w:rsid w:val="000B7386"/>
    <w:rsid w:val="000B744B"/>
    <w:rsid w:val="000C0CD1"/>
    <w:rsid w:val="000C127D"/>
    <w:rsid w:val="000C17BA"/>
    <w:rsid w:val="000C196E"/>
    <w:rsid w:val="000C1C59"/>
    <w:rsid w:val="000C2CBF"/>
    <w:rsid w:val="000C2D91"/>
    <w:rsid w:val="000C379B"/>
    <w:rsid w:val="000C37F2"/>
    <w:rsid w:val="000C3847"/>
    <w:rsid w:val="000C409D"/>
    <w:rsid w:val="000C47B8"/>
    <w:rsid w:val="000C4B88"/>
    <w:rsid w:val="000C54A3"/>
    <w:rsid w:val="000C67BC"/>
    <w:rsid w:val="000C6A38"/>
    <w:rsid w:val="000C6C19"/>
    <w:rsid w:val="000C6C2A"/>
    <w:rsid w:val="000C6D32"/>
    <w:rsid w:val="000C73B4"/>
    <w:rsid w:val="000C7670"/>
    <w:rsid w:val="000C7742"/>
    <w:rsid w:val="000C7DB8"/>
    <w:rsid w:val="000D089E"/>
    <w:rsid w:val="000D0ABD"/>
    <w:rsid w:val="000D13E2"/>
    <w:rsid w:val="000D1B7A"/>
    <w:rsid w:val="000D1DF0"/>
    <w:rsid w:val="000D1F14"/>
    <w:rsid w:val="000D2C8D"/>
    <w:rsid w:val="000D30A5"/>
    <w:rsid w:val="000D3D17"/>
    <w:rsid w:val="000D4147"/>
    <w:rsid w:val="000D4B6A"/>
    <w:rsid w:val="000D4F8F"/>
    <w:rsid w:val="000D504D"/>
    <w:rsid w:val="000D5473"/>
    <w:rsid w:val="000D5942"/>
    <w:rsid w:val="000D5FD6"/>
    <w:rsid w:val="000D63C2"/>
    <w:rsid w:val="000D6744"/>
    <w:rsid w:val="000D6BF2"/>
    <w:rsid w:val="000D6ED5"/>
    <w:rsid w:val="000E00CD"/>
    <w:rsid w:val="000E00F2"/>
    <w:rsid w:val="000E18D7"/>
    <w:rsid w:val="000E1D50"/>
    <w:rsid w:val="000E22C9"/>
    <w:rsid w:val="000E3998"/>
    <w:rsid w:val="000E3CA1"/>
    <w:rsid w:val="000E47A6"/>
    <w:rsid w:val="000E4846"/>
    <w:rsid w:val="000E5E32"/>
    <w:rsid w:val="000E5EEA"/>
    <w:rsid w:val="000E604D"/>
    <w:rsid w:val="000E671B"/>
    <w:rsid w:val="000E7B66"/>
    <w:rsid w:val="000E7E3F"/>
    <w:rsid w:val="000F012D"/>
    <w:rsid w:val="000F01CC"/>
    <w:rsid w:val="000F0336"/>
    <w:rsid w:val="000F126E"/>
    <w:rsid w:val="000F1BF8"/>
    <w:rsid w:val="000F28F8"/>
    <w:rsid w:val="000F2F60"/>
    <w:rsid w:val="000F3F9B"/>
    <w:rsid w:val="000F41E5"/>
    <w:rsid w:val="000F456D"/>
    <w:rsid w:val="000F4A56"/>
    <w:rsid w:val="000F6320"/>
    <w:rsid w:val="000F63E1"/>
    <w:rsid w:val="000F63F4"/>
    <w:rsid w:val="000F6C15"/>
    <w:rsid w:val="000F6C6F"/>
    <w:rsid w:val="000F74BB"/>
    <w:rsid w:val="000F75BE"/>
    <w:rsid w:val="000F75F3"/>
    <w:rsid w:val="000F7A33"/>
    <w:rsid w:val="001004F2"/>
    <w:rsid w:val="00102674"/>
    <w:rsid w:val="001026C6"/>
    <w:rsid w:val="00103091"/>
    <w:rsid w:val="0010321E"/>
    <w:rsid w:val="001045BF"/>
    <w:rsid w:val="00104AE0"/>
    <w:rsid w:val="00104BC4"/>
    <w:rsid w:val="001054FE"/>
    <w:rsid w:val="00105584"/>
    <w:rsid w:val="0010559F"/>
    <w:rsid w:val="00105EA5"/>
    <w:rsid w:val="001060D8"/>
    <w:rsid w:val="001063D0"/>
    <w:rsid w:val="0010641B"/>
    <w:rsid w:val="00106AB2"/>
    <w:rsid w:val="00106CBD"/>
    <w:rsid w:val="00106F16"/>
    <w:rsid w:val="001077B7"/>
    <w:rsid w:val="001077C9"/>
    <w:rsid w:val="001078F7"/>
    <w:rsid w:val="00107C8C"/>
    <w:rsid w:val="00107E97"/>
    <w:rsid w:val="001102F5"/>
    <w:rsid w:val="00110745"/>
    <w:rsid w:val="00110B31"/>
    <w:rsid w:val="0011248C"/>
    <w:rsid w:val="00112613"/>
    <w:rsid w:val="001127B0"/>
    <w:rsid w:val="001130E1"/>
    <w:rsid w:val="001131AF"/>
    <w:rsid w:val="001133CB"/>
    <w:rsid w:val="00113BC1"/>
    <w:rsid w:val="001144AE"/>
    <w:rsid w:val="001165B8"/>
    <w:rsid w:val="001169E0"/>
    <w:rsid w:val="00116AAE"/>
    <w:rsid w:val="00117C6B"/>
    <w:rsid w:val="001200D7"/>
    <w:rsid w:val="0012034A"/>
    <w:rsid w:val="0012099C"/>
    <w:rsid w:val="00120C80"/>
    <w:rsid w:val="00120D53"/>
    <w:rsid w:val="001214C8"/>
    <w:rsid w:val="00122284"/>
    <w:rsid w:val="0012236D"/>
    <w:rsid w:val="001225C3"/>
    <w:rsid w:val="00123819"/>
    <w:rsid w:val="00123A1E"/>
    <w:rsid w:val="00124A25"/>
    <w:rsid w:val="00124CC1"/>
    <w:rsid w:val="001251A5"/>
    <w:rsid w:val="001253F4"/>
    <w:rsid w:val="001256C7"/>
    <w:rsid w:val="001257CE"/>
    <w:rsid w:val="00125A47"/>
    <w:rsid w:val="00125AB7"/>
    <w:rsid w:val="00125C5F"/>
    <w:rsid w:val="001265E1"/>
    <w:rsid w:val="00126FE5"/>
    <w:rsid w:val="001274A1"/>
    <w:rsid w:val="00127535"/>
    <w:rsid w:val="00127C42"/>
    <w:rsid w:val="00127E83"/>
    <w:rsid w:val="00130074"/>
    <w:rsid w:val="001300AC"/>
    <w:rsid w:val="00130EA5"/>
    <w:rsid w:val="00131638"/>
    <w:rsid w:val="00131C35"/>
    <w:rsid w:val="00132C36"/>
    <w:rsid w:val="00134107"/>
    <w:rsid w:val="00134566"/>
    <w:rsid w:val="00134DDC"/>
    <w:rsid w:val="001350FC"/>
    <w:rsid w:val="00135AC2"/>
    <w:rsid w:val="00135C38"/>
    <w:rsid w:val="00136119"/>
    <w:rsid w:val="001363B3"/>
    <w:rsid w:val="00136623"/>
    <w:rsid w:val="001373C7"/>
    <w:rsid w:val="001405E0"/>
    <w:rsid w:val="0014066C"/>
    <w:rsid w:val="00140ABC"/>
    <w:rsid w:val="00140CC1"/>
    <w:rsid w:val="00140ECE"/>
    <w:rsid w:val="001410CD"/>
    <w:rsid w:val="001413C2"/>
    <w:rsid w:val="001419CF"/>
    <w:rsid w:val="0014274F"/>
    <w:rsid w:val="00142AE8"/>
    <w:rsid w:val="00142CAE"/>
    <w:rsid w:val="00143934"/>
    <w:rsid w:val="00143D99"/>
    <w:rsid w:val="00144C75"/>
    <w:rsid w:val="00145E8F"/>
    <w:rsid w:val="0014611D"/>
    <w:rsid w:val="00146601"/>
    <w:rsid w:val="00147713"/>
    <w:rsid w:val="001478CD"/>
    <w:rsid w:val="00150921"/>
    <w:rsid w:val="00150AD9"/>
    <w:rsid w:val="00150BF0"/>
    <w:rsid w:val="00151048"/>
    <w:rsid w:val="0015172C"/>
    <w:rsid w:val="00151998"/>
    <w:rsid w:val="00152593"/>
    <w:rsid w:val="001528EA"/>
    <w:rsid w:val="00153138"/>
    <w:rsid w:val="00153382"/>
    <w:rsid w:val="001538AA"/>
    <w:rsid w:val="001538E1"/>
    <w:rsid w:val="0015488A"/>
    <w:rsid w:val="0015491C"/>
    <w:rsid w:val="00154D98"/>
    <w:rsid w:val="001557AB"/>
    <w:rsid w:val="00155B5D"/>
    <w:rsid w:val="00155F4D"/>
    <w:rsid w:val="0015663D"/>
    <w:rsid w:val="001567E4"/>
    <w:rsid w:val="00156BEE"/>
    <w:rsid w:val="00156D2A"/>
    <w:rsid w:val="00156EC2"/>
    <w:rsid w:val="001570AC"/>
    <w:rsid w:val="001574F9"/>
    <w:rsid w:val="00160299"/>
    <w:rsid w:val="0016057F"/>
    <w:rsid w:val="001606B7"/>
    <w:rsid w:val="00160D99"/>
    <w:rsid w:val="00160FB2"/>
    <w:rsid w:val="0016127B"/>
    <w:rsid w:val="001613F7"/>
    <w:rsid w:val="0016151B"/>
    <w:rsid w:val="00161666"/>
    <w:rsid w:val="00161D27"/>
    <w:rsid w:val="00162D5F"/>
    <w:rsid w:val="00163580"/>
    <w:rsid w:val="0016391A"/>
    <w:rsid w:val="00163A01"/>
    <w:rsid w:val="00163FA6"/>
    <w:rsid w:val="00163FE8"/>
    <w:rsid w:val="00164079"/>
    <w:rsid w:val="001645F0"/>
    <w:rsid w:val="00164C4E"/>
    <w:rsid w:val="00165488"/>
    <w:rsid w:val="00165516"/>
    <w:rsid w:val="00165F41"/>
    <w:rsid w:val="00166575"/>
    <w:rsid w:val="00170263"/>
    <w:rsid w:val="0017061F"/>
    <w:rsid w:val="00170811"/>
    <w:rsid w:val="00170D4C"/>
    <w:rsid w:val="00170F19"/>
    <w:rsid w:val="0017103F"/>
    <w:rsid w:val="00171626"/>
    <w:rsid w:val="00171A0F"/>
    <w:rsid w:val="001721EA"/>
    <w:rsid w:val="00172399"/>
    <w:rsid w:val="00173610"/>
    <w:rsid w:val="00173752"/>
    <w:rsid w:val="001743A2"/>
    <w:rsid w:val="0017471B"/>
    <w:rsid w:val="00175313"/>
    <w:rsid w:val="00175B0B"/>
    <w:rsid w:val="00175C2C"/>
    <w:rsid w:val="00176338"/>
    <w:rsid w:val="0017675F"/>
    <w:rsid w:val="00176C58"/>
    <w:rsid w:val="0017709B"/>
    <w:rsid w:val="001773D6"/>
    <w:rsid w:val="0017791D"/>
    <w:rsid w:val="00177C1B"/>
    <w:rsid w:val="00177C80"/>
    <w:rsid w:val="00180F34"/>
    <w:rsid w:val="0018159C"/>
    <w:rsid w:val="00181981"/>
    <w:rsid w:val="0018243B"/>
    <w:rsid w:val="0018261D"/>
    <w:rsid w:val="001826C3"/>
    <w:rsid w:val="00182834"/>
    <w:rsid w:val="0018291C"/>
    <w:rsid w:val="0018296F"/>
    <w:rsid w:val="00182E91"/>
    <w:rsid w:val="0018433E"/>
    <w:rsid w:val="001846ED"/>
    <w:rsid w:val="00184887"/>
    <w:rsid w:val="00184DCD"/>
    <w:rsid w:val="00184EA5"/>
    <w:rsid w:val="00184EF6"/>
    <w:rsid w:val="00185538"/>
    <w:rsid w:val="001864CE"/>
    <w:rsid w:val="001872F5"/>
    <w:rsid w:val="0019155F"/>
    <w:rsid w:val="00191AED"/>
    <w:rsid w:val="001923A3"/>
    <w:rsid w:val="0019303B"/>
    <w:rsid w:val="001940CD"/>
    <w:rsid w:val="00194D58"/>
    <w:rsid w:val="001955D5"/>
    <w:rsid w:val="00196078"/>
    <w:rsid w:val="00196081"/>
    <w:rsid w:val="001A02C2"/>
    <w:rsid w:val="001A0B76"/>
    <w:rsid w:val="001A0CDA"/>
    <w:rsid w:val="001A0DD3"/>
    <w:rsid w:val="001A0DF5"/>
    <w:rsid w:val="001A1334"/>
    <w:rsid w:val="001A140A"/>
    <w:rsid w:val="001A14D8"/>
    <w:rsid w:val="001A23A6"/>
    <w:rsid w:val="001A2DC4"/>
    <w:rsid w:val="001A2DCE"/>
    <w:rsid w:val="001A33DD"/>
    <w:rsid w:val="001A56DC"/>
    <w:rsid w:val="001A5E7A"/>
    <w:rsid w:val="001A675D"/>
    <w:rsid w:val="001A6B0E"/>
    <w:rsid w:val="001A6D2C"/>
    <w:rsid w:val="001A74D0"/>
    <w:rsid w:val="001A7D62"/>
    <w:rsid w:val="001A7EB9"/>
    <w:rsid w:val="001A7ECE"/>
    <w:rsid w:val="001B08F1"/>
    <w:rsid w:val="001B111A"/>
    <w:rsid w:val="001B14C5"/>
    <w:rsid w:val="001B14F4"/>
    <w:rsid w:val="001B1CF6"/>
    <w:rsid w:val="001B1E5C"/>
    <w:rsid w:val="001B294A"/>
    <w:rsid w:val="001B3939"/>
    <w:rsid w:val="001B3BFB"/>
    <w:rsid w:val="001B40F7"/>
    <w:rsid w:val="001B497D"/>
    <w:rsid w:val="001B4997"/>
    <w:rsid w:val="001B569B"/>
    <w:rsid w:val="001B6F79"/>
    <w:rsid w:val="001B79EF"/>
    <w:rsid w:val="001B7CC1"/>
    <w:rsid w:val="001B7FDE"/>
    <w:rsid w:val="001C03AF"/>
    <w:rsid w:val="001C0D9F"/>
    <w:rsid w:val="001C14C6"/>
    <w:rsid w:val="001C1772"/>
    <w:rsid w:val="001C1894"/>
    <w:rsid w:val="001C2339"/>
    <w:rsid w:val="001C2352"/>
    <w:rsid w:val="001C38F1"/>
    <w:rsid w:val="001C3B9F"/>
    <w:rsid w:val="001C442F"/>
    <w:rsid w:val="001C49AB"/>
    <w:rsid w:val="001C5151"/>
    <w:rsid w:val="001C582D"/>
    <w:rsid w:val="001C6163"/>
    <w:rsid w:val="001C6240"/>
    <w:rsid w:val="001C7CC4"/>
    <w:rsid w:val="001D0143"/>
    <w:rsid w:val="001D0764"/>
    <w:rsid w:val="001D0F9F"/>
    <w:rsid w:val="001D131B"/>
    <w:rsid w:val="001D2B7D"/>
    <w:rsid w:val="001D2E6A"/>
    <w:rsid w:val="001D315F"/>
    <w:rsid w:val="001D3C4A"/>
    <w:rsid w:val="001D4AEC"/>
    <w:rsid w:val="001D5190"/>
    <w:rsid w:val="001D541F"/>
    <w:rsid w:val="001D56DE"/>
    <w:rsid w:val="001D58CE"/>
    <w:rsid w:val="001D5917"/>
    <w:rsid w:val="001D6740"/>
    <w:rsid w:val="001D6AED"/>
    <w:rsid w:val="001D7188"/>
    <w:rsid w:val="001D71F2"/>
    <w:rsid w:val="001D741B"/>
    <w:rsid w:val="001D74F2"/>
    <w:rsid w:val="001D76C7"/>
    <w:rsid w:val="001D7BFA"/>
    <w:rsid w:val="001E01E1"/>
    <w:rsid w:val="001E0968"/>
    <w:rsid w:val="001E1408"/>
    <w:rsid w:val="001E18A5"/>
    <w:rsid w:val="001E1CA6"/>
    <w:rsid w:val="001E1D69"/>
    <w:rsid w:val="001E244C"/>
    <w:rsid w:val="001E2F80"/>
    <w:rsid w:val="001E2FD9"/>
    <w:rsid w:val="001E330E"/>
    <w:rsid w:val="001E419D"/>
    <w:rsid w:val="001E48D1"/>
    <w:rsid w:val="001E4BCA"/>
    <w:rsid w:val="001E4F00"/>
    <w:rsid w:val="001E51EC"/>
    <w:rsid w:val="001E5203"/>
    <w:rsid w:val="001E5FD2"/>
    <w:rsid w:val="001E6519"/>
    <w:rsid w:val="001E6585"/>
    <w:rsid w:val="001E65A6"/>
    <w:rsid w:val="001E680E"/>
    <w:rsid w:val="001E6922"/>
    <w:rsid w:val="001E783D"/>
    <w:rsid w:val="001F0491"/>
    <w:rsid w:val="001F0B81"/>
    <w:rsid w:val="001F19E6"/>
    <w:rsid w:val="001F3050"/>
    <w:rsid w:val="001F334C"/>
    <w:rsid w:val="001F3790"/>
    <w:rsid w:val="001F3792"/>
    <w:rsid w:val="001F39CA"/>
    <w:rsid w:val="001F3F57"/>
    <w:rsid w:val="001F45A6"/>
    <w:rsid w:val="001F4CBE"/>
    <w:rsid w:val="001F4CF0"/>
    <w:rsid w:val="001F4CF3"/>
    <w:rsid w:val="001F5108"/>
    <w:rsid w:val="001F5CB8"/>
    <w:rsid w:val="001F6035"/>
    <w:rsid w:val="001F6266"/>
    <w:rsid w:val="001F62C6"/>
    <w:rsid w:val="001F6569"/>
    <w:rsid w:val="00201009"/>
    <w:rsid w:val="00201486"/>
    <w:rsid w:val="00201561"/>
    <w:rsid w:val="00201D9F"/>
    <w:rsid w:val="00202403"/>
    <w:rsid w:val="00202976"/>
    <w:rsid w:val="00203C97"/>
    <w:rsid w:val="00206265"/>
    <w:rsid w:val="002073BD"/>
    <w:rsid w:val="0020750F"/>
    <w:rsid w:val="00207758"/>
    <w:rsid w:val="00207BBF"/>
    <w:rsid w:val="0021014C"/>
    <w:rsid w:val="00210776"/>
    <w:rsid w:val="0021111B"/>
    <w:rsid w:val="0021227E"/>
    <w:rsid w:val="00212C40"/>
    <w:rsid w:val="00212F43"/>
    <w:rsid w:val="00213190"/>
    <w:rsid w:val="0021336A"/>
    <w:rsid w:val="00213443"/>
    <w:rsid w:val="002135FC"/>
    <w:rsid w:val="0021375E"/>
    <w:rsid w:val="0021385D"/>
    <w:rsid w:val="00213909"/>
    <w:rsid w:val="00216361"/>
    <w:rsid w:val="0021637D"/>
    <w:rsid w:val="00216385"/>
    <w:rsid w:val="002164A6"/>
    <w:rsid w:val="00216562"/>
    <w:rsid w:val="00216F6C"/>
    <w:rsid w:val="00217685"/>
    <w:rsid w:val="00217734"/>
    <w:rsid w:val="00217884"/>
    <w:rsid w:val="00217923"/>
    <w:rsid w:val="00217BF7"/>
    <w:rsid w:val="0022019F"/>
    <w:rsid w:val="00220CBB"/>
    <w:rsid w:val="00220D4F"/>
    <w:rsid w:val="002213BB"/>
    <w:rsid w:val="00221AE5"/>
    <w:rsid w:val="00221E79"/>
    <w:rsid w:val="00222650"/>
    <w:rsid w:val="002229A5"/>
    <w:rsid w:val="00222A5D"/>
    <w:rsid w:val="00222F9A"/>
    <w:rsid w:val="0022330F"/>
    <w:rsid w:val="002235DB"/>
    <w:rsid w:val="00223921"/>
    <w:rsid w:val="00223BD5"/>
    <w:rsid w:val="00223F22"/>
    <w:rsid w:val="002256F4"/>
    <w:rsid w:val="0022578E"/>
    <w:rsid w:val="00225ACC"/>
    <w:rsid w:val="00226906"/>
    <w:rsid w:val="00226AE6"/>
    <w:rsid w:val="00226FDC"/>
    <w:rsid w:val="002271E7"/>
    <w:rsid w:val="002275CE"/>
    <w:rsid w:val="002279A5"/>
    <w:rsid w:val="0023038A"/>
    <w:rsid w:val="00230998"/>
    <w:rsid w:val="00231302"/>
    <w:rsid w:val="002321EF"/>
    <w:rsid w:val="00232A10"/>
    <w:rsid w:val="002332FA"/>
    <w:rsid w:val="00233740"/>
    <w:rsid w:val="00233772"/>
    <w:rsid w:val="00233DE7"/>
    <w:rsid w:val="002340EC"/>
    <w:rsid w:val="002341E7"/>
    <w:rsid w:val="0023474D"/>
    <w:rsid w:val="00235497"/>
    <w:rsid w:val="0023663A"/>
    <w:rsid w:val="0023698A"/>
    <w:rsid w:val="00237570"/>
    <w:rsid w:val="00237D7C"/>
    <w:rsid w:val="0024022C"/>
    <w:rsid w:val="00240EC2"/>
    <w:rsid w:val="00241A56"/>
    <w:rsid w:val="00241D0A"/>
    <w:rsid w:val="00241F3A"/>
    <w:rsid w:val="00242600"/>
    <w:rsid w:val="0024287B"/>
    <w:rsid w:val="002432F7"/>
    <w:rsid w:val="0024361E"/>
    <w:rsid w:val="00243C32"/>
    <w:rsid w:val="00244206"/>
    <w:rsid w:val="00244451"/>
    <w:rsid w:val="002446ED"/>
    <w:rsid w:val="00244CA1"/>
    <w:rsid w:val="00245C82"/>
    <w:rsid w:val="002463AC"/>
    <w:rsid w:val="00246952"/>
    <w:rsid w:val="00246D73"/>
    <w:rsid w:val="002479D8"/>
    <w:rsid w:val="00250420"/>
    <w:rsid w:val="00252012"/>
    <w:rsid w:val="00252CEB"/>
    <w:rsid w:val="002539AB"/>
    <w:rsid w:val="00253BE1"/>
    <w:rsid w:val="002546DE"/>
    <w:rsid w:val="0025542E"/>
    <w:rsid w:val="00255C59"/>
    <w:rsid w:val="002566FB"/>
    <w:rsid w:val="00256865"/>
    <w:rsid w:val="00257613"/>
    <w:rsid w:val="00257977"/>
    <w:rsid w:val="00260028"/>
    <w:rsid w:val="00261E77"/>
    <w:rsid w:val="00262355"/>
    <w:rsid w:val="00262661"/>
    <w:rsid w:val="00262A1C"/>
    <w:rsid w:val="00262C56"/>
    <w:rsid w:val="00262FB6"/>
    <w:rsid w:val="00263807"/>
    <w:rsid w:val="00263A44"/>
    <w:rsid w:val="002643B0"/>
    <w:rsid w:val="00264769"/>
    <w:rsid w:val="00264C02"/>
    <w:rsid w:val="002654ED"/>
    <w:rsid w:val="002657C9"/>
    <w:rsid w:val="00266F1E"/>
    <w:rsid w:val="00266F53"/>
    <w:rsid w:val="00266FD6"/>
    <w:rsid w:val="002671D7"/>
    <w:rsid w:val="002673F2"/>
    <w:rsid w:val="0026752B"/>
    <w:rsid w:val="00267D1A"/>
    <w:rsid w:val="00267E6A"/>
    <w:rsid w:val="002702BD"/>
    <w:rsid w:val="00270621"/>
    <w:rsid w:val="002714B4"/>
    <w:rsid w:val="002720AC"/>
    <w:rsid w:val="00272E56"/>
    <w:rsid w:val="00273C01"/>
    <w:rsid w:val="0027451E"/>
    <w:rsid w:val="00274553"/>
    <w:rsid w:val="00274604"/>
    <w:rsid w:val="002748C4"/>
    <w:rsid w:val="00274AAB"/>
    <w:rsid w:val="00274BCA"/>
    <w:rsid w:val="00274D12"/>
    <w:rsid w:val="0027550A"/>
    <w:rsid w:val="002755AD"/>
    <w:rsid w:val="002764DA"/>
    <w:rsid w:val="00276706"/>
    <w:rsid w:val="0027770D"/>
    <w:rsid w:val="002778BF"/>
    <w:rsid w:val="00277B05"/>
    <w:rsid w:val="00277D91"/>
    <w:rsid w:val="00280A2A"/>
    <w:rsid w:val="0028135A"/>
    <w:rsid w:val="0028153A"/>
    <w:rsid w:val="00281B53"/>
    <w:rsid w:val="0028213F"/>
    <w:rsid w:val="00282A1D"/>
    <w:rsid w:val="002830D2"/>
    <w:rsid w:val="002831DA"/>
    <w:rsid w:val="00283422"/>
    <w:rsid w:val="0028381C"/>
    <w:rsid w:val="00283E28"/>
    <w:rsid w:val="00283FED"/>
    <w:rsid w:val="002844D8"/>
    <w:rsid w:val="0028490E"/>
    <w:rsid w:val="002855D3"/>
    <w:rsid w:val="00285AA2"/>
    <w:rsid w:val="00286614"/>
    <w:rsid w:val="00287C66"/>
    <w:rsid w:val="0029012B"/>
    <w:rsid w:val="00290813"/>
    <w:rsid w:val="00290A33"/>
    <w:rsid w:val="00291F87"/>
    <w:rsid w:val="00292569"/>
    <w:rsid w:val="00292A89"/>
    <w:rsid w:val="00292B48"/>
    <w:rsid w:val="0029302E"/>
    <w:rsid w:val="00293509"/>
    <w:rsid w:val="002936D6"/>
    <w:rsid w:val="00294434"/>
    <w:rsid w:val="002944C7"/>
    <w:rsid w:val="00294727"/>
    <w:rsid w:val="0029491A"/>
    <w:rsid w:val="00294BAA"/>
    <w:rsid w:val="00294CCA"/>
    <w:rsid w:val="0029516D"/>
    <w:rsid w:val="002954A5"/>
    <w:rsid w:val="002954F7"/>
    <w:rsid w:val="00295824"/>
    <w:rsid w:val="00295CBA"/>
    <w:rsid w:val="0029658F"/>
    <w:rsid w:val="00296AC2"/>
    <w:rsid w:val="0029736A"/>
    <w:rsid w:val="002A053E"/>
    <w:rsid w:val="002A0551"/>
    <w:rsid w:val="002A07A1"/>
    <w:rsid w:val="002A0A25"/>
    <w:rsid w:val="002A0ACE"/>
    <w:rsid w:val="002A0C09"/>
    <w:rsid w:val="002A14CB"/>
    <w:rsid w:val="002A1709"/>
    <w:rsid w:val="002A171A"/>
    <w:rsid w:val="002A1763"/>
    <w:rsid w:val="002A2EDA"/>
    <w:rsid w:val="002A3220"/>
    <w:rsid w:val="002A35B5"/>
    <w:rsid w:val="002A377B"/>
    <w:rsid w:val="002A41A5"/>
    <w:rsid w:val="002A492E"/>
    <w:rsid w:val="002A4ACC"/>
    <w:rsid w:val="002A4B31"/>
    <w:rsid w:val="002A4F7F"/>
    <w:rsid w:val="002A51DA"/>
    <w:rsid w:val="002A5674"/>
    <w:rsid w:val="002A571E"/>
    <w:rsid w:val="002A5F55"/>
    <w:rsid w:val="002A63E1"/>
    <w:rsid w:val="002A6419"/>
    <w:rsid w:val="002A6B40"/>
    <w:rsid w:val="002A6C23"/>
    <w:rsid w:val="002A6C27"/>
    <w:rsid w:val="002A6E12"/>
    <w:rsid w:val="002A7F06"/>
    <w:rsid w:val="002B0183"/>
    <w:rsid w:val="002B0CBD"/>
    <w:rsid w:val="002B0F0E"/>
    <w:rsid w:val="002B166C"/>
    <w:rsid w:val="002B192D"/>
    <w:rsid w:val="002B1CF1"/>
    <w:rsid w:val="002B2118"/>
    <w:rsid w:val="002B35F8"/>
    <w:rsid w:val="002B3E9C"/>
    <w:rsid w:val="002B40A4"/>
    <w:rsid w:val="002B5377"/>
    <w:rsid w:val="002B5A8F"/>
    <w:rsid w:val="002B5F77"/>
    <w:rsid w:val="002B6053"/>
    <w:rsid w:val="002B65E9"/>
    <w:rsid w:val="002B6C54"/>
    <w:rsid w:val="002B709E"/>
    <w:rsid w:val="002B7A75"/>
    <w:rsid w:val="002C0533"/>
    <w:rsid w:val="002C064C"/>
    <w:rsid w:val="002C0974"/>
    <w:rsid w:val="002C1346"/>
    <w:rsid w:val="002C1720"/>
    <w:rsid w:val="002C1A62"/>
    <w:rsid w:val="002C24A8"/>
    <w:rsid w:val="002C2B33"/>
    <w:rsid w:val="002C2D64"/>
    <w:rsid w:val="002C3084"/>
    <w:rsid w:val="002C379A"/>
    <w:rsid w:val="002C40EC"/>
    <w:rsid w:val="002C49EC"/>
    <w:rsid w:val="002C4E9C"/>
    <w:rsid w:val="002C5321"/>
    <w:rsid w:val="002C54E1"/>
    <w:rsid w:val="002C569F"/>
    <w:rsid w:val="002C5C6C"/>
    <w:rsid w:val="002C6462"/>
    <w:rsid w:val="002C6F69"/>
    <w:rsid w:val="002C7A23"/>
    <w:rsid w:val="002D015E"/>
    <w:rsid w:val="002D08CE"/>
    <w:rsid w:val="002D0E22"/>
    <w:rsid w:val="002D21CD"/>
    <w:rsid w:val="002D32C6"/>
    <w:rsid w:val="002D34A3"/>
    <w:rsid w:val="002D399E"/>
    <w:rsid w:val="002D44DD"/>
    <w:rsid w:val="002D4D84"/>
    <w:rsid w:val="002D4DF0"/>
    <w:rsid w:val="002D5804"/>
    <w:rsid w:val="002D6076"/>
    <w:rsid w:val="002D61EE"/>
    <w:rsid w:val="002D67F2"/>
    <w:rsid w:val="002D6811"/>
    <w:rsid w:val="002D713F"/>
    <w:rsid w:val="002D7142"/>
    <w:rsid w:val="002D791B"/>
    <w:rsid w:val="002D7923"/>
    <w:rsid w:val="002D7B53"/>
    <w:rsid w:val="002D7C7A"/>
    <w:rsid w:val="002D7EE7"/>
    <w:rsid w:val="002E01AC"/>
    <w:rsid w:val="002E040F"/>
    <w:rsid w:val="002E16BD"/>
    <w:rsid w:val="002E2200"/>
    <w:rsid w:val="002E22C7"/>
    <w:rsid w:val="002E2ACB"/>
    <w:rsid w:val="002E2BC8"/>
    <w:rsid w:val="002E3073"/>
    <w:rsid w:val="002E311D"/>
    <w:rsid w:val="002E3318"/>
    <w:rsid w:val="002E4CCC"/>
    <w:rsid w:val="002E4FE0"/>
    <w:rsid w:val="002E5831"/>
    <w:rsid w:val="002E58AB"/>
    <w:rsid w:val="002E5A49"/>
    <w:rsid w:val="002E6C9D"/>
    <w:rsid w:val="002E6F82"/>
    <w:rsid w:val="002E7346"/>
    <w:rsid w:val="002E763C"/>
    <w:rsid w:val="002F02A1"/>
    <w:rsid w:val="002F0393"/>
    <w:rsid w:val="002F040A"/>
    <w:rsid w:val="002F074F"/>
    <w:rsid w:val="002F092A"/>
    <w:rsid w:val="002F0A13"/>
    <w:rsid w:val="002F0B2A"/>
    <w:rsid w:val="002F0EDE"/>
    <w:rsid w:val="002F1296"/>
    <w:rsid w:val="002F12D2"/>
    <w:rsid w:val="002F139B"/>
    <w:rsid w:val="002F1656"/>
    <w:rsid w:val="002F1914"/>
    <w:rsid w:val="002F1C3F"/>
    <w:rsid w:val="002F2006"/>
    <w:rsid w:val="002F2608"/>
    <w:rsid w:val="002F2E73"/>
    <w:rsid w:val="002F3AFA"/>
    <w:rsid w:val="002F3DE6"/>
    <w:rsid w:val="002F47D5"/>
    <w:rsid w:val="002F47E9"/>
    <w:rsid w:val="002F5684"/>
    <w:rsid w:val="002F5821"/>
    <w:rsid w:val="002F5853"/>
    <w:rsid w:val="002F5E2A"/>
    <w:rsid w:val="002F60EF"/>
    <w:rsid w:val="002F66FF"/>
    <w:rsid w:val="002F6C0B"/>
    <w:rsid w:val="002F6FFE"/>
    <w:rsid w:val="002F70F7"/>
    <w:rsid w:val="002F76B6"/>
    <w:rsid w:val="002F79E8"/>
    <w:rsid w:val="002F7B46"/>
    <w:rsid w:val="002F7FEC"/>
    <w:rsid w:val="003004A4"/>
    <w:rsid w:val="00300AE7"/>
    <w:rsid w:val="0030100B"/>
    <w:rsid w:val="00301051"/>
    <w:rsid w:val="003020A8"/>
    <w:rsid w:val="00302928"/>
    <w:rsid w:val="0030311E"/>
    <w:rsid w:val="003034E2"/>
    <w:rsid w:val="003039DC"/>
    <w:rsid w:val="00303AD0"/>
    <w:rsid w:val="00303FE3"/>
    <w:rsid w:val="00304128"/>
    <w:rsid w:val="00304AF8"/>
    <w:rsid w:val="00304C72"/>
    <w:rsid w:val="00304C78"/>
    <w:rsid w:val="003054EF"/>
    <w:rsid w:val="00305711"/>
    <w:rsid w:val="00305755"/>
    <w:rsid w:val="0030676C"/>
    <w:rsid w:val="00306CE7"/>
    <w:rsid w:val="00307C35"/>
    <w:rsid w:val="003103CE"/>
    <w:rsid w:val="003126D2"/>
    <w:rsid w:val="0031293D"/>
    <w:rsid w:val="00313A65"/>
    <w:rsid w:val="00313D6E"/>
    <w:rsid w:val="00314441"/>
    <w:rsid w:val="00314F4D"/>
    <w:rsid w:val="003159D3"/>
    <w:rsid w:val="00316795"/>
    <w:rsid w:val="00316EAD"/>
    <w:rsid w:val="003176AF"/>
    <w:rsid w:val="003176FD"/>
    <w:rsid w:val="00317B99"/>
    <w:rsid w:val="00317BE0"/>
    <w:rsid w:val="0032033C"/>
    <w:rsid w:val="00320728"/>
    <w:rsid w:val="00320E7A"/>
    <w:rsid w:val="00321482"/>
    <w:rsid w:val="00322D7D"/>
    <w:rsid w:val="00323D95"/>
    <w:rsid w:val="00324BA3"/>
    <w:rsid w:val="00325AD8"/>
    <w:rsid w:val="003263D5"/>
    <w:rsid w:val="00326646"/>
    <w:rsid w:val="00326CC6"/>
    <w:rsid w:val="00326D1F"/>
    <w:rsid w:val="00327143"/>
    <w:rsid w:val="0032715B"/>
    <w:rsid w:val="003274E0"/>
    <w:rsid w:val="00327978"/>
    <w:rsid w:val="003279B6"/>
    <w:rsid w:val="00327ED8"/>
    <w:rsid w:val="0033040E"/>
    <w:rsid w:val="003307F5"/>
    <w:rsid w:val="00330E8C"/>
    <w:rsid w:val="00330EF4"/>
    <w:rsid w:val="003312BD"/>
    <w:rsid w:val="00331760"/>
    <w:rsid w:val="00331F5E"/>
    <w:rsid w:val="0033221B"/>
    <w:rsid w:val="0033256E"/>
    <w:rsid w:val="00333ACB"/>
    <w:rsid w:val="00334CCC"/>
    <w:rsid w:val="00335192"/>
    <w:rsid w:val="0033561E"/>
    <w:rsid w:val="00335BB9"/>
    <w:rsid w:val="00336189"/>
    <w:rsid w:val="00337633"/>
    <w:rsid w:val="003378A5"/>
    <w:rsid w:val="00337DC0"/>
    <w:rsid w:val="00340361"/>
    <w:rsid w:val="003404E6"/>
    <w:rsid w:val="003414CA"/>
    <w:rsid w:val="00341725"/>
    <w:rsid w:val="00341805"/>
    <w:rsid w:val="00341BE0"/>
    <w:rsid w:val="0034281B"/>
    <w:rsid w:val="00342E01"/>
    <w:rsid w:val="003434C0"/>
    <w:rsid w:val="00343645"/>
    <w:rsid w:val="003439C8"/>
    <w:rsid w:val="00343E71"/>
    <w:rsid w:val="00344236"/>
    <w:rsid w:val="00344866"/>
    <w:rsid w:val="003449AB"/>
    <w:rsid w:val="00344E1F"/>
    <w:rsid w:val="00344F02"/>
    <w:rsid w:val="00345C90"/>
    <w:rsid w:val="00346601"/>
    <w:rsid w:val="00346B30"/>
    <w:rsid w:val="00346B89"/>
    <w:rsid w:val="0034755E"/>
    <w:rsid w:val="00350032"/>
    <w:rsid w:val="00350298"/>
    <w:rsid w:val="00350452"/>
    <w:rsid w:val="00350876"/>
    <w:rsid w:val="003517DF"/>
    <w:rsid w:val="003517F1"/>
    <w:rsid w:val="00351B91"/>
    <w:rsid w:val="003522BD"/>
    <w:rsid w:val="003522FA"/>
    <w:rsid w:val="003528DB"/>
    <w:rsid w:val="00352D6C"/>
    <w:rsid w:val="0035399D"/>
    <w:rsid w:val="00353A39"/>
    <w:rsid w:val="00354299"/>
    <w:rsid w:val="00354441"/>
    <w:rsid w:val="00354824"/>
    <w:rsid w:val="00354838"/>
    <w:rsid w:val="00354DBB"/>
    <w:rsid w:val="00355D77"/>
    <w:rsid w:val="00355F6D"/>
    <w:rsid w:val="003569C0"/>
    <w:rsid w:val="00356CE7"/>
    <w:rsid w:val="00357009"/>
    <w:rsid w:val="00357070"/>
    <w:rsid w:val="003577CF"/>
    <w:rsid w:val="0035789C"/>
    <w:rsid w:val="00361765"/>
    <w:rsid w:val="00361DF2"/>
    <w:rsid w:val="003621DE"/>
    <w:rsid w:val="003625DF"/>
    <w:rsid w:val="0036283A"/>
    <w:rsid w:val="00362E9B"/>
    <w:rsid w:val="00363BCE"/>
    <w:rsid w:val="0036411B"/>
    <w:rsid w:val="003657F6"/>
    <w:rsid w:val="00366783"/>
    <w:rsid w:val="00366788"/>
    <w:rsid w:val="00367263"/>
    <w:rsid w:val="00367AC2"/>
    <w:rsid w:val="00370016"/>
    <w:rsid w:val="00371087"/>
    <w:rsid w:val="003713E8"/>
    <w:rsid w:val="003718D3"/>
    <w:rsid w:val="00372158"/>
    <w:rsid w:val="00372464"/>
    <w:rsid w:val="003747E7"/>
    <w:rsid w:val="00374A63"/>
    <w:rsid w:val="00374AB3"/>
    <w:rsid w:val="00375BFA"/>
    <w:rsid w:val="00375DCA"/>
    <w:rsid w:val="00376302"/>
    <w:rsid w:val="003766B4"/>
    <w:rsid w:val="00376FCF"/>
    <w:rsid w:val="003779D2"/>
    <w:rsid w:val="0038058A"/>
    <w:rsid w:val="003808A0"/>
    <w:rsid w:val="003808F8"/>
    <w:rsid w:val="00380AF8"/>
    <w:rsid w:val="00380B7B"/>
    <w:rsid w:val="0038100E"/>
    <w:rsid w:val="003817B5"/>
    <w:rsid w:val="003822C2"/>
    <w:rsid w:val="0038244B"/>
    <w:rsid w:val="00383586"/>
    <w:rsid w:val="00383DDF"/>
    <w:rsid w:val="003841C3"/>
    <w:rsid w:val="00384819"/>
    <w:rsid w:val="00384D0A"/>
    <w:rsid w:val="00385DB5"/>
    <w:rsid w:val="003861A4"/>
    <w:rsid w:val="00386528"/>
    <w:rsid w:val="00386733"/>
    <w:rsid w:val="003877CA"/>
    <w:rsid w:val="00387837"/>
    <w:rsid w:val="00387FBC"/>
    <w:rsid w:val="0039037D"/>
    <w:rsid w:val="00390381"/>
    <w:rsid w:val="003906CB"/>
    <w:rsid w:val="0039087D"/>
    <w:rsid w:val="003908E9"/>
    <w:rsid w:val="00391664"/>
    <w:rsid w:val="0039175D"/>
    <w:rsid w:val="003925B9"/>
    <w:rsid w:val="0039314A"/>
    <w:rsid w:val="003940A5"/>
    <w:rsid w:val="00394374"/>
    <w:rsid w:val="00394856"/>
    <w:rsid w:val="00394AAC"/>
    <w:rsid w:val="00394C8E"/>
    <w:rsid w:val="00394E23"/>
    <w:rsid w:val="003954E1"/>
    <w:rsid w:val="00395A2C"/>
    <w:rsid w:val="00395D4A"/>
    <w:rsid w:val="0039666F"/>
    <w:rsid w:val="00396716"/>
    <w:rsid w:val="003975EC"/>
    <w:rsid w:val="003977CF"/>
    <w:rsid w:val="003A00A1"/>
    <w:rsid w:val="003A0F31"/>
    <w:rsid w:val="003A11BA"/>
    <w:rsid w:val="003A223C"/>
    <w:rsid w:val="003A28BB"/>
    <w:rsid w:val="003A31CA"/>
    <w:rsid w:val="003A43DA"/>
    <w:rsid w:val="003A4C44"/>
    <w:rsid w:val="003A4C79"/>
    <w:rsid w:val="003A56B0"/>
    <w:rsid w:val="003A5877"/>
    <w:rsid w:val="003A62DF"/>
    <w:rsid w:val="003A6708"/>
    <w:rsid w:val="003A735F"/>
    <w:rsid w:val="003A7DB8"/>
    <w:rsid w:val="003A7ECD"/>
    <w:rsid w:val="003B08CD"/>
    <w:rsid w:val="003B12D9"/>
    <w:rsid w:val="003B162D"/>
    <w:rsid w:val="003B17D9"/>
    <w:rsid w:val="003B18FE"/>
    <w:rsid w:val="003B1CC1"/>
    <w:rsid w:val="003B1EF5"/>
    <w:rsid w:val="003B23B7"/>
    <w:rsid w:val="003B2AC6"/>
    <w:rsid w:val="003B2AFF"/>
    <w:rsid w:val="003B2E73"/>
    <w:rsid w:val="003B3768"/>
    <w:rsid w:val="003B388E"/>
    <w:rsid w:val="003B3BC8"/>
    <w:rsid w:val="003B41E8"/>
    <w:rsid w:val="003B4447"/>
    <w:rsid w:val="003B4498"/>
    <w:rsid w:val="003B4ED5"/>
    <w:rsid w:val="003B5525"/>
    <w:rsid w:val="003B586F"/>
    <w:rsid w:val="003B5C2F"/>
    <w:rsid w:val="003B5CA9"/>
    <w:rsid w:val="003B6291"/>
    <w:rsid w:val="003B643F"/>
    <w:rsid w:val="003B693C"/>
    <w:rsid w:val="003B7A83"/>
    <w:rsid w:val="003B7B90"/>
    <w:rsid w:val="003C0692"/>
    <w:rsid w:val="003C1536"/>
    <w:rsid w:val="003C1554"/>
    <w:rsid w:val="003C1B0C"/>
    <w:rsid w:val="003C300A"/>
    <w:rsid w:val="003C4C7A"/>
    <w:rsid w:val="003C536C"/>
    <w:rsid w:val="003C5FE0"/>
    <w:rsid w:val="003C6122"/>
    <w:rsid w:val="003C6245"/>
    <w:rsid w:val="003C6487"/>
    <w:rsid w:val="003C65CE"/>
    <w:rsid w:val="003C6DF9"/>
    <w:rsid w:val="003C6F1E"/>
    <w:rsid w:val="003C7668"/>
    <w:rsid w:val="003D0696"/>
    <w:rsid w:val="003D0964"/>
    <w:rsid w:val="003D0B66"/>
    <w:rsid w:val="003D0D83"/>
    <w:rsid w:val="003D0D89"/>
    <w:rsid w:val="003D0E51"/>
    <w:rsid w:val="003D158C"/>
    <w:rsid w:val="003D160C"/>
    <w:rsid w:val="003D16B0"/>
    <w:rsid w:val="003D1C3F"/>
    <w:rsid w:val="003D1D5E"/>
    <w:rsid w:val="003D216C"/>
    <w:rsid w:val="003D24D9"/>
    <w:rsid w:val="003D27BD"/>
    <w:rsid w:val="003D3F81"/>
    <w:rsid w:val="003D44C4"/>
    <w:rsid w:val="003D4B0F"/>
    <w:rsid w:val="003D4E3F"/>
    <w:rsid w:val="003D5AC1"/>
    <w:rsid w:val="003D5E26"/>
    <w:rsid w:val="003D5FB4"/>
    <w:rsid w:val="003D6865"/>
    <w:rsid w:val="003D68FB"/>
    <w:rsid w:val="003D69C6"/>
    <w:rsid w:val="003D6B86"/>
    <w:rsid w:val="003D7446"/>
    <w:rsid w:val="003D762A"/>
    <w:rsid w:val="003E2590"/>
    <w:rsid w:val="003E286F"/>
    <w:rsid w:val="003E3831"/>
    <w:rsid w:val="003E400E"/>
    <w:rsid w:val="003E42FC"/>
    <w:rsid w:val="003E502A"/>
    <w:rsid w:val="003E54AF"/>
    <w:rsid w:val="003E6592"/>
    <w:rsid w:val="003E73B0"/>
    <w:rsid w:val="003E7E81"/>
    <w:rsid w:val="003F0240"/>
    <w:rsid w:val="003F03B0"/>
    <w:rsid w:val="003F06A7"/>
    <w:rsid w:val="003F0719"/>
    <w:rsid w:val="003F0D07"/>
    <w:rsid w:val="003F118E"/>
    <w:rsid w:val="003F2B19"/>
    <w:rsid w:val="003F2B54"/>
    <w:rsid w:val="003F352D"/>
    <w:rsid w:val="003F37EB"/>
    <w:rsid w:val="003F3C64"/>
    <w:rsid w:val="003F4891"/>
    <w:rsid w:val="003F49CC"/>
    <w:rsid w:val="003F51BA"/>
    <w:rsid w:val="003F5345"/>
    <w:rsid w:val="003F54CD"/>
    <w:rsid w:val="003F5D3E"/>
    <w:rsid w:val="003F5E55"/>
    <w:rsid w:val="003F5EEC"/>
    <w:rsid w:val="003F61FD"/>
    <w:rsid w:val="003F6314"/>
    <w:rsid w:val="003F6B20"/>
    <w:rsid w:val="003F6F3E"/>
    <w:rsid w:val="003F72E1"/>
    <w:rsid w:val="003F7970"/>
    <w:rsid w:val="003F799E"/>
    <w:rsid w:val="003F7C06"/>
    <w:rsid w:val="0040156E"/>
    <w:rsid w:val="004018AA"/>
    <w:rsid w:val="0040363F"/>
    <w:rsid w:val="004037FD"/>
    <w:rsid w:val="00403E6A"/>
    <w:rsid w:val="00404F7E"/>
    <w:rsid w:val="00406117"/>
    <w:rsid w:val="00406D7B"/>
    <w:rsid w:val="00407DBC"/>
    <w:rsid w:val="0041079A"/>
    <w:rsid w:val="00410B7E"/>
    <w:rsid w:val="0041147A"/>
    <w:rsid w:val="00411B4F"/>
    <w:rsid w:val="00412158"/>
    <w:rsid w:val="0041239B"/>
    <w:rsid w:val="00412E40"/>
    <w:rsid w:val="00412F80"/>
    <w:rsid w:val="0041326E"/>
    <w:rsid w:val="00413C52"/>
    <w:rsid w:val="00414373"/>
    <w:rsid w:val="00414394"/>
    <w:rsid w:val="00414B71"/>
    <w:rsid w:val="00415B59"/>
    <w:rsid w:val="00415B71"/>
    <w:rsid w:val="00415FA7"/>
    <w:rsid w:val="004166D3"/>
    <w:rsid w:val="00416873"/>
    <w:rsid w:val="00416A1F"/>
    <w:rsid w:val="00416B67"/>
    <w:rsid w:val="004175D0"/>
    <w:rsid w:val="004179E2"/>
    <w:rsid w:val="00417A92"/>
    <w:rsid w:val="00417C7A"/>
    <w:rsid w:val="00420159"/>
    <w:rsid w:val="004208D5"/>
    <w:rsid w:val="00420BAC"/>
    <w:rsid w:val="0042166A"/>
    <w:rsid w:val="0042194D"/>
    <w:rsid w:val="00421A11"/>
    <w:rsid w:val="0042210E"/>
    <w:rsid w:val="00422E95"/>
    <w:rsid w:val="0042308B"/>
    <w:rsid w:val="004234E7"/>
    <w:rsid w:val="004244EE"/>
    <w:rsid w:val="00425088"/>
    <w:rsid w:val="00425155"/>
    <w:rsid w:val="00425204"/>
    <w:rsid w:val="004257F5"/>
    <w:rsid w:val="00425987"/>
    <w:rsid w:val="00426272"/>
    <w:rsid w:val="00427372"/>
    <w:rsid w:val="004276D1"/>
    <w:rsid w:val="004278C0"/>
    <w:rsid w:val="00427B5A"/>
    <w:rsid w:val="0043017A"/>
    <w:rsid w:val="00430C7C"/>
    <w:rsid w:val="00430CA7"/>
    <w:rsid w:val="004318FB"/>
    <w:rsid w:val="00434600"/>
    <w:rsid w:val="00434683"/>
    <w:rsid w:val="00434E1C"/>
    <w:rsid w:val="00434E7B"/>
    <w:rsid w:val="00435ADB"/>
    <w:rsid w:val="00436BE8"/>
    <w:rsid w:val="00436EAE"/>
    <w:rsid w:val="00436EDE"/>
    <w:rsid w:val="00437EEB"/>
    <w:rsid w:val="004404E2"/>
    <w:rsid w:val="00440C96"/>
    <w:rsid w:val="00441710"/>
    <w:rsid w:val="004418EA"/>
    <w:rsid w:val="004424F8"/>
    <w:rsid w:val="004425E0"/>
    <w:rsid w:val="004429CA"/>
    <w:rsid w:val="00442AA9"/>
    <w:rsid w:val="00442B6E"/>
    <w:rsid w:val="00442F1B"/>
    <w:rsid w:val="00442F98"/>
    <w:rsid w:val="004431EE"/>
    <w:rsid w:val="0044373C"/>
    <w:rsid w:val="00443AE0"/>
    <w:rsid w:val="00443C76"/>
    <w:rsid w:val="00443EEC"/>
    <w:rsid w:val="00443F1D"/>
    <w:rsid w:val="004444D9"/>
    <w:rsid w:val="00444789"/>
    <w:rsid w:val="00444FAF"/>
    <w:rsid w:val="00445301"/>
    <w:rsid w:val="004453B5"/>
    <w:rsid w:val="00445E50"/>
    <w:rsid w:val="00446181"/>
    <w:rsid w:val="00446258"/>
    <w:rsid w:val="00446C99"/>
    <w:rsid w:val="00446D44"/>
    <w:rsid w:val="00447923"/>
    <w:rsid w:val="00447B40"/>
    <w:rsid w:val="00447C75"/>
    <w:rsid w:val="0045099C"/>
    <w:rsid w:val="00451B0C"/>
    <w:rsid w:val="00452657"/>
    <w:rsid w:val="004528DA"/>
    <w:rsid w:val="00452CD3"/>
    <w:rsid w:val="00452DC7"/>
    <w:rsid w:val="00452F10"/>
    <w:rsid w:val="00452F49"/>
    <w:rsid w:val="00453C63"/>
    <w:rsid w:val="00453E28"/>
    <w:rsid w:val="0045449B"/>
    <w:rsid w:val="004548EC"/>
    <w:rsid w:val="00454905"/>
    <w:rsid w:val="004549AA"/>
    <w:rsid w:val="004550F3"/>
    <w:rsid w:val="004551F6"/>
    <w:rsid w:val="004554B4"/>
    <w:rsid w:val="00455693"/>
    <w:rsid w:val="00456B66"/>
    <w:rsid w:val="00457216"/>
    <w:rsid w:val="004577DF"/>
    <w:rsid w:val="00457D1E"/>
    <w:rsid w:val="0046039E"/>
    <w:rsid w:val="004604DF"/>
    <w:rsid w:val="00460DF3"/>
    <w:rsid w:val="00461004"/>
    <w:rsid w:val="00461991"/>
    <w:rsid w:val="00461C04"/>
    <w:rsid w:val="00461C40"/>
    <w:rsid w:val="00461CC2"/>
    <w:rsid w:val="00461FF4"/>
    <w:rsid w:val="00462AAC"/>
    <w:rsid w:val="00464461"/>
    <w:rsid w:val="004648A1"/>
    <w:rsid w:val="00465320"/>
    <w:rsid w:val="00465CE0"/>
    <w:rsid w:val="00465DC3"/>
    <w:rsid w:val="00465EAC"/>
    <w:rsid w:val="00465EE1"/>
    <w:rsid w:val="0046736D"/>
    <w:rsid w:val="004674D4"/>
    <w:rsid w:val="00467969"/>
    <w:rsid w:val="004700E5"/>
    <w:rsid w:val="00470194"/>
    <w:rsid w:val="004708CC"/>
    <w:rsid w:val="00470D36"/>
    <w:rsid w:val="00470F40"/>
    <w:rsid w:val="0047109C"/>
    <w:rsid w:val="004711D7"/>
    <w:rsid w:val="0047132B"/>
    <w:rsid w:val="004714AF"/>
    <w:rsid w:val="00472421"/>
    <w:rsid w:val="004724A4"/>
    <w:rsid w:val="0047336D"/>
    <w:rsid w:val="004736EF"/>
    <w:rsid w:val="004739AE"/>
    <w:rsid w:val="00473E38"/>
    <w:rsid w:val="00474F6F"/>
    <w:rsid w:val="004750B5"/>
    <w:rsid w:val="004750FF"/>
    <w:rsid w:val="00475E0F"/>
    <w:rsid w:val="004766F3"/>
    <w:rsid w:val="00477B65"/>
    <w:rsid w:val="0048055A"/>
    <w:rsid w:val="00480AB9"/>
    <w:rsid w:val="00480B18"/>
    <w:rsid w:val="00480D7F"/>
    <w:rsid w:val="00480F9C"/>
    <w:rsid w:val="00481341"/>
    <w:rsid w:val="00481766"/>
    <w:rsid w:val="004818BF"/>
    <w:rsid w:val="004819EE"/>
    <w:rsid w:val="00481A4F"/>
    <w:rsid w:val="00482471"/>
    <w:rsid w:val="00482CED"/>
    <w:rsid w:val="004833CF"/>
    <w:rsid w:val="004837E6"/>
    <w:rsid w:val="00483BFD"/>
    <w:rsid w:val="00484D48"/>
    <w:rsid w:val="004852B3"/>
    <w:rsid w:val="004857AC"/>
    <w:rsid w:val="004859F2"/>
    <w:rsid w:val="00485AD5"/>
    <w:rsid w:val="00485B54"/>
    <w:rsid w:val="00485DC7"/>
    <w:rsid w:val="004866EF"/>
    <w:rsid w:val="00486D97"/>
    <w:rsid w:val="00486E2B"/>
    <w:rsid w:val="00486EAA"/>
    <w:rsid w:val="0048743C"/>
    <w:rsid w:val="00487BCD"/>
    <w:rsid w:val="00490183"/>
    <w:rsid w:val="0049045E"/>
    <w:rsid w:val="00490802"/>
    <w:rsid w:val="00491286"/>
    <w:rsid w:val="0049134C"/>
    <w:rsid w:val="00491789"/>
    <w:rsid w:val="004923E6"/>
    <w:rsid w:val="00492651"/>
    <w:rsid w:val="004929AE"/>
    <w:rsid w:val="00493409"/>
    <w:rsid w:val="00493716"/>
    <w:rsid w:val="00493766"/>
    <w:rsid w:val="00494A85"/>
    <w:rsid w:val="00494C9D"/>
    <w:rsid w:val="00494DCF"/>
    <w:rsid w:val="0049542F"/>
    <w:rsid w:val="0049591C"/>
    <w:rsid w:val="004962DC"/>
    <w:rsid w:val="0049693A"/>
    <w:rsid w:val="004976E1"/>
    <w:rsid w:val="00497D63"/>
    <w:rsid w:val="004A066E"/>
    <w:rsid w:val="004A07AC"/>
    <w:rsid w:val="004A1513"/>
    <w:rsid w:val="004A16D4"/>
    <w:rsid w:val="004A1740"/>
    <w:rsid w:val="004A19BF"/>
    <w:rsid w:val="004A1F8E"/>
    <w:rsid w:val="004A1FE8"/>
    <w:rsid w:val="004A2530"/>
    <w:rsid w:val="004A259E"/>
    <w:rsid w:val="004A2693"/>
    <w:rsid w:val="004A292B"/>
    <w:rsid w:val="004A2CAB"/>
    <w:rsid w:val="004A2DD7"/>
    <w:rsid w:val="004A2E94"/>
    <w:rsid w:val="004A3C26"/>
    <w:rsid w:val="004A3FB7"/>
    <w:rsid w:val="004A47EF"/>
    <w:rsid w:val="004A5093"/>
    <w:rsid w:val="004A5312"/>
    <w:rsid w:val="004A5778"/>
    <w:rsid w:val="004A5C49"/>
    <w:rsid w:val="004A6848"/>
    <w:rsid w:val="004A6898"/>
    <w:rsid w:val="004A6BA2"/>
    <w:rsid w:val="004A730C"/>
    <w:rsid w:val="004A7B2A"/>
    <w:rsid w:val="004B0235"/>
    <w:rsid w:val="004B0DC8"/>
    <w:rsid w:val="004B16DE"/>
    <w:rsid w:val="004B1B5C"/>
    <w:rsid w:val="004B1E51"/>
    <w:rsid w:val="004B1F58"/>
    <w:rsid w:val="004B20D3"/>
    <w:rsid w:val="004B27E1"/>
    <w:rsid w:val="004B2ACF"/>
    <w:rsid w:val="004B2BB3"/>
    <w:rsid w:val="004B36B4"/>
    <w:rsid w:val="004B3703"/>
    <w:rsid w:val="004B37FC"/>
    <w:rsid w:val="004B3DD7"/>
    <w:rsid w:val="004B3E39"/>
    <w:rsid w:val="004B4055"/>
    <w:rsid w:val="004B48A7"/>
    <w:rsid w:val="004B4A80"/>
    <w:rsid w:val="004B58A8"/>
    <w:rsid w:val="004B596A"/>
    <w:rsid w:val="004B5B8D"/>
    <w:rsid w:val="004B5EB8"/>
    <w:rsid w:val="004B6148"/>
    <w:rsid w:val="004B65F3"/>
    <w:rsid w:val="004B6E8E"/>
    <w:rsid w:val="004B6FFB"/>
    <w:rsid w:val="004B7307"/>
    <w:rsid w:val="004B7663"/>
    <w:rsid w:val="004B7C38"/>
    <w:rsid w:val="004B7CB3"/>
    <w:rsid w:val="004C01F1"/>
    <w:rsid w:val="004C04F6"/>
    <w:rsid w:val="004C102C"/>
    <w:rsid w:val="004C172A"/>
    <w:rsid w:val="004C1AAB"/>
    <w:rsid w:val="004C2265"/>
    <w:rsid w:val="004C2799"/>
    <w:rsid w:val="004C2DC7"/>
    <w:rsid w:val="004C2ECE"/>
    <w:rsid w:val="004C2F56"/>
    <w:rsid w:val="004C3451"/>
    <w:rsid w:val="004C36B8"/>
    <w:rsid w:val="004C3ADA"/>
    <w:rsid w:val="004C3B1E"/>
    <w:rsid w:val="004C3C67"/>
    <w:rsid w:val="004C4D78"/>
    <w:rsid w:val="004C5678"/>
    <w:rsid w:val="004C57EA"/>
    <w:rsid w:val="004C5C52"/>
    <w:rsid w:val="004C5EB0"/>
    <w:rsid w:val="004C609C"/>
    <w:rsid w:val="004C6F81"/>
    <w:rsid w:val="004C767F"/>
    <w:rsid w:val="004C7727"/>
    <w:rsid w:val="004D0027"/>
    <w:rsid w:val="004D038F"/>
    <w:rsid w:val="004D079D"/>
    <w:rsid w:val="004D0965"/>
    <w:rsid w:val="004D19C3"/>
    <w:rsid w:val="004D1AAC"/>
    <w:rsid w:val="004D1EAA"/>
    <w:rsid w:val="004D1F50"/>
    <w:rsid w:val="004D2A46"/>
    <w:rsid w:val="004D2EEC"/>
    <w:rsid w:val="004D3538"/>
    <w:rsid w:val="004D3D34"/>
    <w:rsid w:val="004D3F19"/>
    <w:rsid w:val="004D4016"/>
    <w:rsid w:val="004D4863"/>
    <w:rsid w:val="004D4BCC"/>
    <w:rsid w:val="004D4DB1"/>
    <w:rsid w:val="004D5444"/>
    <w:rsid w:val="004D5FFC"/>
    <w:rsid w:val="004D6113"/>
    <w:rsid w:val="004D63AA"/>
    <w:rsid w:val="004D63C1"/>
    <w:rsid w:val="004D66B5"/>
    <w:rsid w:val="004D6743"/>
    <w:rsid w:val="004D6B38"/>
    <w:rsid w:val="004D6F26"/>
    <w:rsid w:val="004D770B"/>
    <w:rsid w:val="004D77FE"/>
    <w:rsid w:val="004D7B5E"/>
    <w:rsid w:val="004E0267"/>
    <w:rsid w:val="004E030E"/>
    <w:rsid w:val="004E0E68"/>
    <w:rsid w:val="004E12F8"/>
    <w:rsid w:val="004E2368"/>
    <w:rsid w:val="004E25A6"/>
    <w:rsid w:val="004E2727"/>
    <w:rsid w:val="004E3966"/>
    <w:rsid w:val="004E3B77"/>
    <w:rsid w:val="004E47B6"/>
    <w:rsid w:val="004E4B3C"/>
    <w:rsid w:val="004E4B98"/>
    <w:rsid w:val="004E4F8A"/>
    <w:rsid w:val="004E545A"/>
    <w:rsid w:val="004E55A9"/>
    <w:rsid w:val="004E58AA"/>
    <w:rsid w:val="004E605C"/>
    <w:rsid w:val="004E656E"/>
    <w:rsid w:val="004E66F8"/>
    <w:rsid w:val="004E67E3"/>
    <w:rsid w:val="004E68AE"/>
    <w:rsid w:val="004E724F"/>
    <w:rsid w:val="004E76CB"/>
    <w:rsid w:val="004E7F98"/>
    <w:rsid w:val="004F02FE"/>
    <w:rsid w:val="004F077A"/>
    <w:rsid w:val="004F09C0"/>
    <w:rsid w:val="004F09DA"/>
    <w:rsid w:val="004F1CEB"/>
    <w:rsid w:val="004F1DEF"/>
    <w:rsid w:val="004F2001"/>
    <w:rsid w:val="004F3659"/>
    <w:rsid w:val="004F4509"/>
    <w:rsid w:val="004F457B"/>
    <w:rsid w:val="004F48A9"/>
    <w:rsid w:val="004F4B70"/>
    <w:rsid w:val="004F541D"/>
    <w:rsid w:val="004F585C"/>
    <w:rsid w:val="004F5934"/>
    <w:rsid w:val="004F5AB6"/>
    <w:rsid w:val="004F64FA"/>
    <w:rsid w:val="004F6C7D"/>
    <w:rsid w:val="004F6CBB"/>
    <w:rsid w:val="004F6E21"/>
    <w:rsid w:val="004F72FB"/>
    <w:rsid w:val="004F7803"/>
    <w:rsid w:val="004F798D"/>
    <w:rsid w:val="005009F7"/>
    <w:rsid w:val="00500B92"/>
    <w:rsid w:val="00500C3C"/>
    <w:rsid w:val="005016F7"/>
    <w:rsid w:val="00501A8D"/>
    <w:rsid w:val="00503450"/>
    <w:rsid w:val="005042B0"/>
    <w:rsid w:val="00504E21"/>
    <w:rsid w:val="005052F1"/>
    <w:rsid w:val="00505878"/>
    <w:rsid w:val="00506540"/>
    <w:rsid w:val="00506598"/>
    <w:rsid w:val="005065CD"/>
    <w:rsid w:val="0050669C"/>
    <w:rsid w:val="00506F04"/>
    <w:rsid w:val="00507ABC"/>
    <w:rsid w:val="00507DA4"/>
    <w:rsid w:val="00507F58"/>
    <w:rsid w:val="005102BD"/>
    <w:rsid w:val="005105C1"/>
    <w:rsid w:val="00510EBB"/>
    <w:rsid w:val="00510FFA"/>
    <w:rsid w:val="00511AA6"/>
    <w:rsid w:val="00511B22"/>
    <w:rsid w:val="00511D0F"/>
    <w:rsid w:val="00513061"/>
    <w:rsid w:val="005140F7"/>
    <w:rsid w:val="00514357"/>
    <w:rsid w:val="0051529B"/>
    <w:rsid w:val="0051538B"/>
    <w:rsid w:val="00515A09"/>
    <w:rsid w:val="00515B54"/>
    <w:rsid w:val="00515E8D"/>
    <w:rsid w:val="00515F3B"/>
    <w:rsid w:val="00516025"/>
    <w:rsid w:val="00516B4D"/>
    <w:rsid w:val="00516B69"/>
    <w:rsid w:val="005178B4"/>
    <w:rsid w:val="00517C91"/>
    <w:rsid w:val="00517D98"/>
    <w:rsid w:val="00520435"/>
    <w:rsid w:val="00520581"/>
    <w:rsid w:val="00520C78"/>
    <w:rsid w:val="0052252C"/>
    <w:rsid w:val="00522B33"/>
    <w:rsid w:val="00522B6D"/>
    <w:rsid w:val="00522D5C"/>
    <w:rsid w:val="00523155"/>
    <w:rsid w:val="0052332C"/>
    <w:rsid w:val="0052333C"/>
    <w:rsid w:val="0052342D"/>
    <w:rsid w:val="00524EFA"/>
    <w:rsid w:val="00525017"/>
    <w:rsid w:val="0052539F"/>
    <w:rsid w:val="0052675C"/>
    <w:rsid w:val="005269D9"/>
    <w:rsid w:val="005270BF"/>
    <w:rsid w:val="0052771C"/>
    <w:rsid w:val="00532F7B"/>
    <w:rsid w:val="0053304B"/>
    <w:rsid w:val="005331F7"/>
    <w:rsid w:val="0053381E"/>
    <w:rsid w:val="00533C71"/>
    <w:rsid w:val="00534990"/>
    <w:rsid w:val="00535713"/>
    <w:rsid w:val="0053582F"/>
    <w:rsid w:val="00535906"/>
    <w:rsid w:val="00535EFD"/>
    <w:rsid w:val="00535F1D"/>
    <w:rsid w:val="0053691C"/>
    <w:rsid w:val="00536C00"/>
    <w:rsid w:val="00536DB6"/>
    <w:rsid w:val="00536F4B"/>
    <w:rsid w:val="00537809"/>
    <w:rsid w:val="00537CAF"/>
    <w:rsid w:val="00540308"/>
    <w:rsid w:val="0054087F"/>
    <w:rsid w:val="00540B96"/>
    <w:rsid w:val="00540C01"/>
    <w:rsid w:val="00540D33"/>
    <w:rsid w:val="0054174E"/>
    <w:rsid w:val="00542A1B"/>
    <w:rsid w:val="00542CE5"/>
    <w:rsid w:val="0054305E"/>
    <w:rsid w:val="005432AA"/>
    <w:rsid w:val="00543ED7"/>
    <w:rsid w:val="00543F1B"/>
    <w:rsid w:val="005443DE"/>
    <w:rsid w:val="005453ED"/>
    <w:rsid w:val="005457FB"/>
    <w:rsid w:val="00546059"/>
    <w:rsid w:val="005460A5"/>
    <w:rsid w:val="005460E7"/>
    <w:rsid w:val="00546125"/>
    <w:rsid w:val="00547134"/>
    <w:rsid w:val="005474CA"/>
    <w:rsid w:val="00547597"/>
    <w:rsid w:val="00547FE2"/>
    <w:rsid w:val="005502C8"/>
    <w:rsid w:val="0055096D"/>
    <w:rsid w:val="00550B1C"/>
    <w:rsid w:val="00550CB3"/>
    <w:rsid w:val="0055129F"/>
    <w:rsid w:val="00551362"/>
    <w:rsid w:val="005518E1"/>
    <w:rsid w:val="0055235E"/>
    <w:rsid w:val="00552605"/>
    <w:rsid w:val="00552E7C"/>
    <w:rsid w:val="00552F2F"/>
    <w:rsid w:val="00553261"/>
    <w:rsid w:val="00554417"/>
    <w:rsid w:val="005552D8"/>
    <w:rsid w:val="00555334"/>
    <w:rsid w:val="005558F0"/>
    <w:rsid w:val="0055598D"/>
    <w:rsid w:val="005568F3"/>
    <w:rsid w:val="00557492"/>
    <w:rsid w:val="005609FC"/>
    <w:rsid w:val="00561113"/>
    <w:rsid w:val="00561A22"/>
    <w:rsid w:val="00561D67"/>
    <w:rsid w:val="0056243E"/>
    <w:rsid w:val="00562B6D"/>
    <w:rsid w:val="00562E7B"/>
    <w:rsid w:val="005635AF"/>
    <w:rsid w:val="00563847"/>
    <w:rsid w:val="00563FC9"/>
    <w:rsid w:val="00564107"/>
    <w:rsid w:val="005642BA"/>
    <w:rsid w:val="005646AD"/>
    <w:rsid w:val="005647E5"/>
    <w:rsid w:val="00564D5D"/>
    <w:rsid w:val="005653EE"/>
    <w:rsid w:val="00565FBF"/>
    <w:rsid w:val="00566052"/>
    <w:rsid w:val="00566501"/>
    <w:rsid w:val="00566CA6"/>
    <w:rsid w:val="00566F02"/>
    <w:rsid w:val="00567521"/>
    <w:rsid w:val="00567781"/>
    <w:rsid w:val="0057107A"/>
    <w:rsid w:val="005713F2"/>
    <w:rsid w:val="00571B2A"/>
    <w:rsid w:val="00571D1F"/>
    <w:rsid w:val="00572A12"/>
    <w:rsid w:val="00572C83"/>
    <w:rsid w:val="0057364E"/>
    <w:rsid w:val="00573B3D"/>
    <w:rsid w:val="00574151"/>
    <w:rsid w:val="00574243"/>
    <w:rsid w:val="0057479A"/>
    <w:rsid w:val="005749B3"/>
    <w:rsid w:val="00574D5A"/>
    <w:rsid w:val="005750D1"/>
    <w:rsid w:val="00575363"/>
    <w:rsid w:val="0057599B"/>
    <w:rsid w:val="00575D7D"/>
    <w:rsid w:val="005766A0"/>
    <w:rsid w:val="00580BC8"/>
    <w:rsid w:val="00581AD0"/>
    <w:rsid w:val="00582539"/>
    <w:rsid w:val="00582568"/>
    <w:rsid w:val="00582836"/>
    <w:rsid w:val="00582A22"/>
    <w:rsid w:val="00582B20"/>
    <w:rsid w:val="0058351B"/>
    <w:rsid w:val="00583887"/>
    <w:rsid w:val="00583A2A"/>
    <w:rsid w:val="00583DEE"/>
    <w:rsid w:val="00583E19"/>
    <w:rsid w:val="00584981"/>
    <w:rsid w:val="005849CA"/>
    <w:rsid w:val="00584DFD"/>
    <w:rsid w:val="00585AA6"/>
    <w:rsid w:val="005864D3"/>
    <w:rsid w:val="00586647"/>
    <w:rsid w:val="00587330"/>
    <w:rsid w:val="005877DB"/>
    <w:rsid w:val="0059037C"/>
    <w:rsid w:val="005904F2"/>
    <w:rsid w:val="00591292"/>
    <w:rsid w:val="00591383"/>
    <w:rsid w:val="00591B93"/>
    <w:rsid w:val="00591C70"/>
    <w:rsid w:val="0059275C"/>
    <w:rsid w:val="00592D8E"/>
    <w:rsid w:val="00592F1C"/>
    <w:rsid w:val="0059300F"/>
    <w:rsid w:val="00593C78"/>
    <w:rsid w:val="00593CAA"/>
    <w:rsid w:val="00594291"/>
    <w:rsid w:val="005945BF"/>
    <w:rsid w:val="0059488E"/>
    <w:rsid w:val="005948F0"/>
    <w:rsid w:val="00594BB6"/>
    <w:rsid w:val="00594C8C"/>
    <w:rsid w:val="00594D70"/>
    <w:rsid w:val="00595E8E"/>
    <w:rsid w:val="0059609A"/>
    <w:rsid w:val="0059685A"/>
    <w:rsid w:val="00596890"/>
    <w:rsid w:val="0059694E"/>
    <w:rsid w:val="00596EC9"/>
    <w:rsid w:val="00597307"/>
    <w:rsid w:val="0059748A"/>
    <w:rsid w:val="005A00BC"/>
    <w:rsid w:val="005A00D8"/>
    <w:rsid w:val="005A03DA"/>
    <w:rsid w:val="005A0F19"/>
    <w:rsid w:val="005A0F5F"/>
    <w:rsid w:val="005A10E9"/>
    <w:rsid w:val="005A1AC0"/>
    <w:rsid w:val="005A25A5"/>
    <w:rsid w:val="005A26EA"/>
    <w:rsid w:val="005A32A5"/>
    <w:rsid w:val="005A59EA"/>
    <w:rsid w:val="005A5B91"/>
    <w:rsid w:val="005A5E71"/>
    <w:rsid w:val="005A640F"/>
    <w:rsid w:val="005A6444"/>
    <w:rsid w:val="005A64E7"/>
    <w:rsid w:val="005A6620"/>
    <w:rsid w:val="005A6A41"/>
    <w:rsid w:val="005A6C06"/>
    <w:rsid w:val="005A6D91"/>
    <w:rsid w:val="005A6D95"/>
    <w:rsid w:val="005A6DBF"/>
    <w:rsid w:val="005A6E35"/>
    <w:rsid w:val="005A7F05"/>
    <w:rsid w:val="005B066D"/>
    <w:rsid w:val="005B094D"/>
    <w:rsid w:val="005B0BE9"/>
    <w:rsid w:val="005B0EB5"/>
    <w:rsid w:val="005B1BB1"/>
    <w:rsid w:val="005B1FB2"/>
    <w:rsid w:val="005B207F"/>
    <w:rsid w:val="005B27A7"/>
    <w:rsid w:val="005B2866"/>
    <w:rsid w:val="005B2C62"/>
    <w:rsid w:val="005B428F"/>
    <w:rsid w:val="005B4698"/>
    <w:rsid w:val="005B5642"/>
    <w:rsid w:val="005B5755"/>
    <w:rsid w:val="005B5E12"/>
    <w:rsid w:val="005B68BF"/>
    <w:rsid w:val="005B69ED"/>
    <w:rsid w:val="005B79C8"/>
    <w:rsid w:val="005B7E8A"/>
    <w:rsid w:val="005C160A"/>
    <w:rsid w:val="005C1641"/>
    <w:rsid w:val="005C1837"/>
    <w:rsid w:val="005C18E0"/>
    <w:rsid w:val="005C216D"/>
    <w:rsid w:val="005C23F9"/>
    <w:rsid w:val="005C34B2"/>
    <w:rsid w:val="005C35FF"/>
    <w:rsid w:val="005C3678"/>
    <w:rsid w:val="005C3C70"/>
    <w:rsid w:val="005C3CAC"/>
    <w:rsid w:val="005C3DB1"/>
    <w:rsid w:val="005C4328"/>
    <w:rsid w:val="005C4BC9"/>
    <w:rsid w:val="005C4CA9"/>
    <w:rsid w:val="005C4CE3"/>
    <w:rsid w:val="005C4D3F"/>
    <w:rsid w:val="005C4EA6"/>
    <w:rsid w:val="005C63B4"/>
    <w:rsid w:val="005C6DBC"/>
    <w:rsid w:val="005C6FE3"/>
    <w:rsid w:val="005C7103"/>
    <w:rsid w:val="005C7490"/>
    <w:rsid w:val="005C7BF0"/>
    <w:rsid w:val="005C7FBE"/>
    <w:rsid w:val="005D0046"/>
    <w:rsid w:val="005D0AE0"/>
    <w:rsid w:val="005D12E7"/>
    <w:rsid w:val="005D1705"/>
    <w:rsid w:val="005D19B8"/>
    <w:rsid w:val="005D2944"/>
    <w:rsid w:val="005D33F2"/>
    <w:rsid w:val="005D4C8F"/>
    <w:rsid w:val="005D5472"/>
    <w:rsid w:val="005D5ED7"/>
    <w:rsid w:val="005D6324"/>
    <w:rsid w:val="005D6434"/>
    <w:rsid w:val="005D6AE0"/>
    <w:rsid w:val="005D6BEB"/>
    <w:rsid w:val="005D6F0D"/>
    <w:rsid w:val="005D704D"/>
    <w:rsid w:val="005D7FE3"/>
    <w:rsid w:val="005E02AF"/>
    <w:rsid w:val="005E0332"/>
    <w:rsid w:val="005E0ED8"/>
    <w:rsid w:val="005E111A"/>
    <w:rsid w:val="005E136A"/>
    <w:rsid w:val="005E19A4"/>
    <w:rsid w:val="005E1F6D"/>
    <w:rsid w:val="005E1F99"/>
    <w:rsid w:val="005E1FFD"/>
    <w:rsid w:val="005E28A0"/>
    <w:rsid w:val="005E2A41"/>
    <w:rsid w:val="005E3036"/>
    <w:rsid w:val="005E31E6"/>
    <w:rsid w:val="005E3DB9"/>
    <w:rsid w:val="005E446A"/>
    <w:rsid w:val="005E45EB"/>
    <w:rsid w:val="005E49D5"/>
    <w:rsid w:val="005E4FE6"/>
    <w:rsid w:val="005E58A2"/>
    <w:rsid w:val="005E5D57"/>
    <w:rsid w:val="005E67EF"/>
    <w:rsid w:val="005E6C50"/>
    <w:rsid w:val="005E7312"/>
    <w:rsid w:val="005E741E"/>
    <w:rsid w:val="005E745F"/>
    <w:rsid w:val="005E77DE"/>
    <w:rsid w:val="005E7AD1"/>
    <w:rsid w:val="005E7E56"/>
    <w:rsid w:val="005E7EB9"/>
    <w:rsid w:val="005F05FA"/>
    <w:rsid w:val="005F1A60"/>
    <w:rsid w:val="005F1C1C"/>
    <w:rsid w:val="005F1C2A"/>
    <w:rsid w:val="005F1E29"/>
    <w:rsid w:val="005F1F6A"/>
    <w:rsid w:val="005F3060"/>
    <w:rsid w:val="005F3070"/>
    <w:rsid w:val="005F31A3"/>
    <w:rsid w:val="005F3348"/>
    <w:rsid w:val="005F3504"/>
    <w:rsid w:val="005F35B9"/>
    <w:rsid w:val="005F35EF"/>
    <w:rsid w:val="005F4362"/>
    <w:rsid w:val="005F57EB"/>
    <w:rsid w:val="005F5EEE"/>
    <w:rsid w:val="005F6496"/>
    <w:rsid w:val="005F682E"/>
    <w:rsid w:val="005F6938"/>
    <w:rsid w:val="005F6C0C"/>
    <w:rsid w:val="005F7BB6"/>
    <w:rsid w:val="00600361"/>
    <w:rsid w:val="00600552"/>
    <w:rsid w:val="00600A21"/>
    <w:rsid w:val="00600AC0"/>
    <w:rsid w:val="00600C54"/>
    <w:rsid w:val="00601028"/>
    <w:rsid w:val="006020EF"/>
    <w:rsid w:val="00602549"/>
    <w:rsid w:val="006029FD"/>
    <w:rsid w:val="00602E2F"/>
    <w:rsid w:val="00602F23"/>
    <w:rsid w:val="00602FBC"/>
    <w:rsid w:val="00602FD7"/>
    <w:rsid w:val="006034C3"/>
    <w:rsid w:val="006034F2"/>
    <w:rsid w:val="00603B0B"/>
    <w:rsid w:val="00605017"/>
    <w:rsid w:val="00605AF8"/>
    <w:rsid w:val="00605F1B"/>
    <w:rsid w:val="00607218"/>
    <w:rsid w:val="006077A5"/>
    <w:rsid w:val="00610131"/>
    <w:rsid w:val="006103BA"/>
    <w:rsid w:val="006105EB"/>
    <w:rsid w:val="0061073B"/>
    <w:rsid w:val="006116CB"/>
    <w:rsid w:val="00611BD5"/>
    <w:rsid w:val="00612626"/>
    <w:rsid w:val="00612C31"/>
    <w:rsid w:val="00612EF0"/>
    <w:rsid w:val="00613AD8"/>
    <w:rsid w:val="006146C9"/>
    <w:rsid w:val="00614D42"/>
    <w:rsid w:val="00614F0D"/>
    <w:rsid w:val="0061530A"/>
    <w:rsid w:val="006155E8"/>
    <w:rsid w:val="00617A2A"/>
    <w:rsid w:val="00617B25"/>
    <w:rsid w:val="00617DD4"/>
    <w:rsid w:val="00617F50"/>
    <w:rsid w:val="006200CD"/>
    <w:rsid w:val="00620230"/>
    <w:rsid w:val="00620315"/>
    <w:rsid w:val="00620432"/>
    <w:rsid w:val="006210A6"/>
    <w:rsid w:val="00621979"/>
    <w:rsid w:val="00621A14"/>
    <w:rsid w:val="00621D1B"/>
    <w:rsid w:val="00622C1F"/>
    <w:rsid w:val="00623061"/>
    <w:rsid w:val="006233BE"/>
    <w:rsid w:val="006233D7"/>
    <w:rsid w:val="00623840"/>
    <w:rsid w:val="0062404C"/>
    <w:rsid w:val="006240A5"/>
    <w:rsid w:val="00624AAF"/>
    <w:rsid w:val="00625AF7"/>
    <w:rsid w:val="00625C88"/>
    <w:rsid w:val="00626236"/>
    <w:rsid w:val="006263CC"/>
    <w:rsid w:val="00626D02"/>
    <w:rsid w:val="00626FEF"/>
    <w:rsid w:val="00627186"/>
    <w:rsid w:val="0062739B"/>
    <w:rsid w:val="0062765C"/>
    <w:rsid w:val="00627963"/>
    <w:rsid w:val="00627D47"/>
    <w:rsid w:val="0063066D"/>
    <w:rsid w:val="00630A27"/>
    <w:rsid w:val="00631115"/>
    <w:rsid w:val="00631638"/>
    <w:rsid w:val="00631F2E"/>
    <w:rsid w:val="0063202B"/>
    <w:rsid w:val="006320D4"/>
    <w:rsid w:val="006321BE"/>
    <w:rsid w:val="0063221E"/>
    <w:rsid w:val="00632476"/>
    <w:rsid w:val="00632A7E"/>
    <w:rsid w:val="006337FC"/>
    <w:rsid w:val="006340A4"/>
    <w:rsid w:val="00634462"/>
    <w:rsid w:val="00634471"/>
    <w:rsid w:val="00634620"/>
    <w:rsid w:val="006361C6"/>
    <w:rsid w:val="00636251"/>
    <w:rsid w:val="00636A70"/>
    <w:rsid w:val="00636BE9"/>
    <w:rsid w:val="00637555"/>
    <w:rsid w:val="00640229"/>
    <w:rsid w:val="00640858"/>
    <w:rsid w:val="00640C11"/>
    <w:rsid w:val="00640E5D"/>
    <w:rsid w:val="00641008"/>
    <w:rsid w:val="0064166E"/>
    <w:rsid w:val="00641D06"/>
    <w:rsid w:val="006421EA"/>
    <w:rsid w:val="00642C91"/>
    <w:rsid w:val="006430BD"/>
    <w:rsid w:val="0064343D"/>
    <w:rsid w:val="00643C26"/>
    <w:rsid w:val="006443CE"/>
    <w:rsid w:val="00644DB8"/>
    <w:rsid w:val="00646067"/>
    <w:rsid w:val="0064622E"/>
    <w:rsid w:val="0064658E"/>
    <w:rsid w:val="00646595"/>
    <w:rsid w:val="0064668B"/>
    <w:rsid w:val="006469DC"/>
    <w:rsid w:val="00646C93"/>
    <w:rsid w:val="00646FA4"/>
    <w:rsid w:val="006477F0"/>
    <w:rsid w:val="006503FD"/>
    <w:rsid w:val="00650EA6"/>
    <w:rsid w:val="006519F0"/>
    <w:rsid w:val="0065287F"/>
    <w:rsid w:val="00652C7F"/>
    <w:rsid w:val="00652CA4"/>
    <w:rsid w:val="00653711"/>
    <w:rsid w:val="0065374F"/>
    <w:rsid w:val="00653907"/>
    <w:rsid w:val="00654056"/>
    <w:rsid w:val="006541D7"/>
    <w:rsid w:val="0065563A"/>
    <w:rsid w:val="00656225"/>
    <w:rsid w:val="0065635B"/>
    <w:rsid w:val="0065700E"/>
    <w:rsid w:val="0066038B"/>
    <w:rsid w:val="00660A4A"/>
    <w:rsid w:val="00660CEF"/>
    <w:rsid w:val="006615F2"/>
    <w:rsid w:val="00661E01"/>
    <w:rsid w:val="00661E15"/>
    <w:rsid w:val="006626FF"/>
    <w:rsid w:val="00662B4C"/>
    <w:rsid w:val="006637AC"/>
    <w:rsid w:val="00663CDB"/>
    <w:rsid w:val="00663DA6"/>
    <w:rsid w:val="00664077"/>
    <w:rsid w:val="0066491F"/>
    <w:rsid w:val="00664C61"/>
    <w:rsid w:val="00665263"/>
    <w:rsid w:val="006662B0"/>
    <w:rsid w:val="006662BF"/>
    <w:rsid w:val="006663B7"/>
    <w:rsid w:val="006666E0"/>
    <w:rsid w:val="006678D5"/>
    <w:rsid w:val="0067069E"/>
    <w:rsid w:val="006719D7"/>
    <w:rsid w:val="0067276C"/>
    <w:rsid w:val="00672EA5"/>
    <w:rsid w:val="0067351A"/>
    <w:rsid w:val="00674B31"/>
    <w:rsid w:val="00674BB7"/>
    <w:rsid w:val="00675E77"/>
    <w:rsid w:val="00676057"/>
    <w:rsid w:val="0067647F"/>
    <w:rsid w:val="00676925"/>
    <w:rsid w:val="00676968"/>
    <w:rsid w:val="00677035"/>
    <w:rsid w:val="00677096"/>
    <w:rsid w:val="00677285"/>
    <w:rsid w:val="00677866"/>
    <w:rsid w:val="00680222"/>
    <w:rsid w:val="006803D3"/>
    <w:rsid w:val="006806D0"/>
    <w:rsid w:val="00681574"/>
    <w:rsid w:val="00681F48"/>
    <w:rsid w:val="00682AD7"/>
    <w:rsid w:val="00682E0A"/>
    <w:rsid w:val="006832B1"/>
    <w:rsid w:val="006835AA"/>
    <w:rsid w:val="006836C0"/>
    <w:rsid w:val="00683E57"/>
    <w:rsid w:val="00683FA9"/>
    <w:rsid w:val="0068406F"/>
    <w:rsid w:val="0068407A"/>
    <w:rsid w:val="00686259"/>
    <w:rsid w:val="00686678"/>
    <w:rsid w:val="00687D15"/>
    <w:rsid w:val="006902F8"/>
    <w:rsid w:val="00690695"/>
    <w:rsid w:val="00690B60"/>
    <w:rsid w:val="00690EAB"/>
    <w:rsid w:val="00690FB0"/>
    <w:rsid w:val="00692897"/>
    <w:rsid w:val="00692D9D"/>
    <w:rsid w:val="006938AA"/>
    <w:rsid w:val="0069444E"/>
    <w:rsid w:val="00694E3F"/>
    <w:rsid w:val="00695648"/>
    <w:rsid w:val="006956A9"/>
    <w:rsid w:val="00696321"/>
    <w:rsid w:val="0069694A"/>
    <w:rsid w:val="00697827"/>
    <w:rsid w:val="00697C6E"/>
    <w:rsid w:val="006A0053"/>
    <w:rsid w:val="006A005D"/>
    <w:rsid w:val="006A06B7"/>
    <w:rsid w:val="006A0D05"/>
    <w:rsid w:val="006A1AE8"/>
    <w:rsid w:val="006A286B"/>
    <w:rsid w:val="006A2F2F"/>
    <w:rsid w:val="006A309D"/>
    <w:rsid w:val="006A322E"/>
    <w:rsid w:val="006A333F"/>
    <w:rsid w:val="006A34E8"/>
    <w:rsid w:val="006A35F0"/>
    <w:rsid w:val="006A41C6"/>
    <w:rsid w:val="006A4CE4"/>
    <w:rsid w:val="006A5A3B"/>
    <w:rsid w:val="006A5CC3"/>
    <w:rsid w:val="006A5ECA"/>
    <w:rsid w:val="006A6850"/>
    <w:rsid w:val="006A6A54"/>
    <w:rsid w:val="006A6B00"/>
    <w:rsid w:val="006A6C39"/>
    <w:rsid w:val="006A6E01"/>
    <w:rsid w:val="006A7237"/>
    <w:rsid w:val="006A7564"/>
    <w:rsid w:val="006A773D"/>
    <w:rsid w:val="006A7767"/>
    <w:rsid w:val="006A7841"/>
    <w:rsid w:val="006A78CB"/>
    <w:rsid w:val="006A7EB7"/>
    <w:rsid w:val="006A7F7D"/>
    <w:rsid w:val="006B08E0"/>
    <w:rsid w:val="006B0FCA"/>
    <w:rsid w:val="006B1229"/>
    <w:rsid w:val="006B1698"/>
    <w:rsid w:val="006B1CBD"/>
    <w:rsid w:val="006B2001"/>
    <w:rsid w:val="006B2C6C"/>
    <w:rsid w:val="006B2D9A"/>
    <w:rsid w:val="006B3400"/>
    <w:rsid w:val="006B4438"/>
    <w:rsid w:val="006B484A"/>
    <w:rsid w:val="006B4960"/>
    <w:rsid w:val="006B496D"/>
    <w:rsid w:val="006B4C67"/>
    <w:rsid w:val="006B4DB7"/>
    <w:rsid w:val="006B4E27"/>
    <w:rsid w:val="006B4F39"/>
    <w:rsid w:val="006B5234"/>
    <w:rsid w:val="006B541C"/>
    <w:rsid w:val="006B5715"/>
    <w:rsid w:val="006B5AE2"/>
    <w:rsid w:val="006B630E"/>
    <w:rsid w:val="006B6789"/>
    <w:rsid w:val="006B6FBE"/>
    <w:rsid w:val="006B7442"/>
    <w:rsid w:val="006B795E"/>
    <w:rsid w:val="006B7BE6"/>
    <w:rsid w:val="006B7C8A"/>
    <w:rsid w:val="006C0C9D"/>
    <w:rsid w:val="006C127E"/>
    <w:rsid w:val="006C2377"/>
    <w:rsid w:val="006C23D1"/>
    <w:rsid w:val="006C36A4"/>
    <w:rsid w:val="006C3D13"/>
    <w:rsid w:val="006C40C7"/>
    <w:rsid w:val="006C421A"/>
    <w:rsid w:val="006C43A2"/>
    <w:rsid w:val="006C4DFE"/>
    <w:rsid w:val="006C5135"/>
    <w:rsid w:val="006C5380"/>
    <w:rsid w:val="006C53BE"/>
    <w:rsid w:val="006C54C7"/>
    <w:rsid w:val="006C5688"/>
    <w:rsid w:val="006C56F3"/>
    <w:rsid w:val="006C5B80"/>
    <w:rsid w:val="006C5ECA"/>
    <w:rsid w:val="006C6091"/>
    <w:rsid w:val="006C6452"/>
    <w:rsid w:val="006C6741"/>
    <w:rsid w:val="006C6817"/>
    <w:rsid w:val="006C692B"/>
    <w:rsid w:val="006C6C9E"/>
    <w:rsid w:val="006C7172"/>
    <w:rsid w:val="006C7D61"/>
    <w:rsid w:val="006D024C"/>
    <w:rsid w:val="006D02D5"/>
    <w:rsid w:val="006D04F7"/>
    <w:rsid w:val="006D0783"/>
    <w:rsid w:val="006D0786"/>
    <w:rsid w:val="006D0DD0"/>
    <w:rsid w:val="006D1239"/>
    <w:rsid w:val="006D1B3C"/>
    <w:rsid w:val="006D2352"/>
    <w:rsid w:val="006D2759"/>
    <w:rsid w:val="006D297B"/>
    <w:rsid w:val="006D33F2"/>
    <w:rsid w:val="006D3B84"/>
    <w:rsid w:val="006D3F04"/>
    <w:rsid w:val="006D3F93"/>
    <w:rsid w:val="006D4090"/>
    <w:rsid w:val="006D4AEE"/>
    <w:rsid w:val="006D5093"/>
    <w:rsid w:val="006D517D"/>
    <w:rsid w:val="006D56DF"/>
    <w:rsid w:val="006D63AD"/>
    <w:rsid w:val="006D66B3"/>
    <w:rsid w:val="006D6B68"/>
    <w:rsid w:val="006D75A9"/>
    <w:rsid w:val="006D7B3F"/>
    <w:rsid w:val="006E031D"/>
    <w:rsid w:val="006E037B"/>
    <w:rsid w:val="006E0BB9"/>
    <w:rsid w:val="006E0C9C"/>
    <w:rsid w:val="006E1426"/>
    <w:rsid w:val="006E19B6"/>
    <w:rsid w:val="006E218C"/>
    <w:rsid w:val="006E34C6"/>
    <w:rsid w:val="006E37F2"/>
    <w:rsid w:val="006E3D15"/>
    <w:rsid w:val="006E3EBD"/>
    <w:rsid w:val="006E4092"/>
    <w:rsid w:val="006E41A0"/>
    <w:rsid w:val="006E430D"/>
    <w:rsid w:val="006E43A7"/>
    <w:rsid w:val="006E4C9F"/>
    <w:rsid w:val="006E504D"/>
    <w:rsid w:val="006E5B06"/>
    <w:rsid w:val="006E5BE2"/>
    <w:rsid w:val="006E62F9"/>
    <w:rsid w:val="006E6A98"/>
    <w:rsid w:val="006E6E46"/>
    <w:rsid w:val="006E6F29"/>
    <w:rsid w:val="006E7639"/>
    <w:rsid w:val="006E7BDC"/>
    <w:rsid w:val="006E7C98"/>
    <w:rsid w:val="006F00AA"/>
    <w:rsid w:val="006F026C"/>
    <w:rsid w:val="006F031D"/>
    <w:rsid w:val="006F0383"/>
    <w:rsid w:val="006F045C"/>
    <w:rsid w:val="006F057D"/>
    <w:rsid w:val="006F06AB"/>
    <w:rsid w:val="006F0880"/>
    <w:rsid w:val="006F14E3"/>
    <w:rsid w:val="006F1685"/>
    <w:rsid w:val="006F16B1"/>
    <w:rsid w:val="006F1CFE"/>
    <w:rsid w:val="006F1D9D"/>
    <w:rsid w:val="006F1F55"/>
    <w:rsid w:val="006F2551"/>
    <w:rsid w:val="006F3E9E"/>
    <w:rsid w:val="006F46CF"/>
    <w:rsid w:val="006F47DA"/>
    <w:rsid w:val="006F47F4"/>
    <w:rsid w:val="006F4CA8"/>
    <w:rsid w:val="006F5057"/>
    <w:rsid w:val="006F5C56"/>
    <w:rsid w:val="006F610A"/>
    <w:rsid w:val="006F6402"/>
    <w:rsid w:val="006F67E2"/>
    <w:rsid w:val="006F6C5F"/>
    <w:rsid w:val="006F6EA5"/>
    <w:rsid w:val="006F73FD"/>
    <w:rsid w:val="006F7B09"/>
    <w:rsid w:val="006F7D5E"/>
    <w:rsid w:val="007006E7"/>
    <w:rsid w:val="007007DB"/>
    <w:rsid w:val="007011E9"/>
    <w:rsid w:val="007019A1"/>
    <w:rsid w:val="00701B12"/>
    <w:rsid w:val="00701D7B"/>
    <w:rsid w:val="007025BD"/>
    <w:rsid w:val="0070267F"/>
    <w:rsid w:val="00702CF9"/>
    <w:rsid w:val="007032E1"/>
    <w:rsid w:val="0070367F"/>
    <w:rsid w:val="00703F82"/>
    <w:rsid w:val="0070474C"/>
    <w:rsid w:val="00705350"/>
    <w:rsid w:val="007054CD"/>
    <w:rsid w:val="00705528"/>
    <w:rsid w:val="007055B0"/>
    <w:rsid w:val="007060D2"/>
    <w:rsid w:val="007064D2"/>
    <w:rsid w:val="00706653"/>
    <w:rsid w:val="007068AB"/>
    <w:rsid w:val="007070E0"/>
    <w:rsid w:val="007071BB"/>
    <w:rsid w:val="0070785F"/>
    <w:rsid w:val="00710BF5"/>
    <w:rsid w:val="00710CEB"/>
    <w:rsid w:val="00710F81"/>
    <w:rsid w:val="00711182"/>
    <w:rsid w:val="00711227"/>
    <w:rsid w:val="00711675"/>
    <w:rsid w:val="00711EC2"/>
    <w:rsid w:val="007128FB"/>
    <w:rsid w:val="007132A7"/>
    <w:rsid w:val="00714187"/>
    <w:rsid w:val="007146AA"/>
    <w:rsid w:val="00714841"/>
    <w:rsid w:val="00714ADD"/>
    <w:rsid w:val="00714DCE"/>
    <w:rsid w:val="00715016"/>
    <w:rsid w:val="00715E36"/>
    <w:rsid w:val="007160B6"/>
    <w:rsid w:val="0071636D"/>
    <w:rsid w:val="0071671B"/>
    <w:rsid w:val="00716B5D"/>
    <w:rsid w:val="00717F95"/>
    <w:rsid w:val="007200BD"/>
    <w:rsid w:val="00720959"/>
    <w:rsid w:val="00720B63"/>
    <w:rsid w:val="00720FD8"/>
    <w:rsid w:val="007216A1"/>
    <w:rsid w:val="007218F7"/>
    <w:rsid w:val="00721BBE"/>
    <w:rsid w:val="007220D2"/>
    <w:rsid w:val="0072290B"/>
    <w:rsid w:val="00722F74"/>
    <w:rsid w:val="007244F4"/>
    <w:rsid w:val="00724684"/>
    <w:rsid w:val="00724EA0"/>
    <w:rsid w:val="00724FBC"/>
    <w:rsid w:val="007255A4"/>
    <w:rsid w:val="007255B8"/>
    <w:rsid w:val="0072645E"/>
    <w:rsid w:val="007265D2"/>
    <w:rsid w:val="00726745"/>
    <w:rsid w:val="00727E3A"/>
    <w:rsid w:val="00730DAC"/>
    <w:rsid w:val="00730F61"/>
    <w:rsid w:val="0073131B"/>
    <w:rsid w:val="0073163B"/>
    <w:rsid w:val="0073178A"/>
    <w:rsid w:val="00731ED7"/>
    <w:rsid w:val="0073337C"/>
    <w:rsid w:val="007335F0"/>
    <w:rsid w:val="007337CC"/>
    <w:rsid w:val="00733BA4"/>
    <w:rsid w:val="00733DB3"/>
    <w:rsid w:val="00733EA1"/>
    <w:rsid w:val="007340FB"/>
    <w:rsid w:val="007343E6"/>
    <w:rsid w:val="00734A9A"/>
    <w:rsid w:val="00734FDA"/>
    <w:rsid w:val="00735C67"/>
    <w:rsid w:val="00735FA6"/>
    <w:rsid w:val="00736075"/>
    <w:rsid w:val="0073611E"/>
    <w:rsid w:val="007365A8"/>
    <w:rsid w:val="00736B21"/>
    <w:rsid w:val="007370F3"/>
    <w:rsid w:val="007373A8"/>
    <w:rsid w:val="007377FF"/>
    <w:rsid w:val="00737F9C"/>
    <w:rsid w:val="00740FA5"/>
    <w:rsid w:val="00740FC2"/>
    <w:rsid w:val="00741224"/>
    <w:rsid w:val="00741301"/>
    <w:rsid w:val="00741535"/>
    <w:rsid w:val="0074168D"/>
    <w:rsid w:val="0074272F"/>
    <w:rsid w:val="007427B0"/>
    <w:rsid w:val="00742C88"/>
    <w:rsid w:val="00742FEE"/>
    <w:rsid w:val="007435B4"/>
    <w:rsid w:val="007436E6"/>
    <w:rsid w:val="007452AC"/>
    <w:rsid w:val="00745486"/>
    <w:rsid w:val="007457CF"/>
    <w:rsid w:val="007458F3"/>
    <w:rsid w:val="00745B80"/>
    <w:rsid w:val="00745EA2"/>
    <w:rsid w:val="007469DB"/>
    <w:rsid w:val="00746A8A"/>
    <w:rsid w:val="0074733B"/>
    <w:rsid w:val="007478B7"/>
    <w:rsid w:val="00750B0C"/>
    <w:rsid w:val="00750B30"/>
    <w:rsid w:val="00750E95"/>
    <w:rsid w:val="00751C0F"/>
    <w:rsid w:val="00752720"/>
    <w:rsid w:val="00752B19"/>
    <w:rsid w:val="00752B6B"/>
    <w:rsid w:val="00753653"/>
    <w:rsid w:val="00753B59"/>
    <w:rsid w:val="00755044"/>
    <w:rsid w:val="00755816"/>
    <w:rsid w:val="007559CA"/>
    <w:rsid w:val="007561C7"/>
    <w:rsid w:val="00756530"/>
    <w:rsid w:val="0075746B"/>
    <w:rsid w:val="00757541"/>
    <w:rsid w:val="00757CE0"/>
    <w:rsid w:val="00760D58"/>
    <w:rsid w:val="00761494"/>
    <w:rsid w:val="00762059"/>
    <w:rsid w:val="00762255"/>
    <w:rsid w:val="007625FA"/>
    <w:rsid w:val="007626DD"/>
    <w:rsid w:val="00762A62"/>
    <w:rsid w:val="0076334E"/>
    <w:rsid w:val="007644CC"/>
    <w:rsid w:val="00764DC0"/>
    <w:rsid w:val="0076545F"/>
    <w:rsid w:val="00765C79"/>
    <w:rsid w:val="007661E1"/>
    <w:rsid w:val="007665AD"/>
    <w:rsid w:val="00766900"/>
    <w:rsid w:val="00766E0B"/>
    <w:rsid w:val="00767005"/>
    <w:rsid w:val="00767BB2"/>
    <w:rsid w:val="00767F50"/>
    <w:rsid w:val="00767FFC"/>
    <w:rsid w:val="007700A1"/>
    <w:rsid w:val="00770746"/>
    <w:rsid w:val="0077091E"/>
    <w:rsid w:val="00770974"/>
    <w:rsid w:val="007719B2"/>
    <w:rsid w:val="00771B22"/>
    <w:rsid w:val="00771F2A"/>
    <w:rsid w:val="007723C0"/>
    <w:rsid w:val="007725C1"/>
    <w:rsid w:val="007727CD"/>
    <w:rsid w:val="00772BF3"/>
    <w:rsid w:val="00773958"/>
    <w:rsid w:val="00773B1A"/>
    <w:rsid w:val="00773B22"/>
    <w:rsid w:val="00774330"/>
    <w:rsid w:val="007748D1"/>
    <w:rsid w:val="00774D1E"/>
    <w:rsid w:val="00774DB7"/>
    <w:rsid w:val="00775205"/>
    <w:rsid w:val="00775906"/>
    <w:rsid w:val="0077593C"/>
    <w:rsid w:val="00775A17"/>
    <w:rsid w:val="00776192"/>
    <w:rsid w:val="007761D3"/>
    <w:rsid w:val="00776AEF"/>
    <w:rsid w:val="00776FDA"/>
    <w:rsid w:val="007770FA"/>
    <w:rsid w:val="007801C6"/>
    <w:rsid w:val="007811A2"/>
    <w:rsid w:val="0078120D"/>
    <w:rsid w:val="0078152B"/>
    <w:rsid w:val="00781531"/>
    <w:rsid w:val="00781DE3"/>
    <w:rsid w:val="00782468"/>
    <w:rsid w:val="00782507"/>
    <w:rsid w:val="0078287A"/>
    <w:rsid w:val="00784094"/>
    <w:rsid w:val="007844A0"/>
    <w:rsid w:val="007846B1"/>
    <w:rsid w:val="007851F3"/>
    <w:rsid w:val="00785566"/>
    <w:rsid w:val="0078562A"/>
    <w:rsid w:val="00786099"/>
    <w:rsid w:val="0078667C"/>
    <w:rsid w:val="007867FF"/>
    <w:rsid w:val="00787267"/>
    <w:rsid w:val="0078729F"/>
    <w:rsid w:val="00787820"/>
    <w:rsid w:val="00790105"/>
    <w:rsid w:val="007904CD"/>
    <w:rsid w:val="00790727"/>
    <w:rsid w:val="00790CF2"/>
    <w:rsid w:val="00790E52"/>
    <w:rsid w:val="007911FE"/>
    <w:rsid w:val="00791ACD"/>
    <w:rsid w:val="00791D21"/>
    <w:rsid w:val="0079230B"/>
    <w:rsid w:val="00792479"/>
    <w:rsid w:val="00792DBB"/>
    <w:rsid w:val="00793282"/>
    <w:rsid w:val="007936AA"/>
    <w:rsid w:val="00793C50"/>
    <w:rsid w:val="00793F1C"/>
    <w:rsid w:val="00794556"/>
    <w:rsid w:val="00794FA1"/>
    <w:rsid w:val="00795967"/>
    <w:rsid w:val="00795AE2"/>
    <w:rsid w:val="007961C1"/>
    <w:rsid w:val="007967A0"/>
    <w:rsid w:val="00796939"/>
    <w:rsid w:val="00797637"/>
    <w:rsid w:val="007979BD"/>
    <w:rsid w:val="007A0F74"/>
    <w:rsid w:val="007A10AC"/>
    <w:rsid w:val="007A13DA"/>
    <w:rsid w:val="007A1808"/>
    <w:rsid w:val="007A185E"/>
    <w:rsid w:val="007A2909"/>
    <w:rsid w:val="007A3081"/>
    <w:rsid w:val="007A35ED"/>
    <w:rsid w:val="007A3EB9"/>
    <w:rsid w:val="007A4008"/>
    <w:rsid w:val="007A4240"/>
    <w:rsid w:val="007A4FCF"/>
    <w:rsid w:val="007A54E7"/>
    <w:rsid w:val="007A57DA"/>
    <w:rsid w:val="007A58D5"/>
    <w:rsid w:val="007A5A4A"/>
    <w:rsid w:val="007A6386"/>
    <w:rsid w:val="007A6681"/>
    <w:rsid w:val="007A6A92"/>
    <w:rsid w:val="007A6ACC"/>
    <w:rsid w:val="007A6C82"/>
    <w:rsid w:val="007A718E"/>
    <w:rsid w:val="007A72ED"/>
    <w:rsid w:val="007A731B"/>
    <w:rsid w:val="007B1510"/>
    <w:rsid w:val="007B172C"/>
    <w:rsid w:val="007B176B"/>
    <w:rsid w:val="007B1AAB"/>
    <w:rsid w:val="007B1B67"/>
    <w:rsid w:val="007B269F"/>
    <w:rsid w:val="007B26FD"/>
    <w:rsid w:val="007B2FC8"/>
    <w:rsid w:val="007B37D9"/>
    <w:rsid w:val="007B40FD"/>
    <w:rsid w:val="007B4FE9"/>
    <w:rsid w:val="007B5EB5"/>
    <w:rsid w:val="007B6149"/>
    <w:rsid w:val="007B6574"/>
    <w:rsid w:val="007B6738"/>
    <w:rsid w:val="007B6DF0"/>
    <w:rsid w:val="007B768F"/>
    <w:rsid w:val="007B7C69"/>
    <w:rsid w:val="007C000D"/>
    <w:rsid w:val="007C0373"/>
    <w:rsid w:val="007C0554"/>
    <w:rsid w:val="007C05EF"/>
    <w:rsid w:val="007C07A4"/>
    <w:rsid w:val="007C087B"/>
    <w:rsid w:val="007C0AA2"/>
    <w:rsid w:val="007C0D80"/>
    <w:rsid w:val="007C19D2"/>
    <w:rsid w:val="007C1B11"/>
    <w:rsid w:val="007C1ED6"/>
    <w:rsid w:val="007C1F62"/>
    <w:rsid w:val="007C29BF"/>
    <w:rsid w:val="007C3415"/>
    <w:rsid w:val="007C3AD1"/>
    <w:rsid w:val="007C3E6D"/>
    <w:rsid w:val="007C3EA1"/>
    <w:rsid w:val="007C3EA8"/>
    <w:rsid w:val="007C4177"/>
    <w:rsid w:val="007C4A98"/>
    <w:rsid w:val="007C51AE"/>
    <w:rsid w:val="007C5719"/>
    <w:rsid w:val="007C671C"/>
    <w:rsid w:val="007C6F0D"/>
    <w:rsid w:val="007C6F8A"/>
    <w:rsid w:val="007D02D1"/>
    <w:rsid w:val="007D0389"/>
    <w:rsid w:val="007D16A1"/>
    <w:rsid w:val="007D17E4"/>
    <w:rsid w:val="007D180A"/>
    <w:rsid w:val="007D222E"/>
    <w:rsid w:val="007D26C0"/>
    <w:rsid w:val="007D2C8E"/>
    <w:rsid w:val="007D3C0D"/>
    <w:rsid w:val="007D44D3"/>
    <w:rsid w:val="007D4536"/>
    <w:rsid w:val="007D4A68"/>
    <w:rsid w:val="007D4B60"/>
    <w:rsid w:val="007D57C2"/>
    <w:rsid w:val="007D5993"/>
    <w:rsid w:val="007D5BDD"/>
    <w:rsid w:val="007D5ED5"/>
    <w:rsid w:val="007D60FF"/>
    <w:rsid w:val="007D6B59"/>
    <w:rsid w:val="007D702D"/>
    <w:rsid w:val="007D70D5"/>
    <w:rsid w:val="007D7927"/>
    <w:rsid w:val="007D7962"/>
    <w:rsid w:val="007D7B37"/>
    <w:rsid w:val="007E0D99"/>
    <w:rsid w:val="007E1F23"/>
    <w:rsid w:val="007E2319"/>
    <w:rsid w:val="007E26BC"/>
    <w:rsid w:val="007E2CF2"/>
    <w:rsid w:val="007E2DB1"/>
    <w:rsid w:val="007E3AB8"/>
    <w:rsid w:val="007E3C18"/>
    <w:rsid w:val="007E4428"/>
    <w:rsid w:val="007E453D"/>
    <w:rsid w:val="007E479D"/>
    <w:rsid w:val="007E4C93"/>
    <w:rsid w:val="007E4F25"/>
    <w:rsid w:val="007E5073"/>
    <w:rsid w:val="007E626E"/>
    <w:rsid w:val="007E68A5"/>
    <w:rsid w:val="007E6BB4"/>
    <w:rsid w:val="007E6CB0"/>
    <w:rsid w:val="007E747E"/>
    <w:rsid w:val="007E767B"/>
    <w:rsid w:val="007F091A"/>
    <w:rsid w:val="007F0D42"/>
    <w:rsid w:val="007F1360"/>
    <w:rsid w:val="007F1648"/>
    <w:rsid w:val="007F1C91"/>
    <w:rsid w:val="007F1FDF"/>
    <w:rsid w:val="007F23F3"/>
    <w:rsid w:val="007F269D"/>
    <w:rsid w:val="007F28AF"/>
    <w:rsid w:val="007F2A42"/>
    <w:rsid w:val="007F30D0"/>
    <w:rsid w:val="007F3A40"/>
    <w:rsid w:val="007F3CBF"/>
    <w:rsid w:val="007F47C2"/>
    <w:rsid w:val="007F4E40"/>
    <w:rsid w:val="007F4E71"/>
    <w:rsid w:val="007F61A5"/>
    <w:rsid w:val="007F657A"/>
    <w:rsid w:val="007F65EE"/>
    <w:rsid w:val="007F65F5"/>
    <w:rsid w:val="007F774F"/>
    <w:rsid w:val="007F78BF"/>
    <w:rsid w:val="007F7D21"/>
    <w:rsid w:val="008006A5"/>
    <w:rsid w:val="00800792"/>
    <w:rsid w:val="008007DC"/>
    <w:rsid w:val="00800A1C"/>
    <w:rsid w:val="00800BB0"/>
    <w:rsid w:val="00800F55"/>
    <w:rsid w:val="0080272F"/>
    <w:rsid w:val="00803AD0"/>
    <w:rsid w:val="008048EF"/>
    <w:rsid w:val="00804DC9"/>
    <w:rsid w:val="008054B3"/>
    <w:rsid w:val="00805FB0"/>
    <w:rsid w:val="0080633D"/>
    <w:rsid w:val="008069C2"/>
    <w:rsid w:val="00806B67"/>
    <w:rsid w:val="00806CB7"/>
    <w:rsid w:val="0080718D"/>
    <w:rsid w:val="00810A9C"/>
    <w:rsid w:val="00811097"/>
    <w:rsid w:val="0081119C"/>
    <w:rsid w:val="00811901"/>
    <w:rsid w:val="0081239D"/>
    <w:rsid w:val="00812ABE"/>
    <w:rsid w:val="00812FD3"/>
    <w:rsid w:val="00813155"/>
    <w:rsid w:val="008135D9"/>
    <w:rsid w:val="008137B3"/>
    <w:rsid w:val="00813BDB"/>
    <w:rsid w:val="008149AF"/>
    <w:rsid w:val="00814D4F"/>
    <w:rsid w:val="00814EF5"/>
    <w:rsid w:val="00815044"/>
    <w:rsid w:val="0081565D"/>
    <w:rsid w:val="00815681"/>
    <w:rsid w:val="00815CD6"/>
    <w:rsid w:val="0081605E"/>
    <w:rsid w:val="00816198"/>
    <w:rsid w:val="00816676"/>
    <w:rsid w:val="008167A4"/>
    <w:rsid w:val="008168C9"/>
    <w:rsid w:val="00816CD7"/>
    <w:rsid w:val="00817F60"/>
    <w:rsid w:val="0082034B"/>
    <w:rsid w:val="00820BFE"/>
    <w:rsid w:val="00821287"/>
    <w:rsid w:val="008217CF"/>
    <w:rsid w:val="00821847"/>
    <w:rsid w:val="00821DA2"/>
    <w:rsid w:val="008221E8"/>
    <w:rsid w:val="0082266F"/>
    <w:rsid w:val="00822B45"/>
    <w:rsid w:val="008232F2"/>
    <w:rsid w:val="00823B7C"/>
    <w:rsid w:val="00825558"/>
    <w:rsid w:val="00825986"/>
    <w:rsid w:val="008262A1"/>
    <w:rsid w:val="00826359"/>
    <w:rsid w:val="00826491"/>
    <w:rsid w:val="008268F2"/>
    <w:rsid w:val="00827159"/>
    <w:rsid w:val="008275F7"/>
    <w:rsid w:val="00827944"/>
    <w:rsid w:val="008279B3"/>
    <w:rsid w:val="00830594"/>
    <w:rsid w:val="008307C7"/>
    <w:rsid w:val="008308C8"/>
    <w:rsid w:val="00831E47"/>
    <w:rsid w:val="00832B9E"/>
    <w:rsid w:val="00833715"/>
    <w:rsid w:val="00833DBC"/>
    <w:rsid w:val="00834273"/>
    <w:rsid w:val="0083427B"/>
    <w:rsid w:val="00834877"/>
    <w:rsid w:val="00834C8C"/>
    <w:rsid w:val="00835377"/>
    <w:rsid w:val="00835DF0"/>
    <w:rsid w:val="00835FE9"/>
    <w:rsid w:val="0083665F"/>
    <w:rsid w:val="00836BF5"/>
    <w:rsid w:val="0083720C"/>
    <w:rsid w:val="00837627"/>
    <w:rsid w:val="00837841"/>
    <w:rsid w:val="00837C1F"/>
    <w:rsid w:val="00840942"/>
    <w:rsid w:val="00840B30"/>
    <w:rsid w:val="00840B83"/>
    <w:rsid w:val="008412D6"/>
    <w:rsid w:val="00841A25"/>
    <w:rsid w:val="00841C2D"/>
    <w:rsid w:val="0084213D"/>
    <w:rsid w:val="00842E12"/>
    <w:rsid w:val="00843CAC"/>
    <w:rsid w:val="00843DCC"/>
    <w:rsid w:val="0084436B"/>
    <w:rsid w:val="008446FE"/>
    <w:rsid w:val="00844885"/>
    <w:rsid w:val="008448E5"/>
    <w:rsid w:val="00844C7E"/>
    <w:rsid w:val="00844F8A"/>
    <w:rsid w:val="00845099"/>
    <w:rsid w:val="008456D8"/>
    <w:rsid w:val="00845D5D"/>
    <w:rsid w:val="00846600"/>
    <w:rsid w:val="0084667D"/>
    <w:rsid w:val="008469B2"/>
    <w:rsid w:val="00846C64"/>
    <w:rsid w:val="00847122"/>
    <w:rsid w:val="0084753E"/>
    <w:rsid w:val="008479FD"/>
    <w:rsid w:val="00847A24"/>
    <w:rsid w:val="00847DAA"/>
    <w:rsid w:val="00850220"/>
    <w:rsid w:val="00851815"/>
    <w:rsid w:val="00852EA8"/>
    <w:rsid w:val="00852FDA"/>
    <w:rsid w:val="00853C0C"/>
    <w:rsid w:val="00853F73"/>
    <w:rsid w:val="00854053"/>
    <w:rsid w:val="00854210"/>
    <w:rsid w:val="00854C04"/>
    <w:rsid w:val="00854D66"/>
    <w:rsid w:val="00855066"/>
    <w:rsid w:val="00855280"/>
    <w:rsid w:val="00855C36"/>
    <w:rsid w:val="00855C3E"/>
    <w:rsid w:val="00856D47"/>
    <w:rsid w:val="00857110"/>
    <w:rsid w:val="0085720B"/>
    <w:rsid w:val="008576B3"/>
    <w:rsid w:val="00857A67"/>
    <w:rsid w:val="00857B5F"/>
    <w:rsid w:val="00857E76"/>
    <w:rsid w:val="00860507"/>
    <w:rsid w:val="008608C2"/>
    <w:rsid w:val="00860916"/>
    <w:rsid w:val="00860B19"/>
    <w:rsid w:val="0086103D"/>
    <w:rsid w:val="00861261"/>
    <w:rsid w:val="00861864"/>
    <w:rsid w:val="00861960"/>
    <w:rsid w:val="00861ABD"/>
    <w:rsid w:val="00861BE5"/>
    <w:rsid w:val="00861F00"/>
    <w:rsid w:val="00862490"/>
    <w:rsid w:val="00862F5A"/>
    <w:rsid w:val="008631C9"/>
    <w:rsid w:val="008632F3"/>
    <w:rsid w:val="00863724"/>
    <w:rsid w:val="00863744"/>
    <w:rsid w:val="00863EF9"/>
    <w:rsid w:val="0086467B"/>
    <w:rsid w:val="008646EB"/>
    <w:rsid w:val="00864AB3"/>
    <w:rsid w:val="0086556C"/>
    <w:rsid w:val="0086576E"/>
    <w:rsid w:val="00865784"/>
    <w:rsid w:val="00865A0B"/>
    <w:rsid w:val="00865AC9"/>
    <w:rsid w:val="00866FD5"/>
    <w:rsid w:val="008670A7"/>
    <w:rsid w:val="00867CCC"/>
    <w:rsid w:val="00870310"/>
    <w:rsid w:val="00870735"/>
    <w:rsid w:val="00870BC4"/>
    <w:rsid w:val="008715AE"/>
    <w:rsid w:val="00871ED9"/>
    <w:rsid w:val="00872310"/>
    <w:rsid w:val="0087238B"/>
    <w:rsid w:val="00872B26"/>
    <w:rsid w:val="00872C02"/>
    <w:rsid w:val="00872DA8"/>
    <w:rsid w:val="00873031"/>
    <w:rsid w:val="00873C05"/>
    <w:rsid w:val="00873DAC"/>
    <w:rsid w:val="00874101"/>
    <w:rsid w:val="00874B87"/>
    <w:rsid w:val="008750E2"/>
    <w:rsid w:val="00876174"/>
    <w:rsid w:val="0087619B"/>
    <w:rsid w:val="0087630D"/>
    <w:rsid w:val="00876A9E"/>
    <w:rsid w:val="00877322"/>
    <w:rsid w:val="008779EB"/>
    <w:rsid w:val="00877F74"/>
    <w:rsid w:val="00880746"/>
    <w:rsid w:val="00880ABA"/>
    <w:rsid w:val="0088155C"/>
    <w:rsid w:val="008821C8"/>
    <w:rsid w:val="008833B4"/>
    <w:rsid w:val="00883489"/>
    <w:rsid w:val="008837BC"/>
    <w:rsid w:val="00884656"/>
    <w:rsid w:val="00884689"/>
    <w:rsid w:val="008856A1"/>
    <w:rsid w:val="00885AC4"/>
    <w:rsid w:val="008864EA"/>
    <w:rsid w:val="0088673C"/>
    <w:rsid w:val="00886B47"/>
    <w:rsid w:val="008878E8"/>
    <w:rsid w:val="0089009E"/>
    <w:rsid w:val="008901ED"/>
    <w:rsid w:val="0089028F"/>
    <w:rsid w:val="008903E9"/>
    <w:rsid w:val="00890C9B"/>
    <w:rsid w:val="00891C83"/>
    <w:rsid w:val="00891E7D"/>
    <w:rsid w:val="008922F0"/>
    <w:rsid w:val="008929D8"/>
    <w:rsid w:val="00892A57"/>
    <w:rsid w:val="00892BA2"/>
    <w:rsid w:val="00892F1B"/>
    <w:rsid w:val="0089351F"/>
    <w:rsid w:val="008936BE"/>
    <w:rsid w:val="00893C87"/>
    <w:rsid w:val="00893DD5"/>
    <w:rsid w:val="00893E4B"/>
    <w:rsid w:val="008940E2"/>
    <w:rsid w:val="008942AF"/>
    <w:rsid w:val="008949DB"/>
    <w:rsid w:val="00894D50"/>
    <w:rsid w:val="0089689A"/>
    <w:rsid w:val="00896A6B"/>
    <w:rsid w:val="0089723F"/>
    <w:rsid w:val="008A0363"/>
    <w:rsid w:val="008A0AC2"/>
    <w:rsid w:val="008A0FB9"/>
    <w:rsid w:val="008A1420"/>
    <w:rsid w:val="008A159F"/>
    <w:rsid w:val="008A16D1"/>
    <w:rsid w:val="008A1A88"/>
    <w:rsid w:val="008A1BD2"/>
    <w:rsid w:val="008A2006"/>
    <w:rsid w:val="008A26BD"/>
    <w:rsid w:val="008A4003"/>
    <w:rsid w:val="008A4138"/>
    <w:rsid w:val="008A46F8"/>
    <w:rsid w:val="008A482F"/>
    <w:rsid w:val="008A4883"/>
    <w:rsid w:val="008A498B"/>
    <w:rsid w:val="008A4C9A"/>
    <w:rsid w:val="008A4E03"/>
    <w:rsid w:val="008A51CF"/>
    <w:rsid w:val="008A5706"/>
    <w:rsid w:val="008A57D3"/>
    <w:rsid w:val="008A5AE0"/>
    <w:rsid w:val="008A621F"/>
    <w:rsid w:val="008A6657"/>
    <w:rsid w:val="008B05C2"/>
    <w:rsid w:val="008B0A79"/>
    <w:rsid w:val="008B0C50"/>
    <w:rsid w:val="008B0E2D"/>
    <w:rsid w:val="008B1417"/>
    <w:rsid w:val="008B159E"/>
    <w:rsid w:val="008B2969"/>
    <w:rsid w:val="008B29A5"/>
    <w:rsid w:val="008B2D48"/>
    <w:rsid w:val="008B2E15"/>
    <w:rsid w:val="008B32AE"/>
    <w:rsid w:val="008B32BA"/>
    <w:rsid w:val="008B3704"/>
    <w:rsid w:val="008B3759"/>
    <w:rsid w:val="008B425A"/>
    <w:rsid w:val="008B45FB"/>
    <w:rsid w:val="008B5274"/>
    <w:rsid w:val="008B5AC4"/>
    <w:rsid w:val="008B6390"/>
    <w:rsid w:val="008B63F0"/>
    <w:rsid w:val="008B6720"/>
    <w:rsid w:val="008B754B"/>
    <w:rsid w:val="008B7E8C"/>
    <w:rsid w:val="008C012D"/>
    <w:rsid w:val="008C03D3"/>
    <w:rsid w:val="008C070E"/>
    <w:rsid w:val="008C08DE"/>
    <w:rsid w:val="008C0950"/>
    <w:rsid w:val="008C0A4A"/>
    <w:rsid w:val="008C0DBD"/>
    <w:rsid w:val="008C172D"/>
    <w:rsid w:val="008C1C6F"/>
    <w:rsid w:val="008C4132"/>
    <w:rsid w:val="008C553F"/>
    <w:rsid w:val="008C619E"/>
    <w:rsid w:val="008C6376"/>
    <w:rsid w:val="008C6619"/>
    <w:rsid w:val="008C6892"/>
    <w:rsid w:val="008C6957"/>
    <w:rsid w:val="008C6EC0"/>
    <w:rsid w:val="008C7C18"/>
    <w:rsid w:val="008D038F"/>
    <w:rsid w:val="008D03C5"/>
    <w:rsid w:val="008D07A6"/>
    <w:rsid w:val="008D0AA0"/>
    <w:rsid w:val="008D1141"/>
    <w:rsid w:val="008D1925"/>
    <w:rsid w:val="008D27CD"/>
    <w:rsid w:val="008D374B"/>
    <w:rsid w:val="008D387E"/>
    <w:rsid w:val="008D40A5"/>
    <w:rsid w:val="008D4E89"/>
    <w:rsid w:val="008D535F"/>
    <w:rsid w:val="008D579D"/>
    <w:rsid w:val="008D5A10"/>
    <w:rsid w:val="008D5E1F"/>
    <w:rsid w:val="008D5FE0"/>
    <w:rsid w:val="008D60BF"/>
    <w:rsid w:val="008D62B5"/>
    <w:rsid w:val="008D64F2"/>
    <w:rsid w:val="008D6637"/>
    <w:rsid w:val="008D6677"/>
    <w:rsid w:val="008D687B"/>
    <w:rsid w:val="008D6971"/>
    <w:rsid w:val="008D6EF7"/>
    <w:rsid w:val="008D7756"/>
    <w:rsid w:val="008D7AAD"/>
    <w:rsid w:val="008E0015"/>
    <w:rsid w:val="008E08AA"/>
    <w:rsid w:val="008E0B02"/>
    <w:rsid w:val="008E0FB1"/>
    <w:rsid w:val="008E0FFF"/>
    <w:rsid w:val="008E11DE"/>
    <w:rsid w:val="008E1904"/>
    <w:rsid w:val="008E1D7B"/>
    <w:rsid w:val="008E256C"/>
    <w:rsid w:val="008E25C4"/>
    <w:rsid w:val="008E2BF6"/>
    <w:rsid w:val="008E2D6D"/>
    <w:rsid w:val="008E34FC"/>
    <w:rsid w:val="008E39AC"/>
    <w:rsid w:val="008E3C67"/>
    <w:rsid w:val="008E44F5"/>
    <w:rsid w:val="008E463C"/>
    <w:rsid w:val="008E4D23"/>
    <w:rsid w:val="008E52B6"/>
    <w:rsid w:val="008E52E7"/>
    <w:rsid w:val="008E540C"/>
    <w:rsid w:val="008E6371"/>
    <w:rsid w:val="008E6589"/>
    <w:rsid w:val="008E6C08"/>
    <w:rsid w:val="008E6D82"/>
    <w:rsid w:val="008E72EA"/>
    <w:rsid w:val="008E786B"/>
    <w:rsid w:val="008F028D"/>
    <w:rsid w:val="008F1A74"/>
    <w:rsid w:val="008F1DB7"/>
    <w:rsid w:val="008F1EEB"/>
    <w:rsid w:val="008F239B"/>
    <w:rsid w:val="008F2C4B"/>
    <w:rsid w:val="008F2D24"/>
    <w:rsid w:val="008F2DC8"/>
    <w:rsid w:val="008F31C5"/>
    <w:rsid w:val="008F33C7"/>
    <w:rsid w:val="008F421A"/>
    <w:rsid w:val="008F4288"/>
    <w:rsid w:val="008F4404"/>
    <w:rsid w:val="008F467C"/>
    <w:rsid w:val="008F5950"/>
    <w:rsid w:val="008F5F89"/>
    <w:rsid w:val="008F6264"/>
    <w:rsid w:val="008F6644"/>
    <w:rsid w:val="008F6D72"/>
    <w:rsid w:val="008F6F41"/>
    <w:rsid w:val="008F7172"/>
    <w:rsid w:val="008F7196"/>
    <w:rsid w:val="008F7814"/>
    <w:rsid w:val="008F7F9E"/>
    <w:rsid w:val="00900418"/>
    <w:rsid w:val="0090101F"/>
    <w:rsid w:val="0090136F"/>
    <w:rsid w:val="0090148C"/>
    <w:rsid w:val="009014B9"/>
    <w:rsid w:val="00901801"/>
    <w:rsid w:val="00901F18"/>
    <w:rsid w:val="009020F0"/>
    <w:rsid w:val="00902230"/>
    <w:rsid w:val="0090241D"/>
    <w:rsid w:val="00902A7E"/>
    <w:rsid w:val="00902C50"/>
    <w:rsid w:val="009034D7"/>
    <w:rsid w:val="00904042"/>
    <w:rsid w:val="0090440D"/>
    <w:rsid w:val="00904589"/>
    <w:rsid w:val="00904C30"/>
    <w:rsid w:val="009056D5"/>
    <w:rsid w:val="00906117"/>
    <w:rsid w:val="00906693"/>
    <w:rsid w:val="00906714"/>
    <w:rsid w:val="009078D4"/>
    <w:rsid w:val="00910131"/>
    <w:rsid w:val="009105E1"/>
    <w:rsid w:val="009109B0"/>
    <w:rsid w:val="00910BE7"/>
    <w:rsid w:val="009116D1"/>
    <w:rsid w:val="00911AB6"/>
    <w:rsid w:val="009120AD"/>
    <w:rsid w:val="009120FE"/>
    <w:rsid w:val="00912364"/>
    <w:rsid w:val="009125B7"/>
    <w:rsid w:val="0091264B"/>
    <w:rsid w:val="00912CD5"/>
    <w:rsid w:val="00913103"/>
    <w:rsid w:val="00913AD9"/>
    <w:rsid w:val="00913C2E"/>
    <w:rsid w:val="00913EE7"/>
    <w:rsid w:val="009142C2"/>
    <w:rsid w:val="00914529"/>
    <w:rsid w:val="009146D8"/>
    <w:rsid w:val="00914769"/>
    <w:rsid w:val="009154EB"/>
    <w:rsid w:val="00915F98"/>
    <w:rsid w:val="0091614D"/>
    <w:rsid w:val="00916390"/>
    <w:rsid w:val="00916A70"/>
    <w:rsid w:val="00916DE4"/>
    <w:rsid w:val="00917287"/>
    <w:rsid w:val="00917671"/>
    <w:rsid w:val="009178D0"/>
    <w:rsid w:val="009179F5"/>
    <w:rsid w:val="00921243"/>
    <w:rsid w:val="00921958"/>
    <w:rsid w:val="00921963"/>
    <w:rsid w:val="00921F98"/>
    <w:rsid w:val="009224E3"/>
    <w:rsid w:val="00922565"/>
    <w:rsid w:val="009236E9"/>
    <w:rsid w:val="00923AA2"/>
    <w:rsid w:val="0092401B"/>
    <w:rsid w:val="009241A6"/>
    <w:rsid w:val="0092480F"/>
    <w:rsid w:val="009248EC"/>
    <w:rsid w:val="00925161"/>
    <w:rsid w:val="0092520C"/>
    <w:rsid w:val="00925AB3"/>
    <w:rsid w:val="00925BD1"/>
    <w:rsid w:val="00925E91"/>
    <w:rsid w:val="00926608"/>
    <w:rsid w:val="00926D88"/>
    <w:rsid w:val="00926FBC"/>
    <w:rsid w:val="0092729D"/>
    <w:rsid w:val="00927B58"/>
    <w:rsid w:val="00927CB1"/>
    <w:rsid w:val="009304D6"/>
    <w:rsid w:val="00930EF0"/>
    <w:rsid w:val="009311CF"/>
    <w:rsid w:val="00931B00"/>
    <w:rsid w:val="00931BCD"/>
    <w:rsid w:val="00931D09"/>
    <w:rsid w:val="00931DA4"/>
    <w:rsid w:val="00931E16"/>
    <w:rsid w:val="0093234B"/>
    <w:rsid w:val="0093287D"/>
    <w:rsid w:val="00932D6E"/>
    <w:rsid w:val="0093323F"/>
    <w:rsid w:val="009332A9"/>
    <w:rsid w:val="009334E7"/>
    <w:rsid w:val="00934050"/>
    <w:rsid w:val="00934765"/>
    <w:rsid w:val="00934924"/>
    <w:rsid w:val="00934993"/>
    <w:rsid w:val="00934F7F"/>
    <w:rsid w:val="0093555A"/>
    <w:rsid w:val="00935686"/>
    <w:rsid w:val="00935CEB"/>
    <w:rsid w:val="00936867"/>
    <w:rsid w:val="009403DE"/>
    <w:rsid w:val="0094094C"/>
    <w:rsid w:val="00940A7D"/>
    <w:rsid w:val="00942DF2"/>
    <w:rsid w:val="009439C2"/>
    <w:rsid w:val="00943B79"/>
    <w:rsid w:val="00943C77"/>
    <w:rsid w:val="00943D92"/>
    <w:rsid w:val="0094432C"/>
    <w:rsid w:val="009443AA"/>
    <w:rsid w:val="009443EE"/>
    <w:rsid w:val="00944825"/>
    <w:rsid w:val="00944895"/>
    <w:rsid w:val="00944B8E"/>
    <w:rsid w:val="0094541D"/>
    <w:rsid w:val="00945831"/>
    <w:rsid w:val="0094788C"/>
    <w:rsid w:val="009510DB"/>
    <w:rsid w:val="009511C9"/>
    <w:rsid w:val="009516E3"/>
    <w:rsid w:val="00951D47"/>
    <w:rsid w:val="00951E75"/>
    <w:rsid w:val="00952395"/>
    <w:rsid w:val="00952444"/>
    <w:rsid w:val="00952CCB"/>
    <w:rsid w:val="00952D58"/>
    <w:rsid w:val="00953128"/>
    <w:rsid w:val="0095314B"/>
    <w:rsid w:val="00953409"/>
    <w:rsid w:val="009534B9"/>
    <w:rsid w:val="009536A8"/>
    <w:rsid w:val="00953953"/>
    <w:rsid w:val="00953AA3"/>
    <w:rsid w:val="00953EDF"/>
    <w:rsid w:val="0095430E"/>
    <w:rsid w:val="009548D4"/>
    <w:rsid w:val="009558EE"/>
    <w:rsid w:val="00955E43"/>
    <w:rsid w:val="00956435"/>
    <w:rsid w:val="00956C10"/>
    <w:rsid w:val="00957AF4"/>
    <w:rsid w:val="00957EFC"/>
    <w:rsid w:val="0096007C"/>
    <w:rsid w:val="009603AC"/>
    <w:rsid w:val="009605C5"/>
    <w:rsid w:val="0096073B"/>
    <w:rsid w:val="00960A62"/>
    <w:rsid w:val="00960AC6"/>
    <w:rsid w:val="00960CD5"/>
    <w:rsid w:val="00960DBD"/>
    <w:rsid w:val="00960F1C"/>
    <w:rsid w:val="00960FB0"/>
    <w:rsid w:val="00961162"/>
    <w:rsid w:val="009613DF"/>
    <w:rsid w:val="0096152C"/>
    <w:rsid w:val="0096184E"/>
    <w:rsid w:val="009621B6"/>
    <w:rsid w:val="00962472"/>
    <w:rsid w:val="0096292C"/>
    <w:rsid w:val="00962C7D"/>
    <w:rsid w:val="0096362A"/>
    <w:rsid w:val="00963698"/>
    <w:rsid w:val="00963988"/>
    <w:rsid w:val="00963BD6"/>
    <w:rsid w:val="00964253"/>
    <w:rsid w:val="00965426"/>
    <w:rsid w:val="00965829"/>
    <w:rsid w:val="00965B6F"/>
    <w:rsid w:val="0096652D"/>
    <w:rsid w:val="00966803"/>
    <w:rsid w:val="009668A9"/>
    <w:rsid w:val="00966B10"/>
    <w:rsid w:val="009700F6"/>
    <w:rsid w:val="00970925"/>
    <w:rsid w:val="00970C49"/>
    <w:rsid w:val="00971389"/>
    <w:rsid w:val="00971CA6"/>
    <w:rsid w:val="00971DB3"/>
    <w:rsid w:val="009728E7"/>
    <w:rsid w:val="00972F81"/>
    <w:rsid w:val="00973322"/>
    <w:rsid w:val="00973F4B"/>
    <w:rsid w:val="00974309"/>
    <w:rsid w:val="00974A06"/>
    <w:rsid w:val="00975766"/>
    <w:rsid w:val="009761B4"/>
    <w:rsid w:val="00976450"/>
    <w:rsid w:val="009768F0"/>
    <w:rsid w:val="00976BBF"/>
    <w:rsid w:val="00977A6F"/>
    <w:rsid w:val="00977E10"/>
    <w:rsid w:val="00980916"/>
    <w:rsid w:val="00980DBF"/>
    <w:rsid w:val="00981029"/>
    <w:rsid w:val="00981138"/>
    <w:rsid w:val="00981989"/>
    <w:rsid w:val="0098225B"/>
    <w:rsid w:val="00982293"/>
    <w:rsid w:val="0098261C"/>
    <w:rsid w:val="00982BD7"/>
    <w:rsid w:val="00982C13"/>
    <w:rsid w:val="00983278"/>
    <w:rsid w:val="00983D87"/>
    <w:rsid w:val="00983F99"/>
    <w:rsid w:val="00984820"/>
    <w:rsid w:val="00984C64"/>
    <w:rsid w:val="00985DA7"/>
    <w:rsid w:val="00986B05"/>
    <w:rsid w:val="00986B76"/>
    <w:rsid w:val="00986C1F"/>
    <w:rsid w:val="00986C44"/>
    <w:rsid w:val="00986DA9"/>
    <w:rsid w:val="00986E1A"/>
    <w:rsid w:val="009906E8"/>
    <w:rsid w:val="0099104D"/>
    <w:rsid w:val="009911D9"/>
    <w:rsid w:val="009917AC"/>
    <w:rsid w:val="00991AF3"/>
    <w:rsid w:val="009923D2"/>
    <w:rsid w:val="00992848"/>
    <w:rsid w:val="00992870"/>
    <w:rsid w:val="00992984"/>
    <w:rsid w:val="009936BC"/>
    <w:rsid w:val="00993769"/>
    <w:rsid w:val="009938F1"/>
    <w:rsid w:val="00993975"/>
    <w:rsid w:val="00994273"/>
    <w:rsid w:val="00994AB2"/>
    <w:rsid w:val="009952E1"/>
    <w:rsid w:val="00995DD1"/>
    <w:rsid w:val="009969F2"/>
    <w:rsid w:val="00996EFA"/>
    <w:rsid w:val="00997855"/>
    <w:rsid w:val="009978DF"/>
    <w:rsid w:val="00997A68"/>
    <w:rsid w:val="00997C35"/>
    <w:rsid w:val="00997D3C"/>
    <w:rsid w:val="009A0989"/>
    <w:rsid w:val="009A0CEE"/>
    <w:rsid w:val="009A14C6"/>
    <w:rsid w:val="009A1AA6"/>
    <w:rsid w:val="009A2320"/>
    <w:rsid w:val="009A24FE"/>
    <w:rsid w:val="009A2901"/>
    <w:rsid w:val="009A2A51"/>
    <w:rsid w:val="009A2CF7"/>
    <w:rsid w:val="009A2D26"/>
    <w:rsid w:val="009A3828"/>
    <w:rsid w:val="009A42F1"/>
    <w:rsid w:val="009A45C1"/>
    <w:rsid w:val="009A4B00"/>
    <w:rsid w:val="009A4F37"/>
    <w:rsid w:val="009A514F"/>
    <w:rsid w:val="009A6D06"/>
    <w:rsid w:val="009A7338"/>
    <w:rsid w:val="009A76C5"/>
    <w:rsid w:val="009A7B90"/>
    <w:rsid w:val="009A7DB9"/>
    <w:rsid w:val="009A7E11"/>
    <w:rsid w:val="009B00C3"/>
    <w:rsid w:val="009B05CD"/>
    <w:rsid w:val="009B0FC3"/>
    <w:rsid w:val="009B13C9"/>
    <w:rsid w:val="009B1817"/>
    <w:rsid w:val="009B1B72"/>
    <w:rsid w:val="009B1E00"/>
    <w:rsid w:val="009B24ED"/>
    <w:rsid w:val="009B2BAC"/>
    <w:rsid w:val="009B344A"/>
    <w:rsid w:val="009B4329"/>
    <w:rsid w:val="009B45E6"/>
    <w:rsid w:val="009B4F42"/>
    <w:rsid w:val="009B67BF"/>
    <w:rsid w:val="009B6EC0"/>
    <w:rsid w:val="009B73B5"/>
    <w:rsid w:val="009B744C"/>
    <w:rsid w:val="009C07C6"/>
    <w:rsid w:val="009C0B51"/>
    <w:rsid w:val="009C1836"/>
    <w:rsid w:val="009C1E4A"/>
    <w:rsid w:val="009C1E7B"/>
    <w:rsid w:val="009C39AF"/>
    <w:rsid w:val="009C3E67"/>
    <w:rsid w:val="009C3F6D"/>
    <w:rsid w:val="009C46BC"/>
    <w:rsid w:val="009C470E"/>
    <w:rsid w:val="009C4BC3"/>
    <w:rsid w:val="009C5255"/>
    <w:rsid w:val="009C541D"/>
    <w:rsid w:val="009C622E"/>
    <w:rsid w:val="009C7710"/>
    <w:rsid w:val="009C7A23"/>
    <w:rsid w:val="009D03B3"/>
    <w:rsid w:val="009D0960"/>
    <w:rsid w:val="009D0A27"/>
    <w:rsid w:val="009D0EB8"/>
    <w:rsid w:val="009D0F72"/>
    <w:rsid w:val="009D16BD"/>
    <w:rsid w:val="009D1844"/>
    <w:rsid w:val="009D18E4"/>
    <w:rsid w:val="009D1B1B"/>
    <w:rsid w:val="009D225B"/>
    <w:rsid w:val="009D24AC"/>
    <w:rsid w:val="009D28D1"/>
    <w:rsid w:val="009D2AC4"/>
    <w:rsid w:val="009D4B2E"/>
    <w:rsid w:val="009D50F6"/>
    <w:rsid w:val="009D5622"/>
    <w:rsid w:val="009D5D37"/>
    <w:rsid w:val="009D6002"/>
    <w:rsid w:val="009D6045"/>
    <w:rsid w:val="009D61E8"/>
    <w:rsid w:val="009D682A"/>
    <w:rsid w:val="009D687A"/>
    <w:rsid w:val="009D6CD8"/>
    <w:rsid w:val="009D7B2E"/>
    <w:rsid w:val="009E092A"/>
    <w:rsid w:val="009E0FB4"/>
    <w:rsid w:val="009E12F7"/>
    <w:rsid w:val="009E151C"/>
    <w:rsid w:val="009E1FE8"/>
    <w:rsid w:val="009E2733"/>
    <w:rsid w:val="009E2A06"/>
    <w:rsid w:val="009E2FE8"/>
    <w:rsid w:val="009E3257"/>
    <w:rsid w:val="009E4224"/>
    <w:rsid w:val="009E49DA"/>
    <w:rsid w:val="009E4DE0"/>
    <w:rsid w:val="009E569F"/>
    <w:rsid w:val="009E5F54"/>
    <w:rsid w:val="009E7187"/>
    <w:rsid w:val="009E7D91"/>
    <w:rsid w:val="009F0560"/>
    <w:rsid w:val="009F0ECC"/>
    <w:rsid w:val="009F16E8"/>
    <w:rsid w:val="009F176F"/>
    <w:rsid w:val="009F1BBF"/>
    <w:rsid w:val="009F2269"/>
    <w:rsid w:val="009F244D"/>
    <w:rsid w:val="009F2B01"/>
    <w:rsid w:val="009F2D1D"/>
    <w:rsid w:val="009F4187"/>
    <w:rsid w:val="009F4C14"/>
    <w:rsid w:val="009F59AC"/>
    <w:rsid w:val="009F660D"/>
    <w:rsid w:val="009F6BA8"/>
    <w:rsid w:val="009F6F2E"/>
    <w:rsid w:val="009F7073"/>
    <w:rsid w:val="009F7C3C"/>
    <w:rsid w:val="00A00350"/>
    <w:rsid w:val="00A0043A"/>
    <w:rsid w:val="00A0057E"/>
    <w:rsid w:val="00A00C62"/>
    <w:rsid w:val="00A0176A"/>
    <w:rsid w:val="00A01897"/>
    <w:rsid w:val="00A0195F"/>
    <w:rsid w:val="00A01E06"/>
    <w:rsid w:val="00A02FC4"/>
    <w:rsid w:val="00A056AE"/>
    <w:rsid w:val="00A0579C"/>
    <w:rsid w:val="00A06B4A"/>
    <w:rsid w:val="00A06EAC"/>
    <w:rsid w:val="00A072B8"/>
    <w:rsid w:val="00A07694"/>
    <w:rsid w:val="00A07CD8"/>
    <w:rsid w:val="00A10524"/>
    <w:rsid w:val="00A10C7A"/>
    <w:rsid w:val="00A10EBE"/>
    <w:rsid w:val="00A10EDA"/>
    <w:rsid w:val="00A11338"/>
    <w:rsid w:val="00A113CE"/>
    <w:rsid w:val="00A12057"/>
    <w:rsid w:val="00A120F3"/>
    <w:rsid w:val="00A1219C"/>
    <w:rsid w:val="00A12568"/>
    <w:rsid w:val="00A127F8"/>
    <w:rsid w:val="00A12D1B"/>
    <w:rsid w:val="00A12DE6"/>
    <w:rsid w:val="00A12EF3"/>
    <w:rsid w:val="00A13326"/>
    <w:rsid w:val="00A133E4"/>
    <w:rsid w:val="00A1347E"/>
    <w:rsid w:val="00A135CC"/>
    <w:rsid w:val="00A13922"/>
    <w:rsid w:val="00A1418A"/>
    <w:rsid w:val="00A142EB"/>
    <w:rsid w:val="00A1495A"/>
    <w:rsid w:val="00A14C02"/>
    <w:rsid w:val="00A14F24"/>
    <w:rsid w:val="00A15A54"/>
    <w:rsid w:val="00A1656E"/>
    <w:rsid w:val="00A1711E"/>
    <w:rsid w:val="00A17596"/>
    <w:rsid w:val="00A178AD"/>
    <w:rsid w:val="00A17B70"/>
    <w:rsid w:val="00A17C61"/>
    <w:rsid w:val="00A20072"/>
    <w:rsid w:val="00A200BF"/>
    <w:rsid w:val="00A20472"/>
    <w:rsid w:val="00A20793"/>
    <w:rsid w:val="00A207E0"/>
    <w:rsid w:val="00A20AD6"/>
    <w:rsid w:val="00A218AD"/>
    <w:rsid w:val="00A21FE2"/>
    <w:rsid w:val="00A225C9"/>
    <w:rsid w:val="00A22696"/>
    <w:rsid w:val="00A233D8"/>
    <w:rsid w:val="00A240A9"/>
    <w:rsid w:val="00A244CF"/>
    <w:rsid w:val="00A24960"/>
    <w:rsid w:val="00A24AA2"/>
    <w:rsid w:val="00A2518D"/>
    <w:rsid w:val="00A252B9"/>
    <w:rsid w:val="00A2532E"/>
    <w:rsid w:val="00A255ED"/>
    <w:rsid w:val="00A2612B"/>
    <w:rsid w:val="00A263A5"/>
    <w:rsid w:val="00A26BE3"/>
    <w:rsid w:val="00A26D8F"/>
    <w:rsid w:val="00A27093"/>
    <w:rsid w:val="00A270CE"/>
    <w:rsid w:val="00A27CE3"/>
    <w:rsid w:val="00A3009E"/>
    <w:rsid w:val="00A301DC"/>
    <w:rsid w:val="00A304B2"/>
    <w:rsid w:val="00A3134C"/>
    <w:rsid w:val="00A31BF0"/>
    <w:rsid w:val="00A322FE"/>
    <w:rsid w:val="00A32ACF"/>
    <w:rsid w:val="00A32FA2"/>
    <w:rsid w:val="00A3394B"/>
    <w:rsid w:val="00A33B88"/>
    <w:rsid w:val="00A33BA9"/>
    <w:rsid w:val="00A34285"/>
    <w:rsid w:val="00A3478D"/>
    <w:rsid w:val="00A349CB"/>
    <w:rsid w:val="00A34BC9"/>
    <w:rsid w:val="00A34DBE"/>
    <w:rsid w:val="00A350FF"/>
    <w:rsid w:val="00A3569E"/>
    <w:rsid w:val="00A356E7"/>
    <w:rsid w:val="00A35CF1"/>
    <w:rsid w:val="00A35D6D"/>
    <w:rsid w:val="00A36425"/>
    <w:rsid w:val="00A365AD"/>
    <w:rsid w:val="00A36CBE"/>
    <w:rsid w:val="00A37056"/>
    <w:rsid w:val="00A37709"/>
    <w:rsid w:val="00A37D58"/>
    <w:rsid w:val="00A400E4"/>
    <w:rsid w:val="00A405EE"/>
    <w:rsid w:val="00A4093C"/>
    <w:rsid w:val="00A40F57"/>
    <w:rsid w:val="00A412E3"/>
    <w:rsid w:val="00A41596"/>
    <w:rsid w:val="00A415CE"/>
    <w:rsid w:val="00A41608"/>
    <w:rsid w:val="00A41899"/>
    <w:rsid w:val="00A418E1"/>
    <w:rsid w:val="00A418FE"/>
    <w:rsid w:val="00A41DF4"/>
    <w:rsid w:val="00A41EC6"/>
    <w:rsid w:val="00A4219C"/>
    <w:rsid w:val="00A42312"/>
    <w:rsid w:val="00A437AA"/>
    <w:rsid w:val="00A43877"/>
    <w:rsid w:val="00A44128"/>
    <w:rsid w:val="00A446ED"/>
    <w:rsid w:val="00A44B0C"/>
    <w:rsid w:val="00A44E7B"/>
    <w:rsid w:val="00A45485"/>
    <w:rsid w:val="00A45EA0"/>
    <w:rsid w:val="00A45ED4"/>
    <w:rsid w:val="00A45EEC"/>
    <w:rsid w:val="00A46617"/>
    <w:rsid w:val="00A46741"/>
    <w:rsid w:val="00A4690B"/>
    <w:rsid w:val="00A51795"/>
    <w:rsid w:val="00A51A5C"/>
    <w:rsid w:val="00A51CCA"/>
    <w:rsid w:val="00A523C5"/>
    <w:rsid w:val="00A5257F"/>
    <w:rsid w:val="00A529F7"/>
    <w:rsid w:val="00A52E5C"/>
    <w:rsid w:val="00A5309A"/>
    <w:rsid w:val="00A5341C"/>
    <w:rsid w:val="00A54E02"/>
    <w:rsid w:val="00A55057"/>
    <w:rsid w:val="00A55D00"/>
    <w:rsid w:val="00A55D6C"/>
    <w:rsid w:val="00A55E46"/>
    <w:rsid w:val="00A55F14"/>
    <w:rsid w:val="00A56768"/>
    <w:rsid w:val="00A56C84"/>
    <w:rsid w:val="00A56CF0"/>
    <w:rsid w:val="00A57828"/>
    <w:rsid w:val="00A6012A"/>
    <w:rsid w:val="00A60A2C"/>
    <w:rsid w:val="00A61401"/>
    <w:rsid w:val="00A61938"/>
    <w:rsid w:val="00A61FDC"/>
    <w:rsid w:val="00A62A71"/>
    <w:rsid w:val="00A63383"/>
    <w:rsid w:val="00A63ECD"/>
    <w:rsid w:val="00A643D8"/>
    <w:rsid w:val="00A64683"/>
    <w:rsid w:val="00A65342"/>
    <w:rsid w:val="00A66218"/>
    <w:rsid w:val="00A673F6"/>
    <w:rsid w:val="00A676C5"/>
    <w:rsid w:val="00A67BDD"/>
    <w:rsid w:val="00A67F66"/>
    <w:rsid w:val="00A70102"/>
    <w:rsid w:val="00A7010E"/>
    <w:rsid w:val="00A70285"/>
    <w:rsid w:val="00A70FCE"/>
    <w:rsid w:val="00A7102F"/>
    <w:rsid w:val="00A71068"/>
    <w:rsid w:val="00A7137D"/>
    <w:rsid w:val="00A71481"/>
    <w:rsid w:val="00A717B3"/>
    <w:rsid w:val="00A7234D"/>
    <w:rsid w:val="00A724FF"/>
    <w:rsid w:val="00A7281C"/>
    <w:rsid w:val="00A728C5"/>
    <w:rsid w:val="00A728F8"/>
    <w:rsid w:val="00A72BCD"/>
    <w:rsid w:val="00A72D32"/>
    <w:rsid w:val="00A72E7F"/>
    <w:rsid w:val="00A736F1"/>
    <w:rsid w:val="00A73710"/>
    <w:rsid w:val="00A73982"/>
    <w:rsid w:val="00A73E01"/>
    <w:rsid w:val="00A74B82"/>
    <w:rsid w:val="00A75252"/>
    <w:rsid w:val="00A75629"/>
    <w:rsid w:val="00A762C1"/>
    <w:rsid w:val="00A76C11"/>
    <w:rsid w:val="00A7724D"/>
    <w:rsid w:val="00A77658"/>
    <w:rsid w:val="00A7783D"/>
    <w:rsid w:val="00A77A5A"/>
    <w:rsid w:val="00A80FB5"/>
    <w:rsid w:val="00A81C7F"/>
    <w:rsid w:val="00A823F7"/>
    <w:rsid w:val="00A83115"/>
    <w:rsid w:val="00A8358B"/>
    <w:rsid w:val="00A83686"/>
    <w:rsid w:val="00A83774"/>
    <w:rsid w:val="00A842E2"/>
    <w:rsid w:val="00A843C5"/>
    <w:rsid w:val="00A84802"/>
    <w:rsid w:val="00A84E7E"/>
    <w:rsid w:val="00A8548F"/>
    <w:rsid w:val="00A857D5"/>
    <w:rsid w:val="00A86620"/>
    <w:rsid w:val="00A870B2"/>
    <w:rsid w:val="00A875CF"/>
    <w:rsid w:val="00A878C2"/>
    <w:rsid w:val="00A904DD"/>
    <w:rsid w:val="00A905E8"/>
    <w:rsid w:val="00A90BDD"/>
    <w:rsid w:val="00A90F71"/>
    <w:rsid w:val="00A91085"/>
    <w:rsid w:val="00A9147B"/>
    <w:rsid w:val="00A917B0"/>
    <w:rsid w:val="00A91C50"/>
    <w:rsid w:val="00A91DE1"/>
    <w:rsid w:val="00A92684"/>
    <w:rsid w:val="00A928BF"/>
    <w:rsid w:val="00A92ED9"/>
    <w:rsid w:val="00A938EB"/>
    <w:rsid w:val="00A94EB7"/>
    <w:rsid w:val="00A95359"/>
    <w:rsid w:val="00A95ACC"/>
    <w:rsid w:val="00A95AD2"/>
    <w:rsid w:val="00A97081"/>
    <w:rsid w:val="00A972F4"/>
    <w:rsid w:val="00A976C9"/>
    <w:rsid w:val="00A9797A"/>
    <w:rsid w:val="00AA024F"/>
    <w:rsid w:val="00AA0C9D"/>
    <w:rsid w:val="00AA1EAE"/>
    <w:rsid w:val="00AA2566"/>
    <w:rsid w:val="00AA2598"/>
    <w:rsid w:val="00AA2741"/>
    <w:rsid w:val="00AA2B3D"/>
    <w:rsid w:val="00AA2D0E"/>
    <w:rsid w:val="00AA4E04"/>
    <w:rsid w:val="00AA50B6"/>
    <w:rsid w:val="00AA55A5"/>
    <w:rsid w:val="00AA5940"/>
    <w:rsid w:val="00AA5B19"/>
    <w:rsid w:val="00AA674D"/>
    <w:rsid w:val="00AA6785"/>
    <w:rsid w:val="00AA6F73"/>
    <w:rsid w:val="00AA6FB4"/>
    <w:rsid w:val="00AA7611"/>
    <w:rsid w:val="00AA7E1A"/>
    <w:rsid w:val="00AB01E5"/>
    <w:rsid w:val="00AB0920"/>
    <w:rsid w:val="00AB0F5B"/>
    <w:rsid w:val="00AB2404"/>
    <w:rsid w:val="00AB3524"/>
    <w:rsid w:val="00AB37FA"/>
    <w:rsid w:val="00AB38FE"/>
    <w:rsid w:val="00AB3922"/>
    <w:rsid w:val="00AB3CCC"/>
    <w:rsid w:val="00AB546C"/>
    <w:rsid w:val="00AB5481"/>
    <w:rsid w:val="00AB643D"/>
    <w:rsid w:val="00AB6A93"/>
    <w:rsid w:val="00AB77E6"/>
    <w:rsid w:val="00AC0637"/>
    <w:rsid w:val="00AC28D3"/>
    <w:rsid w:val="00AC2E23"/>
    <w:rsid w:val="00AC359E"/>
    <w:rsid w:val="00AC3627"/>
    <w:rsid w:val="00AC36D6"/>
    <w:rsid w:val="00AC3B41"/>
    <w:rsid w:val="00AC3BF3"/>
    <w:rsid w:val="00AC3CA3"/>
    <w:rsid w:val="00AC4292"/>
    <w:rsid w:val="00AC4DA0"/>
    <w:rsid w:val="00AC61AD"/>
    <w:rsid w:val="00AC68AD"/>
    <w:rsid w:val="00AC6BBD"/>
    <w:rsid w:val="00AC7415"/>
    <w:rsid w:val="00AC74D3"/>
    <w:rsid w:val="00AC76DF"/>
    <w:rsid w:val="00AC7958"/>
    <w:rsid w:val="00AC7BF6"/>
    <w:rsid w:val="00AD0908"/>
    <w:rsid w:val="00AD0B55"/>
    <w:rsid w:val="00AD116D"/>
    <w:rsid w:val="00AD17A2"/>
    <w:rsid w:val="00AD17E9"/>
    <w:rsid w:val="00AD19C4"/>
    <w:rsid w:val="00AD1D32"/>
    <w:rsid w:val="00AD26D3"/>
    <w:rsid w:val="00AD26F3"/>
    <w:rsid w:val="00AD2C77"/>
    <w:rsid w:val="00AD319D"/>
    <w:rsid w:val="00AD3C52"/>
    <w:rsid w:val="00AD414B"/>
    <w:rsid w:val="00AD41E7"/>
    <w:rsid w:val="00AD43C7"/>
    <w:rsid w:val="00AD444D"/>
    <w:rsid w:val="00AD4851"/>
    <w:rsid w:val="00AD4CED"/>
    <w:rsid w:val="00AD4E6F"/>
    <w:rsid w:val="00AD62BB"/>
    <w:rsid w:val="00AD64C1"/>
    <w:rsid w:val="00AD6A0F"/>
    <w:rsid w:val="00AD7127"/>
    <w:rsid w:val="00AD763A"/>
    <w:rsid w:val="00AD7A87"/>
    <w:rsid w:val="00AD7A8C"/>
    <w:rsid w:val="00AD7C11"/>
    <w:rsid w:val="00AD7E53"/>
    <w:rsid w:val="00AD7EA2"/>
    <w:rsid w:val="00AD7F69"/>
    <w:rsid w:val="00AD7FAB"/>
    <w:rsid w:val="00AE08BD"/>
    <w:rsid w:val="00AE0995"/>
    <w:rsid w:val="00AE0D30"/>
    <w:rsid w:val="00AE11BA"/>
    <w:rsid w:val="00AE15F2"/>
    <w:rsid w:val="00AE1B10"/>
    <w:rsid w:val="00AE1D10"/>
    <w:rsid w:val="00AE2073"/>
    <w:rsid w:val="00AE2D1B"/>
    <w:rsid w:val="00AE4247"/>
    <w:rsid w:val="00AE43FE"/>
    <w:rsid w:val="00AE5172"/>
    <w:rsid w:val="00AE52D0"/>
    <w:rsid w:val="00AE5A57"/>
    <w:rsid w:val="00AE607F"/>
    <w:rsid w:val="00AE61E7"/>
    <w:rsid w:val="00AE62EB"/>
    <w:rsid w:val="00AE62F8"/>
    <w:rsid w:val="00AE64F0"/>
    <w:rsid w:val="00AE66D0"/>
    <w:rsid w:val="00AE6868"/>
    <w:rsid w:val="00AE6BAE"/>
    <w:rsid w:val="00AE7566"/>
    <w:rsid w:val="00AF0391"/>
    <w:rsid w:val="00AF0C6B"/>
    <w:rsid w:val="00AF0DD2"/>
    <w:rsid w:val="00AF11A1"/>
    <w:rsid w:val="00AF1B68"/>
    <w:rsid w:val="00AF21AB"/>
    <w:rsid w:val="00AF2B61"/>
    <w:rsid w:val="00AF4AAB"/>
    <w:rsid w:val="00AF5B67"/>
    <w:rsid w:val="00AF5CE9"/>
    <w:rsid w:val="00AF6051"/>
    <w:rsid w:val="00AF60C6"/>
    <w:rsid w:val="00AF68EC"/>
    <w:rsid w:val="00AF774A"/>
    <w:rsid w:val="00B00C6C"/>
    <w:rsid w:val="00B01319"/>
    <w:rsid w:val="00B013B9"/>
    <w:rsid w:val="00B01CE0"/>
    <w:rsid w:val="00B021A3"/>
    <w:rsid w:val="00B0295B"/>
    <w:rsid w:val="00B02C29"/>
    <w:rsid w:val="00B037EB"/>
    <w:rsid w:val="00B03CF2"/>
    <w:rsid w:val="00B04B61"/>
    <w:rsid w:val="00B04BDE"/>
    <w:rsid w:val="00B04D68"/>
    <w:rsid w:val="00B04E65"/>
    <w:rsid w:val="00B05292"/>
    <w:rsid w:val="00B053AF"/>
    <w:rsid w:val="00B05550"/>
    <w:rsid w:val="00B05C9E"/>
    <w:rsid w:val="00B06637"/>
    <w:rsid w:val="00B06B48"/>
    <w:rsid w:val="00B073F5"/>
    <w:rsid w:val="00B07538"/>
    <w:rsid w:val="00B07827"/>
    <w:rsid w:val="00B101F0"/>
    <w:rsid w:val="00B10629"/>
    <w:rsid w:val="00B10986"/>
    <w:rsid w:val="00B112EB"/>
    <w:rsid w:val="00B11699"/>
    <w:rsid w:val="00B12C24"/>
    <w:rsid w:val="00B13875"/>
    <w:rsid w:val="00B13A1F"/>
    <w:rsid w:val="00B13A8C"/>
    <w:rsid w:val="00B14AAE"/>
    <w:rsid w:val="00B14EAA"/>
    <w:rsid w:val="00B156A3"/>
    <w:rsid w:val="00B15BD4"/>
    <w:rsid w:val="00B15FE6"/>
    <w:rsid w:val="00B162D3"/>
    <w:rsid w:val="00B16C1C"/>
    <w:rsid w:val="00B17A0C"/>
    <w:rsid w:val="00B204FF"/>
    <w:rsid w:val="00B20B2B"/>
    <w:rsid w:val="00B20E75"/>
    <w:rsid w:val="00B214C2"/>
    <w:rsid w:val="00B21C5B"/>
    <w:rsid w:val="00B21D46"/>
    <w:rsid w:val="00B2204B"/>
    <w:rsid w:val="00B221AE"/>
    <w:rsid w:val="00B2284D"/>
    <w:rsid w:val="00B22B56"/>
    <w:rsid w:val="00B2327D"/>
    <w:rsid w:val="00B2352F"/>
    <w:rsid w:val="00B23794"/>
    <w:rsid w:val="00B23C5F"/>
    <w:rsid w:val="00B23D05"/>
    <w:rsid w:val="00B2412E"/>
    <w:rsid w:val="00B2419C"/>
    <w:rsid w:val="00B248CF"/>
    <w:rsid w:val="00B25217"/>
    <w:rsid w:val="00B25231"/>
    <w:rsid w:val="00B257DD"/>
    <w:rsid w:val="00B25AF9"/>
    <w:rsid w:val="00B268B3"/>
    <w:rsid w:val="00B26CE3"/>
    <w:rsid w:val="00B271C2"/>
    <w:rsid w:val="00B278BC"/>
    <w:rsid w:val="00B3018A"/>
    <w:rsid w:val="00B307D1"/>
    <w:rsid w:val="00B311AC"/>
    <w:rsid w:val="00B31E42"/>
    <w:rsid w:val="00B31E4F"/>
    <w:rsid w:val="00B32B31"/>
    <w:rsid w:val="00B32C96"/>
    <w:rsid w:val="00B32CB8"/>
    <w:rsid w:val="00B32D54"/>
    <w:rsid w:val="00B32EEE"/>
    <w:rsid w:val="00B32F9D"/>
    <w:rsid w:val="00B3391B"/>
    <w:rsid w:val="00B34020"/>
    <w:rsid w:val="00B34667"/>
    <w:rsid w:val="00B35628"/>
    <w:rsid w:val="00B356BE"/>
    <w:rsid w:val="00B3659A"/>
    <w:rsid w:val="00B3672D"/>
    <w:rsid w:val="00B36773"/>
    <w:rsid w:val="00B36C56"/>
    <w:rsid w:val="00B37B16"/>
    <w:rsid w:val="00B37C1B"/>
    <w:rsid w:val="00B37DE1"/>
    <w:rsid w:val="00B400BA"/>
    <w:rsid w:val="00B400CB"/>
    <w:rsid w:val="00B4010D"/>
    <w:rsid w:val="00B4022D"/>
    <w:rsid w:val="00B40422"/>
    <w:rsid w:val="00B4099D"/>
    <w:rsid w:val="00B40A61"/>
    <w:rsid w:val="00B4160D"/>
    <w:rsid w:val="00B41721"/>
    <w:rsid w:val="00B41F30"/>
    <w:rsid w:val="00B429DC"/>
    <w:rsid w:val="00B42A19"/>
    <w:rsid w:val="00B43AE9"/>
    <w:rsid w:val="00B4451A"/>
    <w:rsid w:val="00B445D6"/>
    <w:rsid w:val="00B44DC4"/>
    <w:rsid w:val="00B45087"/>
    <w:rsid w:val="00B452A6"/>
    <w:rsid w:val="00B4569D"/>
    <w:rsid w:val="00B4585F"/>
    <w:rsid w:val="00B45B96"/>
    <w:rsid w:val="00B45D12"/>
    <w:rsid w:val="00B45FE5"/>
    <w:rsid w:val="00B46779"/>
    <w:rsid w:val="00B46A3C"/>
    <w:rsid w:val="00B46F5D"/>
    <w:rsid w:val="00B47063"/>
    <w:rsid w:val="00B475DA"/>
    <w:rsid w:val="00B4797B"/>
    <w:rsid w:val="00B501D0"/>
    <w:rsid w:val="00B50830"/>
    <w:rsid w:val="00B50849"/>
    <w:rsid w:val="00B51121"/>
    <w:rsid w:val="00B5240D"/>
    <w:rsid w:val="00B529EA"/>
    <w:rsid w:val="00B52BCD"/>
    <w:rsid w:val="00B53A45"/>
    <w:rsid w:val="00B54AA7"/>
    <w:rsid w:val="00B54C40"/>
    <w:rsid w:val="00B55146"/>
    <w:rsid w:val="00B55268"/>
    <w:rsid w:val="00B554FD"/>
    <w:rsid w:val="00B558D9"/>
    <w:rsid w:val="00B55B33"/>
    <w:rsid w:val="00B55D40"/>
    <w:rsid w:val="00B56055"/>
    <w:rsid w:val="00B563A9"/>
    <w:rsid w:val="00B576AD"/>
    <w:rsid w:val="00B6006D"/>
    <w:rsid w:val="00B601F5"/>
    <w:rsid w:val="00B6044F"/>
    <w:rsid w:val="00B604C3"/>
    <w:rsid w:val="00B61B73"/>
    <w:rsid w:val="00B6211E"/>
    <w:rsid w:val="00B62601"/>
    <w:rsid w:val="00B62DC8"/>
    <w:rsid w:val="00B62F9B"/>
    <w:rsid w:val="00B6334C"/>
    <w:rsid w:val="00B633E5"/>
    <w:rsid w:val="00B634B0"/>
    <w:rsid w:val="00B635F9"/>
    <w:rsid w:val="00B63640"/>
    <w:rsid w:val="00B63A3D"/>
    <w:rsid w:val="00B652D1"/>
    <w:rsid w:val="00B6542B"/>
    <w:rsid w:val="00B65469"/>
    <w:rsid w:val="00B661EB"/>
    <w:rsid w:val="00B66F30"/>
    <w:rsid w:val="00B67062"/>
    <w:rsid w:val="00B67081"/>
    <w:rsid w:val="00B67721"/>
    <w:rsid w:val="00B6773D"/>
    <w:rsid w:val="00B678F0"/>
    <w:rsid w:val="00B6799E"/>
    <w:rsid w:val="00B67D96"/>
    <w:rsid w:val="00B7014B"/>
    <w:rsid w:val="00B70D93"/>
    <w:rsid w:val="00B71E7A"/>
    <w:rsid w:val="00B722BB"/>
    <w:rsid w:val="00B72705"/>
    <w:rsid w:val="00B730E7"/>
    <w:rsid w:val="00B7382E"/>
    <w:rsid w:val="00B747EA"/>
    <w:rsid w:val="00B74F00"/>
    <w:rsid w:val="00B750A4"/>
    <w:rsid w:val="00B75203"/>
    <w:rsid w:val="00B7543B"/>
    <w:rsid w:val="00B755B8"/>
    <w:rsid w:val="00B75A9D"/>
    <w:rsid w:val="00B762D7"/>
    <w:rsid w:val="00B764E9"/>
    <w:rsid w:val="00B768EB"/>
    <w:rsid w:val="00B76B7D"/>
    <w:rsid w:val="00B7719C"/>
    <w:rsid w:val="00B772C2"/>
    <w:rsid w:val="00B80165"/>
    <w:rsid w:val="00B80508"/>
    <w:rsid w:val="00B808F3"/>
    <w:rsid w:val="00B81000"/>
    <w:rsid w:val="00B82C7A"/>
    <w:rsid w:val="00B82D00"/>
    <w:rsid w:val="00B82EFC"/>
    <w:rsid w:val="00B8330D"/>
    <w:rsid w:val="00B834D0"/>
    <w:rsid w:val="00B83AB5"/>
    <w:rsid w:val="00B840B0"/>
    <w:rsid w:val="00B84465"/>
    <w:rsid w:val="00B846FD"/>
    <w:rsid w:val="00B84E5D"/>
    <w:rsid w:val="00B85031"/>
    <w:rsid w:val="00B851A9"/>
    <w:rsid w:val="00B85319"/>
    <w:rsid w:val="00B85DC0"/>
    <w:rsid w:val="00B85E56"/>
    <w:rsid w:val="00B8681C"/>
    <w:rsid w:val="00B86D7F"/>
    <w:rsid w:val="00B87150"/>
    <w:rsid w:val="00B879DE"/>
    <w:rsid w:val="00B87CA4"/>
    <w:rsid w:val="00B87DED"/>
    <w:rsid w:val="00B901B3"/>
    <w:rsid w:val="00B90383"/>
    <w:rsid w:val="00B906E5"/>
    <w:rsid w:val="00B90965"/>
    <w:rsid w:val="00B916E4"/>
    <w:rsid w:val="00B91844"/>
    <w:rsid w:val="00B91B6E"/>
    <w:rsid w:val="00B91CC0"/>
    <w:rsid w:val="00B91D00"/>
    <w:rsid w:val="00B91F1E"/>
    <w:rsid w:val="00B92497"/>
    <w:rsid w:val="00B92996"/>
    <w:rsid w:val="00B92ACD"/>
    <w:rsid w:val="00B939D4"/>
    <w:rsid w:val="00B9479D"/>
    <w:rsid w:val="00B949A6"/>
    <w:rsid w:val="00B94F5B"/>
    <w:rsid w:val="00B95958"/>
    <w:rsid w:val="00B959FB"/>
    <w:rsid w:val="00B95CFC"/>
    <w:rsid w:val="00B95FAA"/>
    <w:rsid w:val="00B9613D"/>
    <w:rsid w:val="00B9646C"/>
    <w:rsid w:val="00B9668B"/>
    <w:rsid w:val="00B96737"/>
    <w:rsid w:val="00B96821"/>
    <w:rsid w:val="00B97366"/>
    <w:rsid w:val="00B97C45"/>
    <w:rsid w:val="00BA0C2C"/>
    <w:rsid w:val="00BA1161"/>
    <w:rsid w:val="00BA1C67"/>
    <w:rsid w:val="00BA2368"/>
    <w:rsid w:val="00BA23DC"/>
    <w:rsid w:val="00BA25E1"/>
    <w:rsid w:val="00BA2810"/>
    <w:rsid w:val="00BA2C87"/>
    <w:rsid w:val="00BA2E20"/>
    <w:rsid w:val="00BA38B1"/>
    <w:rsid w:val="00BA3D0D"/>
    <w:rsid w:val="00BA3FAA"/>
    <w:rsid w:val="00BA48ED"/>
    <w:rsid w:val="00BA4EC1"/>
    <w:rsid w:val="00BA51D8"/>
    <w:rsid w:val="00BA60AE"/>
    <w:rsid w:val="00BA670E"/>
    <w:rsid w:val="00BA6755"/>
    <w:rsid w:val="00BA6CDF"/>
    <w:rsid w:val="00BA7487"/>
    <w:rsid w:val="00BA7F92"/>
    <w:rsid w:val="00BB0453"/>
    <w:rsid w:val="00BB0AD2"/>
    <w:rsid w:val="00BB0D14"/>
    <w:rsid w:val="00BB1026"/>
    <w:rsid w:val="00BB1BC4"/>
    <w:rsid w:val="00BB1EF3"/>
    <w:rsid w:val="00BB2BCE"/>
    <w:rsid w:val="00BB3CC9"/>
    <w:rsid w:val="00BB3FDE"/>
    <w:rsid w:val="00BB43EF"/>
    <w:rsid w:val="00BB455F"/>
    <w:rsid w:val="00BB4AB6"/>
    <w:rsid w:val="00BB4E87"/>
    <w:rsid w:val="00BB4ED6"/>
    <w:rsid w:val="00BB4FAE"/>
    <w:rsid w:val="00BB568F"/>
    <w:rsid w:val="00BB5B33"/>
    <w:rsid w:val="00BB68F8"/>
    <w:rsid w:val="00BB6E8F"/>
    <w:rsid w:val="00BB7B58"/>
    <w:rsid w:val="00BC0CDA"/>
    <w:rsid w:val="00BC11E8"/>
    <w:rsid w:val="00BC1228"/>
    <w:rsid w:val="00BC1B5E"/>
    <w:rsid w:val="00BC2406"/>
    <w:rsid w:val="00BC3285"/>
    <w:rsid w:val="00BC32F0"/>
    <w:rsid w:val="00BC3E5E"/>
    <w:rsid w:val="00BC431E"/>
    <w:rsid w:val="00BC43B7"/>
    <w:rsid w:val="00BC4515"/>
    <w:rsid w:val="00BC521B"/>
    <w:rsid w:val="00BC5474"/>
    <w:rsid w:val="00BC5DA5"/>
    <w:rsid w:val="00BC6887"/>
    <w:rsid w:val="00BC7C7B"/>
    <w:rsid w:val="00BC7FC1"/>
    <w:rsid w:val="00BD01C0"/>
    <w:rsid w:val="00BD110B"/>
    <w:rsid w:val="00BD14F8"/>
    <w:rsid w:val="00BD150E"/>
    <w:rsid w:val="00BD1628"/>
    <w:rsid w:val="00BD17C0"/>
    <w:rsid w:val="00BD2032"/>
    <w:rsid w:val="00BD228F"/>
    <w:rsid w:val="00BD2359"/>
    <w:rsid w:val="00BD2D93"/>
    <w:rsid w:val="00BD303D"/>
    <w:rsid w:val="00BD3C2B"/>
    <w:rsid w:val="00BD4457"/>
    <w:rsid w:val="00BD4926"/>
    <w:rsid w:val="00BD5703"/>
    <w:rsid w:val="00BD57E0"/>
    <w:rsid w:val="00BD5BD0"/>
    <w:rsid w:val="00BD6E95"/>
    <w:rsid w:val="00BD703C"/>
    <w:rsid w:val="00BD71CF"/>
    <w:rsid w:val="00BD7D0B"/>
    <w:rsid w:val="00BE00D0"/>
    <w:rsid w:val="00BE0336"/>
    <w:rsid w:val="00BE05BD"/>
    <w:rsid w:val="00BE063A"/>
    <w:rsid w:val="00BE0814"/>
    <w:rsid w:val="00BE2D1F"/>
    <w:rsid w:val="00BE2E27"/>
    <w:rsid w:val="00BE3729"/>
    <w:rsid w:val="00BE3F30"/>
    <w:rsid w:val="00BE4636"/>
    <w:rsid w:val="00BE497E"/>
    <w:rsid w:val="00BE52B4"/>
    <w:rsid w:val="00BE587A"/>
    <w:rsid w:val="00BE66F1"/>
    <w:rsid w:val="00BE6E8E"/>
    <w:rsid w:val="00BE796F"/>
    <w:rsid w:val="00BE7E50"/>
    <w:rsid w:val="00BF019E"/>
    <w:rsid w:val="00BF0711"/>
    <w:rsid w:val="00BF0744"/>
    <w:rsid w:val="00BF0A36"/>
    <w:rsid w:val="00BF0E69"/>
    <w:rsid w:val="00BF1AB9"/>
    <w:rsid w:val="00BF21AE"/>
    <w:rsid w:val="00BF2EC5"/>
    <w:rsid w:val="00BF3645"/>
    <w:rsid w:val="00BF3F80"/>
    <w:rsid w:val="00BF4602"/>
    <w:rsid w:val="00BF51A3"/>
    <w:rsid w:val="00BF523E"/>
    <w:rsid w:val="00BF5670"/>
    <w:rsid w:val="00BF5E48"/>
    <w:rsid w:val="00BF5F43"/>
    <w:rsid w:val="00BF62DF"/>
    <w:rsid w:val="00BF63EC"/>
    <w:rsid w:val="00BF651B"/>
    <w:rsid w:val="00BF6749"/>
    <w:rsid w:val="00BF6CF3"/>
    <w:rsid w:val="00C0000A"/>
    <w:rsid w:val="00C009F7"/>
    <w:rsid w:val="00C01288"/>
    <w:rsid w:val="00C01C93"/>
    <w:rsid w:val="00C01CA6"/>
    <w:rsid w:val="00C026CA"/>
    <w:rsid w:val="00C0291B"/>
    <w:rsid w:val="00C02A77"/>
    <w:rsid w:val="00C03076"/>
    <w:rsid w:val="00C031FA"/>
    <w:rsid w:val="00C0491B"/>
    <w:rsid w:val="00C04FBB"/>
    <w:rsid w:val="00C05527"/>
    <w:rsid w:val="00C05A0B"/>
    <w:rsid w:val="00C0631D"/>
    <w:rsid w:val="00C067AB"/>
    <w:rsid w:val="00C06CE8"/>
    <w:rsid w:val="00C0727F"/>
    <w:rsid w:val="00C07445"/>
    <w:rsid w:val="00C07A23"/>
    <w:rsid w:val="00C07E95"/>
    <w:rsid w:val="00C07FA3"/>
    <w:rsid w:val="00C105DB"/>
    <w:rsid w:val="00C10E40"/>
    <w:rsid w:val="00C10E47"/>
    <w:rsid w:val="00C10FA6"/>
    <w:rsid w:val="00C11294"/>
    <w:rsid w:val="00C11715"/>
    <w:rsid w:val="00C11D0C"/>
    <w:rsid w:val="00C124EB"/>
    <w:rsid w:val="00C12981"/>
    <w:rsid w:val="00C12AF2"/>
    <w:rsid w:val="00C12D1C"/>
    <w:rsid w:val="00C12DF3"/>
    <w:rsid w:val="00C13209"/>
    <w:rsid w:val="00C13A51"/>
    <w:rsid w:val="00C13BF6"/>
    <w:rsid w:val="00C13F8E"/>
    <w:rsid w:val="00C1466B"/>
    <w:rsid w:val="00C14D26"/>
    <w:rsid w:val="00C154E6"/>
    <w:rsid w:val="00C1554E"/>
    <w:rsid w:val="00C15B2E"/>
    <w:rsid w:val="00C16049"/>
    <w:rsid w:val="00C168D3"/>
    <w:rsid w:val="00C16ADB"/>
    <w:rsid w:val="00C1769C"/>
    <w:rsid w:val="00C20A52"/>
    <w:rsid w:val="00C20E72"/>
    <w:rsid w:val="00C2197D"/>
    <w:rsid w:val="00C21DBC"/>
    <w:rsid w:val="00C2256C"/>
    <w:rsid w:val="00C225F0"/>
    <w:rsid w:val="00C227EB"/>
    <w:rsid w:val="00C22F3A"/>
    <w:rsid w:val="00C2334D"/>
    <w:rsid w:val="00C23ED3"/>
    <w:rsid w:val="00C23F4B"/>
    <w:rsid w:val="00C244F7"/>
    <w:rsid w:val="00C24983"/>
    <w:rsid w:val="00C24DEF"/>
    <w:rsid w:val="00C25332"/>
    <w:rsid w:val="00C2689E"/>
    <w:rsid w:val="00C26E94"/>
    <w:rsid w:val="00C27585"/>
    <w:rsid w:val="00C276F8"/>
    <w:rsid w:val="00C2794A"/>
    <w:rsid w:val="00C279B0"/>
    <w:rsid w:val="00C30E54"/>
    <w:rsid w:val="00C316F4"/>
    <w:rsid w:val="00C31CCB"/>
    <w:rsid w:val="00C320D8"/>
    <w:rsid w:val="00C3223C"/>
    <w:rsid w:val="00C32F62"/>
    <w:rsid w:val="00C33D90"/>
    <w:rsid w:val="00C3431E"/>
    <w:rsid w:val="00C3457A"/>
    <w:rsid w:val="00C347E0"/>
    <w:rsid w:val="00C348E8"/>
    <w:rsid w:val="00C34CE5"/>
    <w:rsid w:val="00C358C4"/>
    <w:rsid w:val="00C359FF"/>
    <w:rsid w:val="00C35CF2"/>
    <w:rsid w:val="00C35F27"/>
    <w:rsid w:val="00C3667F"/>
    <w:rsid w:val="00C36D63"/>
    <w:rsid w:val="00C40959"/>
    <w:rsid w:val="00C40B2F"/>
    <w:rsid w:val="00C41643"/>
    <w:rsid w:val="00C417B2"/>
    <w:rsid w:val="00C419C2"/>
    <w:rsid w:val="00C41A21"/>
    <w:rsid w:val="00C41D5E"/>
    <w:rsid w:val="00C41F1F"/>
    <w:rsid w:val="00C4212B"/>
    <w:rsid w:val="00C430DA"/>
    <w:rsid w:val="00C43796"/>
    <w:rsid w:val="00C4519C"/>
    <w:rsid w:val="00C472E4"/>
    <w:rsid w:val="00C4738A"/>
    <w:rsid w:val="00C47C47"/>
    <w:rsid w:val="00C47D23"/>
    <w:rsid w:val="00C47DAE"/>
    <w:rsid w:val="00C47E46"/>
    <w:rsid w:val="00C5011A"/>
    <w:rsid w:val="00C5078A"/>
    <w:rsid w:val="00C507E2"/>
    <w:rsid w:val="00C5086D"/>
    <w:rsid w:val="00C50FDB"/>
    <w:rsid w:val="00C513C2"/>
    <w:rsid w:val="00C53676"/>
    <w:rsid w:val="00C53B7B"/>
    <w:rsid w:val="00C54022"/>
    <w:rsid w:val="00C54898"/>
    <w:rsid w:val="00C54FAB"/>
    <w:rsid w:val="00C54FBC"/>
    <w:rsid w:val="00C550A3"/>
    <w:rsid w:val="00C55BBF"/>
    <w:rsid w:val="00C56292"/>
    <w:rsid w:val="00C56535"/>
    <w:rsid w:val="00C567E3"/>
    <w:rsid w:val="00C56BD1"/>
    <w:rsid w:val="00C56DB7"/>
    <w:rsid w:val="00C57196"/>
    <w:rsid w:val="00C571E8"/>
    <w:rsid w:val="00C57212"/>
    <w:rsid w:val="00C5744C"/>
    <w:rsid w:val="00C57B11"/>
    <w:rsid w:val="00C60592"/>
    <w:rsid w:val="00C60824"/>
    <w:rsid w:val="00C6124B"/>
    <w:rsid w:val="00C6184B"/>
    <w:rsid w:val="00C62B02"/>
    <w:rsid w:val="00C62B3F"/>
    <w:rsid w:val="00C63574"/>
    <w:rsid w:val="00C63BE1"/>
    <w:rsid w:val="00C63FCF"/>
    <w:rsid w:val="00C64116"/>
    <w:rsid w:val="00C64F63"/>
    <w:rsid w:val="00C64F71"/>
    <w:rsid w:val="00C64FE6"/>
    <w:rsid w:val="00C65952"/>
    <w:rsid w:val="00C65BD2"/>
    <w:rsid w:val="00C65E6C"/>
    <w:rsid w:val="00C6606F"/>
    <w:rsid w:val="00C660CB"/>
    <w:rsid w:val="00C66549"/>
    <w:rsid w:val="00C66D02"/>
    <w:rsid w:val="00C67E04"/>
    <w:rsid w:val="00C706AD"/>
    <w:rsid w:val="00C707B5"/>
    <w:rsid w:val="00C70F62"/>
    <w:rsid w:val="00C71AF5"/>
    <w:rsid w:val="00C7239E"/>
    <w:rsid w:val="00C726F8"/>
    <w:rsid w:val="00C7308D"/>
    <w:rsid w:val="00C7358F"/>
    <w:rsid w:val="00C736E4"/>
    <w:rsid w:val="00C73945"/>
    <w:rsid w:val="00C73ABD"/>
    <w:rsid w:val="00C73B92"/>
    <w:rsid w:val="00C741B9"/>
    <w:rsid w:val="00C74DC7"/>
    <w:rsid w:val="00C75089"/>
    <w:rsid w:val="00C7538A"/>
    <w:rsid w:val="00C761B7"/>
    <w:rsid w:val="00C76297"/>
    <w:rsid w:val="00C76402"/>
    <w:rsid w:val="00C77014"/>
    <w:rsid w:val="00C7708D"/>
    <w:rsid w:val="00C773CE"/>
    <w:rsid w:val="00C775BD"/>
    <w:rsid w:val="00C7790C"/>
    <w:rsid w:val="00C77992"/>
    <w:rsid w:val="00C77E09"/>
    <w:rsid w:val="00C77F4E"/>
    <w:rsid w:val="00C8038D"/>
    <w:rsid w:val="00C80644"/>
    <w:rsid w:val="00C80E3A"/>
    <w:rsid w:val="00C8119C"/>
    <w:rsid w:val="00C821A1"/>
    <w:rsid w:val="00C826E1"/>
    <w:rsid w:val="00C82ACB"/>
    <w:rsid w:val="00C82F6D"/>
    <w:rsid w:val="00C82FEC"/>
    <w:rsid w:val="00C83F06"/>
    <w:rsid w:val="00C847A8"/>
    <w:rsid w:val="00C8535A"/>
    <w:rsid w:val="00C85CB7"/>
    <w:rsid w:val="00C85D10"/>
    <w:rsid w:val="00C86F78"/>
    <w:rsid w:val="00C8780E"/>
    <w:rsid w:val="00C87E72"/>
    <w:rsid w:val="00C90547"/>
    <w:rsid w:val="00C905AA"/>
    <w:rsid w:val="00C9081B"/>
    <w:rsid w:val="00C90BF1"/>
    <w:rsid w:val="00C9166C"/>
    <w:rsid w:val="00C91729"/>
    <w:rsid w:val="00C92362"/>
    <w:rsid w:val="00C92655"/>
    <w:rsid w:val="00C92866"/>
    <w:rsid w:val="00C933BA"/>
    <w:rsid w:val="00C94015"/>
    <w:rsid w:val="00C94163"/>
    <w:rsid w:val="00C94B60"/>
    <w:rsid w:val="00C94BC1"/>
    <w:rsid w:val="00C9574D"/>
    <w:rsid w:val="00C95EDC"/>
    <w:rsid w:val="00C96464"/>
    <w:rsid w:val="00C96686"/>
    <w:rsid w:val="00C96B95"/>
    <w:rsid w:val="00C970D3"/>
    <w:rsid w:val="00C97423"/>
    <w:rsid w:val="00CA0219"/>
    <w:rsid w:val="00CA0E24"/>
    <w:rsid w:val="00CA1495"/>
    <w:rsid w:val="00CA15C5"/>
    <w:rsid w:val="00CA2876"/>
    <w:rsid w:val="00CA2F48"/>
    <w:rsid w:val="00CA30E7"/>
    <w:rsid w:val="00CA330C"/>
    <w:rsid w:val="00CA3954"/>
    <w:rsid w:val="00CA403B"/>
    <w:rsid w:val="00CA4489"/>
    <w:rsid w:val="00CA4CC3"/>
    <w:rsid w:val="00CA5001"/>
    <w:rsid w:val="00CA509E"/>
    <w:rsid w:val="00CA51ED"/>
    <w:rsid w:val="00CA569D"/>
    <w:rsid w:val="00CA5A80"/>
    <w:rsid w:val="00CA61A7"/>
    <w:rsid w:val="00CA6CBE"/>
    <w:rsid w:val="00CA6CF6"/>
    <w:rsid w:val="00CA6FC9"/>
    <w:rsid w:val="00CA7C14"/>
    <w:rsid w:val="00CA7C5C"/>
    <w:rsid w:val="00CA7D88"/>
    <w:rsid w:val="00CB08F9"/>
    <w:rsid w:val="00CB214F"/>
    <w:rsid w:val="00CB264C"/>
    <w:rsid w:val="00CB36BE"/>
    <w:rsid w:val="00CB42C9"/>
    <w:rsid w:val="00CB4677"/>
    <w:rsid w:val="00CB50CB"/>
    <w:rsid w:val="00CB5159"/>
    <w:rsid w:val="00CB5517"/>
    <w:rsid w:val="00CB63CE"/>
    <w:rsid w:val="00CB689A"/>
    <w:rsid w:val="00CB7D22"/>
    <w:rsid w:val="00CC07AE"/>
    <w:rsid w:val="00CC0CBA"/>
    <w:rsid w:val="00CC1798"/>
    <w:rsid w:val="00CC1DDA"/>
    <w:rsid w:val="00CC1F87"/>
    <w:rsid w:val="00CC202B"/>
    <w:rsid w:val="00CC223E"/>
    <w:rsid w:val="00CC22BA"/>
    <w:rsid w:val="00CC2C2E"/>
    <w:rsid w:val="00CC302C"/>
    <w:rsid w:val="00CC4197"/>
    <w:rsid w:val="00CC42BC"/>
    <w:rsid w:val="00CC4551"/>
    <w:rsid w:val="00CC49BC"/>
    <w:rsid w:val="00CC4FC2"/>
    <w:rsid w:val="00CC5B5F"/>
    <w:rsid w:val="00CC600D"/>
    <w:rsid w:val="00CC60E5"/>
    <w:rsid w:val="00CC662C"/>
    <w:rsid w:val="00CC763D"/>
    <w:rsid w:val="00CC7CE5"/>
    <w:rsid w:val="00CD070D"/>
    <w:rsid w:val="00CD0913"/>
    <w:rsid w:val="00CD095A"/>
    <w:rsid w:val="00CD0A03"/>
    <w:rsid w:val="00CD0F74"/>
    <w:rsid w:val="00CD153B"/>
    <w:rsid w:val="00CD1AF8"/>
    <w:rsid w:val="00CD1B2B"/>
    <w:rsid w:val="00CD2DBC"/>
    <w:rsid w:val="00CD3129"/>
    <w:rsid w:val="00CD353A"/>
    <w:rsid w:val="00CD3769"/>
    <w:rsid w:val="00CD3B54"/>
    <w:rsid w:val="00CD3C29"/>
    <w:rsid w:val="00CD4172"/>
    <w:rsid w:val="00CD4754"/>
    <w:rsid w:val="00CD47B2"/>
    <w:rsid w:val="00CD4A9F"/>
    <w:rsid w:val="00CD523D"/>
    <w:rsid w:val="00CD544B"/>
    <w:rsid w:val="00CD5E7C"/>
    <w:rsid w:val="00CD6329"/>
    <w:rsid w:val="00CD637A"/>
    <w:rsid w:val="00CD66F2"/>
    <w:rsid w:val="00CD6B7A"/>
    <w:rsid w:val="00CD770F"/>
    <w:rsid w:val="00CD7A36"/>
    <w:rsid w:val="00CD7AF5"/>
    <w:rsid w:val="00CE0F70"/>
    <w:rsid w:val="00CE123D"/>
    <w:rsid w:val="00CE16B7"/>
    <w:rsid w:val="00CE1DF2"/>
    <w:rsid w:val="00CE2789"/>
    <w:rsid w:val="00CE29DB"/>
    <w:rsid w:val="00CE3489"/>
    <w:rsid w:val="00CE3907"/>
    <w:rsid w:val="00CE3E66"/>
    <w:rsid w:val="00CE4209"/>
    <w:rsid w:val="00CE4997"/>
    <w:rsid w:val="00CE52D2"/>
    <w:rsid w:val="00CE5DBC"/>
    <w:rsid w:val="00CE61D6"/>
    <w:rsid w:val="00CE64B3"/>
    <w:rsid w:val="00CE6856"/>
    <w:rsid w:val="00CE6918"/>
    <w:rsid w:val="00CE6B8B"/>
    <w:rsid w:val="00CE6CC4"/>
    <w:rsid w:val="00CE73EC"/>
    <w:rsid w:val="00CE7666"/>
    <w:rsid w:val="00CE77A5"/>
    <w:rsid w:val="00CE78B9"/>
    <w:rsid w:val="00CF0172"/>
    <w:rsid w:val="00CF0915"/>
    <w:rsid w:val="00CF09DE"/>
    <w:rsid w:val="00CF0ECD"/>
    <w:rsid w:val="00CF1070"/>
    <w:rsid w:val="00CF19B4"/>
    <w:rsid w:val="00CF23AB"/>
    <w:rsid w:val="00CF34D7"/>
    <w:rsid w:val="00CF4009"/>
    <w:rsid w:val="00CF4AF9"/>
    <w:rsid w:val="00CF584E"/>
    <w:rsid w:val="00CF5A9A"/>
    <w:rsid w:val="00CF6C36"/>
    <w:rsid w:val="00CF6EA8"/>
    <w:rsid w:val="00CF6F6D"/>
    <w:rsid w:val="00CF7038"/>
    <w:rsid w:val="00CF7E36"/>
    <w:rsid w:val="00CF7ED4"/>
    <w:rsid w:val="00CF7EE6"/>
    <w:rsid w:val="00D00482"/>
    <w:rsid w:val="00D0064F"/>
    <w:rsid w:val="00D01411"/>
    <w:rsid w:val="00D01555"/>
    <w:rsid w:val="00D01B36"/>
    <w:rsid w:val="00D021D2"/>
    <w:rsid w:val="00D02459"/>
    <w:rsid w:val="00D025A2"/>
    <w:rsid w:val="00D0261E"/>
    <w:rsid w:val="00D02960"/>
    <w:rsid w:val="00D02B88"/>
    <w:rsid w:val="00D03127"/>
    <w:rsid w:val="00D036FC"/>
    <w:rsid w:val="00D03762"/>
    <w:rsid w:val="00D04096"/>
    <w:rsid w:val="00D04548"/>
    <w:rsid w:val="00D05585"/>
    <w:rsid w:val="00D05D62"/>
    <w:rsid w:val="00D0648B"/>
    <w:rsid w:val="00D0664E"/>
    <w:rsid w:val="00D069B7"/>
    <w:rsid w:val="00D06D93"/>
    <w:rsid w:val="00D07396"/>
    <w:rsid w:val="00D07566"/>
    <w:rsid w:val="00D07CB5"/>
    <w:rsid w:val="00D10BA9"/>
    <w:rsid w:val="00D10E4A"/>
    <w:rsid w:val="00D10E7D"/>
    <w:rsid w:val="00D111F3"/>
    <w:rsid w:val="00D11260"/>
    <w:rsid w:val="00D114E9"/>
    <w:rsid w:val="00D11523"/>
    <w:rsid w:val="00D11E2C"/>
    <w:rsid w:val="00D125EF"/>
    <w:rsid w:val="00D128AB"/>
    <w:rsid w:val="00D12BF3"/>
    <w:rsid w:val="00D1300E"/>
    <w:rsid w:val="00D14527"/>
    <w:rsid w:val="00D14944"/>
    <w:rsid w:val="00D14EF0"/>
    <w:rsid w:val="00D15048"/>
    <w:rsid w:val="00D156EF"/>
    <w:rsid w:val="00D15A00"/>
    <w:rsid w:val="00D1649B"/>
    <w:rsid w:val="00D1708B"/>
    <w:rsid w:val="00D17963"/>
    <w:rsid w:val="00D17D1B"/>
    <w:rsid w:val="00D17D9D"/>
    <w:rsid w:val="00D17FD3"/>
    <w:rsid w:val="00D21206"/>
    <w:rsid w:val="00D21822"/>
    <w:rsid w:val="00D21A27"/>
    <w:rsid w:val="00D21BF0"/>
    <w:rsid w:val="00D22188"/>
    <w:rsid w:val="00D22222"/>
    <w:rsid w:val="00D2291F"/>
    <w:rsid w:val="00D242BF"/>
    <w:rsid w:val="00D2464E"/>
    <w:rsid w:val="00D24A90"/>
    <w:rsid w:val="00D24AF0"/>
    <w:rsid w:val="00D256CB"/>
    <w:rsid w:val="00D256DD"/>
    <w:rsid w:val="00D25F2A"/>
    <w:rsid w:val="00D274B6"/>
    <w:rsid w:val="00D2785B"/>
    <w:rsid w:val="00D278D7"/>
    <w:rsid w:val="00D279D8"/>
    <w:rsid w:val="00D27C63"/>
    <w:rsid w:val="00D302C7"/>
    <w:rsid w:val="00D30539"/>
    <w:rsid w:val="00D30FFC"/>
    <w:rsid w:val="00D312DB"/>
    <w:rsid w:val="00D313FF"/>
    <w:rsid w:val="00D31AF6"/>
    <w:rsid w:val="00D3219E"/>
    <w:rsid w:val="00D323E6"/>
    <w:rsid w:val="00D3276C"/>
    <w:rsid w:val="00D32AE8"/>
    <w:rsid w:val="00D32B2E"/>
    <w:rsid w:val="00D33187"/>
    <w:rsid w:val="00D3352A"/>
    <w:rsid w:val="00D34287"/>
    <w:rsid w:val="00D34DDF"/>
    <w:rsid w:val="00D3510F"/>
    <w:rsid w:val="00D35334"/>
    <w:rsid w:val="00D35DF8"/>
    <w:rsid w:val="00D35FCF"/>
    <w:rsid w:val="00D36629"/>
    <w:rsid w:val="00D366CF"/>
    <w:rsid w:val="00D36C8E"/>
    <w:rsid w:val="00D36FC8"/>
    <w:rsid w:val="00D3705B"/>
    <w:rsid w:val="00D371FD"/>
    <w:rsid w:val="00D37256"/>
    <w:rsid w:val="00D37259"/>
    <w:rsid w:val="00D40115"/>
    <w:rsid w:val="00D41461"/>
    <w:rsid w:val="00D418FA"/>
    <w:rsid w:val="00D41A67"/>
    <w:rsid w:val="00D42421"/>
    <w:rsid w:val="00D42623"/>
    <w:rsid w:val="00D4353C"/>
    <w:rsid w:val="00D435B4"/>
    <w:rsid w:val="00D4360C"/>
    <w:rsid w:val="00D44803"/>
    <w:rsid w:val="00D44EDE"/>
    <w:rsid w:val="00D458B7"/>
    <w:rsid w:val="00D46083"/>
    <w:rsid w:val="00D46183"/>
    <w:rsid w:val="00D4638D"/>
    <w:rsid w:val="00D4677C"/>
    <w:rsid w:val="00D46CD6"/>
    <w:rsid w:val="00D47329"/>
    <w:rsid w:val="00D47A87"/>
    <w:rsid w:val="00D50B22"/>
    <w:rsid w:val="00D510F5"/>
    <w:rsid w:val="00D51797"/>
    <w:rsid w:val="00D51BC1"/>
    <w:rsid w:val="00D51BF6"/>
    <w:rsid w:val="00D51EA4"/>
    <w:rsid w:val="00D527A9"/>
    <w:rsid w:val="00D529E6"/>
    <w:rsid w:val="00D52CAB"/>
    <w:rsid w:val="00D53CB9"/>
    <w:rsid w:val="00D541FE"/>
    <w:rsid w:val="00D546EA"/>
    <w:rsid w:val="00D54774"/>
    <w:rsid w:val="00D55213"/>
    <w:rsid w:val="00D5542E"/>
    <w:rsid w:val="00D5555E"/>
    <w:rsid w:val="00D555D6"/>
    <w:rsid w:val="00D55AEF"/>
    <w:rsid w:val="00D55C90"/>
    <w:rsid w:val="00D562B9"/>
    <w:rsid w:val="00D5660E"/>
    <w:rsid w:val="00D5718F"/>
    <w:rsid w:val="00D5720F"/>
    <w:rsid w:val="00D5735E"/>
    <w:rsid w:val="00D577A4"/>
    <w:rsid w:val="00D5798A"/>
    <w:rsid w:val="00D57E3D"/>
    <w:rsid w:val="00D57FEA"/>
    <w:rsid w:val="00D57FEF"/>
    <w:rsid w:val="00D605AD"/>
    <w:rsid w:val="00D60665"/>
    <w:rsid w:val="00D60B31"/>
    <w:rsid w:val="00D6194A"/>
    <w:rsid w:val="00D61D18"/>
    <w:rsid w:val="00D61F57"/>
    <w:rsid w:val="00D621D4"/>
    <w:rsid w:val="00D62D5D"/>
    <w:rsid w:val="00D637B7"/>
    <w:rsid w:val="00D63A4A"/>
    <w:rsid w:val="00D63EBA"/>
    <w:rsid w:val="00D63F62"/>
    <w:rsid w:val="00D648E0"/>
    <w:rsid w:val="00D652E3"/>
    <w:rsid w:val="00D65A49"/>
    <w:rsid w:val="00D6713F"/>
    <w:rsid w:val="00D6781D"/>
    <w:rsid w:val="00D705A1"/>
    <w:rsid w:val="00D706EE"/>
    <w:rsid w:val="00D70EF8"/>
    <w:rsid w:val="00D70F52"/>
    <w:rsid w:val="00D70FB3"/>
    <w:rsid w:val="00D717EE"/>
    <w:rsid w:val="00D71CAC"/>
    <w:rsid w:val="00D71D9B"/>
    <w:rsid w:val="00D72101"/>
    <w:rsid w:val="00D72818"/>
    <w:rsid w:val="00D72D66"/>
    <w:rsid w:val="00D72FA0"/>
    <w:rsid w:val="00D73A84"/>
    <w:rsid w:val="00D73D2A"/>
    <w:rsid w:val="00D74252"/>
    <w:rsid w:val="00D74785"/>
    <w:rsid w:val="00D751A3"/>
    <w:rsid w:val="00D751E8"/>
    <w:rsid w:val="00D7564C"/>
    <w:rsid w:val="00D75BAC"/>
    <w:rsid w:val="00D75C18"/>
    <w:rsid w:val="00D76102"/>
    <w:rsid w:val="00D76122"/>
    <w:rsid w:val="00D76C53"/>
    <w:rsid w:val="00D7766E"/>
    <w:rsid w:val="00D779EC"/>
    <w:rsid w:val="00D77A72"/>
    <w:rsid w:val="00D803BD"/>
    <w:rsid w:val="00D80BA4"/>
    <w:rsid w:val="00D811E0"/>
    <w:rsid w:val="00D81BDA"/>
    <w:rsid w:val="00D82765"/>
    <w:rsid w:val="00D82C6A"/>
    <w:rsid w:val="00D839DE"/>
    <w:rsid w:val="00D83CFC"/>
    <w:rsid w:val="00D84281"/>
    <w:rsid w:val="00D843D5"/>
    <w:rsid w:val="00D84853"/>
    <w:rsid w:val="00D84B0F"/>
    <w:rsid w:val="00D852AD"/>
    <w:rsid w:val="00D85322"/>
    <w:rsid w:val="00D8534B"/>
    <w:rsid w:val="00D857C9"/>
    <w:rsid w:val="00D85CFB"/>
    <w:rsid w:val="00D85D66"/>
    <w:rsid w:val="00D861E0"/>
    <w:rsid w:val="00D862B2"/>
    <w:rsid w:val="00D87414"/>
    <w:rsid w:val="00D875A9"/>
    <w:rsid w:val="00D875D2"/>
    <w:rsid w:val="00D90F07"/>
    <w:rsid w:val="00D910FE"/>
    <w:rsid w:val="00D91540"/>
    <w:rsid w:val="00D917C6"/>
    <w:rsid w:val="00D91E9A"/>
    <w:rsid w:val="00D91F4E"/>
    <w:rsid w:val="00D92590"/>
    <w:rsid w:val="00D926DA"/>
    <w:rsid w:val="00D92B2B"/>
    <w:rsid w:val="00D94440"/>
    <w:rsid w:val="00D94CAC"/>
    <w:rsid w:val="00D94EF7"/>
    <w:rsid w:val="00D959DB"/>
    <w:rsid w:val="00D96169"/>
    <w:rsid w:val="00D96D42"/>
    <w:rsid w:val="00D970DB"/>
    <w:rsid w:val="00D97509"/>
    <w:rsid w:val="00D97799"/>
    <w:rsid w:val="00D97CD4"/>
    <w:rsid w:val="00D97D7E"/>
    <w:rsid w:val="00D97E1B"/>
    <w:rsid w:val="00D97FB7"/>
    <w:rsid w:val="00DA0170"/>
    <w:rsid w:val="00DA0782"/>
    <w:rsid w:val="00DA0BA4"/>
    <w:rsid w:val="00DA0C0A"/>
    <w:rsid w:val="00DA0D4F"/>
    <w:rsid w:val="00DA0D97"/>
    <w:rsid w:val="00DA112C"/>
    <w:rsid w:val="00DA19D9"/>
    <w:rsid w:val="00DA1B65"/>
    <w:rsid w:val="00DA1E01"/>
    <w:rsid w:val="00DA1EDB"/>
    <w:rsid w:val="00DA240B"/>
    <w:rsid w:val="00DA24C4"/>
    <w:rsid w:val="00DA26C1"/>
    <w:rsid w:val="00DA2770"/>
    <w:rsid w:val="00DA2BB7"/>
    <w:rsid w:val="00DA38A4"/>
    <w:rsid w:val="00DA4CEA"/>
    <w:rsid w:val="00DA51EF"/>
    <w:rsid w:val="00DA5932"/>
    <w:rsid w:val="00DA6345"/>
    <w:rsid w:val="00DA660A"/>
    <w:rsid w:val="00DA671A"/>
    <w:rsid w:val="00DA6C55"/>
    <w:rsid w:val="00DA7888"/>
    <w:rsid w:val="00DA7E4C"/>
    <w:rsid w:val="00DB003D"/>
    <w:rsid w:val="00DB0594"/>
    <w:rsid w:val="00DB06E2"/>
    <w:rsid w:val="00DB0FA6"/>
    <w:rsid w:val="00DB1077"/>
    <w:rsid w:val="00DB122C"/>
    <w:rsid w:val="00DB15C6"/>
    <w:rsid w:val="00DB1B6D"/>
    <w:rsid w:val="00DB1E94"/>
    <w:rsid w:val="00DB1F17"/>
    <w:rsid w:val="00DB246E"/>
    <w:rsid w:val="00DB255F"/>
    <w:rsid w:val="00DB2624"/>
    <w:rsid w:val="00DB2B97"/>
    <w:rsid w:val="00DB350C"/>
    <w:rsid w:val="00DB3ED9"/>
    <w:rsid w:val="00DB46D1"/>
    <w:rsid w:val="00DB471B"/>
    <w:rsid w:val="00DB491F"/>
    <w:rsid w:val="00DB4CD8"/>
    <w:rsid w:val="00DB57AB"/>
    <w:rsid w:val="00DB57E4"/>
    <w:rsid w:val="00DB5818"/>
    <w:rsid w:val="00DB59BE"/>
    <w:rsid w:val="00DB689A"/>
    <w:rsid w:val="00DB7633"/>
    <w:rsid w:val="00DC062B"/>
    <w:rsid w:val="00DC0C00"/>
    <w:rsid w:val="00DC0D84"/>
    <w:rsid w:val="00DC1D6C"/>
    <w:rsid w:val="00DC1E87"/>
    <w:rsid w:val="00DC2288"/>
    <w:rsid w:val="00DC3F2B"/>
    <w:rsid w:val="00DC4293"/>
    <w:rsid w:val="00DC4719"/>
    <w:rsid w:val="00DC4D4F"/>
    <w:rsid w:val="00DC5EF7"/>
    <w:rsid w:val="00DC65DE"/>
    <w:rsid w:val="00DC6F30"/>
    <w:rsid w:val="00DC70E9"/>
    <w:rsid w:val="00DC74AA"/>
    <w:rsid w:val="00DC7B8C"/>
    <w:rsid w:val="00DD0303"/>
    <w:rsid w:val="00DD06E4"/>
    <w:rsid w:val="00DD09A3"/>
    <w:rsid w:val="00DD0FCF"/>
    <w:rsid w:val="00DD13BA"/>
    <w:rsid w:val="00DD24E8"/>
    <w:rsid w:val="00DD2526"/>
    <w:rsid w:val="00DD32B1"/>
    <w:rsid w:val="00DD3AAD"/>
    <w:rsid w:val="00DD3AAE"/>
    <w:rsid w:val="00DD3B91"/>
    <w:rsid w:val="00DD3E27"/>
    <w:rsid w:val="00DD3EDC"/>
    <w:rsid w:val="00DD407A"/>
    <w:rsid w:val="00DD4134"/>
    <w:rsid w:val="00DD4387"/>
    <w:rsid w:val="00DD43A5"/>
    <w:rsid w:val="00DD4826"/>
    <w:rsid w:val="00DD5487"/>
    <w:rsid w:val="00DD54E7"/>
    <w:rsid w:val="00DD5528"/>
    <w:rsid w:val="00DD57DE"/>
    <w:rsid w:val="00DD5C60"/>
    <w:rsid w:val="00DD5E50"/>
    <w:rsid w:val="00DD5ED8"/>
    <w:rsid w:val="00DD6269"/>
    <w:rsid w:val="00DD6772"/>
    <w:rsid w:val="00DD7C91"/>
    <w:rsid w:val="00DD7F36"/>
    <w:rsid w:val="00DD7FC4"/>
    <w:rsid w:val="00DE03A3"/>
    <w:rsid w:val="00DE12DE"/>
    <w:rsid w:val="00DE15A7"/>
    <w:rsid w:val="00DE1644"/>
    <w:rsid w:val="00DE22D8"/>
    <w:rsid w:val="00DE22F7"/>
    <w:rsid w:val="00DE242A"/>
    <w:rsid w:val="00DE2D22"/>
    <w:rsid w:val="00DE30E9"/>
    <w:rsid w:val="00DE3254"/>
    <w:rsid w:val="00DE376A"/>
    <w:rsid w:val="00DE3F3C"/>
    <w:rsid w:val="00DE3F7D"/>
    <w:rsid w:val="00DE41B5"/>
    <w:rsid w:val="00DE5C71"/>
    <w:rsid w:val="00DE6347"/>
    <w:rsid w:val="00DE651D"/>
    <w:rsid w:val="00DE6B75"/>
    <w:rsid w:val="00DE75C6"/>
    <w:rsid w:val="00DE7A2C"/>
    <w:rsid w:val="00DF034E"/>
    <w:rsid w:val="00DF0807"/>
    <w:rsid w:val="00DF09CA"/>
    <w:rsid w:val="00DF0A26"/>
    <w:rsid w:val="00DF0FA6"/>
    <w:rsid w:val="00DF11B9"/>
    <w:rsid w:val="00DF1D3A"/>
    <w:rsid w:val="00DF28AF"/>
    <w:rsid w:val="00DF2E2D"/>
    <w:rsid w:val="00DF4103"/>
    <w:rsid w:val="00DF4738"/>
    <w:rsid w:val="00DF4970"/>
    <w:rsid w:val="00DF4F50"/>
    <w:rsid w:val="00DF5A22"/>
    <w:rsid w:val="00DF6466"/>
    <w:rsid w:val="00DF665D"/>
    <w:rsid w:val="00DF6D7D"/>
    <w:rsid w:val="00DF71E6"/>
    <w:rsid w:val="00DF7251"/>
    <w:rsid w:val="00DF7754"/>
    <w:rsid w:val="00E00189"/>
    <w:rsid w:val="00E00345"/>
    <w:rsid w:val="00E00993"/>
    <w:rsid w:val="00E00E18"/>
    <w:rsid w:val="00E011F1"/>
    <w:rsid w:val="00E016AD"/>
    <w:rsid w:val="00E01B18"/>
    <w:rsid w:val="00E01BB9"/>
    <w:rsid w:val="00E01E3A"/>
    <w:rsid w:val="00E02EDB"/>
    <w:rsid w:val="00E02FD8"/>
    <w:rsid w:val="00E0351B"/>
    <w:rsid w:val="00E0380C"/>
    <w:rsid w:val="00E03B11"/>
    <w:rsid w:val="00E03EAF"/>
    <w:rsid w:val="00E04F6E"/>
    <w:rsid w:val="00E05082"/>
    <w:rsid w:val="00E056FD"/>
    <w:rsid w:val="00E05CB4"/>
    <w:rsid w:val="00E05CF4"/>
    <w:rsid w:val="00E06FE5"/>
    <w:rsid w:val="00E108D8"/>
    <w:rsid w:val="00E116A8"/>
    <w:rsid w:val="00E11BA3"/>
    <w:rsid w:val="00E11CFE"/>
    <w:rsid w:val="00E12082"/>
    <w:rsid w:val="00E1295A"/>
    <w:rsid w:val="00E12D52"/>
    <w:rsid w:val="00E12DAA"/>
    <w:rsid w:val="00E13194"/>
    <w:rsid w:val="00E13681"/>
    <w:rsid w:val="00E13710"/>
    <w:rsid w:val="00E13F84"/>
    <w:rsid w:val="00E140E4"/>
    <w:rsid w:val="00E14638"/>
    <w:rsid w:val="00E146CD"/>
    <w:rsid w:val="00E1478F"/>
    <w:rsid w:val="00E1479B"/>
    <w:rsid w:val="00E1480E"/>
    <w:rsid w:val="00E14AD3"/>
    <w:rsid w:val="00E15001"/>
    <w:rsid w:val="00E150C6"/>
    <w:rsid w:val="00E15277"/>
    <w:rsid w:val="00E16276"/>
    <w:rsid w:val="00E1774C"/>
    <w:rsid w:val="00E17D60"/>
    <w:rsid w:val="00E20270"/>
    <w:rsid w:val="00E20463"/>
    <w:rsid w:val="00E2068C"/>
    <w:rsid w:val="00E2083C"/>
    <w:rsid w:val="00E2190D"/>
    <w:rsid w:val="00E228D0"/>
    <w:rsid w:val="00E23D87"/>
    <w:rsid w:val="00E24018"/>
    <w:rsid w:val="00E240A5"/>
    <w:rsid w:val="00E241F6"/>
    <w:rsid w:val="00E244BB"/>
    <w:rsid w:val="00E24CC9"/>
    <w:rsid w:val="00E25009"/>
    <w:rsid w:val="00E25E94"/>
    <w:rsid w:val="00E26000"/>
    <w:rsid w:val="00E2638B"/>
    <w:rsid w:val="00E27D91"/>
    <w:rsid w:val="00E27F43"/>
    <w:rsid w:val="00E305CF"/>
    <w:rsid w:val="00E30C04"/>
    <w:rsid w:val="00E31544"/>
    <w:rsid w:val="00E31872"/>
    <w:rsid w:val="00E31C3C"/>
    <w:rsid w:val="00E32996"/>
    <w:rsid w:val="00E32C03"/>
    <w:rsid w:val="00E332A3"/>
    <w:rsid w:val="00E33693"/>
    <w:rsid w:val="00E33794"/>
    <w:rsid w:val="00E34192"/>
    <w:rsid w:val="00E3439D"/>
    <w:rsid w:val="00E3477A"/>
    <w:rsid w:val="00E35968"/>
    <w:rsid w:val="00E36233"/>
    <w:rsid w:val="00E36609"/>
    <w:rsid w:val="00E3741E"/>
    <w:rsid w:val="00E37799"/>
    <w:rsid w:val="00E37932"/>
    <w:rsid w:val="00E37A2B"/>
    <w:rsid w:val="00E37CB2"/>
    <w:rsid w:val="00E4022F"/>
    <w:rsid w:val="00E411F7"/>
    <w:rsid w:val="00E4141B"/>
    <w:rsid w:val="00E41689"/>
    <w:rsid w:val="00E420BF"/>
    <w:rsid w:val="00E42402"/>
    <w:rsid w:val="00E42F41"/>
    <w:rsid w:val="00E430BB"/>
    <w:rsid w:val="00E434ED"/>
    <w:rsid w:val="00E43C68"/>
    <w:rsid w:val="00E44025"/>
    <w:rsid w:val="00E440E3"/>
    <w:rsid w:val="00E4489F"/>
    <w:rsid w:val="00E45440"/>
    <w:rsid w:val="00E45565"/>
    <w:rsid w:val="00E4568D"/>
    <w:rsid w:val="00E45D00"/>
    <w:rsid w:val="00E464CA"/>
    <w:rsid w:val="00E467DE"/>
    <w:rsid w:val="00E46977"/>
    <w:rsid w:val="00E46A3F"/>
    <w:rsid w:val="00E46D8A"/>
    <w:rsid w:val="00E47CD8"/>
    <w:rsid w:val="00E50028"/>
    <w:rsid w:val="00E500AE"/>
    <w:rsid w:val="00E50108"/>
    <w:rsid w:val="00E507E9"/>
    <w:rsid w:val="00E50935"/>
    <w:rsid w:val="00E516EF"/>
    <w:rsid w:val="00E517B5"/>
    <w:rsid w:val="00E51EC9"/>
    <w:rsid w:val="00E51EDA"/>
    <w:rsid w:val="00E52109"/>
    <w:rsid w:val="00E5220E"/>
    <w:rsid w:val="00E52C74"/>
    <w:rsid w:val="00E53419"/>
    <w:rsid w:val="00E546E6"/>
    <w:rsid w:val="00E54B01"/>
    <w:rsid w:val="00E54C78"/>
    <w:rsid w:val="00E54D3E"/>
    <w:rsid w:val="00E54DE2"/>
    <w:rsid w:val="00E54FA7"/>
    <w:rsid w:val="00E550CE"/>
    <w:rsid w:val="00E553F7"/>
    <w:rsid w:val="00E560A9"/>
    <w:rsid w:val="00E5634E"/>
    <w:rsid w:val="00E56AAE"/>
    <w:rsid w:val="00E56CA4"/>
    <w:rsid w:val="00E572A0"/>
    <w:rsid w:val="00E61298"/>
    <w:rsid w:val="00E6161B"/>
    <w:rsid w:val="00E620E8"/>
    <w:rsid w:val="00E623EA"/>
    <w:rsid w:val="00E6245F"/>
    <w:rsid w:val="00E62E00"/>
    <w:rsid w:val="00E62EE1"/>
    <w:rsid w:val="00E642B2"/>
    <w:rsid w:val="00E65251"/>
    <w:rsid w:val="00E652D7"/>
    <w:rsid w:val="00E6586F"/>
    <w:rsid w:val="00E65A71"/>
    <w:rsid w:val="00E6620C"/>
    <w:rsid w:val="00E67F84"/>
    <w:rsid w:val="00E70774"/>
    <w:rsid w:val="00E70D33"/>
    <w:rsid w:val="00E70DC8"/>
    <w:rsid w:val="00E72332"/>
    <w:rsid w:val="00E7290F"/>
    <w:rsid w:val="00E72E59"/>
    <w:rsid w:val="00E73104"/>
    <w:rsid w:val="00E7329B"/>
    <w:rsid w:val="00E741B2"/>
    <w:rsid w:val="00E7470E"/>
    <w:rsid w:val="00E7484B"/>
    <w:rsid w:val="00E7513D"/>
    <w:rsid w:val="00E75157"/>
    <w:rsid w:val="00E751A4"/>
    <w:rsid w:val="00E757B7"/>
    <w:rsid w:val="00E76E4C"/>
    <w:rsid w:val="00E7732E"/>
    <w:rsid w:val="00E77F93"/>
    <w:rsid w:val="00E80283"/>
    <w:rsid w:val="00E808E8"/>
    <w:rsid w:val="00E81091"/>
    <w:rsid w:val="00E81A37"/>
    <w:rsid w:val="00E81D60"/>
    <w:rsid w:val="00E82564"/>
    <w:rsid w:val="00E82E87"/>
    <w:rsid w:val="00E83251"/>
    <w:rsid w:val="00E84069"/>
    <w:rsid w:val="00E86810"/>
    <w:rsid w:val="00E86957"/>
    <w:rsid w:val="00E86979"/>
    <w:rsid w:val="00E86A3C"/>
    <w:rsid w:val="00E86DBB"/>
    <w:rsid w:val="00E8703A"/>
    <w:rsid w:val="00E87477"/>
    <w:rsid w:val="00E87BE8"/>
    <w:rsid w:val="00E87CDD"/>
    <w:rsid w:val="00E907AC"/>
    <w:rsid w:val="00E90DE7"/>
    <w:rsid w:val="00E92791"/>
    <w:rsid w:val="00E927E2"/>
    <w:rsid w:val="00E92AAD"/>
    <w:rsid w:val="00E92EF2"/>
    <w:rsid w:val="00E9504B"/>
    <w:rsid w:val="00E95105"/>
    <w:rsid w:val="00E957D5"/>
    <w:rsid w:val="00E961AD"/>
    <w:rsid w:val="00E963A4"/>
    <w:rsid w:val="00E966A1"/>
    <w:rsid w:val="00E96A74"/>
    <w:rsid w:val="00E96F2F"/>
    <w:rsid w:val="00E97899"/>
    <w:rsid w:val="00E97AA1"/>
    <w:rsid w:val="00EA00D5"/>
    <w:rsid w:val="00EA0985"/>
    <w:rsid w:val="00EA0FA7"/>
    <w:rsid w:val="00EA2450"/>
    <w:rsid w:val="00EA25D2"/>
    <w:rsid w:val="00EA2621"/>
    <w:rsid w:val="00EA2A7F"/>
    <w:rsid w:val="00EA2D7C"/>
    <w:rsid w:val="00EA3AFC"/>
    <w:rsid w:val="00EA4304"/>
    <w:rsid w:val="00EA472F"/>
    <w:rsid w:val="00EA4BB6"/>
    <w:rsid w:val="00EA4CFC"/>
    <w:rsid w:val="00EA4E50"/>
    <w:rsid w:val="00EA4E5D"/>
    <w:rsid w:val="00EA4F12"/>
    <w:rsid w:val="00EA50EE"/>
    <w:rsid w:val="00EA5679"/>
    <w:rsid w:val="00EA5ADA"/>
    <w:rsid w:val="00EA5CCD"/>
    <w:rsid w:val="00EA6690"/>
    <w:rsid w:val="00EA6980"/>
    <w:rsid w:val="00EA6ED3"/>
    <w:rsid w:val="00EA727E"/>
    <w:rsid w:val="00EA75AE"/>
    <w:rsid w:val="00EA7C1C"/>
    <w:rsid w:val="00EB045D"/>
    <w:rsid w:val="00EB0BE5"/>
    <w:rsid w:val="00EB103B"/>
    <w:rsid w:val="00EB1055"/>
    <w:rsid w:val="00EB1190"/>
    <w:rsid w:val="00EB1A97"/>
    <w:rsid w:val="00EB1C09"/>
    <w:rsid w:val="00EB1C88"/>
    <w:rsid w:val="00EB2086"/>
    <w:rsid w:val="00EB2800"/>
    <w:rsid w:val="00EB298B"/>
    <w:rsid w:val="00EB320C"/>
    <w:rsid w:val="00EB3558"/>
    <w:rsid w:val="00EB3AB6"/>
    <w:rsid w:val="00EB4685"/>
    <w:rsid w:val="00EB46C2"/>
    <w:rsid w:val="00EB47EB"/>
    <w:rsid w:val="00EB4A67"/>
    <w:rsid w:val="00EB4BBE"/>
    <w:rsid w:val="00EB4C7E"/>
    <w:rsid w:val="00EB4F65"/>
    <w:rsid w:val="00EB527E"/>
    <w:rsid w:val="00EB533B"/>
    <w:rsid w:val="00EB5474"/>
    <w:rsid w:val="00EB72C2"/>
    <w:rsid w:val="00EB7A93"/>
    <w:rsid w:val="00EC00B7"/>
    <w:rsid w:val="00EC055A"/>
    <w:rsid w:val="00EC0594"/>
    <w:rsid w:val="00EC09EF"/>
    <w:rsid w:val="00EC0F98"/>
    <w:rsid w:val="00EC16F2"/>
    <w:rsid w:val="00EC247A"/>
    <w:rsid w:val="00EC2679"/>
    <w:rsid w:val="00EC2685"/>
    <w:rsid w:val="00EC2A4F"/>
    <w:rsid w:val="00EC2A71"/>
    <w:rsid w:val="00EC2E95"/>
    <w:rsid w:val="00EC311D"/>
    <w:rsid w:val="00EC32F8"/>
    <w:rsid w:val="00EC3EFC"/>
    <w:rsid w:val="00EC4271"/>
    <w:rsid w:val="00EC4EE8"/>
    <w:rsid w:val="00EC512B"/>
    <w:rsid w:val="00EC60DD"/>
    <w:rsid w:val="00EC632A"/>
    <w:rsid w:val="00EC67DA"/>
    <w:rsid w:val="00EC6A02"/>
    <w:rsid w:val="00EC6F4E"/>
    <w:rsid w:val="00EC6FD0"/>
    <w:rsid w:val="00EC706F"/>
    <w:rsid w:val="00EC78B8"/>
    <w:rsid w:val="00EC7AC0"/>
    <w:rsid w:val="00EC7F13"/>
    <w:rsid w:val="00EC7F75"/>
    <w:rsid w:val="00EC7FA5"/>
    <w:rsid w:val="00ED035E"/>
    <w:rsid w:val="00ED05E7"/>
    <w:rsid w:val="00ED0E5D"/>
    <w:rsid w:val="00ED281D"/>
    <w:rsid w:val="00ED337F"/>
    <w:rsid w:val="00ED4140"/>
    <w:rsid w:val="00ED475F"/>
    <w:rsid w:val="00ED5994"/>
    <w:rsid w:val="00ED5C39"/>
    <w:rsid w:val="00ED6205"/>
    <w:rsid w:val="00ED6E06"/>
    <w:rsid w:val="00ED6E36"/>
    <w:rsid w:val="00ED7489"/>
    <w:rsid w:val="00EE01B9"/>
    <w:rsid w:val="00EE04ED"/>
    <w:rsid w:val="00EE06B9"/>
    <w:rsid w:val="00EE0AC4"/>
    <w:rsid w:val="00EE1109"/>
    <w:rsid w:val="00EE14EC"/>
    <w:rsid w:val="00EE17BF"/>
    <w:rsid w:val="00EE18A0"/>
    <w:rsid w:val="00EE279B"/>
    <w:rsid w:val="00EE2986"/>
    <w:rsid w:val="00EE2AB7"/>
    <w:rsid w:val="00EE32D7"/>
    <w:rsid w:val="00EE395A"/>
    <w:rsid w:val="00EE40E2"/>
    <w:rsid w:val="00EE40E5"/>
    <w:rsid w:val="00EE4865"/>
    <w:rsid w:val="00EE49F2"/>
    <w:rsid w:val="00EE5777"/>
    <w:rsid w:val="00EE5876"/>
    <w:rsid w:val="00EE597D"/>
    <w:rsid w:val="00EE6178"/>
    <w:rsid w:val="00EE63C1"/>
    <w:rsid w:val="00EE6484"/>
    <w:rsid w:val="00EE69CC"/>
    <w:rsid w:val="00EE7739"/>
    <w:rsid w:val="00EE787A"/>
    <w:rsid w:val="00EF0111"/>
    <w:rsid w:val="00EF0378"/>
    <w:rsid w:val="00EF072F"/>
    <w:rsid w:val="00EF07F6"/>
    <w:rsid w:val="00EF0AA7"/>
    <w:rsid w:val="00EF0F22"/>
    <w:rsid w:val="00EF2827"/>
    <w:rsid w:val="00EF2A94"/>
    <w:rsid w:val="00EF3851"/>
    <w:rsid w:val="00EF3C3D"/>
    <w:rsid w:val="00EF5501"/>
    <w:rsid w:val="00EF5813"/>
    <w:rsid w:val="00EF5B6C"/>
    <w:rsid w:val="00EF5D43"/>
    <w:rsid w:val="00EF6272"/>
    <w:rsid w:val="00EF64BB"/>
    <w:rsid w:val="00EF6622"/>
    <w:rsid w:val="00EF6889"/>
    <w:rsid w:val="00EF6C09"/>
    <w:rsid w:val="00EF7512"/>
    <w:rsid w:val="00EF77ED"/>
    <w:rsid w:val="00EF791D"/>
    <w:rsid w:val="00EF7E82"/>
    <w:rsid w:val="00F00A01"/>
    <w:rsid w:val="00F00D55"/>
    <w:rsid w:val="00F00EFB"/>
    <w:rsid w:val="00F01A6D"/>
    <w:rsid w:val="00F020C1"/>
    <w:rsid w:val="00F021ED"/>
    <w:rsid w:val="00F02428"/>
    <w:rsid w:val="00F02F0D"/>
    <w:rsid w:val="00F02F16"/>
    <w:rsid w:val="00F03002"/>
    <w:rsid w:val="00F0421C"/>
    <w:rsid w:val="00F046B9"/>
    <w:rsid w:val="00F04AA4"/>
    <w:rsid w:val="00F04C6C"/>
    <w:rsid w:val="00F0521D"/>
    <w:rsid w:val="00F053D4"/>
    <w:rsid w:val="00F058C3"/>
    <w:rsid w:val="00F05C1E"/>
    <w:rsid w:val="00F06AAE"/>
    <w:rsid w:val="00F06DDA"/>
    <w:rsid w:val="00F07094"/>
    <w:rsid w:val="00F07723"/>
    <w:rsid w:val="00F0794B"/>
    <w:rsid w:val="00F10B3F"/>
    <w:rsid w:val="00F10C5C"/>
    <w:rsid w:val="00F1115C"/>
    <w:rsid w:val="00F11AA8"/>
    <w:rsid w:val="00F11B97"/>
    <w:rsid w:val="00F120F9"/>
    <w:rsid w:val="00F12394"/>
    <w:rsid w:val="00F12696"/>
    <w:rsid w:val="00F13426"/>
    <w:rsid w:val="00F137CF"/>
    <w:rsid w:val="00F13F82"/>
    <w:rsid w:val="00F14184"/>
    <w:rsid w:val="00F14487"/>
    <w:rsid w:val="00F14FF3"/>
    <w:rsid w:val="00F1531F"/>
    <w:rsid w:val="00F15CF7"/>
    <w:rsid w:val="00F17B40"/>
    <w:rsid w:val="00F17CC4"/>
    <w:rsid w:val="00F17E8E"/>
    <w:rsid w:val="00F20739"/>
    <w:rsid w:val="00F20E87"/>
    <w:rsid w:val="00F20F50"/>
    <w:rsid w:val="00F21274"/>
    <w:rsid w:val="00F21F5D"/>
    <w:rsid w:val="00F22274"/>
    <w:rsid w:val="00F225A3"/>
    <w:rsid w:val="00F2280D"/>
    <w:rsid w:val="00F2308B"/>
    <w:rsid w:val="00F2334F"/>
    <w:rsid w:val="00F233B9"/>
    <w:rsid w:val="00F2415E"/>
    <w:rsid w:val="00F244E2"/>
    <w:rsid w:val="00F24517"/>
    <w:rsid w:val="00F24A5C"/>
    <w:rsid w:val="00F24FE0"/>
    <w:rsid w:val="00F254AC"/>
    <w:rsid w:val="00F257AA"/>
    <w:rsid w:val="00F25A11"/>
    <w:rsid w:val="00F26426"/>
    <w:rsid w:val="00F269C2"/>
    <w:rsid w:val="00F27073"/>
    <w:rsid w:val="00F27239"/>
    <w:rsid w:val="00F275DC"/>
    <w:rsid w:val="00F314F5"/>
    <w:rsid w:val="00F317AB"/>
    <w:rsid w:val="00F318FB"/>
    <w:rsid w:val="00F31AAF"/>
    <w:rsid w:val="00F31F89"/>
    <w:rsid w:val="00F3283E"/>
    <w:rsid w:val="00F3479A"/>
    <w:rsid w:val="00F34BBA"/>
    <w:rsid w:val="00F35226"/>
    <w:rsid w:val="00F35408"/>
    <w:rsid w:val="00F354F8"/>
    <w:rsid w:val="00F3554D"/>
    <w:rsid w:val="00F35874"/>
    <w:rsid w:val="00F35A28"/>
    <w:rsid w:val="00F35BE6"/>
    <w:rsid w:val="00F35C82"/>
    <w:rsid w:val="00F36071"/>
    <w:rsid w:val="00F3636F"/>
    <w:rsid w:val="00F366DA"/>
    <w:rsid w:val="00F367D8"/>
    <w:rsid w:val="00F36898"/>
    <w:rsid w:val="00F36D07"/>
    <w:rsid w:val="00F36E3A"/>
    <w:rsid w:val="00F41452"/>
    <w:rsid w:val="00F4149D"/>
    <w:rsid w:val="00F418C2"/>
    <w:rsid w:val="00F41C89"/>
    <w:rsid w:val="00F42169"/>
    <w:rsid w:val="00F42346"/>
    <w:rsid w:val="00F42450"/>
    <w:rsid w:val="00F42784"/>
    <w:rsid w:val="00F42A84"/>
    <w:rsid w:val="00F430D9"/>
    <w:rsid w:val="00F45132"/>
    <w:rsid w:val="00F457B9"/>
    <w:rsid w:val="00F45AB7"/>
    <w:rsid w:val="00F46DEA"/>
    <w:rsid w:val="00F478FC"/>
    <w:rsid w:val="00F47A61"/>
    <w:rsid w:val="00F47BF4"/>
    <w:rsid w:val="00F47C81"/>
    <w:rsid w:val="00F501E5"/>
    <w:rsid w:val="00F504D0"/>
    <w:rsid w:val="00F506D5"/>
    <w:rsid w:val="00F513D1"/>
    <w:rsid w:val="00F516DD"/>
    <w:rsid w:val="00F51981"/>
    <w:rsid w:val="00F53283"/>
    <w:rsid w:val="00F537F1"/>
    <w:rsid w:val="00F540B4"/>
    <w:rsid w:val="00F54262"/>
    <w:rsid w:val="00F54B83"/>
    <w:rsid w:val="00F55878"/>
    <w:rsid w:val="00F5619E"/>
    <w:rsid w:val="00F568B9"/>
    <w:rsid w:val="00F56D12"/>
    <w:rsid w:val="00F5738C"/>
    <w:rsid w:val="00F57512"/>
    <w:rsid w:val="00F611DF"/>
    <w:rsid w:val="00F61207"/>
    <w:rsid w:val="00F61888"/>
    <w:rsid w:val="00F61B66"/>
    <w:rsid w:val="00F62CBB"/>
    <w:rsid w:val="00F63620"/>
    <w:rsid w:val="00F63A97"/>
    <w:rsid w:val="00F64161"/>
    <w:rsid w:val="00F646AD"/>
    <w:rsid w:val="00F64726"/>
    <w:rsid w:val="00F6481B"/>
    <w:rsid w:val="00F648D3"/>
    <w:rsid w:val="00F64DAC"/>
    <w:rsid w:val="00F64DB8"/>
    <w:rsid w:val="00F6584C"/>
    <w:rsid w:val="00F6679E"/>
    <w:rsid w:val="00F6790C"/>
    <w:rsid w:val="00F67F0D"/>
    <w:rsid w:val="00F70717"/>
    <w:rsid w:val="00F70D2B"/>
    <w:rsid w:val="00F710A1"/>
    <w:rsid w:val="00F71A68"/>
    <w:rsid w:val="00F71E24"/>
    <w:rsid w:val="00F720EE"/>
    <w:rsid w:val="00F72619"/>
    <w:rsid w:val="00F726D8"/>
    <w:rsid w:val="00F72865"/>
    <w:rsid w:val="00F7327B"/>
    <w:rsid w:val="00F738AE"/>
    <w:rsid w:val="00F73945"/>
    <w:rsid w:val="00F739C9"/>
    <w:rsid w:val="00F73B0D"/>
    <w:rsid w:val="00F74343"/>
    <w:rsid w:val="00F7490D"/>
    <w:rsid w:val="00F74989"/>
    <w:rsid w:val="00F74A6C"/>
    <w:rsid w:val="00F7533F"/>
    <w:rsid w:val="00F7569F"/>
    <w:rsid w:val="00F75D13"/>
    <w:rsid w:val="00F7699D"/>
    <w:rsid w:val="00F769A9"/>
    <w:rsid w:val="00F76A0A"/>
    <w:rsid w:val="00F76D85"/>
    <w:rsid w:val="00F77BFA"/>
    <w:rsid w:val="00F77F10"/>
    <w:rsid w:val="00F80070"/>
    <w:rsid w:val="00F800AE"/>
    <w:rsid w:val="00F817FB"/>
    <w:rsid w:val="00F8210C"/>
    <w:rsid w:val="00F8257C"/>
    <w:rsid w:val="00F82C8A"/>
    <w:rsid w:val="00F82FDC"/>
    <w:rsid w:val="00F83870"/>
    <w:rsid w:val="00F841C2"/>
    <w:rsid w:val="00F84497"/>
    <w:rsid w:val="00F846E2"/>
    <w:rsid w:val="00F84A81"/>
    <w:rsid w:val="00F84FC1"/>
    <w:rsid w:val="00F85882"/>
    <w:rsid w:val="00F86320"/>
    <w:rsid w:val="00F869B6"/>
    <w:rsid w:val="00F87728"/>
    <w:rsid w:val="00F9074F"/>
    <w:rsid w:val="00F90804"/>
    <w:rsid w:val="00F90D67"/>
    <w:rsid w:val="00F91436"/>
    <w:rsid w:val="00F91736"/>
    <w:rsid w:val="00F91C78"/>
    <w:rsid w:val="00F9219D"/>
    <w:rsid w:val="00F92BEF"/>
    <w:rsid w:val="00F92D91"/>
    <w:rsid w:val="00F92F4E"/>
    <w:rsid w:val="00F93F77"/>
    <w:rsid w:val="00F955F9"/>
    <w:rsid w:val="00F95A8B"/>
    <w:rsid w:val="00F95F0A"/>
    <w:rsid w:val="00F96047"/>
    <w:rsid w:val="00F9629E"/>
    <w:rsid w:val="00F965D8"/>
    <w:rsid w:val="00F966B8"/>
    <w:rsid w:val="00F97056"/>
    <w:rsid w:val="00FA0048"/>
    <w:rsid w:val="00FA0B8D"/>
    <w:rsid w:val="00FA0D97"/>
    <w:rsid w:val="00FA0E43"/>
    <w:rsid w:val="00FA10AD"/>
    <w:rsid w:val="00FA110D"/>
    <w:rsid w:val="00FA1C51"/>
    <w:rsid w:val="00FA1DB8"/>
    <w:rsid w:val="00FA2470"/>
    <w:rsid w:val="00FA2892"/>
    <w:rsid w:val="00FA2D65"/>
    <w:rsid w:val="00FA2ED5"/>
    <w:rsid w:val="00FA2FCA"/>
    <w:rsid w:val="00FA4D85"/>
    <w:rsid w:val="00FA4FF3"/>
    <w:rsid w:val="00FA542A"/>
    <w:rsid w:val="00FA545B"/>
    <w:rsid w:val="00FA60B9"/>
    <w:rsid w:val="00FA6954"/>
    <w:rsid w:val="00FA6C3F"/>
    <w:rsid w:val="00FA6C84"/>
    <w:rsid w:val="00FA6FCA"/>
    <w:rsid w:val="00FA7CC3"/>
    <w:rsid w:val="00FA7F8A"/>
    <w:rsid w:val="00FB1381"/>
    <w:rsid w:val="00FB1405"/>
    <w:rsid w:val="00FB196F"/>
    <w:rsid w:val="00FB1DA5"/>
    <w:rsid w:val="00FB2267"/>
    <w:rsid w:val="00FB2A9F"/>
    <w:rsid w:val="00FB30CE"/>
    <w:rsid w:val="00FB38A1"/>
    <w:rsid w:val="00FB3CA2"/>
    <w:rsid w:val="00FB4C20"/>
    <w:rsid w:val="00FB4E3C"/>
    <w:rsid w:val="00FB504B"/>
    <w:rsid w:val="00FB50B8"/>
    <w:rsid w:val="00FB5201"/>
    <w:rsid w:val="00FB53DC"/>
    <w:rsid w:val="00FB55CB"/>
    <w:rsid w:val="00FB578E"/>
    <w:rsid w:val="00FB62A0"/>
    <w:rsid w:val="00FB633A"/>
    <w:rsid w:val="00FB63C5"/>
    <w:rsid w:val="00FB6B5C"/>
    <w:rsid w:val="00FB74CC"/>
    <w:rsid w:val="00FB78AE"/>
    <w:rsid w:val="00FB7D32"/>
    <w:rsid w:val="00FC088D"/>
    <w:rsid w:val="00FC096E"/>
    <w:rsid w:val="00FC0A5E"/>
    <w:rsid w:val="00FC0DA7"/>
    <w:rsid w:val="00FC10FE"/>
    <w:rsid w:val="00FC12FA"/>
    <w:rsid w:val="00FC20C3"/>
    <w:rsid w:val="00FC2661"/>
    <w:rsid w:val="00FC3327"/>
    <w:rsid w:val="00FC43CB"/>
    <w:rsid w:val="00FC47D1"/>
    <w:rsid w:val="00FC54C2"/>
    <w:rsid w:val="00FC582B"/>
    <w:rsid w:val="00FC5BE6"/>
    <w:rsid w:val="00FC6339"/>
    <w:rsid w:val="00FC7586"/>
    <w:rsid w:val="00FC7BA2"/>
    <w:rsid w:val="00FD0ABB"/>
    <w:rsid w:val="00FD0CB6"/>
    <w:rsid w:val="00FD15E3"/>
    <w:rsid w:val="00FD197B"/>
    <w:rsid w:val="00FD1E4C"/>
    <w:rsid w:val="00FD1FD0"/>
    <w:rsid w:val="00FD233F"/>
    <w:rsid w:val="00FD3865"/>
    <w:rsid w:val="00FD3AE8"/>
    <w:rsid w:val="00FD455A"/>
    <w:rsid w:val="00FD4FB7"/>
    <w:rsid w:val="00FD6C24"/>
    <w:rsid w:val="00FE03A0"/>
    <w:rsid w:val="00FE08C9"/>
    <w:rsid w:val="00FE0AB5"/>
    <w:rsid w:val="00FE0BB0"/>
    <w:rsid w:val="00FE0F7D"/>
    <w:rsid w:val="00FE134B"/>
    <w:rsid w:val="00FE1FE3"/>
    <w:rsid w:val="00FE2027"/>
    <w:rsid w:val="00FE2593"/>
    <w:rsid w:val="00FE2896"/>
    <w:rsid w:val="00FE2B47"/>
    <w:rsid w:val="00FE2EB7"/>
    <w:rsid w:val="00FE3D75"/>
    <w:rsid w:val="00FE40E2"/>
    <w:rsid w:val="00FE429F"/>
    <w:rsid w:val="00FE4A84"/>
    <w:rsid w:val="00FE4B6A"/>
    <w:rsid w:val="00FE5BE8"/>
    <w:rsid w:val="00FE5C2A"/>
    <w:rsid w:val="00FE6C59"/>
    <w:rsid w:val="00FE6C93"/>
    <w:rsid w:val="00FF008C"/>
    <w:rsid w:val="00FF0F35"/>
    <w:rsid w:val="00FF22B8"/>
    <w:rsid w:val="00FF2A58"/>
    <w:rsid w:val="00FF2D60"/>
    <w:rsid w:val="00FF2DEB"/>
    <w:rsid w:val="00FF3BF2"/>
    <w:rsid w:val="00FF3F9E"/>
    <w:rsid w:val="00FF3FD3"/>
    <w:rsid w:val="00FF407F"/>
    <w:rsid w:val="00FF47EE"/>
    <w:rsid w:val="00FF4A0D"/>
    <w:rsid w:val="00FF536A"/>
    <w:rsid w:val="00FF579E"/>
    <w:rsid w:val="00FF585C"/>
    <w:rsid w:val="00FF58AB"/>
    <w:rsid w:val="00FF5C07"/>
    <w:rsid w:val="00FF5D7E"/>
    <w:rsid w:val="00FF63C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CAA"/>
    <w:pPr>
      <w:spacing w:after="240" w:line="360" w:lineRule="auto"/>
      <w:jc w:val="both"/>
    </w:pPr>
    <w:rPr>
      <w:rFonts w:eastAsia="Times New Roman" w:cstheme="minorHAnsi"/>
      <w:color w:val="000000" w:themeColor="text1"/>
      <w:lang w:val="en-GB"/>
    </w:rPr>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cstheme="majorBidi"/>
      <w:b/>
      <w:sz w:val="32"/>
      <w:szCs w:val="32"/>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eastAsia="Times New Roman" w:hAnsi="Calibri" w:cs="Calibri"/>
      <w:noProof/>
      <w:color w:val="000000" w:themeColor="text1"/>
      <w:lang w:val="en-GB"/>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eastAsia="Times New Roman" w:hAnsi="Calibri" w:cs="Calibri"/>
      <w:noProof/>
      <w:color w:val="000000" w:themeColor="text1"/>
      <w:lang w:val="en-GB"/>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46E7"/>
    <w:pPr>
      <w:ind w:left="720"/>
      <w:contextualSpacing/>
    </w:pPr>
  </w:style>
  <w:style w:type="paragraph" w:styleId="Title">
    <w:name w:val="Title"/>
    <w:basedOn w:val="Normal"/>
    <w:next w:val="Normal"/>
    <w:link w:val="TitleChar"/>
    <w:uiPriority w:val="10"/>
    <w:qFormat/>
    <w:rsid w:val="004E58AA"/>
    <w:pPr>
      <w:jc w:val="left"/>
    </w:pPr>
    <w:rPr>
      <w:b/>
      <w:bCs/>
      <w:sz w:val="28"/>
      <w:szCs w:val="28"/>
    </w:rPr>
  </w:style>
  <w:style w:type="character" w:customStyle="1" w:styleId="TitleChar">
    <w:name w:val="Title Char"/>
    <w:basedOn w:val="DefaultParagraphFont"/>
    <w:link w:val="Title"/>
    <w:uiPriority w:val="10"/>
    <w:rsid w:val="004E58AA"/>
    <w:rPr>
      <w:rFonts w:eastAsia="Times New Roman" w:cstheme="minorHAnsi"/>
      <w:b/>
      <w:bCs/>
      <w:color w:val="000000" w:themeColor="text1"/>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enago.com/academy/em-dash-vs-en-dash/" TargetMode="External"/><Relationship Id="rId1" Type="http://schemas.openxmlformats.org/officeDocument/2006/relationships/hyperlink" Target="https://www.sciencedirect.com/science/article/pii/S1156523317302202"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doi.org/10.1111/1469-0691.12039" TargetMode="External"/><Relationship Id="rId18" Type="http://schemas.openxmlformats.org/officeDocument/2006/relationships/hyperlink" Target="http://doi.org/10.2147/ceor.S91587" TargetMode="External"/><Relationship Id="rId26" Type="http://schemas.openxmlformats.org/officeDocument/2006/relationships/hyperlink" Target="http://doi.org/10.1152/ajprenal.1984.247.4.F632" TargetMode="External"/><Relationship Id="rId39" Type="http://schemas.openxmlformats.org/officeDocument/2006/relationships/hyperlink" Target="http://doi.org/10.1208/s12248-013-9526-y" TargetMode="External"/><Relationship Id="rId21" Type="http://schemas.openxmlformats.org/officeDocument/2006/relationships/hyperlink" Target="http://doi.org/10.1007/s10096-021-04201-w" TargetMode="External"/><Relationship Id="rId34" Type="http://schemas.openxmlformats.org/officeDocument/2006/relationships/hyperlink" Target="http://doi.org/10.1016/j.jclinepi.2020.03.026" TargetMode="External"/><Relationship Id="rId42" Type="http://schemas.openxmlformats.org/officeDocument/2006/relationships/hyperlink" Target="http://doi.org/10.1093/qjmed/hcs060" TargetMode="External"/><Relationship Id="rId47" Type="http://schemas.openxmlformats.org/officeDocument/2006/relationships/image" Target="media/image1.png"/><Relationship Id="rId50" Type="http://schemas.openxmlformats.org/officeDocument/2006/relationships/image" Target="media/image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3324/haematol.2016.152900" TargetMode="External"/><Relationship Id="rId29" Type="http://schemas.openxmlformats.org/officeDocument/2006/relationships/hyperlink" Target="https://r4ds.had.co.nz/" TargetMode="External"/><Relationship Id="rId11" Type="http://schemas.microsoft.com/office/2016/09/relationships/commentsIds" Target="commentsIds.xml"/><Relationship Id="rId24" Type="http://schemas.openxmlformats.org/officeDocument/2006/relationships/hyperlink" Target="http://doi.org/10.1128/aac.00984-20" TargetMode="External"/><Relationship Id="rId32" Type="http://schemas.openxmlformats.org/officeDocument/2006/relationships/hyperlink" Target="http://doi.org/10.1007/s001340000771" TargetMode="External"/><Relationship Id="rId37" Type="http://schemas.openxmlformats.org/officeDocument/2006/relationships/hyperlink" Target="http://doi.org/10.1111/j.1365-2710.2011.01297.x" TargetMode="External"/><Relationship Id="rId40" Type="http://schemas.openxmlformats.org/officeDocument/2006/relationships/hyperlink" Target="http://doi.org/10.1186/s13054-022-04226-3" TargetMode="External"/><Relationship Id="rId45" Type="http://schemas.openxmlformats.org/officeDocument/2006/relationships/hyperlink" Target="http://doi.org/doi:10.1128/aac.01201-23"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hyperlink" Target="http://doi.org/10.1177/106002809402801009" TargetMode="External"/><Relationship Id="rId31" Type="http://schemas.openxmlformats.org/officeDocument/2006/relationships/hyperlink" Target="http://doi.org/10.1093/ndt/gfi284" TargetMode="External"/><Relationship Id="rId44" Type="http://schemas.openxmlformats.org/officeDocument/2006/relationships/hyperlink" Target="http://doi.org/10.3389/fphar.2020.00786"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doi.org/10.3201/eid1210.060389" TargetMode="External"/><Relationship Id="rId22" Type="http://schemas.openxmlformats.org/officeDocument/2006/relationships/hyperlink" Target="http://doi.org/10.1128/aac.01088-16" TargetMode="External"/><Relationship Id="rId27" Type="http://schemas.openxmlformats.org/officeDocument/2006/relationships/hyperlink" Target="http://doi.org/10.1002/cpt.2489" TargetMode="External"/><Relationship Id="rId30" Type="http://schemas.openxmlformats.org/officeDocument/2006/relationships/hyperlink" Target="http://doi.org/10.1038/psp.2013.24" TargetMode="External"/><Relationship Id="rId35" Type="http://schemas.openxmlformats.org/officeDocument/2006/relationships/hyperlink" Target="http://doi.org/10.1371/journal.pmed.1001855" TargetMode="External"/><Relationship Id="rId43" Type="http://schemas.openxmlformats.org/officeDocument/2006/relationships/hyperlink" Target="http://doi.org/10.1002/psp4.13002" TargetMode="External"/><Relationship Id="rId48" Type="http://schemas.openxmlformats.org/officeDocument/2006/relationships/image" Target="media/image2.png"/><Relationship Id="rId8" Type="http://schemas.openxmlformats.org/officeDocument/2006/relationships/hyperlink" Target="mailto:erwin.dreesen@kuleuven.be" TargetMode="External"/><Relationship Id="rId51" Type="http://schemas.openxmlformats.org/officeDocument/2006/relationships/fontTable" Target="fontTab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doi.org/10.1093/cid/civ933" TargetMode="External"/><Relationship Id="rId25" Type="http://schemas.openxmlformats.org/officeDocument/2006/relationships/hyperlink" Target="http://doi.org/10.1023/a:1011970125687" TargetMode="External"/><Relationship Id="rId33" Type="http://schemas.openxmlformats.org/officeDocument/2006/relationships/hyperlink" Target="http://doi.org/10.3390/microorganisms9102068" TargetMode="External"/><Relationship Id="rId38" Type="http://schemas.openxmlformats.org/officeDocument/2006/relationships/hyperlink" Target="http://doi.org/10.1093/jac/dkac160" TargetMode="External"/><Relationship Id="rId46" Type="http://schemas.openxmlformats.org/officeDocument/2006/relationships/footer" Target="footer1.xml"/><Relationship Id="rId20" Type="http://schemas.openxmlformats.org/officeDocument/2006/relationships/hyperlink" Target="http://doi.org/https://doi.org/10.1016/0002-9343(94)90141-4" TargetMode="External"/><Relationship Id="rId41" Type="http://schemas.openxmlformats.org/officeDocument/2006/relationships/hyperlink" Target="http://doi.org/10.1128/aac.02019-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i.org/10.1016/s1473-3099(03)00801-6" TargetMode="External"/><Relationship Id="rId23" Type="http://schemas.openxmlformats.org/officeDocument/2006/relationships/hyperlink" Target="http://doi.org/10.1128/aac.01554-20" TargetMode="External"/><Relationship Id="rId28" Type="http://schemas.openxmlformats.org/officeDocument/2006/relationships/hyperlink" Target="http://doi.org/10.1038/psp.2013.14" TargetMode="External"/><Relationship Id="rId36" Type="http://schemas.openxmlformats.org/officeDocument/2006/relationships/hyperlink" Target="http://doi.org/10.1128/aac.00424-11" TargetMode="External"/><Relationship Id="rId4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14447</Words>
  <Characters>82352</Characters>
  <Application>Microsoft Office Word</Application>
  <DocSecurity>0</DocSecurity>
  <Lines>686</Lines>
  <Paragraphs>193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9Slide</Company>
  <LinksUpToDate>false</LinksUpToDate>
  <CharactersWithSpaces>96606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47</cp:revision>
  <dcterms:created xsi:type="dcterms:W3CDTF">2024-01-31T12:41:00Z</dcterms:created>
  <dcterms:modified xsi:type="dcterms:W3CDTF">2024-02-01T15:01:00Z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ies>
</file>