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44F50681" w:rsidR="00596EC9" w:rsidRPr="00CE3795" w:rsidRDefault="00AC6D6C" w:rsidP="00CE3795">
      <w:pPr>
        <w:pStyle w:val="Title"/>
      </w:pPr>
      <w:r w:rsidRPr="00CE3795">
        <w:t xml:space="preserve">A fluconazole population pharmacokinetics study to improve </w:t>
      </w:r>
      <w:r w:rsidR="004E58AA" w:rsidRPr="00CE3795">
        <w:t>t</w:t>
      </w:r>
      <w:r w:rsidR="00D63A4A" w:rsidRPr="00CE3795">
        <w:t xml:space="preserve">arget </w:t>
      </w:r>
      <w:r w:rsidR="004E58AA" w:rsidRPr="00CE3795">
        <w:t>a</w:t>
      </w:r>
      <w:r w:rsidR="00D63A4A" w:rsidRPr="00CE3795">
        <w:t xml:space="preserve">ttainment in </w:t>
      </w:r>
      <w:r w:rsidR="004E58AA" w:rsidRPr="00CE3795">
        <w:t>c</w:t>
      </w:r>
      <w:r w:rsidR="00D63A4A" w:rsidRPr="00CE3795">
        <w:t xml:space="preserve">ritically </w:t>
      </w:r>
      <w:r w:rsidR="004E58AA" w:rsidRPr="00CE3795">
        <w:t>i</w:t>
      </w:r>
      <w:r w:rsidR="00D63A4A" w:rsidRPr="00CE3795">
        <w:t xml:space="preserve">ll </w:t>
      </w:r>
      <w:r w:rsidR="004E58AA" w:rsidRPr="00CE3795">
        <w:t>p</w:t>
      </w:r>
      <w:r w:rsidR="00D63A4A" w:rsidRPr="00CE3795">
        <w:t>atients</w:t>
      </w:r>
    </w:p>
    <w:p w14:paraId="690D07F0" w14:textId="49DC8D10" w:rsidR="003D0E51" w:rsidRPr="00131B8D" w:rsidRDefault="00AB21BB" w:rsidP="00CE3795">
      <w:pPr>
        <w:rPr>
          <w:vertAlign w:val="superscript"/>
        </w:rPr>
      </w:pPr>
      <w:r w:rsidRPr="00CE3795">
        <w:t>My-Luong Vuong</w:t>
      </w:r>
      <w:r w:rsidR="002135FC" w:rsidRPr="00CE3795">
        <w:t xml:space="preserve"> (</w:t>
      </w:r>
      <w:r w:rsidR="00E27D91" w:rsidRPr="00CE3795">
        <w:t>Mỹ-Lượng Vương</w:t>
      </w:r>
      <w:r w:rsidR="00262C56" w:rsidRPr="00CE3795">
        <w:t>)</w:t>
      </w:r>
      <w:r w:rsidR="0082034B" w:rsidRPr="00C2698F">
        <w:rPr>
          <w:vertAlign w:val="superscript"/>
        </w:rPr>
        <w:t>a</w:t>
      </w:r>
      <w:r w:rsidR="00FD197B" w:rsidRPr="00C2698F">
        <w:rPr>
          <w:vertAlign w:val="superscript"/>
        </w:rPr>
        <w:t>†</w:t>
      </w:r>
      <w:r w:rsidR="00E31872" w:rsidRPr="00CE3795">
        <w:t>, Omar Elkayal</w:t>
      </w:r>
      <w:r w:rsidR="00FE4B6A" w:rsidRPr="00C2698F">
        <w:rPr>
          <w:vertAlign w:val="superscript"/>
        </w:rPr>
        <w:t>a,</w:t>
      </w:r>
      <w:r w:rsidR="00EA5ADA" w:rsidRPr="00C2698F">
        <w:rPr>
          <w:vertAlign w:val="superscript"/>
        </w:rPr>
        <w:t>†</w:t>
      </w:r>
      <w:r w:rsidR="00E31872" w:rsidRPr="00CE3795">
        <w:t>,</w:t>
      </w:r>
      <w:r w:rsidR="00B67D96" w:rsidRPr="00CE3795">
        <w:t xml:space="preserve"> Ruth Van Daele</w:t>
      </w:r>
      <w:r w:rsidR="00F7699D" w:rsidRPr="00C2698F">
        <w:rPr>
          <w:vertAlign w:val="superscript"/>
        </w:rPr>
        <w:t>a</w:t>
      </w:r>
      <w:r w:rsidR="00226FDC" w:rsidRPr="00C2698F">
        <w:rPr>
          <w:vertAlign w:val="superscript"/>
        </w:rPr>
        <w:t>,</w:t>
      </w:r>
      <w:r w:rsidR="00C07445" w:rsidRPr="00C2698F">
        <w:rPr>
          <w:vertAlign w:val="superscript"/>
        </w:rPr>
        <w:t>b</w:t>
      </w:r>
      <w:r w:rsidR="002340EC" w:rsidRPr="00C2698F">
        <w:rPr>
          <w:vertAlign w:val="superscript"/>
        </w:rPr>
        <w:t>,1</w:t>
      </w:r>
      <w:r w:rsidR="00B67D96" w:rsidRPr="00CE3795">
        <w:t>,</w:t>
      </w:r>
      <w:r w:rsidR="00E31872" w:rsidRPr="00CE3795">
        <w:t xml:space="preserve"> Jan-Willem C. Alffenaar</w:t>
      </w:r>
      <w:r w:rsidR="00C07445" w:rsidRPr="00C2698F">
        <w:rPr>
          <w:vertAlign w:val="superscript"/>
        </w:rPr>
        <w:t>c</w:t>
      </w:r>
      <w:r w:rsidR="00E31872" w:rsidRPr="00C2698F">
        <w:rPr>
          <w:vertAlign w:val="superscript"/>
        </w:rPr>
        <w:t>,</w:t>
      </w:r>
      <w:r w:rsidR="00C07445" w:rsidRPr="00C2698F">
        <w:rPr>
          <w:vertAlign w:val="superscript"/>
        </w:rPr>
        <w:t>d</w:t>
      </w:r>
      <w:r w:rsidR="00E31872" w:rsidRPr="00C2698F">
        <w:rPr>
          <w:vertAlign w:val="superscript"/>
        </w:rPr>
        <w:t>,</w:t>
      </w:r>
      <w:r w:rsidR="00C07445" w:rsidRPr="00C2698F">
        <w:rPr>
          <w:vertAlign w:val="superscript"/>
        </w:rPr>
        <w:t>e</w:t>
      </w:r>
      <w:r w:rsidR="00E72332" w:rsidRPr="00CE3795">
        <w:t>,</w:t>
      </w:r>
      <w:r w:rsidR="002073BD" w:rsidRPr="00CE3795">
        <w:t xml:space="preserve"> Sophie L. Stocker</w:t>
      </w:r>
      <w:r w:rsidR="00425155" w:rsidRPr="00C2698F">
        <w:rPr>
          <w:vertAlign w:val="superscript"/>
        </w:rPr>
        <w:t>c</w:t>
      </w:r>
      <w:r w:rsidR="00616C02" w:rsidRPr="00C2698F">
        <w:rPr>
          <w:vertAlign w:val="superscript"/>
        </w:rPr>
        <w:t>,</w:t>
      </w:r>
      <w:r w:rsidR="009523F9" w:rsidRPr="00C2698F">
        <w:rPr>
          <w:vertAlign w:val="superscript"/>
        </w:rPr>
        <w:t>e</w:t>
      </w:r>
      <w:r w:rsidR="00B83AB5" w:rsidRPr="00C2698F">
        <w:rPr>
          <w:vertAlign w:val="superscript"/>
        </w:rPr>
        <w:t>,</w:t>
      </w:r>
      <w:r w:rsidR="00863744" w:rsidRPr="00C2698F">
        <w:rPr>
          <w:vertAlign w:val="superscript"/>
        </w:rPr>
        <w:t>f</w:t>
      </w:r>
      <w:r w:rsidR="00B83AB5" w:rsidRPr="00C2698F">
        <w:rPr>
          <w:vertAlign w:val="superscript"/>
        </w:rPr>
        <w:t>,</w:t>
      </w:r>
      <w:r w:rsidR="00863744" w:rsidRPr="00C2698F">
        <w:rPr>
          <w:vertAlign w:val="superscript"/>
        </w:rPr>
        <w:t>g</w:t>
      </w:r>
      <w:r w:rsidR="002073BD" w:rsidRPr="00CE3795">
        <w:t>,</w:t>
      </w:r>
      <w:r w:rsidR="0041079A" w:rsidRPr="00CE3795">
        <w:t xml:space="preserve"> Jason A. Roberts</w:t>
      </w:r>
      <w:r w:rsidR="000F4A56" w:rsidRPr="00C2698F">
        <w:rPr>
          <w:rStyle w:val="CommentReference"/>
          <w:sz w:val="22"/>
          <w:szCs w:val="22"/>
          <w:vertAlign w:val="superscript"/>
        </w:rPr>
        <w:t>h</w:t>
      </w:r>
      <w:r w:rsidR="0041079A" w:rsidRPr="00C2698F">
        <w:rPr>
          <w:vertAlign w:val="superscript"/>
        </w:rPr>
        <w:t>,</w:t>
      </w:r>
      <w:r w:rsidR="00286614" w:rsidRPr="00C2698F">
        <w:rPr>
          <w:vertAlign w:val="superscript"/>
        </w:rPr>
        <w:t>i</w:t>
      </w:r>
      <w:r w:rsidR="0041079A" w:rsidRPr="00C2698F">
        <w:rPr>
          <w:vertAlign w:val="superscript"/>
        </w:rPr>
        <w:t>,</w:t>
      </w:r>
      <w:r w:rsidR="00286614" w:rsidRPr="00C2698F">
        <w:rPr>
          <w:vertAlign w:val="superscript"/>
        </w:rPr>
        <w:t>j</w:t>
      </w:r>
      <w:r w:rsidR="0041079A" w:rsidRPr="00CE3795">
        <w:t>,</w:t>
      </w:r>
      <w:r w:rsidR="00E31872" w:rsidRPr="00CE3795">
        <w:t xml:space="preserve"> Yves Debaveye</w:t>
      </w:r>
      <w:r w:rsidR="00F34BBA" w:rsidRPr="00C2698F">
        <w:rPr>
          <w:vertAlign w:val="superscript"/>
        </w:rPr>
        <w:t>k</w:t>
      </w:r>
      <w:r w:rsidR="00E31872" w:rsidRPr="00C2698F">
        <w:rPr>
          <w:vertAlign w:val="superscript"/>
        </w:rPr>
        <w:t>,</w:t>
      </w:r>
      <w:r w:rsidR="00F34BBA" w:rsidRPr="00C2698F">
        <w:rPr>
          <w:vertAlign w:val="superscript"/>
        </w:rPr>
        <w:t>l</w:t>
      </w:r>
      <w:r w:rsidR="00E31872" w:rsidRPr="00CE3795">
        <w:t>, Joost</w:t>
      </w:r>
      <w:r w:rsidR="00F76D85" w:rsidRPr="00CE3795">
        <w:t xml:space="preserve"> </w:t>
      </w:r>
      <w:r w:rsidR="00E31872" w:rsidRPr="00CE3795">
        <w:t>Wauters</w:t>
      </w:r>
      <w:r w:rsidR="009D687A" w:rsidRPr="00C2698F">
        <w:rPr>
          <w:vertAlign w:val="superscript"/>
        </w:rPr>
        <w:t>m</w:t>
      </w:r>
      <w:r w:rsidR="00B82EFC" w:rsidRPr="00C2698F">
        <w:rPr>
          <w:vertAlign w:val="superscript"/>
        </w:rPr>
        <w:t>,</w:t>
      </w:r>
      <w:r w:rsidR="009D687A" w:rsidRPr="00C2698F">
        <w:rPr>
          <w:vertAlign w:val="superscript"/>
        </w:rPr>
        <w:t>n</w:t>
      </w:r>
      <w:r w:rsidR="00E31872" w:rsidRPr="00CE3795">
        <w:t>, Beatrijs Mertens</w:t>
      </w:r>
      <w:r w:rsidR="00934F7F" w:rsidRPr="00C2698F">
        <w:rPr>
          <w:vertAlign w:val="superscript"/>
        </w:rPr>
        <w:t>a</w:t>
      </w:r>
      <w:r w:rsidR="00E31872" w:rsidRPr="00C2698F">
        <w:rPr>
          <w:vertAlign w:val="superscript"/>
        </w:rPr>
        <w:t>,</w:t>
      </w:r>
      <w:r w:rsidR="00B55146" w:rsidRPr="00C2698F">
        <w:rPr>
          <w:vertAlign w:val="superscript"/>
        </w:rPr>
        <w:t>b</w:t>
      </w:r>
      <w:ins w:id="0" w:author="My Luong Vuong" w:date="2025-01-31T17:07:00Z">
        <w:r w:rsidR="004E0A67">
          <w:rPr>
            <w:vertAlign w:val="superscript"/>
          </w:rPr>
          <w:t>,2</w:t>
        </w:r>
      </w:ins>
      <w:r w:rsidR="00E31872" w:rsidRPr="00CE3795">
        <w:t>, Jasper M. Boonstra</w:t>
      </w:r>
      <w:r w:rsidR="00387837" w:rsidRPr="00C2698F">
        <w:rPr>
          <w:vertAlign w:val="superscript"/>
        </w:rPr>
        <w:t>o</w:t>
      </w:r>
      <w:r w:rsidR="00C83831" w:rsidRPr="00C2698F">
        <w:rPr>
          <w:vertAlign w:val="superscript"/>
        </w:rPr>
        <w:t>,</w:t>
      </w:r>
      <w:del w:id="1" w:author="My Luong Vuong" w:date="2025-01-31T17:07:00Z">
        <w:r w:rsidR="00C83831" w:rsidRPr="00C2698F" w:rsidDel="004E0A67">
          <w:rPr>
            <w:vertAlign w:val="superscript"/>
          </w:rPr>
          <w:delText>2</w:delText>
        </w:r>
      </w:del>
      <w:ins w:id="2" w:author="My Luong Vuong" w:date="2025-01-31T17:07:00Z">
        <w:r w:rsidR="004E0A67">
          <w:rPr>
            <w:vertAlign w:val="superscript"/>
          </w:rPr>
          <w:t>3</w:t>
        </w:r>
      </w:ins>
      <w:r w:rsidR="00E31872" w:rsidRPr="00CE3795">
        <w:t>,</w:t>
      </w:r>
      <w:r w:rsidR="00F020C1" w:rsidRPr="00CE3795">
        <w:t xml:space="preserve"> Indy Sandaradura</w:t>
      </w:r>
      <w:r w:rsidR="004929AE" w:rsidRPr="00C2698F">
        <w:rPr>
          <w:vertAlign w:val="superscript"/>
        </w:rPr>
        <w:t>p</w:t>
      </w:r>
      <w:r w:rsidR="00F020C1" w:rsidRPr="00C2698F">
        <w:rPr>
          <w:vertAlign w:val="superscript"/>
        </w:rPr>
        <w:t>,</w:t>
      </w:r>
      <w:r w:rsidR="004929AE" w:rsidRPr="00C2698F">
        <w:rPr>
          <w:vertAlign w:val="superscript"/>
        </w:rPr>
        <w:t>q</w:t>
      </w:r>
      <w:r w:rsidR="00F020C1" w:rsidRPr="00C2698F">
        <w:rPr>
          <w:vertAlign w:val="superscript"/>
        </w:rPr>
        <w:t>,</w:t>
      </w:r>
      <w:r w:rsidR="004929AE" w:rsidRPr="00C2698F">
        <w:rPr>
          <w:vertAlign w:val="superscript"/>
        </w:rPr>
        <w:t>r</w:t>
      </w:r>
      <w:r w:rsidR="00F020C1" w:rsidRPr="00CE3795">
        <w:t>,</w:t>
      </w:r>
      <w:r w:rsidR="0071763B" w:rsidRPr="00CE3795">
        <w:t xml:space="preserve"> </w:t>
      </w:r>
      <w:r w:rsidR="006F4EE5" w:rsidRPr="00CE3795">
        <w:t>Deborah J.E. Marriott</w:t>
      </w:r>
      <w:r w:rsidR="003B008A" w:rsidRPr="00131B8D">
        <w:rPr>
          <w:vertAlign w:val="superscript"/>
        </w:rPr>
        <w:t>s,t</w:t>
      </w:r>
      <w:r w:rsidR="006F4EE5" w:rsidRPr="00CE3795">
        <w:t>,</w:t>
      </w:r>
      <w:r w:rsidR="00A83774" w:rsidRPr="00CE3795">
        <w:t xml:space="preserve"> Roger J. </w:t>
      </w:r>
      <w:r w:rsidR="00711F14" w:rsidRPr="00CE3795">
        <w:t>Brüggemann</w:t>
      </w:r>
      <w:r w:rsidR="00711F14" w:rsidRPr="00131B8D">
        <w:rPr>
          <w:vertAlign w:val="superscript"/>
        </w:rPr>
        <w:t>u</w:t>
      </w:r>
      <w:r w:rsidR="00480D7F" w:rsidRPr="00131B8D">
        <w:rPr>
          <w:vertAlign w:val="superscript"/>
        </w:rPr>
        <w:t>,</w:t>
      </w:r>
      <w:r w:rsidR="00711F14" w:rsidRPr="00131B8D">
        <w:rPr>
          <w:vertAlign w:val="superscript"/>
        </w:rPr>
        <w:t>v</w:t>
      </w:r>
      <w:r w:rsidR="00A83774" w:rsidRPr="00CE3795">
        <w:t>,</w:t>
      </w:r>
      <w:r w:rsidR="00FB5201" w:rsidRPr="00CE3795">
        <w:t xml:space="preserve"> Jeroen A. </w:t>
      </w:r>
      <w:r w:rsidR="00666216" w:rsidRPr="00CE3795">
        <w:t>Schouten</w:t>
      </w:r>
      <w:r w:rsidR="00666216" w:rsidRPr="00131B8D">
        <w:rPr>
          <w:vertAlign w:val="superscript"/>
        </w:rPr>
        <w:t>w</w:t>
      </w:r>
      <w:r w:rsidR="00FB5201" w:rsidRPr="00CE3795">
        <w:t xml:space="preserve">, </w:t>
      </w:r>
      <w:r w:rsidR="00E31872" w:rsidRPr="00CE3795">
        <w:t>Raoul</w:t>
      </w:r>
      <w:r w:rsidR="00F76D85" w:rsidRPr="00CE3795">
        <w:t xml:space="preserve"> </w:t>
      </w:r>
      <w:r w:rsidR="00666216" w:rsidRPr="00CE3795">
        <w:t>Bergner</w:t>
      </w:r>
      <w:r w:rsidR="00666216" w:rsidRPr="00131B8D">
        <w:rPr>
          <w:vertAlign w:val="superscript"/>
        </w:rPr>
        <w:t>x</w:t>
      </w:r>
      <w:r w:rsidR="00E31872" w:rsidRPr="00CE3795">
        <w:t xml:space="preserve">, Steven </w:t>
      </w:r>
      <w:r w:rsidR="00666216" w:rsidRPr="00CE3795">
        <w:t>Buijk</w:t>
      </w:r>
      <w:r w:rsidR="00666216" w:rsidRPr="00131B8D">
        <w:rPr>
          <w:vertAlign w:val="superscript"/>
        </w:rPr>
        <w:t>y</w:t>
      </w:r>
      <w:r w:rsidR="00E31872" w:rsidRPr="00CE3795">
        <w:t>,</w:t>
      </w:r>
      <w:r w:rsidR="00E56CA4" w:rsidRPr="00CE3795">
        <w:t xml:space="preserve"> </w:t>
      </w:r>
      <w:r w:rsidR="00E31872" w:rsidRPr="00CE3795">
        <w:t>Isabel Spriet</w:t>
      </w:r>
      <w:r w:rsidR="000A5800" w:rsidRPr="00131B8D">
        <w:rPr>
          <w:vertAlign w:val="superscript"/>
        </w:rPr>
        <w:t>a,</w:t>
      </w:r>
      <w:r w:rsidR="008715AE" w:rsidRPr="00131B8D">
        <w:rPr>
          <w:vertAlign w:val="superscript"/>
        </w:rPr>
        <w:t>b</w:t>
      </w:r>
      <w:r w:rsidR="003F0D07" w:rsidRPr="00131B8D">
        <w:rPr>
          <w:vertAlign w:val="superscript"/>
        </w:rPr>
        <w:t>,</w:t>
      </w:r>
      <w:r w:rsidR="00EA5ADA" w:rsidRPr="00131B8D">
        <w:rPr>
          <w:vertAlign w:val="superscript"/>
        </w:rPr>
        <w:t>‡</w:t>
      </w:r>
      <w:r w:rsidR="00E31872" w:rsidRPr="00CE3795">
        <w:t>, Erwin Dreesen</w:t>
      </w:r>
      <w:r w:rsidR="00516025" w:rsidRPr="00131B8D">
        <w:rPr>
          <w:vertAlign w:val="superscript"/>
        </w:rPr>
        <w:t>a,</w:t>
      </w:r>
      <w:r w:rsidR="00EA5ADA" w:rsidRPr="00131B8D">
        <w:rPr>
          <w:vertAlign w:val="superscript"/>
        </w:rPr>
        <w:t>‡</w:t>
      </w:r>
      <w:r w:rsidR="00516025" w:rsidRPr="00131B8D">
        <w:rPr>
          <w:vertAlign w:val="superscript"/>
        </w:rPr>
        <w:t>,</w:t>
      </w:r>
      <w:r w:rsidR="00EA5ADA" w:rsidRPr="00131B8D">
        <w:rPr>
          <w:vertAlign w:val="superscript"/>
        </w:rPr>
        <w:t>*</w:t>
      </w:r>
    </w:p>
    <w:p w14:paraId="7716DB82" w14:textId="77777777" w:rsidR="004E11AA" w:rsidRDefault="00796939" w:rsidP="004E11AA">
      <w:pPr>
        <w:jc w:val="left"/>
      </w:pPr>
      <w:r w:rsidRPr="00494DCF">
        <w:rPr>
          <w:vertAlign w:val="superscript"/>
        </w:rPr>
        <w:t>a</w:t>
      </w:r>
      <w:r w:rsidR="005B0EB5" w:rsidRPr="00494DCF">
        <w:t xml:space="preserve"> Department of Pharmaceutical and Pharmacological Sciences, KU</w:t>
      </w:r>
      <w:r w:rsidR="004E11AA">
        <w:t> </w:t>
      </w:r>
      <w:r w:rsidR="005B0EB5" w:rsidRPr="00494DCF">
        <w:t>Leuven,</w:t>
      </w:r>
      <w:r w:rsidR="00446258" w:rsidRPr="00494DCF">
        <w:t xml:space="preserve"> </w:t>
      </w:r>
      <w:r w:rsidR="005B0EB5" w:rsidRPr="00494DCF">
        <w:t>Leuven, Belgium</w:t>
      </w:r>
      <w:r w:rsidR="00A10EDA" w:rsidRPr="00494DCF">
        <w:br/>
      </w:r>
      <w:r w:rsidR="00BE00D0">
        <w:rPr>
          <w:vertAlign w:val="superscript"/>
        </w:rPr>
        <w:t>b</w:t>
      </w:r>
      <w:r w:rsidR="00A6012A" w:rsidRPr="00494DCF">
        <w:t xml:space="preserve"> Pharmacy Department, University Hospitals Leuven, Leuven, Belgium</w:t>
      </w:r>
      <w:r w:rsidR="00A10EDA" w:rsidRPr="00494DCF">
        <w:rPr>
          <w:vertAlign w:val="superscript"/>
        </w:rPr>
        <w:br/>
      </w:r>
      <w:r w:rsidR="008D292E">
        <w:rPr>
          <w:vertAlign w:val="superscript"/>
        </w:rPr>
        <w:t>c</w:t>
      </w:r>
      <w:r w:rsidR="008D292E" w:rsidRPr="00494DCF">
        <w:t xml:space="preserve"> School of Pharmacy, Faculty of Medicine and Health, The University of Sydney, Sydney, Australia</w:t>
      </w:r>
      <w:r w:rsidR="008D292E" w:rsidRPr="00494DCF">
        <w:rPr>
          <w:vertAlign w:val="superscript"/>
        </w:rPr>
        <w:br/>
      </w:r>
      <w:r w:rsidR="008D292E">
        <w:rPr>
          <w:vertAlign w:val="superscript"/>
        </w:rPr>
        <w:t>d</w:t>
      </w:r>
      <w:r w:rsidR="008D292E" w:rsidRPr="00494DCF">
        <w:t xml:space="preserve"> </w:t>
      </w:r>
      <w:r w:rsidR="008D292E">
        <w:t xml:space="preserve">Pharmacy Department, </w:t>
      </w:r>
      <w:r w:rsidR="008D292E" w:rsidRPr="00494DCF">
        <w:t>Westmead Hospital, Sydney, Australia</w:t>
      </w:r>
      <w:r w:rsidR="008D292E" w:rsidRPr="00494DCF">
        <w:rPr>
          <w:vertAlign w:val="superscript"/>
        </w:rPr>
        <w:br/>
      </w:r>
      <w:r w:rsidR="008D292E">
        <w:rPr>
          <w:vertAlign w:val="superscript"/>
        </w:rPr>
        <w:t>e</w:t>
      </w:r>
      <w:r w:rsidR="008D292E" w:rsidRPr="00494DCF">
        <w:t xml:space="preserve"> Institute for Infectious Diseases (Sydney ID)</w:t>
      </w:r>
      <w:r w:rsidR="008D292E">
        <w:t xml:space="preserve">, </w:t>
      </w:r>
      <w:r w:rsidR="008D292E" w:rsidRPr="00494DCF">
        <w:t>The University of Sydney, Sydney, Australia</w:t>
      </w:r>
      <w:r w:rsidR="008D292E">
        <w:br/>
      </w:r>
      <w:r w:rsidR="00CA4CC3">
        <w:rPr>
          <w:vertAlign w:val="superscript"/>
        </w:rPr>
        <w:t>f</w:t>
      </w:r>
      <w:r w:rsidR="00F90804" w:rsidRPr="00494DCF">
        <w:t xml:space="preserve"> School of Clinical Medicine, Faculty of Medicine and Health, University of New South Wales, Sydney, Australia</w:t>
      </w:r>
      <w:r w:rsidR="00A10EDA" w:rsidRPr="00494DCF">
        <w:rPr>
          <w:vertAlign w:val="superscript"/>
        </w:rPr>
        <w:br/>
      </w:r>
      <w:r w:rsidR="00CA4CC3">
        <w:rPr>
          <w:vertAlign w:val="superscript"/>
        </w:rPr>
        <w:t>g</w:t>
      </w:r>
      <w:r w:rsidR="00CA4CC3" w:rsidRPr="00494DCF">
        <w:rPr>
          <w:vertAlign w:val="superscript"/>
        </w:rPr>
        <w:t xml:space="preserve"> </w:t>
      </w:r>
      <w:r w:rsidR="00741301" w:rsidRPr="00494DCF">
        <w:t>Department of Clinical Pharmacology and Toxicology, St. Vincent's Hospital, Sydney,</w:t>
      </w:r>
      <w:r w:rsidR="00144C75" w:rsidRPr="00494DCF">
        <w:t xml:space="preserve"> </w:t>
      </w:r>
      <w:r w:rsidR="00741301" w:rsidRPr="00494DCF">
        <w:t>Australia</w:t>
      </w:r>
      <w:r w:rsidR="00A10EDA" w:rsidRPr="00494DCF">
        <w:rPr>
          <w:vertAlign w:val="superscript"/>
        </w:rPr>
        <w:br/>
      </w:r>
      <w:r w:rsidR="00CA4CC3">
        <w:rPr>
          <w:vertAlign w:val="superscript"/>
        </w:rPr>
        <w:t>h</w:t>
      </w:r>
      <w:r w:rsidR="00CA4CC3" w:rsidRPr="00494DCF">
        <w:t xml:space="preserve"> </w:t>
      </w:r>
      <w:r w:rsidR="00C23ED3" w:rsidRPr="00494DCF">
        <w:t>University of Queensland Centre for Clinical Research (UQCCR), The University of Queensland, Brisbane,</w:t>
      </w:r>
      <w:r w:rsidR="00C430DA">
        <w:t xml:space="preserve"> </w:t>
      </w:r>
      <w:r w:rsidR="00C23ED3" w:rsidRPr="00494DCF">
        <w:t>Australia</w:t>
      </w:r>
      <w:r w:rsidR="00A10EDA" w:rsidRPr="00494DCF">
        <w:rPr>
          <w:vertAlign w:val="superscript"/>
        </w:rPr>
        <w:br/>
      </w:r>
      <w:r w:rsidR="00CA4CC3">
        <w:rPr>
          <w:vertAlign w:val="superscript"/>
        </w:rPr>
        <w:t>i</w:t>
      </w:r>
      <w:r w:rsidR="00CA4CC3" w:rsidRPr="00494DCF">
        <w:t xml:space="preserve"> </w:t>
      </w:r>
      <w:r w:rsidR="00C23ED3" w:rsidRPr="00494DCF">
        <w:t>Departments of Pharmacy and Intensive Care Medicine, Royal Brisbane and Women’s Hospital, Brisbane, Australia</w:t>
      </w:r>
      <w:r w:rsidR="00A10EDA" w:rsidRPr="00494DCF">
        <w:rPr>
          <w:vertAlign w:val="superscript"/>
        </w:rPr>
        <w:br/>
      </w:r>
      <w:r w:rsidR="00CA4CC3">
        <w:rPr>
          <w:vertAlign w:val="superscript"/>
        </w:rPr>
        <w:t>j</w:t>
      </w:r>
      <w:r w:rsidR="00CA4CC3" w:rsidRPr="00494DCF">
        <w:t xml:space="preserve"> </w:t>
      </w:r>
      <w:r w:rsidR="00C23ED3" w:rsidRPr="00494DCF">
        <w:t>Division of Anaesthesiology Critical Care Emergency and Pain Medicine, Nîmes University Hospital, University of Montpellier, Nîmes, France</w:t>
      </w:r>
      <w:r w:rsidR="00A10EDA" w:rsidRPr="00494DCF">
        <w:rPr>
          <w:vertAlign w:val="superscript"/>
        </w:rPr>
        <w:br/>
      </w:r>
      <w:r w:rsidR="00CA4CC3">
        <w:rPr>
          <w:vertAlign w:val="superscript"/>
        </w:rPr>
        <w:t>k</w:t>
      </w:r>
      <w:r w:rsidR="00CA4CC3" w:rsidRPr="00494DCF">
        <w:t xml:space="preserve"> </w:t>
      </w:r>
      <w:r w:rsidR="005B0EB5" w:rsidRPr="00494DCF">
        <w:t>Department of Cellular and Molecular Medicine, KU</w:t>
      </w:r>
      <w:r w:rsidR="004E11AA">
        <w:t> </w:t>
      </w:r>
      <w:r w:rsidR="005B0EB5" w:rsidRPr="00494DCF">
        <w:t>Leuven, Leuven, Belgium</w:t>
      </w:r>
      <w:r w:rsidR="00A10EDA" w:rsidRPr="00494DCF">
        <w:rPr>
          <w:vertAlign w:val="superscript"/>
        </w:rPr>
        <w:br/>
      </w:r>
      <w:r w:rsidR="00CA4CC3">
        <w:rPr>
          <w:vertAlign w:val="superscript"/>
        </w:rPr>
        <w:t>l</w:t>
      </w:r>
      <w:r w:rsidR="00CA4CC3" w:rsidRPr="00494DCF">
        <w:t xml:space="preserve"> </w:t>
      </w:r>
      <w:r w:rsidR="005B0EB5" w:rsidRPr="00494DCF">
        <w:t>Intensive Care Unit, University Hospitals Leuven, Leuven, Belgium</w:t>
      </w:r>
      <w:r w:rsidR="00A10EDA" w:rsidRPr="00494DCF">
        <w:rPr>
          <w:vertAlign w:val="superscript"/>
        </w:rPr>
        <w:br/>
      </w:r>
      <w:r w:rsidR="00C07E95">
        <w:rPr>
          <w:vertAlign w:val="superscript"/>
        </w:rPr>
        <w:t>m</w:t>
      </w:r>
      <w:r w:rsidR="00C07E95" w:rsidRPr="00494DCF">
        <w:t xml:space="preserve"> </w:t>
      </w:r>
      <w:r w:rsidR="005B0EB5" w:rsidRPr="00494DCF">
        <w:t>Department of Microbiology, Immunology and Transplantation, KU</w:t>
      </w:r>
      <w:r w:rsidR="004E11AA">
        <w:t> </w:t>
      </w:r>
      <w:r w:rsidR="005B0EB5" w:rsidRPr="00494DCF">
        <w:t>Leuven, Leuven, Belgium</w:t>
      </w:r>
      <w:r w:rsidR="00A10EDA" w:rsidRPr="00494DCF">
        <w:rPr>
          <w:vertAlign w:val="superscript"/>
        </w:rPr>
        <w:br/>
      </w:r>
      <w:r w:rsidR="00C07E95">
        <w:rPr>
          <w:vertAlign w:val="superscript"/>
        </w:rPr>
        <w:t>n</w:t>
      </w:r>
      <w:r w:rsidR="00C07E95" w:rsidRPr="00494DCF">
        <w:t xml:space="preserve"> </w:t>
      </w:r>
      <w:r w:rsidR="005B0EB5" w:rsidRPr="00494DCF">
        <w:t>Medical Intensive Care Unit, University Hospitals Leuven, Leuven, Belgium</w:t>
      </w:r>
      <w:r w:rsidR="00A10EDA" w:rsidRPr="00494DCF">
        <w:rPr>
          <w:vertAlign w:val="superscript"/>
        </w:rPr>
        <w:br/>
      </w:r>
      <w:r w:rsidR="00C07E95">
        <w:rPr>
          <w:vertAlign w:val="superscript"/>
        </w:rPr>
        <w:t>o</w:t>
      </w:r>
      <w:r w:rsidR="00C07E95" w:rsidRPr="00494DCF">
        <w:t xml:space="preserve"> </w:t>
      </w:r>
      <w:r w:rsidR="005B0EB5" w:rsidRPr="00494DCF">
        <w:t xml:space="preserve">University of Groningen, University Medical </w:t>
      </w:r>
      <w:r w:rsidR="00F3554D" w:rsidRPr="00494DCF">
        <w:t>Centre</w:t>
      </w:r>
      <w:r w:rsidR="005B0EB5" w:rsidRPr="00494DCF">
        <w:t xml:space="preserve"> Groningen, Department of Clinical Pharmacy and Pharmacology, Groningen,</w:t>
      </w:r>
      <w:r w:rsidR="004F541D" w:rsidRPr="00494DCF">
        <w:t xml:space="preserve"> The Netherlands</w:t>
      </w:r>
      <w:r w:rsidR="00A10EDA" w:rsidRPr="00494DCF">
        <w:rPr>
          <w:vertAlign w:val="superscript"/>
        </w:rPr>
        <w:br/>
      </w:r>
      <w:r w:rsidR="00C07E95">
        <w:rPr>
          <w:vertAlign w:val="superscript"/>
        </w:rPr>
        <w:t>p</w:t>
      </w:r>
      <w:r w:rsidR="00C07E95" w:rsidRPr="00494DCF">
        <w:t xml:space="preserve"> </w:t>
      </w:r>
      <w:r w:rsidR="00CD2DBC" w:rsidRPr="00494DCF">
        <w:t>Centre for Infectious Diseases and Microbiology, Westmead Hospital</w:t>
      </w:r>
      <w:r w:rsidR="00750E95">
        <w:t xml:space="preserve">, </w:t>
      </w:r>
      <w:r w:rsidR="00CB63CE">
        <w:t xml:space="preserve">Sydney, </w:t>
      </w:r>
      <w:r w:rsidR="00750E95" w:rsidRPr="00750E95">
        <w:t>Australia</w:t>
      </w:r>
      <w:r w:rsidR="00A10EDA" w:rsidRPr="00494DCF">
        <w:rPr>
          <w:vertAlign w:val="superscript"/>
        </w:rPr>
        <w:br/>
      </w:r>
      <w:r w:rsidR="00C07E95">
        <w:rPr>
          <w:vertAlign w:val="superscript"/>
        </w:rPr>
        <w:t>q</w:t>
      </w:r>
      <w:r w:rsidR="00C07E95" w:rsidRPr="00494DCF">
        <w:t xml:space="preserve"> </w:t>
      </w:r>
      <w:r w:rsidR="00CD2DBC" w:rsidRPr="00494DCF">
        <w:t>Faculty of Medicine and Health, Westmead Clinical School, The University of Sydney</w:t>
      </w:r>
      <w:r w:rsidR="00750E95">
        <w:t>,</w:t>
      </w:r>
      <w:r w:rsidR="00C23F4B">
        <w:t xml:space="preserve"> Sydney,</w:t>
      </w:r>
      <w:r w:rsidR="00750E95">
        <w:t xml:space="preserve"> </w:t>
      </w:r>
      <w:r w:rsidR="00750E95" w:rsidRPr="00750E95">
        <w:t>Australia</w:t>
      </w:r>
      <w:r w:rsidR="00A10EDA" w:rsidRPr="00494DCF">
        <w:rPr>
          <w:vertAlign w:val="superscript"/>
        </w:rPr>
        <w:br/>
      </w:r>
      <w:r w:rsidR="00C07E95">
        <w:rPr>
          <w:vertAlign w:val="superscript"/>
        </w:rPr>
        <w:t>r</w:t>
      </w:r>
      <w:r w:rsidR="00C07E95" w:rsidRPr="00494DCF">
        <w:t xml:space="preserve"> </w:t>
      </w:r>
      <w:r w:rsidR="00CD2DBC" w:rsidRPr="00494DCF">
        <w:t xml:space="preserve">Institute of Clinical Pathology and Medical Research, New South Wales Health Pathology, </w:t>
      </w:r>
      <w:r w:rsidR="00CD2DBC" w:rsidRPr="00494DCF">
        <w:lastRenderedPageBreak/>
        <w:t xml:space="preserve">Westmead Hospital, Sydney, </w:t>
      </w:r>
      <w:bookmarkStart w:id="3" w:name="_Hlk152339168"/>
      <w:r w:rsidR="00CD2DBC" w:rsidRPr="00494DCF">
        <w:t>Australia</w:t>
      </w:r>
      <w:bookmarkEnd w:id="3"/>
      <w:r w:rsidR="00A10EDA" w:rsidRPr="00494DCF">
        <w:rPr>
          <w:vertAlign w:val="superscript"/>
        </w:rPr>
        <w:br/>
      </w:r>
      <w:r w:rsidR="00C07E95">
        <w:rPr>
          <w:vertAlign w:val="superscript"/>
        </w:rPr>
        <w:t>s</w:t>
      </w:r>
      <w:r w:rsidR="00C07E95" w:rsidRPr="00494DCF">
        <w:t xml:space="preserve"> </w:t>
      </w:r>
      <w:r w:rsidR="002556F5" w:rsidRPr="002556F5">
        <w:t>School of Clinical Medicine, St Vincent's Healthcare Clinical Campus, Faculty of Medicine and Health, UNSW Sydney, NSW, Australia</w:t>
      </w:r>
      <w:r w:rsidR="004E11AA">
        <w:br/>
      </w:r>
      <w:r w:rsidR="00C07E95">
        <w:rPr>
          <w:vertAlign w:val="superscript"/>
        </w:rPr>
        <w:t>t</w:t>
      </w:r>
      <w:r w:rsidR="00740FC2" w:rsidRPr="00494DCF">
        <w:t xml:space="preserve"> </w:t>
      </w:r>
      <w:r w:rsidR="00EE50EC" w:rsidRPr="00EE50EC">
        <w:t>Clinical Microbiology and Infectious Diseases Department, St. Vincent's Hospital, Sydney, NSW, Australia</w:t>
      </w:r>
      <w:r w:rsidR="004E11AA">
        <w:br/>
      </w:r>
      <w:r w:rsidR="00D61940">
        <w:rPr>
          <w:vertAlign w:val="superscript"/>
        </w:rPr>
        <w:t>u</w:t>
      </w:r>
      <w:r w:rsidR="00D61940" w:rsidRPr="00494DCF">
        <w:t xml:space="preserve"> </w:t>
      </w:r>
      <w:r w:rsidR="00BC0A08" w:rsidRPr="00494DCF">
        <w:t>Radboud university medical centre, Radboud Institute for Medical Innovations, Department of Pharmacy, Nijmegen, The Netherlands</w:t>
      </w:r>
      <w:r w:rsidR="00BC0A08" w:rsidRPr="00494DCF">
        <w:rPr>
          <w:vertAlign w:val="superscript"/>
        </w:rPr>
        <w:br/>
      </w:r>
      <w:r w:rsidR="00616C02">
        <w:rPr>
          <w:vertAlign w:val="superscript"/>
        </w:rPr>
        <w:t>v</w:t>
      </w:r>
      <w:r w:rsidR="00D61940" w:rsidRPr="00494DCF">
        <w:t xml:space="preserve"> </w:t>
      </w:r>
      <w:r w:rsidR="00BC0A08" w:rsidRPr="00494DCF">
        <w:t>Radboudumc/CWZ Centre of Expertise in Mycology, Nijmegen, The Netherlands</w:t>
      </w:r>
      <w:r w:rsidR="00A10EDA" w:rsidRPr="00494DCF">
        <w:rPr>
          <w:vertAlign w:val="superscript"/>
        </w:rPr>
        <w:br/>
      </w:r>
      <w:r w:rsidR="00927DA6">
        <w:rPr>
          <w:vertAlign w:val="superscript"/>
        </w:rPr>
        <w:t>w</w:t>
      </w:r>
      <w:r w:rsidR="00927DA6" w:rsidRPr="00494DCF">
        <w:t xml:space="preserve"> </w:t>
      </w:r>
      <w:r w:rsidR="000D6ED5" w:rsidRPr="00494DCF">
        <w:t>Department of Intensive Care, Canisius Wilhelmina Hospital, Nijmegen, The Netherlands</w:t>
      </w:r>
      <w:r w:rsidR="00A10EDA" w:rsidRPr="00494DCF">
        <w:rPr>
          <w:vertAlign w:val="superscript"/>
        </w:rPr>
        <w:br/>
      </w:r>
      <w:r w:rsidR="00927DA6">
        <w:rPr>
          <w:vertAlign w:val="superscript"/>
        </w:rPr>
        <w:t>x</w:t>
      </w:r>
      <w:r w:rsidR="00927DA6" w:rsidRPr="00494DCF">
        <w:t xml:space="preserve"> </w:t>
      </w:r>
      <w:r w:rsidR="005B0EB5" w:rsidRPr="00494DCF">
        <w:t>Division of Rheumatology</w:t>
      </w:r>
      <w:r w:rsidR="00273524">
        <w:t xml:space="preserve"> and Nephrology</w:t>
      </w:r>
      <w:r w:rsidR="005B0EB5" w:rsidRPr="00494DCF">
        <w:t xml:space="preserve">, Department of Medicine A, Ludwigshafen Medical </w:t>
      </w:r>
      <w:r w:rsidR="00F3554D" w:rsidRPr="00494DCF">
        <w:t>Centre</w:t>
      </w:r>
      <w:r w:rsidR="005B0EB5" w:rsidRPr="00494DCF">
        <w:t>, Ludwigshafen, Germany</w:t>
      </w:r>
      <w:r w:rsidR="00A10EDA" w:rsidRPr="00494DCF">
        <w:rPr>
          <w:vertAlign w:val="superscript"/>
        </w:rPr>
        <w:br/>
      </w:r>
      <w:r w:rsidR="00927DA6">
        <w:rPr>
          <w:vertAlign w:val="superscript"/>
        </w:rPr>
        <w:t>y</w:t>
      </w:r>
      <w:r w:rsidR="00927DA6" w:rsidRPr="00494DCF">
        <w:t xml:space="preserve"> </w:t>
      </w:r>
      <w:r w:rsidR="005B0EB5" w:rsidRPr="00494DCF">
        <w:t xml:space="preserve">Department of Surgery, IJsseland Hospital, Capelle aan den Ijssel, </w:t>
      </w:r>
      <w:r w:rsidR="003954E1" w:rsidRPr="00494DCF">
        <w:t>The Netherlands</w:t>
      </w:r>
    </w:p>
    <w:p w14:paraId="6E2421D8" w14:textId="6E3F53ED" w:rsidR="00BB68CD" w:rsidRDefault="003841C3" w:rsidP="004E11AA">
      <w:pPr>
        <w:jc w:val="left"/>
      </w:pPr>
      <w:r w:rsidRPr="005372BE">
        <w:rPr>
          <w:vertAlign w:val="superscript"/>
        </w:rPr>
        <w:t>1</w:t>
      </w:r>
      <w:r>
        <w:t xml:space="preserve"> </w:t>
      </w:r>
      <w:r w:rsidR="00EE5621" w:rsidRPr="00EE5621">
        <w:t>Gilead Sciences</w:t>
      </w:r>
      <w:r w:rsidR="00EE5621">
        <w:t>,</w:t>
      </w:r>
      <w:r w:rsidR="00EE5621" w:rsidRPr="00EE5621">
        <w:t xml:space="preserve"> </w:t>
      </w:r>
      <w:r>
        <w:t>Am</w:t>
      </w:r>
      <w:r w:rsidR="00441710">
        <w:t>st</w:t>
      </w:r>
      <w:r>
        <w:t>erdam, The Netherlands</w:t>
      </w:r>
      <w:r w:rsidR="004E11AA">
        <w:br/>
      </w:r>
      <w:r w:rsidR="008A6659">
        <w:rPr>
          <w:vertAlign w:val="superscript"/>
        </w:rPr>
        <w:t>2</w:t>
      </w:r>
      <w:r w:rsidR="0055640E">
        <w:t xml:space="preserve"> </w:t>
      </w:r>
      <w:del w:id="4" w:author="My Luong Vuong" w:date="2025-01-31T17:09:00Z">
        <w:r w:rsidR="008A6659" w:rsidDel="00556769">
          <w:delText xml:space="preserve">ICON </w:delText>
        </w:r>
        <w:r w:rsidR="00284018" w:rsidDel="00556769">
          <w:delText>p</w:delText>
        </w:r>
        <w:r w:rsidR="008A6659" w:rsidDel="00556769">
          <w:delText>lc</w:delText>
        </w:r>
      </w:del>
      <w:ins w:id="5" w:author="My Luong Vuong" w:date="2025-01-31T17:09:00Z">
        <w:r w:rsidR="00556769">
          <w:t>Pfizer</w:t>
        </w:r>
      </w:ins>
      <w:r w:rsidR="0055640E">
        <w:t>,</w:t>
      </w:r>
      <w:r w:rsidR="008A6659">
        <w:t xml:space="preserve"> </w:t>
      </w:r>
      <w:del w:id="6" w:author="My Luong Vuong" w:date="2025-01-31T17:10:00Z">
        <w:r w:rsidR="008A6659" w:rsidDel="00366915">
          <w:delText>Groningen</w:delText>
        </w:r>
      </w:del>
      <w:ins w:id="7" w:author="My Luong Vuong" w:date="2025-01-31T17:10:00Z">
        <w:r w:rsidR="00366915">
          <w:t>Antwerp</w:t>
        </w:r>
      </w:ins>
      <w:r w:rsidR="008A6659">
        <w:t>,</w:t>
      </w:r>
      <w:r w:rsidR="0055640E">
        <w:t xml:space="preserve"> </w:t>
      </w:r>
      <w:del w:id="8" w:author="My Luong Vuong" w:date="2025-01-31T17:10:00Z">
        <w:r w:rsidR="0055640E" w:rsidDel="00366915">
          <w:delText>The Netherlands</w:delText>
        </w:r>
      </w:del>
      <w:ins w:id="9" w:author="My Luong Vuong" w:date="2025-01-31T17:10:00Z">
        <w:r w:rsidR="00366915">
          <w:t>Belgium</w:t>
        </w:r>
      </w:ins>
      <w:ins w:id="10" w:author="My Luong Vuong" w:date="2025-01-31T17:08:00Z">
        <w:r w:rsidR="00BB68CD">
          <w:br/>
        </w:r>
        <w:r w:rsidR="00E403B3">
          <w:rPr>
            <w:vertAlign w:val="superscript"/>
          </w:rPr>
          <w:t>3</w:t>
        </w:r>
        <w:r w:rsidR="008856E6">
          <w:t xml:space="preserve"> ICON plc, Groningen, The Netherlands</w:t>
        </w:r>
      </w:ins>
    </w:p>
    <w:p w14:paraId="26E3DAF8" w14:textId="4F0B90AA" w:rsidR="00D97E1B" w:rsidRPr="00E03B11" w:rsidRDefault="00D97E1B" w:rsidP="004E11AA">
      <w:pPr>
        <w:jc w:val="left"/>
      </w:pPr>
      <w:r w:rsidRPr="00B256D9">
        <w:rPr>
          <w:vertAlign w:val="superscript"/>
        </w:rPr>
        <w:t>†</w:t>
      </w:r>
      <w:r w:rsidRPr="00E03B11">
        <w:t>Shared co-first authorship</w:t>
      </w:r>
      <w:r w:rsidR="004E11AA">
        <w:br/>
      </w:r>
      <w:r w:rsidRPr="00B256D9">
        <w:rPr>
          <w:vertAlign w:val="superscript"/>
        </w:rPr>
        <w:t>‡</w:t>
      </w:r>
      <w:r w:rsidRPr="00E03B11">
        <w:t>Shared co-senior authorship</w:t>
      </w:r>
    </w:p>
    <w:p w14:paraId="6335736E" w14:textId="18D296B7" w:rsidR="00D97E1B" w:rsidRDefault="00D97E1B" w:rsidP="00CE3795">
      <w:r w:rsidRPr="00E03B11">
        <w:t xml:space="preserve">*Corresponding author. E-mail: </w:t>
      </w:r>
      <w:hyperlink r:id="rId8" w:history="1">
        <w:r w:rsidR="00F93E82" w:rsidRPr="00F93E82">
          <w:rPr>
            <w:rStyle w:val="Hyperlink"/>
          </w:rPr>
          <w:t>erwin.dreesen@kuleuven.be</w:t>
        </w:r>
      </w:hyperlink>
      <w:r w:rsidR="006D297B">
        <w:t>.</w:t>
      </w:r>
      <w:r w:rsidR="00B46A3C">
        <w:t xml:space="preserve"> </w:t>
      </w:r>
      <w:r w:rsidR="00964253">
        <w:t xml:space="preserve">Address: </w:t>
      </w:r>
      <w:r w:rsidR="00B46A3C" w:rsidRPr="00B46A3C">
        <w:t>Department of Pharmaceutical and Pharmacological Sciences, KU</w:t>
      </w:r>
      <w:r w:rsidR="004E11AA">
        <w:t> </w:t>
      </w:r>
      <w:r w:rsidR="00B46A3C" w:rsidRPr="00B46A3C">
        <w:t>Leuven, ON2 Herestraat 49 box 521, 3000 Leuven, Belgium</w:t>
      </w:r>
      <w:r w:rsidR="00C75089">
        <w:t xml:space="preserve">. </w:t>
      </w:r>
      <w:r w:rsidR="0093287D">
        <w:t>Telephone</w:t>
      </w:r>
      <w:r w:rsidR="001D6740">
        <w:t xml:space="preserve"> number: </w:t>
      </w:r>
      <w:r w:rsidR="0014611D" w:rsidRPr="0014611D">
        <w:t>+32 16 37 27 53</w:t>
      </w:r>
      <w:r w:rsidR="0014611D">
        <w:t>.</w:t>
      </w:r>
    </w:p>
    <w:p w14:paraId="79592FCA" w14:textId="71A679FB" w:rsidR="004812FB" w:rsidRPr="009A3DB4" w:rsidRDefault="000C6FDC" w:rsidP="00183F96">
      <w:pPr>
        <w:tabs>
          <w:tab w:val="left" w:pos="2835"/>
        </w:tabs>
        <w:ind w:left="1985" w:hanging="1985"/>
        <w:jc w:val="left"/>
      </w:pPr>
      <w:r w:rsidRPr="002E6576">
        <w:rPr>
          <w:rStyle w:val="Heading2Char"/>
          <w:sz w:val="22"/>
          <w:szCs w:val="22"/>
        </w:rPr>
        <w:t>ORCID numbers</w:t>
      </w:r>
      <w:r w:rsidRPr="002E6576">
        <w:rPr>
          <w:rStyle w:val="Heading2Char"/>
        </w:rPr>
        <w:t>:</w:t>
      </w:r>
      <w:r w:rsidRPr="009A3DB4">
        <w:tab/>
      </w:r>
      <w:r w:rsidR="00183F96">
        <w:t>MLV</w:t>
      </w:r>
      <w:r w:rsidR="00433543">
        <w:tab/>
      </w:r>
      <w:r w:rsidR="00754851" w:rsidRPr="00754851">
        <w:t>0000-0001-9203-6745</w:t>
      </w:r>
      <w:r w:rsidR="004E11AA">
        <w:br/>
      </w:r>
      <w:r w:rsidR="00183F96">
        <w:t>OE</w:t>
      </w:r>
      <w:r w:rsidR="00433543">
        <w:tab/>
      </w:r>
      <w:r w:rsidRPr="009A3DB4">
        <w:t>0000-0001-5708-9497</w:t>
      </w:r>
      <w:r w:rsidR="004E11AA">
        <w:br/>
      </w:r>
      <w:r w:rsidR="00183F96">
        <w:t>RVD</w:t>
      </w:r>
      <w:r w:rsidR="00433543">
        <w:tab/>
      </w:r>
      <w:r w:rsidR="00FD721A" w:rsidRPr="00FD721A">
        <w:t>0000-0002-8353-2103</w:t>
      </w:r>
      <w:r w:rsidR="004E11AA">
        <w:br/>
      </w:r>
      <w:r w:rsidR="00041875">
        <w:t>JWA</w:t>
      </w:r>
      <w:r w:rsidR="00433543">
        <w:tab/>
      </w:r>
      <w:r w:rsidR="00061C8B" w:rsidRPr="00061C8B">
        <w:t>0000-0001-6703-0288</w:t>
      </w:r>
      <w:r w:rsidR="004E11AA">
        <w:br/>
      </w:r>
      <w:r w:rsidR="00610004">
        <w:t>SLS</w:t>
      </w:r>
      <w:r w:rsidR="00433543">
        <w:tab/>
      </w:r>
      <w:r w:rsidR="00271148" w:rsidRPr="00271148">
        <w:t>0000-0002-2114-587X</w:t>
      </w:r>
      <w:r w:rsidR="004E11AA">
        <w:br/>
      </w:r>
      <w:r w:rsidR="002C6ACD">
        <w:t>JAR</w:t>
      </w:r>
      <w:r w:rsidR="00433543">
        <w:tab/>
      </w:r>
      <w:r w:rsidR="004D2FEE" w:rsidRPr="004D2FEE">
        <w:t>0000-0001-6218-435X</w:t>
      </w:r>
      <w:r w:rsidR="004E11AA">
        <w:br/>
      </w:r>
      <w:r w:rsidR="00AA099A" w:rsidRPr="007A09A5">
        <w:t>YD</w:t>
      </w:r>
      <w:r w:rsidR="00433543" w:rsidRPr="007A09A5">
        <w:tab/>
      </w:r>
      <w:r w:rsidR="00AA099A" w:rsidRPr="007A09A5">
        <w:t>0000-0003-1784-8297</w:t>
      </w:r>
      <w:r w:rsidR="004E11AA">
        <w:br/>
      </w:r>
      <w:r w:rsidR="00B31353" w:rsidRPr="007A09A5">
        <w:t>JW</w:t>
      </w:r>
      <w:r w:rsidR="00433543" w:rsidRPr="007A09A5">
        <w:tab/>
      </w:r>
      <w:r w:rsidR="00B31353" w:rsidRPr="007A09A5">
        <w:t>0000-0002-5983-3897</w:t>
      </w:r>
      <w:r w:rsidR="004E11AA">
        <w:br/>
      </w:r>
      <w:r w:rsidRPr="007A09A5">
        <w:t>BM</w:t>
      </w:r>
      <w:r w:rsidR="00433543" w:rsidRPr="007A09A5">
        <w:tab/>
      </w:r>
      <w:r w:rsidRPr="007A09A5">
        <w:t>0000-0002-1501-3045</w:t>
      </w:r>
      <w:r w:rsidR="004E11AA">
        <w:br/>
      </w:r>
      <w:r w:rsidR="00DE1090" w:rsidRPr="007A09A5">
        <w:t>JMB</w:t>
      </w:r>
      <w:r w:rsidR="00433543" w:rsidRPr="007A09A5">
        <w:tab/>
      </w:r>
      <w:r w:rsidR="00F0040A" w:rsidRPr="007A09A5">
        <w:t>0009-0006-5957-7244</w:t>
      </w:r>
      <w:r w:rsidR="004E11AA">
        <w:br/>
      </w:r>
      <w:r w:rsidR="008B31D1" w:rsidRPr="007A09A5">
        <w:t>IS</w:t>
      </w:r>
      <w:r w:rsidR="00433543" w:rsidRPr="007A09A5">
        <w:tab/>
      </w:r>
      <w:r w:rsidR="0016315C" w:rsidRPr="007A09A5">
        <w:t>0000-0002-9457-8262</w:t>
      </w:r>
      <w:r w:rsidR="004E11AA">
        <w:br/>
      </w:r>
      <w:r w:rsidR="00C438A5" w:rsidRPr="007A09A5">
        <w:t>RJB</w:t>
      </w:r>
      <w:r w:rsidR="00433543" w:rsidRPr="007A09A5">
        <w:tab/>
      </w:r>
      <w:r w:rsidR="00BD3DA9" w:rsidRPr="007A09A5">
        <w:t>0000-0002-7618-725X</w:t>
      </w:r>
      <w:r w:rsidR="004E11AA">
        <w:br/>
      </w:r>
      <w:r w:rsidR="00982192" w:rsidRPr="007A09A5">
        <w:lastRenderedPageBreak/>
        <w:t>JAS</w:t>
      </w:r>
      <w:r w:rsidR="00433543" w:rsidRPr="007A09A5">
        <w:tab/>
      </w:r>
      <w:r w:rsidR="00A66909" w:rsidRPr="007A09A5">
        <w:t>0000-0001-9118-4420</w:t>
      </w:r>
      <w:r w:rsidR="004E11AA">
        <w:br/>
      </w:r>
      <w:r w:rsidR="00CE08ED">
        <w:t>RB</w:t>
      </w:r>
      <w:r w:rsidR="00433543">
        <w:tab/>
      </w:r>
      <w:r w:rsidR="00CE08ED" w:rsidRPr="00CE08ED">
        <w:t>0000-0002-7965-1273</w:t>
      </w:r>
      <w:r w:rsidR="004E11AA">
        <w:br/>
      </w:r>
      <w:r w:rsidRPr="009A3DB4">
        <w:t>IS</w:t>
      </w:r>
      <w:r w:rsidR="00777C6B">
        <w:t>p</w:t>
      </w:r>
      <w:r w:rsidR="00433543">
        <w:tab/>
      </w:r>
      <w:r w:rsidRPr="009A3DB4">
        <w:t>0000-0001-6342-0676</w:t>
      </w:r>
      <w:r w:rsidR="004E11AA">
        <w:br/>
      </w:r>
      <w:r w:rsidR="00183F96">
        <w:t>ED</w:t>
      </w:r>
      <w:r w:rsidR="00433543">
        <w:tab/>
      </w:r>
      <w:r w:rsidRPr="009A3DB4">
        <w:t>0000-0002-0785-2930</w:t>
      </w:r>
    </w:p>
    <w:p w14:paraId="6D83B7FB" w14:textId="77777777" w:rsidR="000C6FDC" w:rsidRPr="009A3DB4" w:rsidRDefault="000C6FDC" w:rsidP="001F2DC5">
      <w:pPr>
        <w:pStyle w:val="Heading1"/>
        <w:numPr>
          <w:ilvl w:val="0"/>
          <w:numId w:val="0"/>
        </w:numPr>
        <w:ind w:left="432" w:hanging="432"/>
      </w:pPr>
      <w:r w:rsidRPr="009A3DB4">
        <w:t>List of abbreviations</w:t>
      </w:r>
    </w:p>
    <w:p w14:paraId="7341354B" w14:textId="2D9BCA89" w:rsidR="00F648D3" w:rsidRPr="00845D5D" w:rsidRDefault="00C32B5C" w:rsidP="00CE3795">
      <w:r>
        <w:t>BMI: body mass index</w:t>
      </w:r>
      <w:r w:rsidR="007E25A0">
        <w:t>;</w:t>
      </w:r>
      <w:r>
        <w:rPr>
          <w:i/>
          <w:iCs/>
        </w:rPr>
        <w:t xml:space="preserve"> </w:t>
      </w:r>
      <w:r w:rsidR="00637569" w:rsidRPr="002C38AB">
        <w:rPr>
          <w:i/>
          <w:iCs/>
        </w:rPr>
        <w:t>f</w:t>
      </w:r>
      <w:r w:rsidR="000C6FDC" w:rsidRPr="009A3DB4">
        <w:t>AUC</w:t>
      </w:r>
      <w:r w:rsidR="000C6FDC" w:rsidRPr="009A3DB4">
        <w:rPr>
          <w:vertAlign w:val="subscript"/>
        </w:rPr>
        <w:t>0-24</w:t>
      </w:r>
      <w:r w:rsidR="000C6FDC" w:rsidRPr="009A3DB4">
        <w:t xml:space="preserve">: area under the </w:t>
      </w:r>
      <w:r w:rsidR="000234BB">
        <w:t xml:space="preserve">unbound </w:t>
      </w:r>
      <w:r w:rsidR="000C6FDC" w:rsidRPr="009A3DB4">
        <w:t>concentration</w:t>
      </w:r>
      <w:r w:rsidR="001F2DC5">
        <w:t>–</w:t>
      </w:r>
      <w:r w:rsidR="000C6FDC" w:rsidRPr="009A3DB4">
        <w:t>time curve for 24</w:t>
      </w:r>
      <w:r w:rsidR="001F2DC5">
        <w:t> </w:t>
      </w:r>
      <w:r w:rsidR="000C6FDC" w:rsidRPr="009A3DB4">
        <w:t>hours;</w:t>
      </w:r>
      <w:r w:rsidR="00EE0DCB">
        <w:t xml:space="preserve"> </w:t>
      </w:r>
      <w:r w:rsidR="00352E8F">
        <w:t>CKD</w:t>
      </w:r>
      <w:r w:rsidR="001F2DC5">
        <w:t>–</w:t>
      </w:r>
      <w:r w:rsidR="00352E8F">
        <w:t xml:space="preserve">EPI: </w:t>
      </w:r>
      <w:r w:rsidR="00223567">
        <w:t>C</w:t>
      </w:r>
      <w:r w:rsidR="00594D22" w:rsidRPr="006A1D98">
        <w:t xml:space="preserve">hronic </w:t>
      </w:r>
      <w:r w:rsidR="00223567">
        <w:t>K</w:t>
      </w:r>
      <w:r w:rsidR="00594D22" w:rsidRPr="006A1D98">
        <w:t xml:space="preserve">idney </w:t>
      </w:r>
      <w:r w:rsidR="00223567">
        <w:t>D</w:t>
      </w:r>
      <w:r w:rsidR="00594D22" w:rsidRPr="006A1D98">
        <w:t xml:space="preserve">isease </w:t>
      </w:r>
      <w:r w:rsidR="00223567">
        <w:t>E</w:t>
      </w:r>
      <w:r w:rsidR="00594D22" w:rsidRPr="006A1D98">
        <w:t xml:space="preserve">pidemiology </w:t>
      </w:r>
      <w:r w:rsidR="00223567">
        <w:t>C</w:t>
      </w:r>
      <w:r w:rsidR="00594D22" w:rsidRPr="006A1D98">
        <w:t>ollaboration</w:t>
      </w:r>
      <w:r w:rsidR="00BC480B">
        <w:t xml:space="preserve">; </w:t>
      </w:r>
      <w:r w:rsidR="000C6FDC" w:rsidRPr="009A3DB4">
        <w:t>CL: clearance;</w:t>
      </w:r>
      <w:r w:rsidR="00F057EE" w:rsidRPr="00F057EE">
        <w:t xml:space="preserve"> </w:t>
      </w:r>
      <w:r w:rsidR="00F057EE">
        <w:t xml:space="preserve">CRRT: </w:t>
      </w:r>
      <w:r w:rsidR="006C1056">
        <w:t>c</w:t>
      </w:r>
      <w:r w:rsidR="00F057EE" w:rsidRPr="00F057EE">
        <w:t>ontinuous renal replacement therapy</w:t>
      </w:r>
      <w:r w:rsidR="00087634">
        <w:t>;</w:t>
      </w:r>
      <w:r w:rsidR="0059313D">
        <w:t xml:space="preserve"> </w:t>
      </w:r>
      <w:r w:rsidR="0059313D" w:rsidRPr="0059313D">
        <w:t>C</w:t>
      </w:r>
      <w:r w:rsidR="0059313D" w:rsidRPr="002C38AB">
        <w:rPr>
          <w:vertAlign w:val="subscript"/>
        </w:rPr>
        <w:t>trough</w:t>
      </w:r>
      <w:r w:rsidR="0059313D" w:rsidRPr="0059313D">
        <w:t>: trough concentration;</w:t>
      </w:r>
      <w:r w:rsidR="006D3299">
        <w:t xml:space="preserve"> </w:t>
      </w:r>
      <w:r w:rsidR="00616F01">
        <w:t xml:space="preserve">eGFR: </w:t>
      </w:r>
      <w:r w:rsidR="006D3299" w:rsidRPr="006D3299">
        <w:t>estimated glomerular filtration rate</w:t>
      </w:r>
      <w:r w:rsidR="000C73ED">
        <w:t>;</w:t>
      </w:r>
      <w:r w:rsidR="000C6FDC" w:rsidRPr="009A3DB4">
        <w:t xml:space="preserve"> </w:t>
      </w:r>
      <w:r w:rsidR="001F2DC5">
        <w:t>FFM: fat-free mass;</w:t>
      </w:r>
      <w:r w:rsidR="001F2DC5" w:rsidRPr="009A3DB4">
        <w:t xml:space="preserve"> </w:t>
      </w:r>
      <w:r w:rsidR="000C6FDC" w:rsidRPr="009A3DB4">
        <w:t xml:space="preserve">ICU: Intensive Care Unit; IIV: interindividual variability; </w:t>
      </w:r>
      <w:r w:rsidR="008F1715">
        <w:t xml:space="preserve">IPDMA: </w:t>
      </w:r>
      <w:r w:rsidR="0095463D" w:rsidRPr="0095463D">
        <w:t>individual patient data meta-analysis</w:t>
      </w:r>
      <w:r w:rsidR="0095463D">
        <w:t>;</w:t>
      </w:r>
      <w:r w:rsidR="0095463D" w:rsidRPr="0095463D" w:rsidDel="00421F7F">
        <w:t xml:space="preserve"> </w:t>
      </w:r>
      <w:r w:rsidR="000C6FDC" w:rsidRPr="009A3DB4">
        <w:t>IV: intravenous; MIC: minimal inhibitory concentration;</w:t>
      </w:r>
      <w:r w:rsidR="00FC6B17">
        <w:t xml:space="preserve"> pcVPC: </w:t>
      </w:r>
      <w:r w:rsidR="003A7484" w:rsidRPr="003A7484">
        <w:t>prediction-corrected visual predictive check</w:t>
      </w:r>
      <w:r w:rsidR="003A7484">
        <w:t>;</w:t>
      </w:r>
      <w:r w:rsidR="000C6FDC" w:rsidRPr="009A3DB4">
        <w:t xml:space="preserve"> PK: pharmacokinetics; PKPD: pharmacokinetic</w:t>
      </w:r>
      <w:r w:rsidR="00223567">
        <w:t>–</w:t>
      </w:r>
      <w:r w:rsidR="000C6FDC" w:rsidRPr="009A3DB4">
        <w:t xml:space="preserve">pharmacodynamic; </w:t>
      </w:r>
      <w:r w:rsidR="00884F51">
        <w:t>p</w:t>
      </w:r>
      <w:r w:rsidR="000C6FDC" w:rsidRPr="009A3DB4">
        <w:t>opPK: population pharmacokinetics; PTA: probability of target attainment; Q24h: every 24</w:t>
      </w:r>
      <w:r w:rsidR="00502D39">
        <w:t> </w:t>
      </w:r>
      <w:r w:rsidR="000C6FDC" w:rsidRPr="009A3DB4">
        <w:t>hours; TDM: therapeutic drug monitoring; V</w:t>
      </w:r>
      <w:r w:rsidR="000C6FDC" w:rsidRPr="009A3DB4">
        <w:rPr>
          <w:vertAlign w:val="subscript"/>
        </w:rPr>
        <w:t>c</w:t>
      </w:r>
      <w:r w:rsidR="000C6FDC" w:rsidRPr="009A3DB4">
        <w:t>: volume of</w:t>
      </w:r>
      <w:r w:rsidR="004C2B51">
        <w:t xml:space="preserve"> </w:t>
      </w:r>
      <w:r w:rsidR="000C6FDC" w:rsidRPr="009A3DB4">
        <w:t>distribution</w:t>
      </w:r>
      <w:r w:rsidR="00502D39">
        <w:t xml:space="preserve"> in the central compartment</w:t>
      </w:r>
      <w:r w:rsidR="000C6FDC" w:rsidRPr="009A3DB4">
        <w:t>.</w:t>
      </w:r>
      <w:r w:rsidR="00F648D3" w:rsidRPr="00845D5D">
        <w:br w:type="page"/>
      </w:r>
    </w:p>
    <w:p w14:paraId="0933FD65" w14:textId="2F21AB14" w:rsidR="005B0EB5" w:rsidRDefault="00F648D3" w:rsidP="001D3165">
      <w:pPr>
        <w:pStyle w:val="Heading1"/>
        <w:numPr>
          <w:ilvl w:val="0"/>
          <w:numId w:val="0"/>
        </w:numPr>
        <w:ind w:left="432" w:hanging="432"/>
      </w:pPr>
      <w:r>
        <w:lastRenderedPageBreak/>
        <w:t>Abstract</w:t>
      </w:r>
    </w:p>
    <w:p w14:paraId="0639F04D" w14:textId="55BD6401" w:rsidR="00715016" w:rsidRPr="00715016" w:rsidRDefault="00715016" w:rsidP="00CE3795">
      <w:r w:rsidRPr="00A72BCD">
        <w:rPr>
          <w:rStyle w:val="Heading2Char"/>
        </w:rPr>
        <w:t>Background</w:t>
      </w:r>
      <w:r w:rsidR="00063D9B">
        <w:t xml:space="preserve"> </w:t>
      </w:r>
      <w:r w:rsidRPr="00715016">
        <w:t xml:space="preserve">Invasive candidiasis, particularly candidaemia, is a </w:t>
      </w:r>
      <w:r w:rsidR="009D0960">
        <w:t>life-threatening</w:t>
      </w:r>
      <w:r w:rsidR="009D0960" w:rsidRPr="00715016">
        <w:t xml:space="preserve"> </w:t>
      </w:r>
      <w:r w:rsidRPr="00715016">
        <w:t xml:space="preserve">complication in </w:t>
      </w:r>
      <w:r w:rsidR="007A72ED">
        <w:t>cr</w:t>
      </w:r>
      <w:r w:rsidR="000D5942">
        <w:t>iti</w:t>
      </w:r>
      <w:r w:rsidR="007A72ED">
        <w:t>cally ill patients</w:t>
      </w:r>
      <w:r w:rsidR="00EA2BB2">
        <w:t>.</w:t>
      </w:r>
      <w:r w:rsidR="007A72ED">
        <w:t xml:space="preserve"> </w:t>
      </w:r>
      <w:r w:rsidR="00EA2BB2">
        <w:t>F</w:t>
      </w:r>
      <w:r w:rsidR="007A72ED">
        <w:t>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0C514A">
        <w:t>from</w:t>
      </w:r>
      <w:r w:rsidR="000C514A" w:rsidRPr="009034D7">
        <w:t xml:space="preserve"> </w:t>
      </w:r>
      <w:r w:rsidR="009034D7" w:rsidRPr="009034D7">
        <w:t>echinocandins</w:t>
      </w:r>
      <w:r w:rsidR="009058AA">
        <w:t xml:space="preserve"> for fluconazole-susceptible </w:t>
      </w:r>
      <w:r w:rsidR="009058AA" w:rsidRPr="00BE04F0">
        <w:rPr>
          <w:i/>
          <w:iCs/>
        </w:rPr>
        <w:t>Candida</w:t>
      </w:r>
      <w:r w:rsidR="009058AA">
        <w:t xml:space="preserve"> spp</w:t>
      </w:r>
      <w:r w:rsidRPr="00715016">
        <w:t xml:space="preserve">. </w:t>
      </w:r>
      <w:r w:rsidR="002C54E1">
        <w:t xml:space="preserve">However, </w:t>
      </w:r>
      <w:r w:rsidR="00127535">
        <w:t>standard</w:t>
      </w:r>
      <w:r w:rsidRPr="00715016">
        <w:t xml:space="preserve"> </w:t>
      </w:r>
      <w:r w:rsidR="009653C0">
        <w:t xml:space="preserve">fluconazole </w:t>
      </w:r>
      <w:r w:rsidRPr="00715016">
        <w:t xml:space="preserve">dosing </w:t>
      </w:r>
      <w:r w:rsidR="008B0A79">
        <w:t>does</w:t>
      </w:r>
      <w:r w:rsidRPr="00715016">
        <w:t xml:space="preserve"> not achieve adequate exposure in critically ill patients.</w:t>
      </w:r>
    </w:p>
    <w:p w14:paraId="77C467FA" w14:textId="11F44D37" w:rsidR="00715016" w:rsidRPr="00715016" w:rsidRDefault="001F7CC7" w:rsidP="00CE3795">
      <w:r w:rsidRPr="00A72BCD">
        <w:rPr>
          <w:rStyle w:val="Heading2Char"/>
        </w:rPr>
        <w:t>Objectives</w:t>
      </w:r>
      <w:r w:rsidR="00063D9B">
        <w:t xml:space="preserve"> </w:t>
      </w:r>
      <w:r w:rsidRPr="00715016">
        <w:t>This study aimed to</w:t>
      </w:r>
      <w:r w:rsidR="00A1469E">
        <w:t xml:space="preserve"> </w:t>
      </w:r>
      <w:r w:rsidR="00715016" w:rsidRPr="00715016">
        <w:t>identify factors that impact</w:t>
      </w:r>
      <w:r w:rsidR="005009E8">
        <w:t xml:space="preserve"> fluconazole</w:t>
      </w:r>
      <w:r w:rsidR="00715016" w:rsidRPr="00715016">
        <w:t xml:space="preserve"> target </w:t>
      </w:r>
      <w:r w:rsidR="00DC5EF7">
        <w:t xml:space="preserve">attainment and provide a dosing regimen </w:t>
      </w:r>
      <w:r w:rsidR="009523F9">
        <w:t xml:space="preserve">which </w:t>
      </w:r>
      <w:r w:rsidR="00DC5EF7">
        <w:t>ensur</w:t>
      </w:r>
      <w:r w:rsidR="009523F9">
        <w:t>es</w:t>
      </w:r>
      <w:r w:rsidR="00DC5EF7">
        <w:t xml:space="preserve"> </w:t>
      </w:r>
      <w:r w:rsidR="001A0B76">
        <w:t>adequate</w:t>
      </w:r>
      <w:r w:rsidR="005E1FFD">
        <w:t xml:space="preserve"> </w:t>
      </w:r>
      <w:r w:rsidR="005C35FF" w:rsidRPr="005C35FF">
        <w:t>pharmacokinetic</w:t>
      </w:r>
      <w:r w:rsidR="00A9495C">
        <w:t>–</w:t>
      </w:r>
      <w:r w:rsidR="005C35FF" w:rsidRPr="005C35FF">
        <w:t>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4E9E393D" w:rsidR="00600A21" w:rsidRPr="00715016" w:rsidRDefault="00715016" w:rsidP="00CE3795">
      <w:r w:rsidRPr="00A72BCD">
        <w:rPr>
          <w:rStyle w:val="Heading2Char"/>
        </w:rPr>
        <w:t>Patients and Methods</w:t>
      </w:r>
      <w:r w:rsidR="00063D9B">
        <w:t xml:space="preserve"> </w:t>
      </w:r>
      <w:r w:rsidRPr="00715016">
        <w:t>An individual patient data meta-analysis</w:t>
      </w:r>
      <w:r w:rsidR="00A57A28">
        <w:t xml:space="preserve"> </w:t>
      </w:r>
      <w:r w:rsidRPr="00715016">
        <w:t xml:space="preserve">was conducted, </w:t>
      </w:r>
      <w:r w:rsidR="00AD73E0">
        <w:t>combining</w:t>
      </w:r>
      <w:r w:rsidRPr="00715016">
        <w:t xml:space="preserve"> </w:t>
      </w:r>
      <w:r w:rsidR="00C04202">
        <w:t>fluconazole concentration</w:t>
      </w:r>
      <w:r w:rsidRPr="00715016">
        <w:t xml:space="preserve"> data from eight published studies. </w:t>
      </w:r>
      <w:r w:rsidR="00851E08">
        <w:t>We developed a</w:t>
      </w:r>
      <w:r w:rsidR="00851E08" w:rsidRPr="00715016">
        <w:t xml:space="preserve"> </w:t>
      </w:r>
      <w:r w:rsidRPr="00715016">
        <w:t>pop</w:t>
      </w:r>
      <w:r w:rsidR="00F529B7">
        <w:t>ulation pharmacokinetic</w:t>
      </w:r>
      <w:r w:rsidR="00884F51">
        <w:t>s</w:t>
      </w:r>
      <w:r w:rsidR="00F529B7">
        <w:t xml:space="preserve"> </w:t>
      </w:r>
      <w:r w:rsidR="00357E67">
        <w:t>(popPK)</w:t>
      </w:r>
      <w:r w:rsidR="00357E67" w:rsidRPr="00715016">
        <w:t xml:space="preserve"> </w:t>
      </w:r>
      <w:r w:rsidRPr="00715016">
        <w:t>model</w:t>
      </w:r>
      <w:r w:rsidR="00AF21AB">
        <w:t xml:space="preserve"> </w:t>
      </w:r>
      <w:r w:rsidR="00851E08">
        <w:t>and</w:t>
      </w:r>
      <w:r w:rsidR="00851E08" w:rsidRPr="00715016">
        <w:t xml:space="preserve"> used</w:t>
      </w:r>
      <w:r w:rsidR="00851E08" w:rsidDel="00851E08">
        <w:t xml:space="preserve"> </w:t>
      </w:r>
      <w:r w:rsidR="00AF21AB">
        <w:t>m</w:t>
      </w:r>
      <w:r w:rsidRPr="00715016">
        <w:t>ultiple imputation to handle missing</w:t>
      </w:r>
      <w:r w:rsidR="00AF21AB">
        <w:t xml:space="preserve"> covariate</w:t>
      </w:r>
      <w:r w:rsidRPr="00715016">
        <w:t xml:space="preserve"> data. </w:t>
      </w:r>
      <w:r w:rsidR="00BB1665">
        <w:t>We performed M</w:t>
      </w:r>
      <w:r w:rsidR="00BB1665" w:rsidRPr="00715016">
        <w:t xml:space="preserve">onte </w:t>
      </w:r>
      <w:r w:rsidRPr="00715016">
        <w:t xml:space="preserve">Carlo simulations </w:t>
      </w:r>
      <w:r w:rsidR="009523F9">
        <w:t>to identify</w:t>
      </w:r>
      <w:r w:rsidR="00910F5D">
        <w:t xml:space="preserve"> </w:t>
      </w:r>
      <w:r w:rsidR="004C2EC2">
        <w:t>a dosing strategy with</w:t>
      </w:r>
      <w:r w:rsidR="00F158D4">
        <w:t xml:space="preserve"> at least 90%</w:t>
      </w:r>
      <w:r w:rsidR="00A55E46">
        <w:t xml:space="preserve"> </w:t>
      </w:r>
      <w:r w:rsidR="00537CAF">
        <w:t>probability of</w:t>
      </w:r>
      <w:r w:rsidR="00AE08BD">
        <w:t xml:space="preserve"> </w:t>
      </w:r>
      <w:r w:rsidR="00537CAF">
        <w:t xml:space="preserve">PKPD target </w:t>
      </w:r>
      <w:r w:rsidR="00F158D4">
        <w:t>attainment</w:t>
      </w:r>
      <w:r w:rsidR="00773318">
        <w:t xml:space="preserve"> (PTA)</w:t>
      </w:r>
      <w:r w:rsidR="00FF1B2E">
        <w:t xml:space="preserve"> in every patient</w:t>
      </w:r>
      <w:r w:rsidR="00E50108">
        <w:t>.</w:t>
      </w:r>
    </w:p>
    <w:p w14:paraId="59953139" w14:textId="7FD73C0F" w:rsidR="00715016" w:rsidRPr="00715016" w:rsidRDefault="00715016" w:rsidP="00CE3795">
      <w:r w:rsidRPr="00A72BCD">
        <w:rPr>
          <w:rStyle w:val="Heading2Char"/>
        </w:rPr>
        <w:t>Results</w:t>
      </w:r>
      <w:r w:rsidR="00063D9B">
        <w:t xml:space="preserve"> </w:t>
      </w:r>
      <w:r w:rsidRPr="00715016">
        <w:t>Data from 177 critically ill patients were included.</w:t>
      </w:r>
      <w:r w:rsidR="00E943A6">
        <w:t xml:space="preserve"> </w:t>
      </w:r>
      <w:r w:rsidR="00A57A28">
        <w:t>A</w:t>
      </w:r>
      <w:r w:rsidRPr="00715016">
        <w:t xml:space="preserve"> two-compartment </w:t>
      </w:r>
      <w:r w:rsidR="00A57A28">
        <w:t xml:space="preserve">popPK </w:t>
      </w:r>
      <w:r w:rsidRPr="00715016">
        <w:t>model with linear elimination</w:t>
      </w:r>
      <w:r w:rsidR="000D2F6A">
        <w:t xml:space="preserve"> described the data</w:t>
      </w:r>
      <w:r w:rsidR="002A58CF">
        <w:t xml:space="preserve"> best</w:t>
      </w:r>
      <w:r w:rsidR="000D2F6A">
        <w:t>.</w:t>
      </w:r>
      <w:r w:rsidR="00EC7057">
        <w:t xml:space="preserve"> Continuous renal replacement therapy</w:t>
      </w:r>
      <w:r w:rsidR="000D2F6A">
        <w:t xml:space="preserve"> </w:t>
      </w:r>
      <w:r w:rsidR="00EC7057">
        <w:t>(</w:t>
      </w:r>
      <w:r w:rsidR="00463C15">
        <w:t>CRRT</w:t>
      </w:r>
      <w:r w:rsidR="00EC7057">
        <w:t>)</w:t>
      </w:r>
      <w:r w:rsidR="00463C15" w:rsidRPr="00715016">
        <w:t xml:space="preserve"> status</w:t>
      </w:r>
      <w:r w:rsidR="000A1607">
        <w:t>,</w:t>
      </w:r>
      <w:r w:rsidR="00465320">
        <w:t xml:space="preserve"> </w:t>
      </w:r>
      <w:r w:rsidR="006832B1">
        <w:t>estimated glomerular filtration rate</w:t>
      </w:r>
      <w:r w:rsidR="00CB0A87">
        <w:t xml:space="preserve"> using </w:t>
      </w:r>
      <w:r w:rsidR="00BB5D48">
        <w:t xml:space="preserve">the </w:t>
      </w:r>
      <w:r w:rsidR="00CD0ACC" w:rsidRPr="00CD0ACC">
        <w:t>Chronic Kidney Disease Epidemiology Collaboration</w:t>
      </w:r>
      <w:r w:rsidR="00C000DA">
        <w:t xml:space="preserve"> </w:t>
      </w:r>
      <w:r w:rsidR="00BB5D48">
        <w:t>creatinine</w:t>
      </w:r>
      <w:r w:rsidR="00F51D34">
        <w:t xml:space="preserve"> equation</w:t>
      </w:r>
      <w:r w:rsidR="00A178AD">
        <w:t>,</w:t>
      </w:r>
      <w:r w:rsidR="007C1B11">
        <w:t xml:space="preserve"> </w:t>
      </w:r>
      <w:r w:rsidR="00465320">
        <w:t>and</w:t>
      </w:r>
      <w:r w:rsidRPr="00715016">
        <w:t xml:space="preserve"> </w:t>
      </w:r>
      <w:r w:rsidR="000255CF">
        <w:t xml:space="preserve">total </w:t>
      </w:r>
      <w:r w:rsidRPr="00715016">
        <w:t xml:space="preserve">body weight </w:t>
      </w:r>
      <w:r w:rsidR="005430DE">
        <w:t>were</w:t>
      </w:r>
      <w:r w:rsidR="005430DE" w:rsidRPr="00715016">
        <w:t xml:space="preserve"> </w:t>
      </w:r>
      <w:r w:rsidR="007C1B11">
        <w:t xml:space="preserve">statistically </w:t>
      </w:r>
      <w:r w:rsidR="00542CE5">
        <w:t>significan</w:t>
      </w:r>
      <w:r w:rsidR="007C1B11">
        <w:t>t</w:t>
      </w:r>
      <w:r w:rsidR="00B916E4">
        <w:t xml:space="preserve"> </w:t>
      </w:r>
      <w:r w:rsidRPr="00715016">
        <w:t>covariates</w:t>
      </w:r>
      <w:r w:rsidR="0099144A">
        <w:t>.</w:t>
      </w:r>
      <w:r w:rsidR="00C35CA8">
        <w:t xml:space="preserve"> </w:t>
      </w:r>
      <w:r w:rsidR="0099144A">
        <w:t>H</w:t>
      </w:r>
      <w:r w:rsidR="00C35CA8">
        <w:t xml:space="preserve">owever, </w:t>
      </w:r>
      <w:r w:rsidR="00966B57">
        <w:t xml:space="preserve">with </w:t>
      </w:r>
      <w:r w:rsidR="0099144A">
        <w:t xml:space="preserve">standard dosing, </w:t>
      </w:r>
      <w:r w:rsidR="00C35CA8">
        <w:t xml:space="preserve">only CRRT status and </w:t>
      </w:r>
      <w:r w:rsidR="003F31C2">
        <w:t>total body weight</w:t>
      </w:r>
      <w:r w:rsidR="00C35CA8">
        <w:t xml:space="preserve"> </w:t>
      </w:r>
      <w:r w:rsidR="00BA5227">
        <w:t>were clinically relevant</w:t>
      </w:r>
      <w:r w:rsidR="005257E3">
        <w:t>,</w:t>
      </w:r>
      <w:r w:rsidR="0054566D">
        <w:t xml:space="preserve"> </w:t>
      </w:r>
      <w:r w:rsidR="00641744">
        <w:t>as</w:t>
      </w:r>
      <w:r w:rsidR="0054566D">
        <w:t xml:space="preserve"> PTA dropped below 90%</w:t>
      </w:r>
      <w:r w:rsidR="006225A8">
        <w:t xml:space="preserve"> </w:t>
      </w:r>
      <w:r w:rsidR="003938C1">
        <w:t xml:space="preserve">for </w:t>
      </w:r>
      <w:r w:rsidR="009523F9">
        <w:t xml:space="preserve">all </w:t>
      </w:r>
      <w:r w:rsidR="003938C1">
        <w:t>patients on CRRT</w:t>
      </w:r>
      <w:r w:rsidR="00E969FB">
        <w:t>,</w:t>
      </w:r>
      <w:r w:rsidR="003938C1">
        <w:t xml:space="preserve"> and</w:t>
      </w:r>
      <w:r w:rsidR="00E969FB">
        <w:t xml:space="preserve"> for</w:t>
      </w:r>
      <w:r w:rsidR="003938C1">
        <w:t xml:space="preserve"> </w:t>
      </w:r>
      <w:r w:rsidR="00B83E1C">
        <w:t>patients not on CRRT</w:t>
      </w:r>
      <w:r w:rsidR="00DF2895">
        <w:t xml:space="preserve"> </w:t>
      </w:r>
      <w:r w:rsidR="00B83E1C">
        <w:t>weighing more</w:t>
      </w:r>
      <w:r w:rsidR="00E969FB">
        <w:t xml:space="preserve"> than 60</w:t>
      </w:r>
      <w:r w:rsidR="00FA443F">
        <w:t> </w:t>
      </w:r>
      <w:r w:rsidR="00E969FB">
        <w:t>kg</w:t>
      </w:r>
      <w:r w:rsidR="00C35CA8" w:rsidRPr="00715016">
        <w:t>.</w:t>
      </w:r>
      <w:r w:rsidRPr="00715016">
        <w:t xml:space="preserve"> </w:t>
      </w:r>
      <w:r w:rsidR="00B33FF9" w:rsidRPr="00B33FF9">
        <w:t xml:space="preserve">An optimised dosing regimen </w:t>
      </w:r>
      <w:r w:rsidR="00E86B80">
        <w:t>considering</w:t>
      </w:r>
      <w:r w:rsidR="00B33FF9" w:rsidRPr="00B33FF9">
        <w:t xml:space="preserve"> the patient’s CRRT status and total body weight </w:t>
      </w:r>
      <w:r w:rsidR="00294520">
        <w:t>is</w:t>
      </w:r>
      <w:r w:rsidR="00294520" w:rsidRPr="00B33FF9">
        <w:t xml:space="preserve"> </w:t>
      </w:r>
      <w:r w:rsidR="00B33FF9" w:rsidRPr="00B33FF9">
        <w:t>proposed</w:t>
      </w:r>
      <w:r w:rsidRPr="00715016">
        <w:t>.</w:t>
      </w:r>
    </w:p>
    <w:p w14:paraId="52C8EFEB" w14:textId="54C9CCDE" w:rsidR="0064343D" w:rsidRDefault="00715016" w:rsidP="00CE3795">
      <w:r w:rsidRPr="00A72BCD">
        <w:rPr>
          <w:rStyle w:val="Heading2Char"/>
        </w:rPr>
        <w:t>Conclusion</w:t>
      </w:r>
      <w:r w:rsidR="00E56259">
        <w:t> </w:t>
      </w:r>
      <w:r w:rsidR="00D210AE">
        <w:t xml:space="preserve">We have </w:t>
      </w:r>
      <w:r w:rsidR="007132A7">
        <w:t xml:space="preserve">developed a </w:t>
      </w:r>
      <w:r w:rsidR="004674D4">
        <w:t>fluconazole</w:t>
      </w:r>
      <w:r w:rsidR="007132A7">
        <w:t xml:space="preserve"> </w:t>
      </w:r>
      <w:r w:rsidR="00F46DEA">
        <w:t xml:space="preserve">dosing </w:t>
      </w:r>
      <w:r w:rsidR="007335F0">
        <w:t>regimen</w:t>
      </w:r>
      <w:r w:rsidR="006D0DD0">
        <w:t xml:space="preserve"> </w:t>
      </w:r>
      <w:r w:rsidR="00F23D85">
        <w:t>that may</w:t>
      </w:r>
      <w:r w:rsidR="007335F0" w:rsidDel="00870DC1">
        <w:t xml:space="preserve"> achieve</w:t>
      </w:r>
      <w:r w:rsidR="007335F0">
        <w:t xml:space="preserve"> </w:t>
      </w:r>
      <w:r w:rsidR="003E20EF">
        <w:t>adequate</w:t>
      </w:r>
      <w:r w:rsidR="00C826E1">
        <w:t xml:space="preserve"> population-wide PKPD target attainment in critically ill patients.</w:t>
      </w:r>
      <w:r w:rsidR="00D210AE">
        <w:t xml:space="preserve"> External validation is awaited.</w:t>
      </w:r>
    </w:p>
    <w:p w14:paraId="33115127" w14:textId="3EC0E0B8" w:rsidR="00D55C90" w:rsidRPr="00E03B11" w:rsidRDefault="00164C4E" w:rsidP="00EC2E47">
      <w:pPr>
        <w:jc w:val="left"/>
      </w:pPr>
      <w:r w:rsidRPr="00494DCF">
        <w:t>Keywords</w:t>
      </w:r>
      <w:r>
        <w:t>:</w:t>
      </w:r>
      <w:r w:rsidR="00EC2E47">
        <w:br/>
      </w:r>
      <w:r w:rsidR="00162D5F" w:rsidRPr="00355EF2">
        <w:t xml:space="preserve">Population pharmacokinetics </w:t>
      </w:r>
      <w:r w:rsidR="00EC2E47">
        <w:br/>
      </w:r>
      <w:r w:rsidR="002B166C" w:rsidRPr="00355EF2">
        <w:rPr>
          <w:lang w:val="fr-FR"/>
        </w:rPr>
        <w:t>Monte Carlo</w:t>
      </w:r>
      <w:r w:rsidR="00162D5F" w:rsidRPr="00355EF2">
        <w:rPr>
          <w:lang w:val="fr-FR"/>
        </w:rPr>
        <w:t xml:space="preserve"> simulation</w:t>
      </w:r>
      <w:r w:rsidR="00EC2E47">
        <w:br/>
      </w:r>
      <w:r w:rsidR="008311ED">
        <w:t>Individual patient data meta-analysis</w:t>
      </w:r>
      <w:r w:rsidR="00D55C90" w:rsidRPr="00E03B11">
        <w:br w:type="page"/>
      </w:r>
    </w:p>
    <w:p w14:paraId="1F091AAD" w14:textId="219EC2AB" w:rsidR="0021227E" w:rsidRPr="00E03B11" w:rsidRDefault="00680222" w:rsidP="00CE3795">
      <w:pPr>
        <w:pStyle w:val="Heading1"/>
      </w:pPr>
      <w:r w:rsidRPr="00E03B11">
        <w:lastRenderedPageBreak/>
        <w:t>Introduction</w:t>
      </w:r>
    </w:p>
    <w:p w14:paraId="30EFE36F" w14:textId="0328E0BC" w:rsidR="001F6035" w:rsidRPr="00593CAA" w:rsidRDefault="0077091E" w:rsidP="00CE3795">
      <w:bookmarkStart w:id="11" w:name="_Hlk136852117"/>
      <w:r w:rsidRPr="00593CAA">
        <w:t>Invasive</w:t>
      </w:r>
      <w:r w:rsidRPr="00F47C81">
        <w:t xml:space="preserve"> </w:t>
      </w:r>
      <w:r w:rsidRPr="00593CAA">
        <w:t>candidiasis</w:t>
      </w:r>
      <w:r w:rsidR="00B52BCD" w:rsidRPr="00593CAA">
        <w:t xml:space="preserve">, including </w:t>
      </w:r>
      <w:r w:rsidR="00D17D9D" w:rsidRPr="00593CAA">
        <w:t>candid</w:t>
      </w:r>
      <w:r w:rsidR="0093234B" w:rsidRPr="00593CAA">
        <w:t>a</w:t>
      </w:r>
      <w:r w:rsidR="00D17D9D" w:rsidRPr="00593CAA">
        <w:t>emia</w:t>
      </w:r>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w:t>
      </w:r>
      <w:r w:rsidR="00294520">
        <w:t>most frequently</w:t>
      </w:r>
      <w:r w:rsidR="00294520" w:rsidRPr="00593CAA">
        <w:t xml:space="preserve"> </w:t>
      </w:r>
      <w:r w:rsidR="00C12981" w:rsidRPr="00593CAA">
        <w:t xml:space="preserve">occurs </w:t>
      </w:r>
      <w:r w:rsidRPr="00593CAA">
        <w:t>in patients</w:t>
      </w:r>
      <w:r w:rsidR="00C12981" w:rsidRPr="00593CAA">
        <w:t xml:space="preserve"> </w:t>
      </w:r>
      <w:r w:rsidR="00294520">
        <w:t xml:space="preserve">who are </w:t>
      </w:r>
      <w:r w:rsidR="005E305C">
        <w:t xml:space="preserve">immune </w:t>
      </w:r>
      <w:r w:rsidR="00294520">
        <w:t>compromised</w:t>
      </w:r>
      <w:r w:rsidR="00C12981" w:rsidRPr="00593CAA">
        <w:t>,</w:t>
      </w:r>
      <w:r w:rsidR="00DD5487" w:rsidRPr="00593CAA">
        <w:t xml:space="preserve"> </w:t>
      </w:r>
      <w:r w:rsidR="00294520">
        <w:t>have undergone</w:t>
      </w:r>
      <w:r w:rsidR="00DD5487" w:rsidRPr="00593CAA">
        <w:t xml:space="preserve"> </w:t>
      </w:r>
      <w:r w:rsidR="00956C10" w:rsidRPr="00593CAA">
        <w:t>(abdominal) surgery</w:t>
      </w:r>
      <w:r w:rsidR="006D7B3F" w:rsidRPr="00593CAA">
        <w:t>,</w:t>
      </w:r>
      <w:r w:rsidR="00956C10" w:rsidRPr="00593CAA">
        <w:t xml:space="preserve"> or </w:t>
      </w:r>
      <w:r w:rsidR="00294520">
        <w:t xml:space="preserve">are </w:t>
      </w:r>
      <w:r w:rsidR="002C1638">
        <w:t>critical</w:t>
      </w:r>
      <w:r w:rsidR="00201C3B">
        <w:t xml:space="preserve">ly </w:t>
      </w:r>
      <w:r w:rsidR="00956C10" w:rsidRPr="00593CAA">
        <w:t>ill</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C86B39">
        <w:instrText xml:space="preserve"> ADDIN EN.CITE </w:instrText>
      </w:r>
      <w:r w:rsidR="00C86B39">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C86B39">
        <w:instrText xml:space="preserve"> ADDIN EN.CITE.DATA </w:instrText>
      </w:r>
      <w:r w:rsidR="00C86B39">
        <w:fldChar w:fldCharType="end"/>
      </w:r>
      <w:r w:rsidR="00F20F50">
        <w:fldChar w:fldCharType="separate"/>
      </w:r>
      <w:r w:rsidR="00C86B39">
        <w:rPr>
          <w:noProof/>
        </w:rPr>
        <w:t> [1]</w:t>
      </w:r>
      <w:r w:rsidR="00F20F50">
        <w:fldChar w:fldCharType="end"/>
      </w:r>
      <w:r w:rsidR="008A4138" w:rsidRPr="00593CAA">
        <w:t>.</w:t>
      </w:r>
      <w:r w:rsidR="001F6035" w:rsidRPr="00593CAA">
        <w:t xml:space="preserve"> </w:t>
      </w:r>
      <w:r w:rsidR="005A3E3A">
        <w:t>In patients admitted to the intensive care unit (ICU), candid</w:t>
      </w:r>
      <w:r w:rsidR="001111A9">
        <w:t>a</w:t>
      </w:r>
      <w:r w:rsidR="005A3E3A">
        <w:t xml:space="preserve">emia </w:t>
      </w:r>
      <w:r w:rsidR="00294520">
        <w:t xml:space="preserve">is </w:t>
      </w:r>
      <w:r w:rsidR="001111A9">
        <w:t>associate</w:t>
      </w:r>
      <w:r w:rsidR="00294520">
        <w:t xml:space="preserve">d </w:t>
      </w:r>
      <w:r w:rsidR="001111A9">
        <w:t xml:space="preserve">with </w:t>
      </w:r>
      <w:r w:rsidR="00B155AE">
        <w:t xml:space="preserve">a crude mortality rate </w:t>
      </w:r>
      <w:r w:rsidR="00401059">
        <w:t>of</w:t>
      </w:r>
      <w:r w:rsidR="00B155AE">
        <w:t xml:space="preserve"> 42% </w:t>
      </w:r>
      <w:r w:rsidR="00401059">
        <w:t>to</w:t>
      </w:r>
      <w:r w:rsidR="00B155AE">
        <w:t xml:space="preserve"> 47%</w:t>
      </w:r>
      <w:r w:rsidR="00F16D2E">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C86B39">
        <w:instrText xml:space="preserve"> ADDIN EN.CITE </w:instrText>
      </w:r>
      <w:r w:rsidR="00C86B39">
        <w:fldChar w:fldCharType="begin">
          <w:fldData xml:space="preserve">PEVuZE5vdGU+PENpdGU+PEF1dGhvcj5TY2hyb2VkZXI8L0F1dGhvcj48WWVhcj4yMDIwPC9ZZWFy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</w:fldData>
        </w:fldChar>
      </w:r>
      <w:r w:rsidR="00C86B39">
        <w:instrText xml:space="preserve"> ADDIN EN.CITE.DATA </w:instrText>
      </w:r>
      <w:r w:rsidR="00C86B39">
        <w:fldChar w:fldCharType="end"/>
      </w:r>
      <w:r w:rsidR="00F16D2E">
        <w:fldChar w:fldCharType="separate"/>
      </w:r>
      <w:r w:rsidR="00C86B39">
        <w:rPr>
          <w:noProof/>
        </w:rPr>
        <w:t> [2-4]</w:t>
      </w:r>
      <w:r w:rsidR="00F16D2E">
        <w:fldChar w:fldCharType="end"/>
      </w:r>
      <w:r w:rsidR="00B155AE">
        <w:t xml:space="preserve">. </w:t>
      </w:r>
    </w:p>
    <w:p w14:paraId="501C77A0" w14:textId="62F959F5" w:rsidR="00EA4F12" w:rsidRPr="00E03B11" w:rsidRDefault="001F6035" w:rsidP="00CE3795">
      <w:r w:rsidRPr="00E03B11">
        <w:t>Fluconazole is a</w:t>
      </w:r>
      <w:r w:rsidR="00956C10">
        <w:t xml:space="preserve"> </w:t>
      </w:r>
      <w:r w:rsidRPr="00E03B11">
        <w:t>triazole antifungal drug</w:t>
      </w:r>
      <w:r w:rsidR="000B0E5F" w:rsidRPr="00E03B11">
        <w:t xml:space="preserve"> used</w:t>
      </w:r>
      <w:r w:rsidRPr="00E03B11">
        <w:t xml:space="preserve"> for </w:t>
      </w:r>
      <w:r w:rsidR="00EF07A7">
        <w:t>treating</w:t>
      </w:r>
      <w:r w:rsidRPr="00E03B11">
        <w:t xml:space="preserve"> invasive </w:t>
      </w:r>
      <w:r w:rsidRPr="00E03B11">
        <w:rPr>
          <w:iCs/>
        </w:rPr>
        <w:t>candidiasis</w:t>
      </w:r>
      <w:r w:rsidRPr="00E03B11">
        <w:t xml:space="preserve"> and candidaemia</w:t>
      </w:r>
      <w:r w:rsidR="001C4009">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1C4009">
        <w:fldChar w:fldCharType="separate"/>
      </w:r>
      <w:r w:rsidR="00C86B39">
        <w:rPr>
          <w:noProof/>
        </w:rPr>
        <w:t> [5]</w:t>
      </w:r>
      <w:r w:rsidR="001C4009">
        <w:fldChar w:fldCharType="end"/>
      </w:r>
      <w:r w:rsidR="00475E0F">
        <w:t>.</w:t>
      </w:r>
      <w:r w:rsidRPr="00E03B11">
        <w:t xml:space="preserve"> It is recommended as a </w:t>
      </w:r>
      <w:r w:rsidR="00D10E7D">
        <w:t>step-down therapy</w:t>
      </w:r>
      <w:r w:rsidRPr="00E03B11">
        <w:t xml:space="preserve"> </w:t>
      </w:r>
      <w:r w:rsidR="0055152B">
        <w:t xml:space="preserve">from </w:t>
      </w:r>
      <w:r w:rsidR="009D1844">
        <w:t xml:space="preserve">echinocandins </w:t>
      </w:r>
      <w:r w:rsidR="00294520">
        <w:t>for</w:t>
      </w:r>
      <w:r w:rsidR="00294520" w:rsidRPr="00E03B11">
        <w:t xml:space="preserve"> </w:t>
      </w:r>
      <w:r w:rsidR="00294520">
        <w:t>candidaemia caused by</w:t>
      </w:r>
      <w:r w:rsidRPr="00E03B11">
        <w:t xml:space="preserve"> fluconazole-susceptible </w:t>
      </w:r>
      <w:r w:rsidR="00660A4A" w:rsidRPr="00660A4A">
        <w:rPr>
          <w:i/>
          <w:iCs/>
        </w:rPr>
        <w:t>Candida</w:t>
      </w:r>
      <w:r w:rsidR="00660A4A">
        <w:t xml:space="preserve"> </w:t>
      </w:r>
      <w:r w:rsidRPr="00E03B11">
        <w:t>species</w:t>
      </w:r>
      <w:r w:rsidR="000E4A1F">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C86B39">
        <w:instrText xml:space="preserve"> ADDIN EN.CITE </w:instrText>
      </w:r>
      <w:r w:rsidR="00C86B39">
        <w:fldChar w:fldCharType="begin">
          <w:fldData xml:space="preserve">PEVuZE5vdGU+PENpdGU+PEF1dGhvcj5QYXBwYXM8L0F1dGhvcj48WWVhcj4yMDE2PC9ZZWFyPjxS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</w:fldData>
        </w:fldChar>
      </w:r>
      <w:r w:rsidR="00C86B39">
        <w:instrText xml:space="preserve"> ADDIN EN.CITE.DATA </w:instrText>
      </w:r>
      <w:r w:rsidR="00C86B39">
        <w:fldChar w:fldCharType="end"/>
      </w:r>
      <w:r w:rsidR="000E4A1F">
        <w:fldChar w:fldCharType="separate"/>
      </w:r>
      <w:r w:rsidR="00C86B39">
        <w:rPr>
          <w:noProof/>
        </w:rPr>
        <w:t> [6]</w:t>
      </w:r>
      <w:r w:rsidR="000E4A1F">
        <w:fldChar w:fldCharType="end"/>
      </w:r>
      <w:r w:rsidR="00566CA6">
        <w:t>.</w:t>
      </w:r>
      <w:r w:rsidRPr="00E03B11">
        <w:t xml:space="preserve"> </w:t>
      </w:r>
      <w:r w:rsidR="005001D5">
        <w:t>In clinical practice,</w:t>
      </w:r>
      <w:r w:rsidR="00434858">
        <w:t xml:space="preserve"> </w:t>
      </w:r>
      <w:r w:rsidR="00A84617">
        <w:t>fluconazole</w:t>
      </w:r>
      <w:r w:rsidR="00434858" w:rsidRPr="00E03B11">
        <w:t xml:space="preserve"> </w:t>
      </w:r>
      <w:r w:rsidRPr="00E03B11">
        <w:t xml:space="preserve">is frequently </w:t>
      </w:r>
      <w:r w:rsidR="00294520">
        <w:t>administered</w:t>
      </w:r>
      <w:r w:rsidR="00294520" w:rsidRPr="00E03B11">
        <w:t xml:space="preserve"> </w:t>
      </w:r>
      <w:r w:rsidR="00D632DA">
        <w:t>because of</w:t>
      </w:r>
      <w:r w:rsidR="000B0E5F" w:rsidRPr="00E03B11">
        <w:t xml:space="preserve"> </w:t>
      </w:r>
      <w:r w:rsidR="00401059">
        <w:t>its</w:t>
      </w:r>
      <w:r w:rsidR="000B0E5F" w:rsidRPr="00E03B11">
        <w:t xml:space="preserve"> safety</w:t>
      </w:r>
      <w:r w:rsidR="00461C04">
        <w:t xml:space="preserve"> profile</w:t>
      </w:r>
      <w:r w:rsidR="000B0E5F" w:rsidRPr="00E03B11">
        <w:t xml:space="preserve">, </w:t>
      </w:r>
      <w:r w:rsidR="00294520">
        <w:t>satisfactory</w:t>
      </w:r>
      <w:r w:rsidR="000B0E5F" w:rsidRPr="00E03B11">
        <w:t xml:space="preserve"> tissue penetration</w:t>
      </w:r>
      <w:r w:rsidR="00EF5D43">
        <w:t>,</w:t>
      </w:r>
      <w:r w:rsidR="000B0E5F" w:rsidRPr="00E03B11">
        <w:t xml:space="preserve"> and </w:t>
      </w:r>
      <w:r w:rsidR="0008678C">
        <w:t>low</w:t>
      </w:r>
      <w:r w:rsidR="007125A2">
        <w:t xml:space="preserve"> </w:t>
      </w:r>
      <w:r w:rsidR="0008678C">
        <w:t>cost</w:t>
      </w:r>
      <w:r w:rsidR="00294520">
        <w:t xml:space="preserve"> compared with other antifungal agents</w:t>
      </w:r>
      <w:r w:rsidR="00CB214F" w:rsidRPr="00E03B11">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C86B39">
        <w:instrText xml:space="preserve"> ADDIN EN.CITE </w:instrText>
      </w:r>
      <w:r w:rsidR="00C86B39">
        <w:fldChar w:fldCharType="begin">
          <w:fldData xml:space="preserve">PEVuZE5vdGU+PENpdGU+PEF1dGhvcj5QYXBwYXM8L0F1dGhvcj48WWVhcj4yMDE2PC9ZZWFyPjxS
ZWNOdW0+OTwvUmVjTnVtPjxEaXNwbGF5VGV4dD7CoFs2LCA3XTwvRGlzcGxheVRleHQ+PHJlY29y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C86B39">
        <w:instrText xml:space="preserve"> ADDIN EN.CITE.DATA </w:instrText>
      </w:r>
      <w:r w:rsidR="00C86B39">
        <w:fldChar w:fldCharType="end"/>
      </w:r>
      <w:r w:rsidR="00CB214F" w:rsidRPr="00E03B11">
        <w:fldChar w:fldCharType="separate"/>
      </w:r>
      <w:r w:rsidR="00C86B39">
        <w:rPr>
          <w:noProof/>
        </w:rPr>
        <w:t> [6, 7]</w:t>
      </w:r>
      <w:r w:rsidR="00CB214F" w:rsidRPr="00E03B11">
        <w:fldChar w:fldCharType="end"/>
      </w:r>
      <w:r w:rsidR="00B36C56">
        <w:t>.</w:t>
      </w:r>
      <w:r w:rsidR="00EA4F12" w:rsidRPr="00E03B11">
        <w:t xml:space="preserve"> </w:t>
      </w:r>
      <w:r w:rsidRPr="00E03B11">
        <w:t xml:space="preserve">Fluconazole is </w:t>
      </w:r>
      <w:r w:rsidR="000B2ED9">
        <w:t>primarily</w:t>
      </w:r>
      <w:r w:rsidR="00120D53" w:rsidRPr="00E03B11">
        <w:t xml:space="preserve"> </w:t>
      </w:r>
      <w:r w:rsidR="00B55B33" w:rsidRPr="00E03B11">
        <w:t xml:space="preserve">excreted unchanged </w:t>
      </w:r>
      <w:r w:rsidR="00EA4F12" w:rsidRPr="00E03B11">
        <w:t>by the kidney (~80%</w:t>
      </w:r>
      <w:r w:rsidR="0090697A" w:rsidRPr="00E03B11">
        <w:t>),</w:t>
      </w:r>
      <w:r w:rsidR="006F6FDE">
        <w:t xml:space="preserve"> </w:t>
      </w:r>
      <w:r w:rsidR="0090697A" w:rsidRPr="00E03B11">
        <w:t>undergoing glomerular filtration and</w:t>
      </w:r>
      <w:r w:rsidR="0090697A">
        <w:t xml:space="preserve"> active </w:t>
      </w:r>
      <w:r w:rsidR="0090697A" w:rsidRPr="00E03B11">
        <w:t>tubular reabsorption</w:t>
      </w:r>
      <w:r w:rsidR="0090697A">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90697A">
        <w:fldChar w:fldCharType="separate"/>
      </w:r>
      <w:r w:rsidR="00C86B39">
        <w:rPr>
          <w:noProof/>
        </w:rPr>
        <w:t> [5]</w:t>
      </w:r>
      <w:r w:rsidR="0090697A">
        <w:fldChar w:fldCharType="end"/>
      </w:r>
      <w:r w:rsidR="0090697A" w:rsidRPr="00E03B11">
        <w:t>.</w:t>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5D5CF3">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5D5CF3">
        <w:fldChar w:fldCharType="separate"/>
      </w:r>
      <w:r w:rsidR="00C86B39">
        <w:rPr>
          <w:noProof/>
        </w:rPr>
        <w:t> [5]</w:t>
      </w:r>
      <w:r w:rsidR="005D5CF3">
        <w:fldChar w:fldCharType="end"/>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C86B39">
        <w:rPr>
          <w:noProof/>
        </w:rPr>
        <w:t> [5]</w:t>
      </w:r>
      <w:r w:rsidR="00EB5474" w:rsidRPr="00E03B11">
        <w:fldChar w:fldCharType="end"/>
      </w:r>
      <w:r w:rsidR="00D90F07">
        <w:t>.</w:t>
      </w:r>
    </w:p>
    <w:p w14:paraId="20091C43" w14:textId="193163D4" w:rsidR="001B294A" w:rsidRPr="00623840" w:rsidRDefault="001253F4" w:rsidP="00CE3795">
      <w:r w:rsidRPr="00E03B11">
        <w:t>The primary pharmacokinetic</w:t>
      </w:r>
      <w:r w:rsidR="007938CD">
        <w:t>–</w:t>
      </w:r>
      <w:r w:rsidRPr="00E03B11">
        <w:t xml:space="preserve">pharmacodynamic (PKPD) target of </w:t>
      </w:r>
      <w:r w:rsidR="001F6035" w:rsidRPr="00E03B11">
        <w:t xml:space="preserve">fluconazole is a ratio of the area under the </w:t>
      </w:r>
      <w:r w:rsidR="006A6850" w:rsidRPr="00E03B11">
        <w:t xml:space="preserve">unbound </w:t>
      </w:r>
      <w:r w:rsidR="00B539BA">
        <w:t>concentration</w:t>
      </w:r>
      <w:r w:rsidR="007938CD">
        <w:t>–</w:t>
      </w:r>
      <w:r w:rsidR="00B539BA">
        <w:t>time</w:t>
      </w:r>
      <w:r w:rsidR="001F6035" w:rsidRPr="00E03B11">
        <w:t xml:space="preserv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C86B39">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r w:rsidR="000369E5" w:rsidRPr="00E03B11">
        <w:t>mg×h/L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E86DBD">
        <w:t>non-species</w:t>
      </w:r>
      <w:r w:rsidR="00447F0E">
        <w:t>-</w:t>
      </w:r>
      <w:r w:rsidR="00E86DBD">
        <w:t xml:space="preserve">related susceptibility </w:t>
      </w:r>
      <w:r w:rsidR="00AC2E23" w:rsidRPr="00E03B11">
        <w:t xml:space="preserve">breakpoint for </w:t>
      </w:r>
      <w:r w:rsidR="00E25009" w:rsidRPr="00BF5F81">
        <w:rPr>
          <w:i/>
          <w:iCs/>
        </w:rPr>
        <w:t>Candida</w:t>
      </w:r>
      <w:r w:rsidR="00CF34D7" w:rsidRPr="007B1510">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C86B39">
        <w:rPr>
          <w:noProof/>
        </w:rPr>
        <w:t> [8]</w:t>
      </w:r>
      <w:r w:rsidR="00CF34D7" w:rsidRPr="007B1510">
        <w:fldChar w:fldCharType="end"/>
      </w:r>
      <w:r w:rsidR="007B1510">
        <w:t>.</w:t>
      </w:r>
      <w:r w:rsidR="00AF774A" w:rsidRPr="00E03B11">
        <w:t xml:space="preserve"> </w:t>
      </w:r>
      <w:r w:rsidR="00F501E5" w:rsidRPr="00E03B11">
        <w:t>Fluconazole-</w:t>
      </w:r>
      <w:r w:rsidR="00E46D8A">
        <w:t>induced</w:t>
      </w:r>
      <w:r w:rsidR="00E46D8A" w:rsidRPr="00E03B11">
        <w:t xml:space="preserve"> </w:t>
      </w:r>
      <w:r w:rsidR="00223BD5">
        <w:t>hepato</w:t>
      </w:r>
      <w:r w:rsidR="00E41689" w:rsidRPr="00E03B11">
        <w:t>toxicity</w:t>
      </w:r>
      <w:r w:rsidR="00332EE5">
        <w:t xml:space="preserve"> </w:t>
      </w:r>
      <w:r w:rsidR="00871C3F">
        <w:t xml:space="preserve">was documented in </w:t>
      </w:r>
      <w:r w:rsidR="00160E98">
        <w:t xml:space="preserve">a </w:t>
      </w:r>
      <w:r w:rsidR="00871C3F">
        <w:t xml:space="preserve">case </w:t>
      </w:r>
      <w:r w:rsidR="004D1FCF">
        <w:t>study</w:t>
      </w:r>
      <w:r w:rsidR="00160E98">
        <w:t>,</w:t>
      </w:r>
      <w:r w:rsidR="004D1FCF">
        <w:t xml:space="preserve"> </w:t>
      </w:r>
      <w:r w:rsidR="00D202ED">
        <w:t>but</w:t>
      </w:r>
      <w:r w:rsidR="002457E7">
        <w:t xml:space="preserve"> </w:t>
      </w:r>
      <w:r w:rsidR="00160E98">
        <w:t xml:space="preserve">to date, </w:t>
      </w:r>
      <w:r w:rsidR="00A40F21">
        <w:t xml:space="preserve">there is no evidence </w:t>
      </w:r>
      <w:r w:rsidR="00C64E0F">
        <w:t>of concentration-dependent hepatotoxicity of fluconazole</w:t>
      </w:r>
      <w:r w:rsidR="00066A79">
        <w:fldChar w:fldCharType="begin"/>
      </w:r>
      <w:r w:rsidR="00713ED9">
        <w:instrText xml:space="preserve"> ADDIN EN.CITE &lt;EndNote&gt;&lt;Cite&gt;&lt;Author&gt;Jacobson&lt;/Author&gt;&lt;Year&gt;1994&lt;/Year&gt;&lt;RecNum&gt;77&lt;/RecNum&gt;&lt;DisplayText&gt; [9]&lt;/DisplayText&gt;&lt;record&gt;&lt;rec-number&gt;77&lt;/rec-number&gt;&lt;foreign-keys&gt;&lt;key app="EN" db-id="xred9e5sg009pcetsepxtfs0dwxsa5rzvawx" timestamp="1706627160"&gt;77&lt;/key&gt;&lt;/foreign-keys&gt;&lt;ref-type name="Journal Article"&gt;17&lt;/ref-type&gt;&lt;contributors&gt;&lt;authors&gt;&lt;author&gt;Jacobson, Mark A.&lt;/author&gt;&lt;author&gt;Hanks, Douglas K.&lt;/author&gt;&lt;author&gt;Ferrell, Linda D.&lt;/author&gt;&lt;/authors&gt;&lt;/contributors&gt;&lt;titles&gt;&lt;title&gt;Fatal acute hepatic necrosis due to fluconazole&lt;/title&gt;&lt;secondary-title&gt;The American Journal of Medicine&lt;/secondary-title&gt;&lt;/titles&gt;&lt;periodical&gt;&lt;full-title&gt;The American Journal of Medicine&lt;/full-title&gt;&lt;/periodical&gt;&lt;pages&gt;188-190&lt;/pages&gt;&lt;volume&gt;96&lt;/volume&gt;&lt;number&gt;2&lt;/number&gt;&lt;dates&gt;&lt;year&gt;1994&lt;/year&gt;&lt;pub-dates&gt;&lt;date&gt;1994/02/01/&lt;/date&gt;&lt;/pub-dates&gt;&lt;/dates&gt;&lt;isbn&gt;0002-9343&lt;/isbn&gt;&lt;urls&gt;&lt;related-urls&gt;&lt;url&gt;https://www.sciencedirect.com/science/article/pii/0002934394901414&lt;/url&gt;&lt;/related-urls&gt;&lt;/urls&gt;&lt;electronic-resource-num&gt;10.1016/0002-9343(94)90141-4&lt;/electronic-resource-num&gt;&lt;/record&gt;&lt;/Cite&gt;&lt;/EndNote&gt;</w:instrText>
      </w:r>
      <w:r w:rsidR="00066A79">
        <w:fldChar w:fldCharType="separate"/>
      </w:r>
      <w:r w:rsidR="00C86B39">
        <w:rPr>
          <w:noProof/>
        </w:rPr>
        <w:t> [9]</w:t>
      </w:r>
      <w:r w:rsidR="00066A79">
        <w:fldChar w:fldCharType="end"/>
      </w:r>
      <w:r w:rsidR="00E305CF">
        <w:t>.</w:t>
      </w:r>
      <w:r w:rsidR="0003626F">
        <w:t xml:space="preserve"> </w:t>
      </w:r>
      <w:r w:rsidR="00852E7D">
        <w:t>Nevertheless, c</w:t>
      </w:r>
      <w:r w:rsidR="00E2444D">
        <w:t>oncentration-dependent toxicity</w:t>
      </w:r>
      <w:r w:rsidR="0092480F">
        <w:t xml:space="preserve"> related to fluconazole</w:t>
      </w:r>
      <w:r w:rsidR="000A4196">
        <w:t xml:space="preserve"> </w:t>
      </w:r>
      <w:r w:rsidR="00A6169A">
        <w:t>was</w:t>
      </w:r>
      <w:r w:rsidR="000B2ED9">
        <w:t xml:space="preserve"> documented</w:t>
      </w:r>
      <w:r w:rsidR="000B2ED9" w:rsidRPr="00E03B11">
        <w:t xml:space="preserve"> </w:t>
      </w:r>
      <w:r w:rsidR="00E41689" w:rsidRPr="00E03B11">
        <w:t xml:space="preserve">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0B2ED9">
        <w:t>developing</w:t>
      </w:r>
      <w:r w:rsidR="000B2ED9" w:rsidRPr="00E03B11">
        <w:t xml:space="preserve"> </w:t>
      </w:r>
      <w:r w:rsidR="00510FFA" w:rsidRPr="00E03B11">
        <w:t>clonic convulsions</w:t>
      </w:r>
      <w:r w:rsidR="00DC1D6C" w:rsidRPr="00E03B11">
        <w:t xml:space="preserve"> at </w:t>
      </w:r>
      <w:r w:rsidR="00D861E0">
        <w:t>a</w:t>
      </w:r>
      <w:r w:rsidR="006146C9">
        <w:t xml:space="preserve"> trough concentration</w:t>
      </w:r>
      <w:r w:rsidR="00D861E0">
        <w:t xml:space="preserve"> </w:t>
      </w:r>
      <w:r w:rsidR="006146C9">
        <w:t>(</w:t>
      </w:r>
      <w:r w:rsidR="00DC7B8C" w:rsidRPr="00E03B11">
        <w:t>C</w:t>
      </w:r>
      <w:r w:rsidR="006146C9">
        <w:rPr>
          <w:vertAlign w:val="subscript"/>
        </w:rPr>
        <w:t>trough</w:t>
      </w:r>
      <w:r w:rsidR="006146C9" w:rsidRPr="00F47C81">
        <w:t>)</w:t>
      </w:r>
      <w:r w:rsidR="00DC1D6C" w:rsidRPr="00E03B11">
        <w:t xml:space="preserve"> 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 </w:instrText>
      </w:r>
      <w:r w:rsidR="0077398F">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EN.CITE.DATA </w:instrText>
      </w:r>
      <w:r w:rsidR="0077398F">
        <w:fldChar w:fldCharType="end"/>
      </w:r>
      <w:r w:rsidR="0034755E" w:rsidRPr="00E03B11">
        <w:fldChar w:fldCharType="separate"/>
      </w:r>
      <w:r w:rsidR="00C86B39">
        <w:rPr>
          <w:noProof/>
        </w:rPr>
        <w:t> [10, 11]</w:t>
      </w:r>
      <w:r w:rsidR="0034755E" w:rsidRPr="00E03B11">
        <w:fldChar w:fldCharType="end"/>
      </w:r>
      <w:r w:rsidR="00182E91">
        <w:t>.</w:t>
      </w:r>
    </w:p>
    <w:p w14:paraId="02E83417" w14:textId="6BD63A3C" w:rsidR="008A57D3" w:rsidRPr="00E03B11" w:rsidRDefault="00CE29DB" w:rsidP="00CE3795">
      <w:r w:rsidRPr="00E03B11">
        <w:rPr>
          <w:color w:val="000000"/>
        </w:rPr>
        <w:t xml:space="preserve">The </w:t>
      </w:r>
      <w:r w:rsidR="005170F2">
        <w:rPr>
          <w:color w:val="000000"/>
        </w:rPr>
        <w:t>manufacturer</w:t>
      </w:r>
      <w:r w:rsidR="001C3606">
        <w:rPr>
          <w:color w:val="000000"/>
        </w:rPr>
        <w:t>-</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18006A">
        <w:t>n</w:t>
      </w:r>
      <w:r w:rsidR="009146D8">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 xml:space="preserve">followed by </w:t>
      </w:r>
      <w:r w:rsidR="003E7EE5">
        <w:t xml:space="preserve">a </w:t>
      </w:r>
      <w:r w:rsidR="00CD3129" w:rsidRPr="00E03B11">
        <w:t>400</w:t>
      </w:r>
      <w:r w:rsidR="009146D8">
        <w:t> </w:t>
      </w:r>
      <w:r w:rsidR="00CD3129" w:rsidRPr="00E03B11">
        <w:t xml:space="preserve">mg </w:t>
      </w:r>
      <w:r w:rsidR="00131638">
        <w:t>daily</w:t>
      </w:r>
      <w:r w:rsidR="00EE2C09">
        <w:t xml:space="preserve"> </w:t>
      </w:r>
      <w:r w:rsidR="00651741">
        <w:t>maintenance dose</w:t>
      </w:r>
      <w:r w:rsidR="00B5274A">
        <w:t xml:space="preserve"> </w:t>
      </w:r>
      <w:r w:rsidR="00131638">
        <w:t>from day </w:t>
      </w:r>
      <w:r w:rsidR="005E61F6">
        <w:t>2</w:t>
      </w:r>
      <w:r w:rsidR="00BF0E5B">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BF0E5B">
        <w:fldChar w:fldCharType="separate"/>
      </w:r>
      <w:r w:rsidR="00C86B39">
        <w:rPr>
          <w:noProof/>
        </w:rPr>
        <w:t> [5]</w:t>
      </w:r>
      <w:r w:rsidR="00BF0E5B">
        <w:fldChar w:fldCharType="end"/>
      </w:r>
      <w:r w:rsidR="00131638">
        <w:t>.</w:t>
      </w:r>
      <w:r w:rsidR="000B032C" w:rsidRPr="000B032C">
        <w:t xml:space="preserve"> </w:t>
      </w:r>
      <w:r w:rsidR="009523F9">
        <w:t xml:space="preserve">Using the recommended </w:t>
      </w:r>
      <w:r w:rsidR="00165FB1">
        <w:t>dosing</w:t>
      </w:r>
      <w:r w:rsidR="009523F9">
        <w:t xml:space="preserve"> regimen, a</w:t>
      </w:r>
      <w:r w:rsidR="00776AF7">
        <w:t xml:space="preserve">ttainment of </w:t>
      </w:r>
      <w:r w:rsidR="00795D3D">
        <w:t xml:space="preserve">the </w:t>
      </w:r>
      <w:r w:rsidR="00776AF7">
        <w:t xml:space="preserve">PKPD target </w:t>
      </w:r>
      <w:r w:rsidR="00776AF7" w:rsidRPr="00E03B11">
        <w:t>in patients</w:t>
      </w:r>
      <w:r w:rsidR="000D2705">
        <w:t xml:space="preserve"> admitted to the ICU</w:t>
      </w:r>
      <w:r w:rsidR="00776AF7" w:rsidRPr="00E03B11">
        <w:rPr>
          <w:color w:val="000000"/>
        </w:rPr>
        <w:t xml:space="preserve"> </w:t>
      </w:r>
      <w:r w:rsidR="00776AF7">
        <w:rPr>
          <w:color w:val="000000"/>
        </w:rPr>
        <w:t>is</w:t>
      </w:r>
      <w:r w:rsidR="00776AF7" w:rsidRPr="00E03B11">
        <w:t xml:space="preserve"> </w:t>
      </w:r>
      <w:r w:rsidR="000B2ED9">
        <w:t>often</w:t>
      </w:r>
      <w:r w:rsidR="009523F9">
        <w:t xml:space="preserve"> </w:t>
      </w:r>
      <w:r w:rsidR="00776AF7">
        <w:t>in</w:t>
      </w:r>
      <w:r w:rsidR="00776AF7" w:rsidRPr="00E03B11">
        <w:t>adequate</w:t>
      </w:r>
      <w:r w:rsidR="00776AF7">
        <w:t xml:space="preserve"> or delayed</w:t>
      </w:r>
      <w:r w:rsidR="0039087D" w:rsidRPr="00E03B11">
        <w:t xml:space="preserve">, particularly </w:t>
      </w:r>
      <w:r w:rsidR="00153138" w:rsidRPr="00E03B11">
        <w:t xml:space="preserve">in </w:t>
      </w:r>
      <w:r w:rsidR="00807C8A" w:rsidRPr="00E03B11">
        <w:t xml:space="preserve">those </w:t>
      </w:r>
      <w:r w:rsidR="005319A8">
        <w:t xml:space="preserve">who </w:t>
      </w:r>
      <w:r w:rsidR="006D7B0B">
        <w:t>are overweight</w:t>
      </w:r>
      <w:r w:rsidR="00807C8A" w:rsidRPr="00E03B11">
        <w:t xml:space="preserve"> </w:t>
      </w:r>
      <w:r w:rsidR="008D74A8">
        <w:t>or</w:t>
      </w:r>
      <w:r w:rsidR="0070474C"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C86B39">
        <w:instrText xml:space="preserve"> ADDIN EN.CITE </w:instrText>
      </w:r>
      <w:r w:rsidR="00C86B39">
        <w:fldChar w:fldCharType="begin">
          <w:fldData xml:space="preserve">PEVuZE5vdGU+PENpdGU+PEF1dGhvcj5TYW5kYXJhZHVyYTwvQXV0aG9yPjxZZWFyPjIwMjE8L1ll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</w:fldData>
        </w:fldChar>
      </w:r>
      <w:r w:rsidR="00C86B39">
        <w:instrText xml:space="preserve"> ADDIN EN.CITE.DATA </w:instrText>
      </w:r>
      <w:r w:rsidR="00C86B39">
        <w:fldChar w:fldCharType="end"/>
      </w:r>
      <w:r w:rsidR="00F3479A">
        <w:fldChar w:fldCharType="separate"/>
      </w:r>
      <w:r w:rsidR="00C86B39">
        <w:rPr>
          <w:noProof/>
        </w:rPr>
        <w:t> [12-14]</w:t>
      </w:r>
      <w:r w:rsidR="00F3479A">
        <w:fldChar w:fldCharType="end"/>
      </w:r>
      <w:r w:rsidR="00F91436">
        <w:t>.</w:t>
      </w:r>
      <w:r w:rsidR="00A73E01" w:rsidRPr="00E03B11">
        <w:t xml:space="preserve"> </w:t>
      </w:r>
      <w:r w:rsidR="00EF084C">
        <w:t>Furthermore, several</w:t>
      </w:r>
      <w:r w:rsidR="001F6035" w:rsidRPr="00E03B11">
        <w:t xml:space="preserve"> </w:t>
      </w:r>
      <w:r w:rsidR="00CA175A">
        <w:t>p</w:t>
      </w:r>
      <w:r w:rsidR="0062765C" w:rsidRPr="00E03B11">
        <w:t>opulation pharmacokinetic</w:t>
      </w:r>
      <w:r w:rsidR="004A1BFC">
        <w:t>s</w:t>
      </w:r>
      <w:r w:rsidR="0062765C" w:rsidRPr="00E03B11">
        <w:t xml:space="preserve"> (popPK)</w:t>
      </w:r>
      <w:r w:rsidR="00F354F8" w:rsidRPr="00E03B11">
        <w:t xml:space="preserve"> </w:t>
      </w:r>
      <w:r w:rsidR="0062765C" w:rsidRPr="00E03B11">
        <w:t xml:space="preserve">studies </w:t>
      </w:r>
      <w:r w:rsidR="001F6035" w:rsidRPr="00E03B11">
        <w:t>performed</w:t>
      </w:r>
      <w:r w:rsidR="00CA2876" w:rsidRPr="00E03B11">
        <w:t xml:space="preserve"> in this</w:t>
      </w:r>
      <w:r w:rsidR="00721BBE">
        <w:t xml:space="preserve"> vulnerable</w:t>
      </w:r>
      <w:r w:rsidR="00CA2876" w:rsidRPr="00E03B11">
        <w:t xml:space="preserve"> patient population</w:t>
      </w:r>
      <w:r w:rsidR="00F20BC7">
        <w:t xml:space="preserve"> showed</w:t>
      </w:r>
      <w:r w:rsidR="009565D7" w:rsidRPr="009565D7">
        <w:t xml:space="preserve"> conflicting results regarding the</w:t>
      </w:r>
      <w:r w:rsidR="001F6035" w:rsidRPr="00E03B11">
        <w:t xml:space="preserve"> </w:t>
      </w:r>
      <w:r w:rsidR="007019A1" w:rsidRPr="00E03B11">
        <w:t>optimised fluconazole dosing strategy</w:t>
      </w:r>
      <w:r w:rsidR="0062765C" w:rsidRPr="00E03B11">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UmVjTnVtPjE5PC9SZWNOdW0+PERpc3BsYXlUZXh0PsKgWzEyLTE1XTwvRGlzcGxheVRleHQ+PHJl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C86B39">
        <w:instrText xml:space="preserve"> ADDIN EN.CITE.DATA </w:instrText>
      </w:r>
      <w:r w:rsidR="00C86B39">
        <w:fldChar w:fldCharType="end"/>
      </w:r>
      <w:r w:rsidR="0062765C" w:rsidRPr="00E03B11">
        <w:fldChar w:fldCharType="separate"/>
      </w:r>
      <w:r w:rsidR="00C86B39">
        <w:rPr>
          <w:noProof/>
        </w:rPr>
        <w:t> [12-15]</w:t>
      </w:r>
      <w:r w:rsidR="0062765C" w:rsidRPr="00E03B11">
        <w:fldChar w:fldCharType="end"/>
      </w:r>
      <w:r w:rsidR="0026752B">
        <w:t>.</w:t>
      </w:r>
      <w:r w:rsidR="001F6035" w:rsidRPr="00E03B11">
        <w:t xml:space="preserve"> </w:t>
      </w:r>
      <w:r w:rsidR="009B24ED">
        <w:t xml:space="preserve">This </w:t>
      </w:r>
      <w:r w:rsidR="000B2ED9">
        <w:t xml:space="preserve">could </w:t>
      </w:r>
      <w:r w:rsidR="009B24ED">
        <w:t>be attributed</w:t>
      </w:r>
      <w:r w:rsidR="0062765C" w:rsidRPr="00E03B11">
        <w:t xml:space="preserve"> to</w:t>
      </w:r>
      <w:r w:rsidR="001F6035" w:rsidRPr="00E03B11">
        <w:t xml:space="preserve"> </w:t>
      </w:r>
      <w:r w:rsidR="0062765C" w:rsidRPr="00E03B11">
        <w:t>the</w:t>
      </w:r>
      <w:r w:rsidR="008E142A">
        <w:t xml:space="preserve"> single-centre nature and</w:t>
      </w:r>
      <w:r w:rsidR="0062765C" w:rsidRPr="00E03B11">
        <w:t xml:space="preserve"> low number of patients included </w:t>
      </w:r>
      <w:r w:rsidR="001F6035" w:rsidRPr="00E03B11">
        <w:t xml:space="preserve">in </w:t>
      </w:r>
      <w:r w:rsidR="000B2ED9">
        <w:t>these reports</w:t>
      </w:r>
      <w:r w:rsidR="001F6035" w:rsidRPr="00E03B11">
        <w:t>.</w:t>
      </w:r>
      <w:r w:rsidR="001824BA">
        <w:t xml:space="preserve"> </w:t>
      </w:r>
    </w:p>
    <w:p w14:paraId="04DDA19B" w14:textId="29085673" w:rsidR="00D55C90" w:rsidRPr="00E03B11" w:rsidRDefault="001F6035" w:rsidP="00CE3795">
      <w:pPr>
        <w:rPr>
          <w:b/>
          <w:bCs/>
          <w:sz w:val="28"/>
          <w:szCs w:val="28"/>
        </w:rPr>
      </w:pPr>
      <w:r w:rsidRPr="00E03B11">
        <w:lastRenderedPageBreak/>
        <w:t xml:space="preserve">Therefore, </w:t>
      </w:r>
      <w:r w:rsidR="005E58A2">
        <w:t>we performed a</w:t>
      </w:r>
      <w:r w:rsidR="007740A6">
        <w:t xml:space="preserve"> population pharmacokinetics </w:t>
      </w:r>
      <w:r w:rsidR="001F1EB5">
        <w:t>analysis</w:t>
      </w:r>
      <w:r w:rsidRPr="00E03B11">
        <w:t xml:space="preserve"> </w:t>
      </w:r>
      <w:r w:rsidR="007A54E7">
        <w:t>using</w:t>
      </w:r>
      <w:r w:rsidR="00235497">
        <w:t xml:space="preserve"> </w:t>
      </w:r>
      <w:r w:rsidR="001E0F8D" w:rsidRPr="00E03B11">
        <w:t xml:space="preserve">data </w:t>
      </w:r>
      <w:r w:rsidR="00943F23" w:rsidRPr="00E03B11">
        <w:t xml:space="preserve">from eight published </w:t>
      </w:r>
      <w:r w:rsidR="00402AE7">
        <w:t>studies collected</w:t>
      </w:r>
      <w:r w:rsidR="001E0F8D" w:rsidRPr="00E03B11">
        <w:t xml:space="preserve"> </w:t>
      </w:r>
      <w:r w:rsidR="00F35725">
        <w:t xml:space="preserve">from patients </w:t>
      </w:r>
      <w:r w:rsidR="000B2ED9">
        <w:t xml:space="preserve">receiving </w:t>
      </w:r>
      <w:r w:rsidR="00B32D54" w:rsidRPr="00E03B11">
        <w:t>intravenous (IV)</w:t>
      </w:r>
      <w:r w:rsidR="0078287A" w:rsidRPr="00E03B11">
        <w:t xml:space="preserve"> fluconazole</w:t>
      </w:r>
      <w:r w:rsidR="00235497">
        <w:t>.</w:t>
      </w:r>
      <w:r w:rsidR="0078287A" w:rsidRPr="00E03B11">
        <w:t xml:space="preserve"> </w:t>
      </w:r>
      <w:r w:rsidR="005319A8">
        <w:t>We aimed</w:t>
      </w:r>
      <w:r w:rsidRPr="00E03B11">
        <w:t xml:space="preserve"> to</w:t>
      </w:r>
      <w:r w:rsidR="0078287A" w:rsidRPr="00E03B11">
        <w:t xml:space="preserve"> (i) </w:t>
      </w:r>
      <w:r w:rsidR="0078287A" w:rsidRPr="00E03B11">
        <w:rPr>
          <w:color w:val="000000"/>
        </w:rPr>
        <w:t xml:space="preserve">identify covariates with a clinically relevant 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 </w:t>
      </w:r>
      <w:r w:rsidR="00D57E3D" w:rsidRPr="00D57E3D">
        <w:rPr>
          <w:color w:val="000000"/>
        </w:rPr>
        <w:t xml:space="preserve">provide an optimised dosing recommendation </w:t>
      </w:r>
      <w:r w:rsidR="005173EA" w:rsidRPr="005173EA">
        <w:rPr>
          <w:color w:val="000000"/>
        </w:rPr>
        <w:t>ensuring adequate, ICU-wide target attainment.</w:t>
      </w:r>
      <w:bookmarkEnd w:id="11"/>
      <w:r w:rsidR="00D55C90" w:rsidRPr="00E03B11">
        <w:rPr>
          <w:b/>
          <w:bCs/>
          <w:sz w:val="28"/>
          <w:szCs w:val="28"/>
        </w:rPr>
        <w:br w:type="page"/>
      </w:r>
    </w:p>
    <w:p w14:paraId="5BB1DE8C" w14:textId="50D62454" w:rsidR="00680222" w:rsidRPr="00E03B11" w:rsidRDefault="00EE5876" w:rsidP="00CE3795">
      <w:pPr>
        <w:pStyle w:val="Heading1"/>
      </w:pPr>
      <w:r>
        <w:lastRenderedPageBreak/>
        <w:t>Material</w:t>
      </w:r>
      <w:r w:rsidRPr="00E03B11">
        <w:t xml:space="preserve"> </w:t>
      </w:r>
      <w:r w:rsidR="00A218AD" w:rsidRPr="00E03B11">
        <w:t>and methods</w:t>
      </w:r>
    </w:p>
    <w:p w14:paraId="34826BE7" w14:textId="462A332D" w:rsidR="008F028D" w:rsidRPr="00E03B11" w:rsidRDefault="00F20E87" w:rsidP="00CE3795">
      <w:pPr>
        <w:pStyle w:val="Heading2"/>
      </w:pPr>
      <w:r w:rsidRPr="00E03B11">
        <w:t>Patient population and study design</w:t>
      </w:r>
    </w:p>
    <w:p w14:paraId="024C4392" w14:textId="018A7C98" w:rsidR="00914769" w:rsidRDefault="008A7569" w:rsidP="00CE3795">
      <w:bookmarkStart w:id="12" w:name="_Hlk136852279"/>
      <w:r>
        <w:t>We</w:t>
      </w:r>
      <w:r w:rsidRPr="006B0FCA">
        <w:t xml:space="preserve"> identified</w:t>
      </w:r>
      <w:r>
        <w:t xml:space="preserve"> studies</w:t>
      </w:r>
      <w:r w:rsidR="00493E7F">
        <w:t xml:space="preserve"> reporting</w:t>
      </w:r>
      <w:r>
        <w:t xml:space="preserve"> </w:t>
      </w:r>
      <w:r w:rsidR="006B0FCA" w:rsidRPr="006B0FCA">
        <w:t xml:space="preserve">on </w:t>
      </w:r>
      <w:r w:rsidR="00763CA4">
        <w:t>the</w:t>
      </w:r>
      <w:r w:rsidR="006B0FCA" w:rsidRPr="006B0FCA">
        <w:t xml:space="preserve"> plasma concentration</w:t>
      </w:r>
      <w:r w:rsidR="009B45EF">
        <w:t>s</w:t>
      </w:r>
      <w:r w:rsidR="006B0FCA" w:rsidRPr="006B0FCA">
        <w:t xml:space="preserve"> of IV fluconazole </w:t>
      </w:r>
      <w:r w:rsidR="001300AC">
        <w:t>in</w:t>
      </w:r>
      <w:r w:rsidR="001300AC" w:rsidRPr="006B0FCA">
        <w:t xml:space="preserve"> </w:t>
      </w:r>
      <w:r w:rsidR="006B0FCA" w:rsidRPr="006B0FCA">
        <w:t xml:space="preserve">patients admitted to the ICU </w:t>
      </w:r>
      <w:r w:rsidR="00860916">
        <w:t>through a</w:t>
      </w:r>
      <w:r w:rsidR="006B0FCA" w:rsidRPr="006B0FCA">
        <w:t xml:space="preserve"> </w:t>
      </w:r>
      <w:r w:rsidR="008A3BA8">
        <w:t>literature search</w:t>
      </w:r>
      <w:r w:rsidR="008A3BA8" w:rsidRPr="006B0FCA">
        <w:t xml:space="preserve"> </w:t>
      </w:r>
      <w:r w:rsidR="008A3BA8">
        <w:t>(PubMed)</w:t>
      </w:r>
      <w:r w:rsidR="006B0FCA" w:rsidRPr="006B0FCA">
        <w:t xml:space="preserve"> from inception to </w:t>
      </w:r>
      <w:r w:rsidR="00AD7C11">
        <w:t>October </w:t>
      </w:r>
      <w:r w:rsidR="00AD7C11" w:rsidRPr="006B0FCA">
        <w:t>202</w:t>
      </w:r>
      <w:r w:rsidR="00AD7C11">
        <w:t>2</w:t>
      </w:r>
      <w:r w:rsidR="006B0FCA" w:rsidRPr="006B0FCA">
        <w:t xml:space="preserve">. </w:t>
      </w:r>
      <w:r w:rsidR="00646F62">
        <w:t xml:space="preserve">We then </w:t>
      </w:r>
      <w:r w:rsidR="00646F62" w:rsidRPr="006B0FCA">
        <w:t xml:space="preserve">contacted </w:t>
      </w:r>
      <w:r w:rsidR="006D47AF">
        <w:t xml:space="preserve">the </w:t>
      </w:r>
      <w:r w:rsidR="00646F62">
        <w:t>a</w:t>
      </w:r>
      <w:r w:rsidR="0079540D">
        <w:t>uthors</w:t>
      </w:r>
      <w:r w:rsidR="00646F62" w:rsidRPr="006B0FCA">
        <w:t xml:space="preserve"> </w:t>
      </w:r>
      <w:r w:rsidR="0079540D" w:rsidRPr="006B0FCA">
        <w:t xml:space="preserve">to </w:t>
      </w:r>
      <w:r w:rsidR="0079540D">
        <w:t xml:space="preserve">arrange </w:t>
      </w:r>
      <w:r w:rsidR="00552DBC">
        <w:t xml:space="preserve">the </w:t>
      </w:r>
      <w:r w:rsidR="0079540D">
        <w:t xml:space="preserve">transfer of the </w:t>
      </w:r>
      <w:r w:rsidR="00763CA4">
        <w:t>individual concentration</w:t>
      </w:r>
      <w:r w:rsidR="005571AE">
        <w:t>–</w:t>
      </w:r>
      <w:r w:rsidR="00763CA4">
        <w:t xml:space="preserve">time data </w:t>
      </w:r>
      <w:r w:rsidR="006B0FCA" w:rsidRPr="006B0FCA">
        <w:t>upon</w:t>
      </w:r>
      <w:r w:rsidR="00A84E7E">
        <w:t xml:space="preserve"> contractual</w:t>
      </w:r>
      <w:r w:rsidR="006B0FCA" w:rsidRPr="006B0FCA">
        <w:t xml:space="preserve"> agreement</w:t>
      </w:r>
      <w:r w:rsidR="00DD09E7">
        <w:t>.</w:t>
      </w:r>
      <w:r w:rsidR="005D2DC1">
        <w:t xml:space="preserve"> </w:t>
      </w:r>
      <w:r w:rsidR="004B65BC">
        <w:t>Next, we aggregated datasets</w:t>
      </w:r>
      <w:r w:rsidR="006B0FCA" w:rsidRPr="006B0FCA">
        <w:t xml:space="preserve"> for analysis. The study was approved by the Ethics Committee Research UZ</w:t>
      </w:r>
      <w:r w:rsidR="002D7EE7">
        <w:t> </w:t>
      </w:r>
      <w:r w:rsidR="006B0FCA" w:rsidRPr="006B0FCA">
        <w:t>/</w:t>
      </w:r>
      <w:r w:rsidR="002D7EE7">
        <w:t> </w:t>
      </w:r>
      <w:r w:rsidR="006B0FCA" w:rsidRPr="006B0FCA">
        <w:t>KU</w:t>
      </w:r>
      <w:r w:rsidR="002D7EE7">
        <w:t> </w:t>
      </w:r>
      <w:r w:rsidR="006B0FCA" w:rsidRPr="006B0FCA">
        <w:t>Leuven (S62242)</w:t>
      </w:r>
      <w:r w:rsidR="009548D4" w:rsidRPr="00E03B11">
        <w:t>.</w:t>
      </w:r>
      <w:r w:rsidR="00646595" w:rsidRPr="00E03B11">
        <w:t xml:space="preserve"> </w:t>
      </w:r>
      <w:r w:rsidR="00DB57AB">
        <w:t>Written</w:t>
      </w:r>
      <w:r w:rsidR="00DB57AB" w:rsidRPr="00DB57AB">
        <w:t xml:space="preserve"> informed consent</w:t>
      </w:r>
      <w:r w:rsidR="008228EC">
        <w:t xml:space="preserve"> for </w:t>
      </w:r>
      <w:r w:rsidR="00552DBC">
        <w:t xml:space="preserve">the </w:t>
      </w:r>
      <w:r w:rsidR="008228EC">
        <w:t>secondary use</w:t>
      </w:r>
      <w:r w:rsidR="00BC1EF4">
        <w:t xml:space="preserve"> of data</w:t>
      </w:r>
      <w:r w:rsidR="00586D37">
        <w:t xml:space="preserve"> of prospectively collected </w:t>
      </w:r>
      <w:r w:rsidR="00562889">
        <w:t xml:space="preserve">data </w:t>
      </w:r>
      <w:r w:rsidR="00DB57AB">
        <w:t>was obtained</w:t>
      </w:r>
      <w:r w:rsidR="00091057">
        <w:t xml:space="preserve"> from</w:t>
      </w:r>
      <w:r w:rsidR="00DB57AB">
        <w:t xml:space="preserve"> </w:t>
      </w:r>
      <w:r w:rsidR="006E41D5">
        <w:t>participants of</w:t>
      </w:r>
      <w:r w:rsidR="00DB57AB" w:rsidRPr="00DB57AB">
        <w:t xml:space="preserve"> the</w:t>
      </w:r>
      <w:r w:rsidR="001300AC">
        <w:t xml:space="preserve"> original</w:t>
      </w:r>
      <w:r w:rsidR="00DB57AB" w:rsidRPr="00DB57AB">
        <w:t xml:space="preserve"> stud</w:t>
      </w:r>
      <w:r w:rsidR="00DB57AB">
        <w:t>ies</w:t>
      </w:r>
      <w:r w:rsidR="00DB57AB" w:rsidRPr="00DB57AB">
        <w:t xml:space="preserve"> in compliance </w:t>
      </w:r>
      <w:r w:rsidR="001300AC">
        <w:t xml:space="preserve">with </w:t>
      </w:r>
      <w:r w:rsidR="00552DBC">
        <w:t xml:space="preserve">the </w:t>
      </w:r>
      <w:r w:rsidR="00DB57AB" w:rsidRPr="00DB57AB">
        <w:t>approval of the (local) Ethics Committee</w:t>
      </w:r>
      <w:r w:rsidR="001538AA">
        <w:t>s</w:t>
      </w:r>
      <w:r w:rsidR="00DB57AB" w:rsidRPr="00DB57AB">
        <w:t>.</w:t>
      </w:r>
    </w:p>
    <w:bookmarkEnd w:id="12"/>
    <w:p w14:paraId="340D6FBA" w14:textId="1F7BF5E5" w:rsidR="00B76B7D" w:rsidRPr="00E03B11" w:rsidRDefault="00B25217" w:rsidP="00CE3795">
      <w:pPr>
        <w:pStyle w:val="Heading2"/>
      </w:pPr>
      <w:r w:rsidRPr="00E03B11">
        <w:t>Population pharmacokinetic</w:t>
      </w:r>
      <w:r w:rsidR="006A6850" w:rsidRPr="00E03B11">
        <w:t>s</w:t>
      </w:r>
      <w:r w:rsidRPr="00E03B11">
        <w:t xml:space="preserve"> modelling</w:t>
      </w:r>
    </w:p>
    <w:p w14:paraId="410D2282" w14:textId="6A9A3C2B" w:rsidR="00B76B7D" w:rsidRPr="00E03B11" w:rsidRDefault="00B935AC" w:rsidP="00CE3795">
      <w:bookmarkStart w:id="13" w:name="_Hlk136861913"/>
      <w:r>
        <w:t>We</w:t>
      </w:r>
      <w:r w:rsidRPr="00E03B11">
        <w:t xml:space="preserve"> </w:t>
      </w:r>
      <w:r>
        <w:t>developed a</w:t>
      </w:r>
      <w:r w:rsidRPr="00E03B11">
        <w:t xml:space="preserve"> </w:t>
      </w:r>
      <w:r w:rsidR="00AD19C4" w:rsidRPr="00E03B11">
        <w:t xml:space="preserve">popPK model </w:t>
      </w:r>
      <w:r w:rsidR="00EB06B2">
        <w:t>from the aggre</w:t>
      </w:r>
      <w:r w:rsidR="00DF3FE7">
        <w:t>gated dataset</w:t>
      </w:r>
      <w:r w:rsidR="009B3412">
        <w:t xml:space="preserve"> to describe</w:t>
      </w:r>
      <w:r w:rsidR="00AD19C4" w:rsidRPr="00E03B11">
        <w:t xml:space="preserve"> the </w:t>
      </w:r>
      <w:r w:rsidR="00C86F78" w:rsidRPr="00E03B11">
        <w:t>fluconazole</w:t>
      </w:r>
      <w:r w:rsidR="00AD19C4" w:rsidRPr="00E03B11">
        <w:t xml:space="preserve"> </w:t>
      </w:r>
      <w:r w:rsidR="007D087F">
        <w:t>concentration</w:t>
      </w:r>
      <w:r w:rsidR="00F80D28">
        <w:t>–</w:t>
      </w:r>
      <w:r w:rsidR="007D087F">
        <w:t>time</w:t>
      </w:r>
      <w:r w:rsidR="00AD19C4" w:rsidRPr="00E03B11">
        <w:t xml:space="preserve"> data</w:t>
      </w:r>
      <w:r w:rsidR="00E06FE5" w:rsidRPr="00E03B11">
        <w:t xml:space="preserve">. </w:t>
      </w:r>
      <w:r w:rsidR="00B17A0C" w:rsidRPr="00B17A0C">
        <w:t>One-, two-, and three-compartment models with linear 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w:t>
      </w:r>
      <w:r w:rsidR="005A06F8">
        <w:t xml:space="preserve"> </w:t>
      </w:r>
      <w:r w:rsidR="007C3905">
        <w:t>(i.e.</w:t>
      </w:r>
      <w:r w:rsidR="00F80D28">
        <w:t>,</w:t>
      </w:r>
      <w:r w:rsidR="007C3905">
        <w:t xml:space="preserve"> </w:t>
      </w:r>
      <w:r w:rsidR="007C3905" w:rsidRPr="00E03B11">
        <w:t>interindividual variability</w:t>
      </w:r>
      <w:r w:rsidR="007C3905">
        <w:t xml:space="preserve">) </w:t>
      </w:r>
      <w:r w:rsidR="000C73B4">
        <w:t>a</w:t>
      </w:r>
      <w:r w:rsidR="00CC6E7D">
        <w:t>nd</w:t>
      </w:r>
      <w:r w:rsidR="00993975" w:rsidRPr="00E03B11">
        <w:t xml:space="preserve"> differences between observed and model</w:t>
      </w:r>
      <w:r w:rsidR="00110745">
        <w:t>-</w:t>
      </w:r>
      <w:r w:rsidR="00993975" w:rsidRPr="00E03B11">
        <w:t xml:space="preserve">predicted </w:t>
      </w:r>
      <w:r w:rsidR="000C73B4">
        <w:t xml:space="preserve">individual </w:t>
      </w:r>
      <w:r w:rsidR="00110745">
        <w:t>concentrations</w:t>
      </w:r>
      <w:r w:rsidR="00F4677E">
        <w:t xml:space="preserve"> (i.e.</w:t>
      </w:r>
      <w:r w:rsidR="00F80D28">
        <w:t>,</w:t>
      </w:r>
      <w:r w:rsidR="00F4677E">
        <w:t xml:space="preserve"> </w:t>
      </w:r>
      <w:r w:rsidR="00F4677E" w:rsidRPr="00E03B11">
        <w:t>residual variability</w:t>
      </w:r>
      <w:r w:rsidR="00F4677E">
        <w:t>)</w:t>
      </w:r>
      <w:r w:rsidR="00F4677E" w:rsidRPr="00FC26C8">
        <w:t xml:space="preserve"> </w:t>
      </w:r>
      <w:r w:rsidR="00943F23">
        <w:t xml:space="preserve">were </w:t>
      </w:r>
      <w:r w:rsidR="00F4677E">
        <w:t>estimated</w:t>
      </w:r>
      <w:r w:rsidR="00F4677E" w:rsidRPr="00E03B11">
        <w:t>.</w:t>
      </w:r>
      <w:r w:rsidR="00F6774E">
        <w:t xml:space="preserve"> The </w:t>
      </w:r>
      <w:r w:rsidR="00F6774E" w:rsidRPr="00F6774E">
        <w:t>variability between occasions within the same individual (interoccasion variability</w:t>
      </w:r>
      <w:r w:rsidR="00264BF7">
        <w:t>)</w:t>
      </w:r>
      <w:r w:rsidR="00993975" w:rsidRPr="00E03B11">
        <w:t xml:space="preserve"> was tested </w:t>
      </w:r>
      <w:r w:rsidR="00BF45BD">
        <w:t xml:space="preserve">with two occasions defined as </w:t>
      </w:r>
      <w:r w:rsidR="00D13966" w:rsidRPr="00E03B11">
        <w:t>≤day</w:t>
      </w:r>
      <w:r w:rsidR="00D13966">
        <w:t> </w:t>
      </w:r>
      <w:r w:rsidR="00D13966" w:rsidRPr="00E03B11">
        <w:t xml:space="preserve">7 </w:t>
      </w:r>
      <w:r w:rsidR="00D13966">
        <w:t>and</w:t>
      </w:r>
      <w:r w:rsidR="00D13966" w:rsidRPr="00E03B11">
        <w:t xml:space="preserve"> &gt;day</w:t>
      </w:r>
      <w:r w:rsidR="00D13966">
        <w:t> </w:t>
      </w:r>
      <w:r w:rsidR="00D13966" w:rsidRPr="00E03B11">
        <w:t>7</w:t>
      </w:r>
      <w:r w:rsidR="00993975" w:rsidRPr="00E03B11">
        <w:t>.</w:t>
      </w:r>
      <w:r w:rsidR="00F62CBB" w:rsidRPr="00E03B11">
        <w:t xml:space="preserve"> </w:t>
      </w:r>
      <w:r w:rsidR="007B5C7A">
        <w:t xml:space="preserve">We </w:t>
      </w:r>
      <w:r w:rsidR="007B5C7A" w:rsidRPr="00E03B11">
        <w:t xml:space="preserve">tested </w:t>
      </w:r>
      <w:r w:rsidR="007B5C7A">
        <w:t>b</w:t>
      </w:r>
      <w:r w:rsidR="007B5C7A" w:rsidRPr="00E03B11">
        <w:t>etween</w:t>
      </w:r>
      <w:r w:rsidR="00F62CBB" w:rsidRPr="00E03B11">
        <w:t>-centre variability as a random effect</w:t>
      </w:r>
      <w:r w:rsidR="00AD62BB">
        <w:t xml:space="preserve"> </w:t>
      </w:r>
      <w:r w:rsidR="00DA3CD0">
        <w:t>and</w:t>
      </w:r>
      <w:r w:rsidR="00AD62BB">
        <w:t xml:space="preserve"> a fixed effect</w:t>
      </w:r>
      <w:r w:rsidR="00F62CBB" w:rsidRPr="00E03B11">
        <w:t>.</w:t>
      </w:r>
      <w:r w:rsidR="005A6A41">
        <w:t xml:space="preserve"> </w:t>
      </w:r>
      <w:r w:rsidR="00A51795">
        <w:t>The d</w:t>
      </w:r>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w:t>
      </w:r>
      <w:r w:rsidR="008A0099">
        <w:t>error models for each assay.</w:t>
      </w:r>
      <w:r w:rsidR="00F62CBB" w:rsidRPr="00E03B11">
        <w:t xml:space="preserve"> </w:t>
      </w:r>
      <w:r w:rsidR="00B76B7D" w:rsidRPr="00E03B11">
        <w:rPr>
          <w:rFonts w:cs="Times New Roman"/>
        </w:rPr>
        <w:t xml:space="preserve">Individual PK parameters were assumed to be log-normally distributed, which was achieved </w:t>
      </w:r>
      <w:r w:rsidR="00132108">
        <w:rPr>
          <w:rFonts w:cs="Times New Roman"/>
        </w:rPr>
        <w:t xml:space="preserve">by </w:t>
      </w:r>
      <w:r w:rsidR="00B76B7D" w:rsidRPr="00E03B11">
        <w:rPr>
          <w:rFonts w:cs="Times New Roman"/>
        </w:rPr>
        <w:t>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r w:rsidR="00B76B7D" w:rsidRPr="00E03B11">
        <w:rPr>
          <w:i/>
          <w:iCs/>
        </w:rPr>
        <w:t>i</w:t>
      </w:r>
      <w:r w:rsidR="00B76B7D" w:rsidRPr="00E03B11">
        <w:t xml:space="preserve"> (</w:t>
      </w:r>
      <w:r w:rsidR="00366783">
        <w:t>Vc</w:t>
      </w:r>
      <w:r w:rsidR="00366783" w:rsidRPr="00E03B11">
        <w:rPr>
          <w:i/>
          <w:iCs/>
          <w:vertAlign w:val="subscript"/>
        </w:rPr>
        <w:t>i</w:t>
      </w:r>
      <w:r w:rsidR="00B76B7D" w:rsidRPr="00E03B11">
        <w:t>) was calculated following this equation:</w:t>
      </w:r>
    </w:p>
    <w:p w14:paraId="2FF1ACD2" w14:textId="7533AB01" w:rsidR="00B76B7D" w:rsidRPr="00E03B11" w:rsidRDefault="0084774E" w:rsidP="00B00B83">
      <w:pPr>
        <w:tabs>
          <w:tab w:val="right" w:pos="9026"/>
        </w:tabs>
        <w:rPr>
          <w:rFonts w:cs="Times New Roman"/>
        </w:rPr>
      </w:pPr>
      <m:oMath>
        <m:sSub>
          <m:sSubPr>
            <m:ctrlPr>
              <w:rPr>
                <w:rFonts w:ascii="Cambria Math" w:hAnsi="Cambria Math"/>
                <w:i/>
              </w:rPr>
            </m:ctrlPr>
          </m:sSubPr>
          <m:e>
            <m:r>
              <m:rPr>
                <m:nor/>
              </m:rPr>
              <m:t>Vc</m:t>
            </m:r>
          </m:e>
          <m:sub>
            <m:r>
              <m:rPr>
                <m:nor/>
              </m:rPr>
              <w:rPr>
                <w:i/>
              </w:rPr>
              <m:t>i</m:t>
            </m:r>
          </m:sub>
        </m:sSub>
        <m:r>
          <m:rPr>
            <m:nor/>
          </m:rPr>
          <m:t xml:space="preserve"> =</m:t>
        </m:r>
        <m:r>
          <m:rPr>
            <m:nor/>
          </m:rPr>
          <w:rPr>
            <w:rFonts w:ascii="Cambria Math"/>
          </w:rPr>
          <m:t xml:space="preserve"> </m:t>
        </m:r>
        <m:sSub>
          <m:sSubPr>
            <m:ctrlPr>
              <w:rPr>
                <w:rFonts w:ascii="Cambria Math" w:hAnsi="Cambria Math"/>
                <w:i/>
              </w:rPr>
            </m:ctrlPr>
          </m:sSubPr>
          <m:e>
            <m:r>
              <m:rPr>
                <m:nor/>
              </m:rPr>
              <m:t>Vc</m:t>
            </m:r>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CA35965" w:rsidR="00896A6B" w:rsidRPr="00E03B11" w:rsidRDefault="00B76B7D" w:rsidP="00CE3795">
      <w:r w:rsidRPr="00E03B11">
        <w:t>with</w:t>
      </w:r>
      <w:r w:rsidR="00D91540">
        <w:t xml:space="preserve"> Vc</w:t>
      </w:r>
      <w:r w:rsidR="00D91540" w:rsidRPr="007D02D1">
        <w:rPr>
          <w:i/>
          <w:iCs/>
          <w:vertAlign w:val="subscript"/>
        </w:rPr>
        <w:t>pop</w:t>
      </w:r>
      <w:r w:rsidR="00D91540">
        <w:t xml:space="preserve"> </w:t>
      </w:r>
      <w:r w:rsidRPr="00E03B11">
        <w:t xml:space="preserve">the typical population value of </w:t>
      </w:r>
      <w:r w:rsidR="007469DB">
        <w:t>Vc</w:t>
      </w:r>
      <w:r w:rsidRPr="00E03B11">
        <w:t xml:space="preserve">, </w:t>
      </w:r>
      <w:r w:rsidR="00841FBF" w:rsidRPr="00E03B11">
        <w:rPr>
          <w:i/>
          <w:iCs/>
        </w:rPr>
        <w:t>η</w:t>
      </w:r>
      <w:r w:rsidR="00841FBF" w:rsidRPr="00E03B11">
        <w:rPr>
          <w:i/>
          <w:iCs/>
          <w:vertAlign w:val="subscript"/>
        </w:rPr>
        <w:t>i</w:t>
      </w:r>
      <w:r w:rsidR="00841FBF" w:rsidRPr="00E03B11">
        <w:t xml:space="preserve"> </w:t>
      </w:r>
      <w:r w:rsidR="00717DD0" w:rsidRPr="00717DD0">
        <w:t xml:space="preserve">the deviation of the individual from the </w:t>
      </w:r>
      <w:r w:rsidR="003311C5">
        <w:t xml:space="preserve">typical </w:t>
      </w:r>
      <w:r w:rsidR="00717DD0" w:rsidRPr="00717DD0">
        <w:t xml:space="preserve">population </w:t>
      </w:r>
      <w:r w:rsidR="00275AB4">
        <w:t>value</w:t>
      </w:r>
      <w:r w:rsidR="00717DD0" w:rsidRPr="00717DD0">
        <w:t xml:space="preserve"> assuming a log-normal distribution</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r w:rsidR="006A6850" w:rsidRPr="00E03B11">
        <w:rPr>
          <w:i/>
          <w:iCs/>
        </w:rPr>
        <w:t>η</w:t>
      </w:r>
      <w:r w:rsidR="006A6850" w:rsidRPr="00E03B11">
        <w:rPr>
          <w:i/>
          <w:iCs/>
          <w:vertAlign w:val="subscript"/>
        </w:rPr>
        <w:t>i</w:t>
      </w:r>
      <w:r w:rsidRPr="00E03B11">
        <w:t>.</w:t>
      </w:r>
    </w:p>
    <w:p w14:paraId="57C57EF1" w14:textId="67BE474B" w:rsidR="00E00993" w:rsidRDefault="00FC5BE6" w:rsidP="00CE3795">
      <w:r w:rsidRPr="00E03B11">
        <w:t>A final model including covariate effects was built through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4E788E">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86B39">
        <w:instrText xml:space="preserve"> ADDIN EN.CITE </w:instrText>
      </w:r>
      <w:r w:rsidR="00C86B39">
        <w:fldChar w:fldCharType="begin">
          <w:fldData xml:space="preserve">PEVuZE5vdGU+PENpdGU+PEF1dGhvcj5Nb3VsZDwvQXV0aG9yPjxZZWFyPjIwMTM8L1llYXI+PFJl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</w:fldData>
        </w:fldChar>
      </w:r>
      <w:r w:rsidR="00C86B39">
        <w:instrText xml:space="preserve"> ADDIN EN.CITE.DATA </w:instrText>
      </w:r>
      <w:r w:rsidR="00C86B39">
        <w:fldChar w:fldCharType="end"/>
      </w:r>
      <w:r w:rsidR="004E788E">
        <w:fldChar w:fldCharType="separate"/>
      </w:r>
      <w:r w:rsidR="00C86B39">
        <w:rPr>
          <w:noProof/>
        </w:rPr>
        <w:t> [16, 17]</w:t>
      </w:r>
      <w:r w:rsidR="004E788E">
        <w:fldChar w:fldCharType="end"/>
      </w:r>
      <w:r w:rsidR="003126D2">
        <w:t>.</w:t>
      </w:r>
      <w:r w:rsidRPr="00E03B11">
        <w:t xml:space="preserve"> </w:t>
      </w:r>
      <w:r w:rsidR="004E3F35">
        <w:t xml:space="preserve">We assessed the </w:t>
      </w:r>
      <w:r w:rsidR="00EA7488">
        <w:t>covariates</w:t>
      </w:r>
      <w:r w:rsidR="000F53CC">
        <w:t xml:space="preserve"> that are physiologically relevant</w:t>
      </w:r>
      <w:r w:rsidR="005335FD">
        <w:t xml:space="preserve"> to fluconazole </w:t>
      </w:r>
      <w:r w:rsidR="007075AD">
        <w:t>PK</w:t>
      </w:r>
      <w:r w:rsidR="0082527A">
        <w:t>.</w:t>
      </w:r>
      <w:r w:rsidR="003D762A">
        <w:t xml:space="preserve"> </w:t>
      </w:r>
      <w:r w:rsidR="00D9372F">
        <w:t>These included</w:t>
      </w:r>
      <w:r w:rsidR="001451A1">
        <w:t xml:space="preserve"> total</w:t>
      </w:r>
      <w:r w:rsidR="00D9372F">
        <w:t xml:space="preserve"> </w:t>
      </w:r>
      <w:r w:rsidR="008D03C5">
        <w:t>body weight</w:t>
      </w:r>
      <w:r w:rsidR="008D03C5" w:rsidRPr="004C172A">
        <w:t>, body mass index (BMI), fat-free mass</w:t>
      </w:r>
      <w:r w:rsidR="008D03C5" w:rsidRPr="004C172A" w:rsidDel="004C172A">
        <w:t xml:space="preserve"> </w:t>
      </w:r>
      <w:r w:rsidR="008D03C5" w:rsidRPr="00E03B11">
        <w:t>(</w:t>
      </w:r>
      <w:r w:rsidR="00D61DCC" w:rsidRPr="00E03B11">
        <w:t>FFM</w:t>
      </w:r>
      <w:r w:rsidR="00D61DCC">
        <w:t>)</w:t>
      </w:r>
      <w:r w:rsidR="00925AB3">
        <w:t xml:space="preserve">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and</w:t>
      </w:r>
      <w:r w:rsidR="004C172A" w:rsidRPr="004C172A">
        <w:t xml:space="preserve"> </w:t>
      </w:r>
      <w:r w:rsidR="008D03C5" w:rsidRPr="00E03B11">
        <w:t>estimated glomerular filtration rate</w:t>
      </w:r>
      <w:r w:rsidR="00BC43B3">
        <w:t xml:space="preserve"> </w:t>
      </w:r>
      <w:r w:rsidR="002A3543">
        <w:t>(</w:t>
      </w:r>
      <w:r w:rsidR="00BC43B3" w:rsidRPr="00E03B11">
        <w:t>eGFR</w:t>
      </w:r>
      <w:r w:rsidR="002A3543">
        <w:t>)</w:t>
      </w:r>
      <w:r w:rsidR="009421DA">
        <w:t>.</w:t>
      </w:r>
      <w:r w:rsidR="00343281">
        <w:t xml:space="preserve"> Among these covariates, FFM was</w:t>
      </w:r>
      <w:r w:rsidR="00343281" w:rsidRPr="00E03B11">
        <w:t xml:space="preserve"> approximated by lean body </w:t>
      </w:r>
      <w:r w:rsidR="00343281" w:rsidRPr="00E03B11">
        <w:lastRenderedPageBreak/>
        <w:t>weight</w:t>
      </w:r>
      <w:r w:rsidR="005B3AD3">
        <w:t xml:space="preserve"> </w:t>
      </w:r>
      <w:r w:rsidR="00343281" w:rsidRPr="00E03B11">
        <w:t>derived from</w:t>
      </w:r>
      <w:r w:rsidR="00E27E63">
        <w:t xml:space="preserve"> total</w:t>
      </w:r>
      <w:r w:rsidR="00343281" w:rsidRPr="00E03B11">
        <w:t xml:space="preserve"> </w:t>
      </w:r>
      <w:r w:rsidR="00343281">
        <w:t>body weight</w:t>
      </w:r>
      <w:r w:rsidR="00343281" w:rsidRPr="00E03B11">
        <w:t xml:space="preserve"> and height</w:t>
      </w:r>
      <w:r w:rsidR="00343281" w:rsidRPr="00E03B11">
        <w:fldChar w:fldCharType="begin"/>
      </w:r>
      <w:r w:rsidR="00C86B3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343281" w:rsidRPr="00E03B11">
        <w:fldChar w:fldCharType="separate"/>
      </w:r>
      <w:r w:rsidR="00C86B39">
        <w:rPr>
          <w:noProof/>
        </w:rPr>
        <w:t> [18]</w:t>
      </w:r>
      <w:r w:rsidR="00343281" w:rsidRPr="00E03B11">
        <w:fldChar w:fldCharType="end"/>
      </w:r>
      <w:r w:rsidR="00FE1E3D">
        <w:t xml:space="preserve">, </w:t>
      </w:r>
      <w:r w:rsidR="003964ED">
        <w:t>while</w:t>
      </w:r>
      <w:r w:rsidR="00EE2130">
        <w:t xml:space="preserve"> </w:t>
      </w:r>
      <w:r w:rsidR="00EE2130" w:rsidRPr="00E03B11">
        <w:t>eGFR</w:t>
      </w:r>
      <w:r w:rsidR="00EE2130">
        <w:rPr>
          <w:vertAlign w:val="subscript"/>
        </w:rPr>
        <w:t xml:space="preserve"> </w:t>
      </w:r>
      <w:r w:rsidR="00EE2130">
        <w:t>was c</w:t>
      </w:r>
      <w:r w:rsidR="0024430C" w:rsidRPr="00E03B11">
        <w:t xml:space="preserve">alculated using the Chronic Kidney Disease Epidemiology Collaboration </w:t>
      </w:r>
      <w:r w:rsidR="00B4666A">
        <w:t xml:space="preserve">(CKD-EPI) </w:t>
      </w:r>
      <w:r w:rsidR="0024430C" w:rsidRPr="00E03B11">
        <w:t>equation</w:t>
      </w:r>
      <w:r w:rsidR="003F0A9B">
        <w:t xml:space="preserve"> without race</w:t>
      </w:r>
      <w:r w:rsidR="0024430C" w:rsidRPr="00E03B11">
        <w:fldChar w:fldCharType="begin"/>
      </w:r>
      <w:r w:rsidR="00C86B3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24430C" w:rsidRPr="00E03B11">
        <w:fldChar w:fldCharType="separate"/>
      </w:r>
      <w:r w:rsidR="00C86B39">
        <w:rPr>
          <w:noProof/>
        </w:rPr>
        <w:t> [19]</w:t>
      </w:r>
      <w:r w:rsidR="0024430C" w:rsidRPr="00E03B11">
        <w:fldChar w:fldCharType="end"/>
      </w:r>
      <w:r w:rsidR="00560D15">
        <w:t>.</w:t>
      </w:r>
    </w:p>
    <w:p w14:paraId="66F7F3EF" w14:textId="6DFA72EF" w:rsidR="00A7137D" w:rsidRDefault="00E32996" w:rsidP="00CE3795">
      <w:r w:rsidRPr="0012059F">
        <w:t xml:space="preserve">Continuous </w:t>
      </w:r>
      <w:r w:rsidRPr="00E00993">
        <w:t>covariates</w:t>
      </w:r>
      <w:r w:rsidR="00876174">
        <w:t xml:space="preserve"> (</w:t>
      </w:r>
      <w:r w:rsidR="00160BA5">
        <w:t xml:space="preserve">total </w:t>
      </w:r>
      <w:r w:rsidR="00876174">
        <w:t xml:space="preserve">body weight, BMI, FFM, and </w:t>
      </w:r>
      <w:r w:rsidR="00876174" w:rsidRPr="00E03B11">
        <w:t>eGFR</w:t>
      </w:r>
      <w:r w:rsidR="00876174" w:rsidRPr="00E03B11">
        <w:rPr>
          <w:vertAlign w:val="subscript"/>
        </w:rPr>
        <w:t>CKD-EPI</w:t>
      </w:r>
      <w:r w:rsidR="00876174">
        <w:t>)</w:t>
      </w:r>
      <w:r w:rsidRPr="0012059F">
        <w:t xml:space="preserve"> were normalised to the median value in the population and introduced into the </w:t>
      </w:r>
      <w:r w:rsidR="0016057F">
        <w:t>popPK</w:t>
      </w:r>
      <w:r w:rsidR="0016057F" w:rsidRPr="0012059F">
        <w:t xml:space="preserve"> </w:t>
      </w:r>
      <w:r w:rsidRPr="0012059F">
        <w:t>model using a power function</w:t>
      </w:r>
      <w:r w:rsidRPr="0012059F">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C86B39">
        <w:rPr>
          <w:noProof/>
        </w:rPr>
        <w:t> [16]</w:t>
      </w:r>
      <w:r w:rsidRPr="0012059F">
        <w:fldChar w:fldCharType="end"/>
      </w:r>
      <w:r w:rsidR="00A7137D">
        <w:t>, exemplified as follows:</w:t>
      </w:r>
    </w:p>
    <w:p w14:paraId="283FF6F2" w14:textId="2730A7DD" w:rsidR="00A7137D" w:rsidRPr="00A7137D" w:rsidRDefault="0084774E" w:rsidP="00334777">
      <w:pPr>
        <w:tabs>
          <w:tab w:val="right" w:pos="9026"/>
        </w:tabs>
        <w:rPr>
          <w:rFonts w:cs="Times New Roman"/>
        </w:rPr>
      </w:pPr>
      <m:oMath>
        <m:sSub>
          <m:sSubPr>
            <m:ctrlPr>
              <w:rPr>
                <w:rFonts w:ascii="Cambria Math" w:hAnsi="Cambria Math"/>
                <w:i/>
              </w:rPr>
            </m:ctrlPr>
          </m:sSubPr>
          <m:e>
            <m:r>
              <m:rPr>
                <m:nor/>
              </m:rPr>
              <m:t>Vc</m:t>
            </m:r>
          </m:e>
          <m:sub>
            <m:r>
              <m:rPr>
                <m:nor/>
              </m:rPr>
              <w:rPr>
                <w:i/>
              </w:rPr>
              <m:t>i</m:t>
            </m:r>
          </m:sub>
        </m:sSub>
        <m:r>
          <m:rPr>
            <m:nor/>
          </m:rPr>
          <m:t xml:space="preserve"> = </m:t>
        </m:r>
        <m:sSub>
          <m:sSubPr>
            <m:ctrlPr>
              <w:rPr>
                <w:rFonts w:ascii="Cambria Math" w:hAnsi="Cambria Math"/>
                <w:i/>
              </w:rPr>
            </m:ctrlPr>
          </m:sSubPr>
          <m:e>
            <m:r>
              <m:rPr>
                <m:nor/>
              </m:rPr>
              <m:t>Vc</m:t>
            </m:r>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m:r>
                          <m:rPr>
                            <m:nor/>
                          </m:rPr>
                          <m:t>i</m:t>
                        </m:r>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r>
          <m:rPr>
            <m:nor/>
          </m:rPr>
          <m:t xml:space="preserve">with </m:t>
        </m:r>
        <m:sSub>
          <m:sSubPr>
            <m:ctrlPr>
              <w:rPr>
                <w:rFonts w:ascii="Cambria Math" w:hAnsi="Cambria Math"/>
                <w:i/>
              </w:rPr>
            </m:ctrlPr>
          </m:sSubPr>
          <m:e>
            <m:r>
              <m:rPr>
                <m:nor/>
              </m:rPr>
              <w:rPr>
                <w:i/>
              </w:rPr>
              <m:t>η</m:t>
            </m:r>
          </m:e>
          <m:sub>
            <m:r>
              <m:rPr>
                <m:nor/>
              </m:rPr>
              <w:rPr>
                <w:i/>
              </w:rPr>
              <m:t>i</m:t>
            </m:r>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p>
    <w:p w14:paraId="2D956125" w14:textId="6968B406" w:rsidR="00E32996" w:rsidRPr="0003308C" w:rsidRDefault="00E32996" w:rsidP="00CE3795">
      <w:r w:rsidRPr="0003308C">
        <w:t>wit</w:t>
      </w:r>
      <w:r w:rsidR="0016057F" w:rsidRPr="0003308C">
        <w:t xml:space="preserve">h </w:t>
      </w:r>
      <w:r w:rsidR="0016057F" w:rsidRPr="0076151A">
        <w:t>BW_EFF</w:t>
      </w:r>
      <w:r w:rsidRPr="0003308C">
        <w:t xml:space="preserve"> the effect of </w:t>
      </w:r>
      <w:r w:rsidR="0016057F" w:rsidRPr="0003308C">
        <w:t xml:space="preserve">body weight </w:t>
      </w:r>
      <w:r w:rsidRPr="0003308C">
        <w:t xml:space="preserve">on </w:t>
      </w:r>
      <w:r w:rsidR="009F7C3C" w:rsidRPr="0003308C">
        <w:t>Vc</w:t>
      </w:r>
      <w:r w:rsidRPr="00BC2EC0">
        <w:rPr>
          <w:i/>
          <w:iCs/>
          <w:vertAlign w:val="subscript"/>
        </w:rPr>
        <w:t>i</w:t>
      </w:r>
      <w:r w:rsidR="007A6ACC" w:rsidRPr="0003308C">
        <w:t xml:space="preserve"> </w:t>
      </w:r>
      <w:r w:rsidR="00FE2EB7" w:rsidRPr="0003308C">
        <w:t xml:space="preserve">and the </w:t>
      </w:r>
      <w:r w:rsidR="00E1642E">
        <w:t xml:space="preserve">total </w:t>
      </w:r>
      <w:r w:rsidR="00FE2EB7" w:rsidRPr="0003308C">
        <w:t xml:space="preserve">body weight of </w:t>
      </w:r>
      <w:r w:rsidR="00943F23">
        <w:t xml:space="preserve">the </w:t>
      </w:r>
      <w:r w:rsidR="00FE2EB7" w:rsidRPr="0003308C">
        <w:t>patient normalised to the population median value of 80 kg.</w:t>
      </w:r>
    </w:p>
    <w:bookmarkEnd w:id="13"/>
    <w:p w14:paraId="55F7C8D5" w14:textId="77777777" w:rsidR="00E855C5" w:rsidRPr="00E03B11" w:rsidRDefault="00E855C5" w:rsidP="00CE3795">
      <w:pPr>
        <w:pStyle w:val="Heading2"/>
      </w:pPr>
      <w:r>
        <w:t>Missing data handling</w:t>
      </w:r>
    </w:p>
    <w:p w14:paraId="218432AA" w14:textId="2F9F501C" w:rsidR="00A91C50" w:rsidRPr="00E03B11" w:rsidRDefault="008A1FC4" w:rsidP="00CE3795">
      <w:bookmarkStart w:id="14" w:name="_Hlk136861940"/>
      <w:r w:rsidRPr="008A1FC4">
        <w:t>When at least one value of a variable was available in a dosing interval, we imputed the mean of the available value(s) in that dosing interval.</w:t>
      </w:r>
      <w:r>
        <w:t xml:space="preserve"> </w:t>
      </w:r>
      <w:r w:rsidRPr="008A1FC4">
        <w:t>When no value of a variable was available in a dosing interval, we employed multiple imputation.</w:t>
      </w:r>
      <w:r>
        <w:t xml:space="preserve"> </w:t>
      </w:r>
      <w:r w:rsidR="00285B62" w:rsidRPr="008A1FC4">
        <w:t xml:space="preserve">Specifically, we built a multiple imputation model including variables that were in the </w:t>
      </w:r>
      <w:r w:rsidR="003E290B">
        <w:t>aggregated</w:t>
      </w:r>
      <w:r w:rsidR="003E290B" w:rsidRPr="008A1FC4">
        <w:t xml:space="preserve"> </w:t>
      </w:r>
      <w:r w:rsidR="001A6EE3" w:rsidRPr="0076151A">
        <w:t>dataset</w:t>
      </w:r>
      <w:r w:rsidR="00285B62" w:rsidRPr="008A1FC4">
        <w:t xml:space="preserve">. We used two multiple imputation techniques, </w:t>
      </w:r>
      <w:r w:rsidRPr="0076151A">
        <w:t>the</w:t>
      </w:r>
      <w:r w:rsidR="00285B62" w:rsidRPr="008A1FC4">
        <w:t xml:space="preserve"> two-level method using a linear mixed model</w:t>
      </w:r>
      <w:r w:rsidR="005C7AEA">
        <w:t>,</w:t>
      </w:r>
      <w:r w:rsidR="00285B62" w:rsidRPr="008A1FC4">
        <w:t xml:space="preserve"> and </w:t>
      </w:r>
      <w:r w:rsidRPr="0076151A">
        <w:t>the</w:t>
      </w:r>
      <w:r w:rsidR="00285B62" w:rsidRPr="008A1FC4">
        <w:t xml:space="preserve"> predictive mean matching method </w:t>
      </w:r>
      <w:r w:rsidRPr="0076151A">
        <w:t>when missingness was &gt;5% and ≤5%, respectively</w:t>
      </w:r>
      <w:r w:rsidR="00285B62" w:rsidRPr="008A1FC4">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285B62" w:rsidRPr="008A1FC4">
        <w:fldChar w:fldCharType="separate"/>
      </w:r>
      <w:r w:rsidR="00C86B39">
        <w:rPr>
          <w:noProof/>
        </w:rPr>
        <w:t> [20]</w:t>
      </w:r>
      <w:r w:rsidR="00285B62" w:rsidRPr="008A1FC4">
        <w:fldChar w:fldCharType="end"/>
      </w:r>
      <w:r w:rsidR="001E590A" w:rsidRPr="008A1FC4">
        <w:t>.</w:t>
      </w:r>
      <w:r w:rsidR="00A95AD2" w:rsidRPr="008A1FC4">
        <w:t xml:space="preserve"> </w:t>
      </w:r>
      <w:r w:rsidR="00673156">
        <w:t xml:space="preserve">We replaced </w:t>
      </w:r>
      <w:r w:rsidR="00C53FED">
        <w:t xml:space="preserve">the </w:t>
      </w:r>
      <w:r w:rsidR="00673156">
        <w:t>n</w:t>
      </w:r>
      <w:r w:rsidR="00673156" w:rsidRPr="008A1FC4">
        <w:t>egative</w:t>
      </w:r>
      <w:r w:rsidR="00673156">
        <w:t xml:space="preserve"> </w:t>
      </w:r>
      <w:r w:rsidR="00BA7487">
        <w:t>imputed values</w:t>
      </w:r>
      <w:r w:rsidR="00A95AD2">
        <w:t xml:space="preserve"> of a variable</w:t>
      </w:r>
      <w:r w:rsidR="00BA7487">
        <w:t xml:space="preserve"> </w:t>
      </w:r>
      <w:r w:rsidR="00C53FED">
        <w:t>with</w:t>
      </w:r>
      <w:r w:rsidR="00BA7487">
        <w:t xml:space="preserve"> the </w:t>
      </w:r>
      <w:r w:rsidR="00672E2F">
        <w:t xml:space="preserve">lowest </w:t>
      </w:r>
      <w:r w:rsidR="00B2419C">
        <w:t xml:space="preserve">value </w:t>
      </w:r>
      <w:r w:rsidR="00923BB0">
        <w:t xml:space="preserve">of that variable </w:t>
      </w:r>
      <w:r w:rsidR="00B2419C">
        <w:t xml:space="preserve">observed </w:t>
      </w:r>
      <w:r w:rsidR="00923BB0">
        <w:t>in the dataset</w:t>
      </w:r>
      <w:r w:rsidR="00B2419C">
        <w:t>.</w:t>
      </w:r>
      <w:r w:rsidR="00C07FA3" w:rsidRPr="00E03B11">
        <w:t xml:space="preserve"> </w:t>
      </w:r>
      <w:r w:rsidR="00D779EC" w:rsidRPr="00E03B11">
        <w:t>M</w:t>
      </w:r>
      <w:r w:rsidR="00F478FC" w:rsidRPr="00E03B11">
        <w:t>ultipl</w:t>
      </w:r>
      <w:r w:rsidR="00923BB0">
        <w:t>y</w:t>
      </w:r>
      <w:r w:rsidR="00C07FA3" w:rsidRPr="00E03B11">
        <w:t xml:space="preserve"> imputed datasets</w:t>
      </w:r>
      <w:r w:rsidR="00D779EC" w:rsidRPr="00E03B11">
        <w:t xml:space="preserve"> were created</w:t>
      </w:r>
      <w:r w:rsidR="00C3223C" w:rsidRPr="00E03B11">
        <w:t xml:space="preserve"> and </w:t>
      </w:r>
      <w:r w:rsidR="00F84FC1" w:rsidRPr="00E03B11">
        <w:t xml:space="preserve">independent </w:t>
      </w:r>
      <w:r w:rsidR="006A6850" w:rsidRPr="00E03B11">
        <w:t xml:space="preserve">popPK </w:t>
      </w:r>
      <w:r w:rsidR="00F84FC1" w:rsidRPr="00E03B11">
        <w:t>analys</w:t>
      </w:r>
      <w:r w:rsidR="00690EAB">
        <w:t>e</w:t>
      </w:r>
      <w:r w:rsidR="00F84FC1" w:rsidRPr="00E03B11">
        <w:t>s</w:t>
      </w:r>
      <w:r w:rsidR="00690EAB">
        <w:t xml:space="preserve"> were conducted</w:t>
      </w:r>
      <w:r w:rsidR="0049591C" w:rsidRPr="00E03B11">
        <w:t xml:space="preserve"> for each dataset</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4B2ACF" w:rsidRPr="00E03B11">
        <w:fldChar w:fldCharType="separate"/>
      </w:r>
      <w:r w:rsidR="00C86B39">
        <w:rPr>
          <w:noProof/>
        </w:rPr>
        <w:t> [20]</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6B4DB7">
        <w:fldChar w:fldCharType="separate"/>
      </w:r>
      <w:r w:rsidR="00C86B39">
        <w:rPr>
          <w:noProof/>
        </w:rPr>
        <w:t> [20]</w:t>
      </w:r>
      <w:r w:rsidR="006B4DB7">
        <w:fldChar w:fldCharType="end"/>
      </w:r>
      <w:r w:rsidR="00C47E46">
        <w:t>.</w:t>
      </w:r>
      <w:r w:rsidR="00791ACD" w:rsidRPr="00E03B11">
        <w:t xml:space="preserve"> </w:t>
      </w:r>
      <w:r w:rsidR="006A6850" w:rsidRPr="00E03B11">
        <w:t>The d</w:t>
      </w:r>
      <w:r w:rsidR="00151998" w:rsidRPr="00E03B11">
        <w:t>elta method was u</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7601DF">
        <w:instrText xml:space="preserve"> ADDIN EN.CITE &lt;EndNote&gt;&lt;Cite&gt;&lt;Author&gt;Hosmer&lt;/Author&gt;&lt;Year&gt;2008&lt;/Year&gt;&lt;RecNum&gt;29&lt;/RecNum&gt;&lt;DisplayText&gt; [21]&lt;/DisplayText&gt;&lt;record&gt;&lt;rec-number&gt;29&lt;/rec-number&gt;&lt;foreign-keys&gt;&lt;key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Edition&lt;/title&gt;&lt;/titles&gt;&lt;dates&gt;&lt;year&gt;2008&lt;/year&gt;&lt;/dates&gt;&lt;pub-location&gt;New Jersey&lt;/pub-location&gt;&lt;publisher&gt;John Wiley &amp;amp; Sons, Inc.&lt;/publisher&gt;&lt;urls&gt;&lt;/urls&gt;&lt;/record&gt;&lt;/Cite&gt;&lt;/EndNote&gt;</w:instrText>
      </w:r>
      <w:r w:rsidR="00A207E0" w:rsidRPr="00E03B11">
        <w:fldChar w:fldCharType="separate"/>
      </w:r>
      <w:r w:rsidR="00C86B39">
        <w:rPr>
          <w:noProof/>
        </w:rPr>
        <w:t> [21]</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2A1709">
        <w:fldChar w:fldCharType="separate"/>
      </w:r>
      <w:r w:rsidR="00C86B39">
        <w:rPr>
          <w:noProof/>
        </w:rPr>
        <w:t> [20]</w:t>
      </w:r>
      <w:r w:rsidR="002A1709">
        <w:fldChar w:fldCharType="end"/>
      </w:r>
      <w:r w:rsidR="00462AAC">
        <w:t>.</w:t>
      </w:r>
      <w:r w:rsidR="000A720A">
        <w:t xml:space="preserve"> </w:t>
      </w:r>
      <w:r w:rsidR="002D21CD" w:rsidRPr="00E03B11">
        <w:t>T</w:t>
      </w:r>
      <w:r w:rsidR="007244F4" w:rsidRPr="00E03B11">
        <w:t xml:space="preserve">he 95% confidence interval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013EF8" w:rsidRPr="00E03B11">
        <w:fldChar w:fldCharType="separate"/>
      </w:r>
      <w:r w:rsidR="00C86B39">
        <w:rPr>
          <w:noProof/>
        </w:rPr>
        <w:t> [20]</w:t>
      </w:r>
      <w:r w:rsidR="00013EF8" w:rsidRPr="00E03B11">
        <w:fldChar w:fldCharType="end"/>
      </w:r>
      <w:r w:rsidR="00AF0DD2">
        <w:t>.</w:t>
      </w:r>
    </w:p>
    <w:bookmarkEnd w:id="14"/>
    <w:p w14:paraId="3327BDBD" w14:textId="717A2367" w:rsidR="007644CC" w:rsidRPr="00E03B11" w:rsidRDefault="00646FA4" w:rsidP="00CE3795">
      <w:pPr>
        <w:pStyle w:val="Heading2"/>
      </w:pPr>
      <w:r w:rsidRPr="00E03B11">
        <w:t>Model selection and evaluation</w:t>
      </w:r>
    </w:p>
    <w:p w14:paraId="19A02F65" w14:textId="1FE4E036" w:rsidR="008A26BD" w:rsidRPr="00E03B11" w:rsidRDefault="000D6006" w:rsidP="00CE3795">
      <w:bookmarkStart w:id="15" w:name="_Hlk136861958"/>
      <w:r>
        <w:t>We</w:t>
      </w:r>
      <w:r w:rsidRPr="00E03B11">
        <w:t xml:space="preserve"> selected </w:t>
      </w:r>
      <w:r>
        <w:t>t</w:t>
      </w:r>
      <w:r w:rsidRPr="00E03B11">
        <w:t xml:space="preserve">he </w:t>
      </w:r>
      <w:r w:rsidR="008A26BD" w:rsidRPr="00E03B11">
        <w:t xml:space="preserve">most </w:t>
      </w:r>
      <w:r w:rsidR="00E44025" w:rsidRPr="00E03B11">
        <w:t xml:space="preserve">parsimonious </w:t>
      </w:r>
      <w:r w:rsidR="008A26BD" w:rsidRPr="00E03B11">
        <w:t xml:space="preserve">popPK model based on a likelihood ratio test </w:t>
      </w:r>
      <w:r w:rsidR="006B1F90">
        <w:t>with</w:t>
      </w:r>
      <w:r w:rsidR="006B1F90" w:rsidRPr="00E03B11">
        <w:t xml:space="preserve"> </w:t>
      </w:r>
      <w:r w:rsidR="008A26BD" w:rsidRPr="00E03B11">
        <w:t xml:space="preserve">a 5% significance level (delta objective function value ≥3.84 points, 1 degree of freedom), </w:t>
      </w:r>
      <w:r w:rsidR="006116CB">
        <w:t xml:space="preserve">parameter </w:t>
      </w:r>
      <w:r w:rsidR="008A26BD" w:rsidRPr="00E03B11">
        <w:t xml:space="preserve">precision (95% </w:t>
      </w:r>
      <w:r w:rsidR="00A6688E">
        <w:t>confidence interval</w:t>
      </w:r>
      <w:r w:rsidR="008A26BD" w:rsidRPr="00E03B11">
        <w:t>)</w:t>
      </w:r>
      <w:r w:rsidR="00F1531F">
        <w:t>,</w:t>
      </w:r>
      <w:r w:rsidR="008A26BD" w:rsidRPr="00E03B11">
        <w:t xml:space="preserve"> and physiological plausibility of</w:t>
      </w:r>
      <w:r w:rsidR="00543ED7" w:rsidRPr="00E03B11">
        <w:t xml:space="preserve"> the</w:t>
      </w:r>
      <w:r w:rsidR="008A26BD" w:rsidRPr="00E03B11">
        <w:t xml:space="preserve"> parameter estimates. Additionally,</w:t>
      </w:r>
      <w:r w:rsidR="005F048F">
        <w:t xml:space="preserve"> we used</w:t>
      </w:r>
      <w:r w:rsidR="008A26BD" w:rsidRPr="00E03B11">
        <w:t xml:space="preserve"> goodness-of-fit plots</w:t>
      </w:r>
      <w:r w:rsidR="00C53FED">
        <w:t>,</w:t>
      </w:r>
      <w:r w:rsidR="008A26BD" w:rsidRPr="00E03B11">
        <w:t xml:space="preserve"> including population and individual predictions </w:t>
      </w:r>
      <w:r w:rsidR="008A26BD" w:rsidRPr="006116CB">
        <w:t>versus</w:t>
      </w:r>
      <w:r w:rsidR="008A26BD" w:rsidRPr="00E03B11">
        <w:t xml:space="preserve"> observations, conditional weighted residuals versus time and versus </w:t>
      </w:r>
      <w:r w:rsidR="006A6850" w:rsidRPr="00E03B11">
        <w:t xml:space="preserve">population </w:t>
      </w:r>
      <w:r w:rsidR="008A26BD" w:rsidRPr="00E03B11">
        <w:lastRenderedPageBreak/>
        <w:t xml:space="preserve">predictions, </w:t>
      </w:r>
      <w:r w:rsidR="00F1531F">
        <w:t xml:space="preserve">and </w:t>
      </w:r>
      <w:r w:rsidR="008A26BD" w:rsidRPr="00E03B11">
        <w:t>prediction-corrected visual predictive check (pcVPC) plots (n</w:t>
      </w:r>
      <w:r w:rsidR="00FD3AE8">
        <w:t> </w:t>
      </w:r>
      <w:r w:rsidR="008A26BD" w:rsidRPr="00E03B11">
        <w:t>=</w:t>
      </w:r>
      <w:r w:rsidR="00FD3AE8">
        <w:t> </w:t>
      </w:r>
      <w:r w:rsidR="008A26BD" w:rsidRPr="00E03B11">
        <w:t>1000 simulations)</w:t>
      </w:r>
      <w:r w:rsidR="004F5934" w:rsidRPr="00E03B11">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C86B39">
        <w:rPr>
          <w:noProof/>
        </w:rPr>
        <w:t> [16]</w:t>
      </w:r>
      <w:r w:rsidR="004F5934" w:rsidRPr="00E03B11">
        <w:fldChar w:fldCharType="end"/>
      </w:r>
      <w:r w:rsidR="00E02FD8">
        <w:t>.</w:t>
      </w:r>
      <w:r w:rsidR="008A26BD" w:rsidRPr="00E03B11">
        <w:t xml:space="preserve"> </w:t>
      </w:r>
      <w:r w:rsidR="0007462D">
        <w:t>We</w:t>
      </w:r>
      <w:r w:rsidR="00274553" w:rsidRPr="00E03B11">
        <w:t xml:space="preserve"> </w:t>
      </w:r>
      <w:r w:rsidR="004134AF" w:rsidRPr="00E03B11">
        <w:t>used</w:t>
      </w:r>
      <w:r w:rsidR="0007462D">
        <w:t xml:space="preserve"> b</w:t>
      </w:r>
      <w:r w:rsidR="0007462D" w:rsidRPr="00E03B11">
        <w:t>ootstrapping</w:t>
      </w:r>
      <w:r w:rsidR="004134AF" w:rsidRPr="00E03B11">
        <w:t xml:space="preserve"> </w:t>
      </w:r>
      <w:r w:rsidR="00274553" w:rsidRPr="00E03B11">
        <w:t>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C86B39">
        <w:instrText xml:space="preserve"> ADDIN EN.CITE &lt;EndNote&gt;&lt;Cite&gt;&lt;Author&gt;Mould&lt;/Author&gt;&lt;Year&gt;2013&lt;/Year&gt;&lt;RecNum&gt;38&lt;/RecNum&gt;&lt;DisplayText&gt; [16]&lt;/DisplayText&gt;&lt;record&gt;&lt;rec-number&gt;38&lt;/rec-number&gt;&lt;foreign-keys&gt;&lt;key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C86B39">
        <w:rPr>
          <w:noProof/>
        </w:rPr>
        <w:t> [16]</w:t>
      </w:r>
      <w:r w:rsidR="00FA6FCA" w:rsidRPr="00E03B11">
        <w:fldChar w:fldCharType="end"/>
      </w:r>
      <w:r w:rsidR="00EA472F">
        <w:t>.</w:t>
      </w:r>
    </w:p>
    <w:bookmarkEnd w:id="15"/>
    <w:p w14:paraId="46A177E7" w14:textId="241D66B1" w:rsidR="005750D1" w:rsidRDefault="005750D1" w:rsidP="00CE3795">
      <w:pPr>
        <w:pStyle w:val="Heading2"/>
      </w:pPr>
      <w:r w:rsidRPr="00E03B11">
        <w:t>Simulations</w:t>
      </w:r>
    </w:p>
    <w:p w14:paraId="09A50DCC" w14:textId="375E2392" w:rsidR="005568F3" w:rsidRDefault="005568F3" w:rsidP="00CE3795">
      <w:pPr>
        <w:pStyle w:val="Heading3"/>
      </w:pPr>
      <w:r>
        <w:t>Dose-finding simulations</w:t>
      </w:r>
    </w:p>
    <w:p w14:paraId="16F96633" w14:textId="03C1C9CC" w:rsidR="00825986" w:rsidRPr="00344E1F" w:rsidRDefault="00825986" w:rsidP="00CE3795">
      <w:pPr>
        <w:pStyle w:val="Heading4"/>
      </w:pPr>
      <w:bookmarkStart w:id="16" w:name="_Hlk136861976"/>
      <w:r w:rsidRPr="00344E1F">
        <w:t>Selecting dosing regimens for testing</w:t>
      </w:r>
    </w:p>
    <w:p w14:paraId="41370DBA" w14:textId="392EECC0" w:rsidR="00653711" w:rsidRDefault="00F21274" w:rsidP="00CE3795">
      <w:bookmarkStart w:id="17" w:name="_Hlk136861998"/>
      <w:bookmarkEnd w:id="16"/>
      <w:r w:rsidRPr="00E03B11">
        <w:t xml:space="preserve">We conducted Monte Carlo simulations using the final popPK model to evaluate various </w:t>
      </w:r>
      <w:r w:rsidR="00BA1161" w:rsidRPr="00E03B11">
        <w:t xml:space="preserve">fluconazole </w:t>
      </w:r>
      <w:r w:rsidRPr="00E03B11">
        <w:t xml:space="preserve">dosing regimens. </w:t>
      </w:r>
      <w:r w:rsidR="00126B13" w:rsidRPr="00126B13">
        <w:t>These regimens were selected based on the manufacturer's recommended standard loading and maintenance doses (800 mg on day one, then 400 mg daily) as a reference for comparison</w:t>
      </w:r>
      <w:r w:rsidR="00EF7A15">
        <w:t xml:space="preserve">. Dose </w:t>
      </w:r>
      <w:r w:rsidR="00905EB0">
        <w:t>increments</w:t>
      </w:r>
      <w:r w:rsidR="00EF7A15">
        <w:t xml:space="preserve"> </w:t>
      </w:r>
      <w:r w:rsidR="00905EB0">
        <w:t xml:space="preserve">were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C86B39">
        <w:rPr>
          <w:noProof/>
        </w:rPr>
        <w:t> [5]</w:t>
      </w:r>
      <w:r w:rsidR="00E14AD3">
        <w:fldChar w:fldCharType="end"/>
      </w:r>
      <w:r w:rsidR="00CE0F70">
        <w:t>.</w:t>
      </w:r>
      <w:r w:rsidRPr="00E03B11">
        <w:t xml:space="preserve"> </w:t>
      </w:r>
      <w:r w:rsidR="005B428F">
        <w:t xml:space="preserve">Considering a 200 mg </w:t>
      </w:r>
      <w:r w:rsidR="00F730D3">
        <w:t>increment in doses</w:t>
      </w:r>
      <w:r w:rsidRPr="00E03B11">
        <w:t xml:space="preserve">, we </w:t>
      </w:r>
      <w:r w:rsidR="005B428F">
        <w:t>evaluated</w:t>
      </w:r>
      <w:r w:rsidR="005B428F" w:rsidRPr="00E03B11">
        <w:t xml:space="preserve"> </w:t>
      </w:r>
      <w:r w:rsidRPr="00E03B11">
        <w:t>six</w:t>
      </w:r>
      <w:r w:rsidR="001B09A3">
        <w:t xml:space="preserve"> loading dose</w:t>
      </w:r>
      <w:r w:rsidR="001B09A3" w:rsidRPr="00E03B11">
        <w:t>s</w:t>
      </w:r>
      <w:r w:rsidRPr="00E03B11">
        <w:t xml:space="preserve"> ranging from 800</w:t>
      </w:r>
      <w:r w:rsidR="005B428F">
        <w:t> </w:t>
      </w:r>
      <w:r w:rsidRPr="00E03B11">
        <w:t>mg to 1800</w:t>
      </w:r>
      <w:r w:rsidR="005B428F">
        <w:t> </w:t>
      </w:r>
      <w:r w:rsidRPr="00E03B11">
        <w:t>mg</w:t>
      </w:r>
      <w:r w:rsidR="004A5C49" w:rsidRPr="00E03B11">
        <w:t xml:space="preserve"> </w:t>
      </w:r>
      <w:r w:rsidR="00672E2F">
        <w:t xml:space="preserve">on day </w:t>
      </w:r>
      <w:r w:rsidR="00FA6F56">
        <w:t>1</w:t>
      </w:r>
      <w:r w:rsidR="00FA6F56" w:rsidRPr="00E03B11">
        <w:t xml:space="preserve"> </w:t>
      </w:r>
      <w:r w:rsidRPr="00E03B11">
        <w:t xml:space="preserve">and three </w:t>
      </w:r>
      <w:r w:rsidR="00C2694C">
        <w:t>maintenance dose</w:t>
      </w:r>
      <w:r w:rsidR="00C2694C" w:rsidRPr="00E03B11">
        <w:t>s</w:t>
      </w:r>
      <w:r w:rsidRPr="00E03B11">
        <w:t xml:space="preserve"> ranging from 400</w:t>
      </w:r>
      <w:r w:rsidR="005B428F">
        <w:t> </w:t>
      </w:r>
      <w:r w:rsidRPr="00E03B11">
        <w:t>mg to 800</w:t>
      </w:r>
      <w:r w:rsidR="005B428F">
        <w:t> </w:t>
      </w:r>
      <w:r w:rsidRPr="00E03B11">
        <w:t>mg</w:t>
      </w:r>
      <w:r w:rsidR="00FE0AB5" w:rsidRPr="00E03B11">
        <w:t xml:space="preserve"> daily</w:t>
      </w:r>
      <w:r w:rsidRPr="00E03B11">
        <w:t>.</w:t>
      </w:r>
      <w:r w:rsidR="00CC15F4">
        <w:t xml:space="preserve"> </w:t>
      </w:r>
      <w:r w:rsidR="00672E2F">
        <w:t>W</w:t>
      </w:r>
      <w:r w:rsidR="00CC15F4">
        <w:t xml:space="preserve">e also tested </w:t>
      </w:r>
      <w:r w:rsidR="00672E2F">
        <w:t xml:space="preserve">total body </w:t>
      </w:r>
      <w:r w:rsidR="00F75B5B">
        <w:t>weight-based dosing (</w:t>
      </w:r>
      <w:commentRangeStart w:id="18"/>
      <w:commentRangeStart w:id="19"/>
      <w:commentRangeStart w:id="20"/>
      <w:commentRangeStart w:id="21"/>
      <w:r w:rsidR="00F75B5B">
        <w:t xml:space="preserve">12 mg/kg </w:t>
      </w:r>
      <w:r w:rsidR="00672E2F">
        <w:t>on day 1, followed by</w:t>
      </w:r>
      <w:r w:rsidR="00F75B5B">
        <w:t xml:space="preserve"> 6 mg/kg</w:t>
      </w:r>
      <w:r w:rsidR="00672E2F">
        <w:t xml:space="preserve"> daily</w:t>
      </w:r>
      <w:commentRangeEnd w:id="18"/>
      <w:r w:rsidR="00161E92">
        <w:rPr>
          <w:rStyle w:val="CommentReference"/>
        </w:rPr>
        <w:commentReference w:id="18"/>
      </w:r>
      <w:commentRangeEnd w:id="19"/>
      <w:r w:rsidR="00F53383">
        <w:rPr>
          <w:rStyle w:val="CommentReference"/>
        </w:rPr>
        <w:commentReference w:id="19"/>
      </w:r>
      <w:commentRangeEnd w:id="20"/>
      <w:r w:rsidR="0098393A">
        <w:rPr>
          <w:rStyle w:val="CommentReference"/>
        </w:rPr>
        <w:commentReference w:id="20"/>
      </w:r>
      <w:commentRangeEnd w:id="21"/>
      <w:r w:rsidR="00167F8D">
        <w:rPr>
          <w:rStyle w:val="CommentReference"/>
        </w:rPr>
        <w:commentReference w:id="21"/>
      </w:r>
      <w:r w:rsidR="00F75B5B">
        <w:t>)</w:t>
      </w:r>
      <w:r w:rsidR="002D364A">
        <w:t>,</w:t>
      </w:r>
      <w:r w:rsidR="007C763F">
        <w:t xml:space="preserve"> </w:t>
      </w:r>
      <w:r w:rsidR="00D86948">
        <w:t>as suggested previous</w:t>
      </w:r>
      <w:r w:rsidR="00996C94">
        <w:t>l</w:t>
      </w:r>
      <w:r w:rsidR="00D86948">
        <w:t>y</w:t>
      </w:r>
      <w:r w:rsidR="00184089">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instrText xml:space="preserve"> ADDIN EN.CITE.DATA </w:instrText>
      </w:r>
      <w:r w:rsidR="00C86B39">
        <w:fldChar w:fldCharType="end"/>
      </w:r>
      <w:r w:rsidR="00184089">
        <w:fldChar w:fldCharType="separate"/>
      </w:r>
      <w:r w:rsidR="00C86B39">
        <w:rPr>
          <w:noProof/>
        </w:rPr>
        <w:t> [15]</w:t>
      </w:r>
      <w:r w:rsidR="00184089">
        <w:fldChar w:fldCharType="end"/>
      </w:r>
      <w:r w:rsidR="00B25A1F">
        <w:t>.</w:t>
      </w:r>
    </w:p>
    <w:p w14:paraId="37A44674" w14:textId="30C6C6EB" w:rsidR="00B15FE6" w:rsidRPr="00CA5A80" w:rsidRDefault="00B15FE6" w:rsidP="00CE3795">
      <w:pPr>
        <w:pStyle w:val="Heading4"/>
      </w:pPr>
      <w:r w:rsidRPr="00CA5A80">
        <w:t>Creating virtual patient datasets</w:t>
      </w:r>
    </w:p>
    <w:p w14:paraId="1BA5833F" w14:textId="2E3FB899" w:rsidR="004E3110" w:rsidRDefault="00DA5903" w:rsidP="00CE3795">
      <w:r w:rsidRPr="00DA5903">
        <w:t>Virtual patients were defined exclusively by the covariates retained in the final popPK model</w:t>
      </w:r>
      <w:r w:rsidR="008A1FC4">
        <w:t xml:space="preserve"> (</w:t>
      </w:r>
      <w:r w:rsidR="008A1FC4" w:rsidRPr="0076151A">
        <w:rPr>
          <w:b/>
          <w:bCs/>
        </w:rPr>
        <w:t>Supplementary Table</w:t>
      </w:r>
      <w:r w:rsidR="008A1FC4">
        <w:t>)</w:t>
      </w:r>
      <w:r w:rsidRPr="00DA5903">
        <w:t>. Correlation between the covariates was maintained similar</w:t>
      </w:r>
      <w:r w:rsidR="005D77E1">
        <w:t>ly</w:t>
      </w:r>
      <w:r w:rsidRPr="00DA5903">
        <w:t xml:space="preserve"> </w:t>
      </w:r>
      <w:r w:rsidR="005D77E1">
        <w:t>to that</w:t>
      </w:r>
      <w:r w:rsidR="005D77E1" w:rsidRPr="00DA5903">
        <w:t xml:space="preserve"> </w:t>
      </w:r>
      <w:r w:rsidRPr="00DA5903">
        <w:t xml:space="preserve">in the </w:t>
      </w:r>
      <w:r w:rsidR="00971651">
        <w:t xml:space="preserve">aggregated </w:t>
      </w:r>
      <w:r w:rsidRPr="00DA5903">
        <w:t>dataset. A total of 1000 simulations were performed per virtual patient.</w:t>
      </w:r>
    </w:p>
    <w:p w14:paraId="69A9B794" w14:textId="5D6AD1A4" w:rsidR="00F74989" w:rsidRPr="00CA5A80" w:rsidRDefault="00F74989" w:rsidP="00CE3795">
      <w:pPr>
        <w:pStyle w:val="Heading4"/>
      </w:pPr>
      <w:bookmarkStart w:id="22" w:name="_Hlk136862017"/>
      <w:bookmarkEnd w:id="17"/>
      <w:r w:rsidRPr="00CA5A80">
        <w:t>Criteria for evaluating dosing regimens</w:t>
      </w:r>
    </w:p>
    <w:p w14:paraId="7218710E" w14:textId="6FC7808B" w:rsidR="005E3036" w:rsidRDefault="006E430D" w:rsidP="00CE3795">
      <w:r w:rsidRPr="006E430D">
        <w:t xml:space="preserve">A dosing regimen was considered </w:t>
      </w:r>
      <w:r w:rsidR="00337182">
        <w:t xml:space="preserve">acceptable </w:t>
      </w:r>
      <w:r w:rsidRPr="006E430D">
        <w:t xml:space="preserve">if it </w:t>
      </w:r>
      <w:r w:rsidR="002A023E" w:rsidRPr="002A023E">
        <w:t>achieved a 90% probability of target attainment (PTA) across the population</w:t>
      </w:r>
      <w:r w:rsidR="00093820" w:rsidRPr="00B06240">
        <w:fldChar w:fldCharType="begin"/>
      </w:r>
      <w:r w:rsidR="00077F33">
        <w:instrText xml:space="preserve"> ADDIN EN.CITE &lt;EndNote&gt;&lt;Cite&gt;&lt;Author&gt;Committee for Medicinal Products for Human Use (CHMP)&lt;/Author&gt;&lt;Year&gt;2016&lt;/Year&gt;&lt;RecNum&gt;32&lt;/RecNum&gt;&lt;DisplayText&gt; [22]&lt;/DisplayText&gt;&lt;record&gt;&lt;rec-number&gt;32&lt;/rec-number&gt;&lt;foreign-keys&gt;&lt;key app="EN" db-id="xred9e5sg009pcetsepxtfs0dwxsa5rzvawx" timestamp="1682841833"&gt;32&lt;/key&gt;&lt;/foreign-keys&gt;&lt;ref-type name="Report"&gt;27&lt;/ref-type&gt;&lt;contributors&gt;&lt;authors&gt;&lt;author&gt;Committee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related-urls&gt;&lt;url&gt;https://www.tga.gov.au/sites/default/files/2024-08/guideline_on_the_use_of_pharmacokinetics_and_pharmacodynamics_in_the_development_of_antimicrobial_medicinal_products_.pdf&lt;/url&gt;&lt;/related-urls&gt;&lt;/urls&gt;&lt;/record&gt;&lt;/Cite&gt;&lt;/EndNote&gt;</w:instrText>
      </w:r>
      <w:r w:rsidR="00093820" w:rsidRPr="00B06240">
        <w:fldChar w:fldCharType="separate"/>
      </w:r>
      <w:r w:rsidR="00C86B39">
        <w:rPr>
          <w:noProof/>
        </w:rPr>
        <w:t> [22]</w:t>
      </w:r>
      <w:r w:rsidR="00093820" w:rsidRPr="00B06240">
        <w:fldChar w:fldCharType="end"/>
      </w:r>
      <w:r w:rsidR="00093820">
        <w:t>.</w:t>
      </w:r>
      <w:r w:rsidR="000B0EF4">
        <w:t xml:space="preserve"> </w:t>
      </w:r>
      <w:r w:rsidR="00550077">
        <w:t xml:space="preserve">The </w:t>
      </w:r>
      <w:r w:rsidR="009C0588">
        <w:t>ad</w:t>
      </w:r>
      <w:r w:rsidR="003900CA">
        <w:t>equacy of the</w:t>
      </w:r>
      <w:r w:rsidR="00986C44">
        <w:t xml:space="preserve"> </w:t>
      </w:r>
      <w:r w:rsidR="004156A5" w:rsidRPr="004156A5">
        <w:t>loading dose</w:t>
      </w:r>
      <w:r w:rsidR="004156A5" w:rsidRPr="004156A5" w:rsidDel="004156A5">
        <w:t xml:space="preserve"> </w:t>
      </w:r>
      <w:r w:rsidR="002702BD">
        <w:t>was evaluated</w:t>
      </w:r>
      <w:r w:rsidR="003900CA">
        <w:t xml:space="preserve"> via</w:t>
      </w:r>
      <w:r w:rsidR="004036F4">
        <w:t xml:space="preserve"> </w:t>
      </w:r>
      <w:r w:rsidR="00DE677E">
        <w:t xml:space="preserve">the </w:t>
      </w:r>
      <w:r w:rsidR="003003EA">
        <w:t>PTA 24</w:t>
      </w:r>
      <w:r w:rsidR="00ED7489">
        <w:t> hours</w:t>
      </w:r>
      <w:r w:rsidR="005E3036">
        <w:t xml:space="preserve"> </w:t>
      </w:r>
      <w:r w:rsidR="00ED7489">
        <w:t>after</w:t>
      </w:r>
      <w:r w:rsidR="002702BD">
        <w:t xml:space="preserve"> its</w:t>
      </w:r>
      <w:r w:rsidR="00ED7489">
        <w:t xml:space="preserve"> administration</w:t>
      </w:r>
      <w:r w:rsidR="00B13F36">
        <w:t xml:space="preserve"> (day 1)</w:t>
      </w:r>
      <w:r w:rsidR="00766900" w:rsidRPr="00766900">
        <w:t xml:space="preserve">. </w:t>
      </w:r>
      <w:r w:rsidR="00C95976">
        <w:t>Similarly, the a</w:t>
      </w:r>
      <w:r w:rsidR="00C95976" w:rsidRPr="00766900">
        <w:t xml:space="preserve">dequacy </w:t>
      </w:r>
      <w:r w:rsidR="00766900" w:rsidRPr="00766900">
        <w:t xml:space="preserve">of the </w:t>
      </w:r>
      <w:r w:rsidR="00EF3394" w:rsidRPr="00EF3394">
        <w:t>maintenance dose</w:t>
      </w:r>
      <w:r w:rsidR="00EF3394" w:rsidRPr="00EF3394" w:rsidDel="00EF3394">
        <w:t xml:space="preserve"> </w:t>
      </w:r>
      <w:r w:rsidR="00766900" w:rsidRPr="00766900">
        <w:t xml:space="preserve">was </w:t>
      </w:r>
      <w:r w:rsidR="002702BD">
        <w:t>evaluated</w:t>
      </w:r>
      <w:r w:rsidR="00A22D8A">
        <w:t xml:space="preserve"> via the PTA</w:t>
      </w:r>
      <w:r w:rsidR="00766900" w:rsidRPr="00766900">
        <w:t xml:space="preserve"> </w:t>
      </w:r>
      <w:r w:rsidR="00762D75">
        <w:t>on</w:t>
      </w:r>
      <w:r w:rsidR="00DA76A3">
        <w:t xml:space="preserve"> </w:t>
      </w:r>
      <w:r w:rsidR="005E3036">
        <w:t>day </w:t>
      </w:r>
      <w:r w:rsidR="00766900" w:rsidRPr="00766900">
        <w:t>14</w:t>
      </w:r>
      <w:r w:rsidR="005E3036">
        <w:t> </w:t>
      </w:r>
      <w:r w:rsidR="00766900" w:rsidRPr="00766900">
        <w:t>[9].</w:t>
      </w:r>
      <w:r w:rsidR="005C7B43">
        <w:t xml:space="preserve"> </w:t>
      </w:r>
      <w:r w:rsidR="000E09CC">
        <w:t>The</w:t>
      </w:r>
      <w:r w:rsidR="00B8774E">
        <w:t xml:space="preserve"> </w:t>
      </w:r>
      <w:r w:rsidR="00116703">
        <w:t xml:space="preserve">sufficiency of the resulting </w:t>
      </w:r>
      <w:r w:rsidR="00286954">
        <w:t>dosing regimen</w:t>
      </w:r>
      <w:r w:rsidR="0087369C">
        <w:t xml:space="preserve"> throughout </w:t>
      </w:r>
      <w:r w:rsidR="00094ABB">
        <w:t>the</w:t>
      </w:r>
      <w:r w:rsidR="00284B70">
        <w:t xml:space="preserve"> entire</w:t>
      </w:r>
      <w:r w:rsidR="00094ABB">
        <w:t xml:space="preserve"> 2-week treatment period</w:t>
      </w:r>
      <w:r w:rsidR="00286954">
        <w:t xml:space="preserve"> </w:t>
      </w:r>
      <w:r w:rsidR="0087369C">
        <w:t>was then confirmed via its PTA on day</w:t>
      </w:r>
      <w:r w:rsidR="00B13F36">
        <w:t>s</w:t>
      </w:r>
      <w:r w:rsidR="0071515A">
        <w:t xml:space="preserve"> 2 and 7.</w:t>
      </w:r>
    </w:p>
    <w:p w14:paraId="69454632" w14:textId="6FB35D19" w:rsidR="007E3AB8" w:rsidRDefault="00EB4685" w:rsidP="00CE3795">
      <w:r w:rsidRPr="00E03B11">
        <w:t xml:space="preserve">The </w:t>
      </w:r>
      <w:r w:rsidR="00D47329">
        <w:t xml:space="preserve">fluconazole </w:t>
      </w:r>
      <w:r w:rsidR="004B596A" w:rsidRPr="00E03B11">
        <w:t>AUC</w:t>
      </w:r>
      <w:r w:rsidR="004B596A" w:rsidRPr="00E03B11">
        <w:rPr>
          <w:vertAlign w:val="subscript"/>
        </w:rPr>
        <w:t>0-24</w:t>
      </w:r>
      <w:r w:rsidR="00137C30">
        <w:rPr>
          <w:vertAlign w:val="subscript"/>
        </w:rPr>
        <w:t xml:space="preserve"> </w:t>
      </w:r>
      <w:r w:rsidR="00671D20">
        <w:t>w</w:t>
      </w:r>
      <w:r w:rsidR="00D47329">
        <w:t>as</w:t>
      </w:r>
      <w:r w:rsidR="004B596A" w:rsidRPr="00E03B11">
        <w:t xml:space="preserve"> calculated</w:t>
      </w:r>
      <w:r w:rsidR="00B13F36">
        <w:t xml:space="preserve"> daily</w:t>
      </w:r>
      <w:r w:rsidR="004B596A" w:rsidRPr="00E03B11">
        <w:t xml:space="preserve">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w:t>
      </w:r>
      <w:r w:rsidR="003E595D">
        <w:t xml:space="preserve">the dosing interval </w:t>
      </w:r>
      <w:r w:rsidR="00D47329">
        <w:t>using the popPK model</w:t>
      </w:r>
      <w:r w:rsidR="004B596A" w:rsidRPr="00E03B11">
        <w:t>.</w:t>
      </w:r>
      <w:r w:rsidR="00785566">
        <w:t xml:space="preserve"> </w:t>
      </w:r>
      <w:r w:rsidR="00610131">
        <w:t xml:space="preserve">A </w:t>
      </w:r>
      <w:r w:rsidR="00610131" w:rsidRPr="00E03B11">
        <w:t>fluconazole</w:t>
      </w:r>
      <w:r w:rsidR="00610131">
        <w:t xml:space="preserve"> unbound</w:t>
      </w:r>
      <w:r w:rsidR="00610131" w:rsidRPr="00E03B11">
        <w:t xml:space="preserve"> fraction of 89%</w:t>
      </w:r>
      <w:r w:rsidR="00610131">
        <w:t xml:space="preserve"> was </w:t>
      </w:r>
      <w:r w:rsidR="00EC6EC9">
        <w:t>used</w:t>
      </w:r>
      <w:r w:rsidR="00610131">
        <w:t xml:space="preserve">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C86B39">
        <w:rPr>
          <w:noProof/>
        </w:rPr>
        <w:t> [5]</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r w:rsidR="004F6CBB" w:rsidRPr="00E03B11">
        <w:t>mg</w:t>
      </w:r>
      <w:r w:rsidR="00D313FF">
        <w:t>×</w:t>
      </w:r>
      <w:r w:rsidR="004F6CBB" w:rsidRPr="00E03B11">
        <w:t xml:space="preserve">h/L was </w:t>
      </w:r>
      <w:r w:rsidR="00610131">
        <w:t>set</w:t>
      </w:r>
      <w:r w:rsidR="00610131" w:rsidRPr="00E03B11">
        <w:t xml:space="preserve"> </w:t>
      </w:r>
      <w:r w:rsidR="004F6CBB" w:rsidRPr="00E03B11">
        <w:t>as the optimal PKPD target</w:t>
      </w:r>
      <w:r w:rsidR="00001CFF">
        <w:t xml:space="preserve">, </w:t>
      </w:r>
      <w:r w:rsidR="007A5A68">
        <w:t>considering</w:t>
      </w:r>
      <w:r w:rsidR="00001CFF">
        <w:t xml:space="preserve"> the non-species specific susceptibility breakpoint </w:t>
      </w:r>
      <w:r w:rsidR="00610131">
        <w:t>of</w:t>
      </w:r>
      <w:r w:rsidR="00001CFF">
        <w:t xml:space="preserve"> 2</w:t>
      </w:r>
      <w:r w:rsidR="00610131">
        <w:t> </w:t>
      </w:r>
      <w:r w:rsidR="00001CFF">
        <w:t>mg/L</w:t>
      </w:r>
      <w:r w:rsidR="00C36D63">
        <w:fldChar w:fldCharType="begin"/>
      </w:r>
      <w:r w:rsidR="00E17DEA">
        <w:instrText xml:space="preserve"> ADDIN EN.CITE &lt;EndNote&gt;&lt;Cite&gt;&lt;Author&gt;European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C86B39">
        <w:rPr>
          <w:noProof/>
        </w:rPr>
        <w:t> [8]</w:t>
      </w:r>
      <w:r w:rsidR="00C36D63">
        <w:fldChar w:fldCharType="end"/>
      </w:r>
      <w:r w:rsidR="00610131">
        <w:t>.</w:t>
      </w:r>
      <w:r w:rsidR="00935686">
        <w:t xml:space="preserve"> 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r w:rsidR="00D803BD" w:rsidRPr="00E03B11">
        <w:t>mg</w:t>
      </w:r>
      <w:r w:rsidR="00493409">
        <w:t>×</w:t>
      </w:r>
      <w:r w:rsidR="00D803BD" w:rsidRPr="00E03B11">
        <w:t>h/L</w:t>
      </w:r>
      <w:r w:rsidR="00C12AF2">
        <w:t xml:space="preserve"> was also explored </w:t>
      </w:r>
      <w:r w:rsidR="00961162">
        <w:t xml:space="preserve">to account for </w:t>
      </w:r>
      <w:r w:rsidR="00F95F0A">
        <w:t xml:space="preserve">“susceptible, </w:t>
      </w:r>
      <w:r w:rsidR="00870310">
        <w:t>increased exposure”</w:t>
      </w:r>
      <w:r w:rsidR="007265D2">
        <w:t xml:space="preserve"> non</w:t>
      </w:r>
      <w:r w:rsidR="004A730C">
        <w:t>–</w:t>
      </w:r>
      <w:r w:rsidR="00D01B36" w:rsidRPr="00D279D8">
        <w:rPr>
          <w:i/>
          <w:iCs/>
        </w:rPr>
        <w:t>Candida glabrata</w:t>
      </w:r>
      <w:r w:rsidR="00870310">
        <w:t xml:space="preserve"> </w:t>
      </w:r>
      <w:r w:rsidR="00E70774">
        <w:t>species</w:t>
      </w:r>
      <w:r w:rsidR="00870310">
        <w:t xml:space="preserve"> (i.e.</w:t>
      </w:r>
      <w:r w:rsidR="003A2327">
        <w:t>,</w:t>
      </w:r>
      <w:r w:rsidR="00870310">
        <w:t xml:space="preserve"> </w:t>
      </w:r>
      <w:r w:rsidR="009345FD">
        <w:t xml:space="preserve">with a </w:t>
      </w:r>
      <w:r w:rsidR="00134566">
        <w:t xml:space="preserve">MIC </w:t>
      </w:r>
      <w:r w:rsidR="00134566">
        <w:lastRenderedPageBreak/>
        <w:t>of 4</w:t>
      </w:r>
      <w:r w:rsidR="009345FD">
        <w:t> </w:t>
      </w:r>
      <w:r w:rsidR="00134566">
        <w:t>mg/L)</w:t>
      </w:r>
      <w:r w:rsidR="00880179">
        <w:fldChar w:fldCharType="begin"/>
      </w:r>
      <w:r w:rsidR="00E17DEA">
        <w:instrText xml:space="preserve"> ADDIN EN.CITE &lt;EndNote&gt;&lt;Cite ExcludeAuth="1"&gt;&lt;Author&gt;European Committee on Antimicrobial Susceptibility Testing&lt;/Author&gt;&lt;Year&gt;2020&lt;/Year&gt;&lt;RecNum&gt;17&lt;/RecNum&gt;&lt;DisplayText&gt;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Page"&gt;12&lt;/ref-type&gt;&lt;contributors&gt;&lt;authors&gt;&lt;author&gt;European Committee on Antimicrobial Susceptibility Testing,&lt;/author&gt;&lt;/authors&gt;&lt;/contributors&gt;&lt;titles&gt;&lt;title&gt;Fluconazole: Rationale for the clinical breakpoints, version 3.0&lt;/title&gt;&lt;/titles&gt;&lt;number&gt;29 Jan 2025&lt;/number&gt;&lt;dates&gt;&lt;year&gt;2020&lt;/year&gt;&lt;/dates&gt;&lt;urls&gt;&lt;related-urls&gt;&lt;url&gt;https://www.eucast.org/fileadmin/src/media/PDFs/EUCAST_files/Rationale_documents/Fluconazole_RD_v3.0_final_18_02.pdf&lt;/url&gt;&lt;/related-urls&gt;&lt;/urls&gt;&lt;/record&gt;&lt;/Cite&gt;&lt;/EndNote&gt;</w:instrText>
      </w:r>
      <w:r w:rsidR="00880179">
        <w:fldChar w:fldCharType="separate"/>
      </w:r>
      <w:r w:rsidR="00C86B39">
        <w:rPr>
          <w:noProof/>
        </w:rPr>
        <w:t> [8]</w:t>
      </w:r>
      <w:r w:rsidR="00880179">
        <w:fldChar w:fldCharType="end"/>
      </w:r>
      <w:r w:rsidR="00880179">
        <w:t>.</w:t>
      </w:r>
      <w:r w:rsidR="000C7DB8">
        <w:t xml:space="preserve"> </w:t>
      </w:r>
      <w:r w:rsidR="00610131">
        <w:t>A</w:t>
      </w:r>
      <w:r w:rsidR="004F6CBB" w:rsidRPr="00E03B11">
        <w:t xml:space="preserve"> C</w:t>
      </w:r>
      <w:r w:rsidR="00610131">
        <w:rPr>
          <w:vertAlign w:val="subscript"/>
        </w:rPr>
        <w:t>trough</w:t>
      </w:r>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85514F">
        <w:t xml:space="preserve"> with exposures above this value considered unacceptable</w:t>
      </w:r>
      <w:r w:rsidR="004F6CBB" w:rsidRPr="00E03B11">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 </w:instrText>
      </w:r>
      <w:r w:rsidR="0077398F">
        <w:fldChar w:fldCharType="begin">
          <w:fldData xml:space="preserve">PEVuZE5vdGU+PENpdGU+PEF1dGhvcj5NYXRzdW1vdG88L0F1dGhvcj48WWVhcj4yMDAwPC9ZZWFy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</w:fldData>
        </w:fldChar>
      </w:r>
      <w:r w:rsidR="0077398F">
        <w:instrText xml:space="preserve"> ADDIN EN.CITE.DATA </w:instrText>
      </w:r>
      <w:r w:rsidR="0077398F">
        <w:fldChar w:fldCharType="end"/>
      </w:r>
      <w:r w:rsidR="004F6CBB" w:rsidRPr="00E03B11">
        <w:fldChar w:fldCharType="separate"/>
      </w:r>
      <w:r w:rsidR="00C86B39">
        <w:rPr>
          <w:noProof/>
        </w:rPr>
        <w:t> [10, 11]</w:t>
      </w:r>
      <w:r w:rsidR="004F6CBB" w:rsidRPr="00E03B11">
        <w:fldChar w:fldCharType="end"/>
      </w:r>
      <w:r w:rsidR="00710CEB">
        <w:t>.</w:t>
      </w:r>
    </w:p>
    <w:p w14:paraId="01EC415A" w14:textId="75689BF3" w:rsidR="00465EAC" w:rsidRPr="00A72BCD" w:rsidRDefault="0000186A" w:rsidP="00CE3795">
      <w:pPr>
        <w:pStyle w:val="Heading3"/>
      </w:pPr>
      <w:r>
        <w:t>Real-world p</w:t>
      </w:r>
      <w:r w:rsidR="00465EAC" w:rsidRPr="00A72BCD">
        <w:t>opulation simulations</w:t>
      </w:r>
    </w:p>
    <w:p w14:paraId="02E696CA" w14:textId="511605AB" w:rsidR="00D11A0F" w:rsidRDefault="0000186A" w:rsidP="00CE3795">
      <w:r>
        <w:t>T</w:t>
      </w:r>
      <w:r w:rsidR="00EB4685" w:rsidRPr="00E03B11">
        <w:t>he</w:t>
      </w:r>
      <w:r w:rsidR="00B429DC">
        <w:t xml:space="preserve"> 14-day</w:t>
      </w:r>
      <w:r w:rsidR="00EB4685" w:rsidRPr="00E03B11">
        <w:t xml:space="preserve"> standard and optimised</w:t>
      </w:r>
      <w:r w:rsidR="009648DB">
        <w:t xml:space="preserve"> </w:t>
      </w:r>
      <w:r w:rsidR="00EB4685" w:rsidRPr="00E03B11">
        <w:t xml:space="preserve">dosing regimens were compared </w:t>
      </w:r>
      <w:r w:rsidR="0057161A">
        <w:t>for</w:t>
      </w:r>
      <w:r w:rsidR="00EB4685" w:rsidRPr="00E03B11">
        <w:t xml:space="preserve"> population-level PTA</w:t>
      </w:r>
      <w:r w:rsidR="002755AD">
        <w:t xml:space="preserve"> and drug</w:t>
      </w:r>
      <w:r w:rsidR="00EB4685" w:rsidRPr="00E03B11">
        <w:t xml:space="preserve"> exposure. </w:t>
      </w:r>
      <w:r w:rsidR="00953A4B">
        <w:t xml:space="preserve">Therefore, </w:t>
      </w:r>
      <w:r w:rsidR="00271041">
        <w:t xml:space="preserve">we created </w:t>
      </w:r>
      <w:r w:rsidR="00953A4B">
        <w:t>a</w:t>
      </w:r>
      <w:r w:rsidR="00953A4B" w:rsidRPr="00E03B11">
        <w:t xml:space="preserve"> </w:t>
      </w:r>
      <w:r w:rsidR="00B17B4E">
        <w:t xml:space="preserve">virtual patient </w:t>
      </w:r>
      <w:r w:rsidR="00953A4B" w:rsidRPr="00E03B11">
        <w:t xml:space="preserve">population of 1000 </w:t>
      </w:r>
      <w:r w:rsidR="009656AC">
        <w:t>patients</w:t>
      </w:r>
      <w:r w:rsidR="001577A9">
        <w:t xml:space="preserve"> to represent the real-world </w:t>
      </w:r>
      <w:r w:rsidR="00302D4E">
        <w:t>population in our aggregated dataset</w:t>
      </w:r>
      <w:r w:rsidR="00544F28">
        <w:t>,</w:t>
      </w:r>
      <w:r w:rsidR="00271041">
        <w:t xml:space="preserve"> </w:t>
      </w:r>
      <w:r w:rsidR="00544F28">
        <w:t>ensuring</w:t>
      </w:r>
      <w:r w:rsidR="00C3705F" w:rsidRPr="00C3705F">
        <w:t xml:space="preserve"> the proportions of categorical covariates and distributions of continuous covariates matched</w:t>
      </w:r>
      <w:r w:rsidR="00953A4B" w:rsidRPr="00E03B11">
        <w:t>.</w:t>
      </w:r>
      <w:r w:rsidR="00EF6C09" w:rsidRPr="00E03B11">
        <w:t xml:space="preserve"> </w:t>
      </w:r>
      <w:r w:rsidR="00BA3D50">
        <w:t xml:space="preserve">Specifically, </w:t>
      </w:r>
      <w:r w:rsidR="0091172B">
        <w:t>we randomly sampled continuous covariates</w:t>
      </w:r>
      <w:r w:rsidR="005A38A2" w:rsidRPr="00E03B11">
        <w:t xml:space="preserve"> </w:t>
      </w:r>
      <w:r w:rsidR="006E5B06" w:rsidRPr="00E03B11">
        <w:t>from the</w:t>
      </w:r>
      <w:r w:rsidR="002F1382">
        <w:t>ir</w:t>
      </w:r>
      <w:r w:rsidR="006E5B06" w:rsidRPr="00E03B11">
        <w:t xml:space="preserve"> </w:t>
      </w:r>
      <w:r w:rsidR="00DD66AD" w:rsidRPr="00DD66AD">
        <w:t>empirical cumulative distribution functions</w:t>
      </w:r>
      <w:r w:rsidR="00601F38">
        <w:t xml:space="preserve"> </w:t>
      </w:r>
      <w:r w:rsidR="00615A40">
        <w:t>obtained</w:t>
      </w:r>
      <w:r w:rsidR="00DD66AD" w:rsidRPr="00DD66AD" w:rsidDel="00DD66AD">
        <w:t xml:space="preserve"> </w:t>
      </w:r>
      <w:r w:rsidR="0099361C">
        <w:t xml:space="preserve">from </w:t>
      </w:r>
      <w:r w:rsidR="00EB4C07">
        <w:t>the</w:t>
      </w:r>
      <w:r w:rsidR="004806B6">
        <w:t xml:space="preserve"> aggregated</w:t>
      </w:r>
      <w:r w:rsidR="00EB4C07">
        <w:t xml:space="preserve"> dataset</w:t>
      </w:r>
      <w:r w:rsidR="00886B47" w:rsidRPr="00E03B11">
        <w:fldChar w:fldCharType="begin"/>
      </w:r>
      <w:r w:rsidR="00F21796">
        <w:instrText xml:space="preserve"> ADDIN EN.CITE &lt;EndNote&gt;&lt;Cite&gt;&lt;Author&gt;Ramachandran&lt;/Author&gt;&lt;Year&gt;2021&lt;/Year&gt;&lt;RecNum&gt;47&lt;/RecNum&gt;&lt;DisplayText&gt; [23]&lt;/DisplayText&gt;&lt;record&gt;&lt;rec-number&gt;47&lt;/rec-number&gt;&lt;foreign-keys&gt;&lt;key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ocation&gt;London&lt;/pub-location&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C86B39">
        <w:rPr>
          <w:noProof/>
        </w:rPr>
        <w:t> [23]</w:t>
      </w:r>
      <w:r w:rsidR="00886B47" w:rsidRPr="00E03B11">
        <w:fldChar w:fldCharType="end"/>
      </w:r>
      <w:r w:rsidR="00540D33">
        <w:t>.</w:t>
      </w:r>
      <w:r w:rsidR="006F1685" w:rsidRPr="00E03B11">
        <w:t xml:space="preserve"> </w:t>
      </w:r>
      <w:r w:rsidR="00D11A0F" w:rsidRPr="004F73E3">
        <w:t xml:space="preserve">1000 simulations were </w:t>
      </w:r>
      <w:r w:rsidR="00E9132B">
        <w:t xml:space="preserve">also </w:t>
      </w:r>
      <w:r w:rsidR="00D11A0F" w:rsidRPr="004F73E3">
        <w:t>performed per virtual patient.</w:t>
      </w:r>
    </w:p>
    <w:bookmarkEnd w:id="22"/>
    <w:p w14:paraId="4855DD86" w14:textId="77777777" w:rsidR="00612626" w:rsidRPr="00E03B11" w:rsidRDefault="00612626" w:rsidP="00CE3795">
      <w:pPr>
        <w:pStyle w:val="Heading2"/>
      </w:pPr>
      <w:r w:rsidRPr="00E03B11">
        <w:t>Software</w:t>
      </w:r>
    </w:p>
    <w:p w14:paraId="47B0DA56" w14:textId="457FB822" w:rsidR="00110745" w:rsidRDefault="00412F80" w:rsidP="00CE3795">
      <w:pPr>
        <w:rPr>
          <w:b/>
          <w:bCs/>
          <w:sz w:val="28"/>
          <w:szCs w:val="28"/>
        </w:rPr>
      </w:pPr>
      <w:bookmarkStart w:id="23"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9A42E2">
        <w:t>3</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6F66B0" w:rsidRPr="006F66B0">
        <w:t xml:space="preserve"> 2024.04.0+735</w:t>
      </w:r>
      <w:r w:rsidR="00612626" w:rsidRPr="00E03B11">
        <w:t>; RStudio, Inc., Boston, MA, USA)</w:t>
      </w:r>
      <w:r w:rsidR="00913EE7" w:rsidRPr="00E03B11">
        <w:t xml:space="preserve">. </w:t>
      </w:r>
      <w:r w:rsidR="007B554C">
        <w:t>We used t</w:t>
      </w:r>
      <w:r w:rsidR="007B554C" w:rsidRPr="00E03B11">
        <w:t xml:space="preserve">he </w:t>
      </w:r>
      <w:r w:rsidR="00612626" w:rsidRPr="00E03B11">
        <w:rPr>
          <w:i/>
          <w:iCs/>
        </w:rPr>
        <w:t>tidyverse</w:t>
      </w:r>
      <w:r w:rsidR="00612626" w:rsidRPr="00E03B11">
        <w:t xml:space="preserve"> collection of packages</w:t>
      </w:r>
      <w:r w:rsidR="00106AB2" w:rsidRPr="00E03B11">
        <w:t xml:space="preserve"> </w:t>
      </w:r>
      <w:r w:rsidR="00913EE7" w:rsidRPr="00E03B11">
        <w:t>for this purpose</w:t>
      </w:r>
      <w:r w:rsidR="00106AB2" w:rsidRPr="00E03B11">
        <w:t xml:space="preserve"> while </w:t>
      </w:r>
      <w:r w:rsidR="008F43D3">
        <w:t xml:space="preserve">using </w:t>
      </w:r>
      <w:r w:rsidR="005460A5" w:rsidRPr="00E03B11">
        <w:t xml:space="preserve">the </w:t>
      </w:r>
      <w:r w:rsidR="00106AB2" w:rsidRPr="00E03B11">
        <w:rPr>
          <w:i/>
          <w:iCs/>
        </w:rPr>
        <w:t>mice</w:t>
      </w:r>
      <w:r w:rsidR="00247687">
        <w:rPr>
          <w:i/>
          <w:iCs/>
        </w:rPr>
        <w:t xml:space="preserve"> </w:t>
      </w:r>
      <w:r w:rsidR="00BE1E11">
        <w:t>package to</w:t>
      </w:r>
      <w:r w:rsidR="00BE1E11" w:rsidRPr="00E03B11">
        <w:t xml:space="preserve"> </w:t>
      </w:r>
      <w:r w:rsidR="00106AB2" w:rsidRPr="00E03B11">
        <w:t>perform multiple imputation</w:t>
      </w:r>
      <w:r w:rsidR="004A6898" w:rsidRPr="00E03B11">
        <w:fldChar w:fldCharType="begin"/>
      </w:r>
      <w:r w:rsidR="00E91511">
        <w:instrText xml:space="preserve"> ADDIN EN.CITE &lt;EndNote&gt;&lt;Cite&gt;&lt;Author&gt;van Buuren&lt;/Author&gt;&lt;Year&gt;2018&lt;/Year&gt;&lt;RecNum&gt;26&lt;/RecNum&gt;&lt;DisplayText&gt; [20, 24]&lt;/DisplayText&gt;&lt;record&gt;&lt;rec-number&gt;26&lt;/rec-number&gt;&lt;foreign-keys&gt;&lt;key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Cite&gt;&lt;Author&gt;Wickham&lt;/Author&gt;&lt;Year&gt;2023&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Wickham&lt;/author&gt;&lt;author&gt;Mine Cetinkaya-Rundel&lt;/author&gt;&lt;author&gt;Garrett Grolemund&lt;/author&gt;&lt;/authors&gt;&lt;/contributors&gt;&lt;titles&gt;&lt;title&gt;R for Data Science: Import, Tidy, Transform, Visualize, and Model Data&lt;/title&gt;&lt;/titles&gt;&lt;edition&gt;2nd&lt;/edition&gt;&lt;dates&gt;&lt;year&gt;2023&lt;/year&gt;&lt;/dates&gt;&lt;pub-location&gt;California&lt;/pub-location&gt;&lt;publisher&gt;O&amp;apos;Reilly Media&lt;/publisher&gt;&lt;urls&gt;&lt;related-urls&gt;&lt;url&gt;https://r4ds.had.co.nz/&lt;/url&gt;&lt;/related-urls&gt;&lt;/urls&gt;&lt;/record&gt;&lt;/Cite&gt;&lt;/EndNote&gt;</w:instrText>
      </w:r>
      <w:r w:rsidR="004A6898" w:rsidRPr="00E03B11">
        <w:fldChar w:fldCharType="separate"/>
      </w:r>
      <w:r w:rsidR="00C86B39">
        <w:rPr>
          <w:noProof/>
        </w:rPr>
        <w:t> [20, 24]</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(PsN; v</w:t>
      </w:r>
      <w:r w:rsidR="005D6F0D" w:rsidRPr="00E03B11">
        <w:t>5</w:t>
      </w:r>
      <w:r w:rsidR="00612626" w:rsidRPr="00E03B11">
        <w:t>.</w:t>
      </w:r>
      <w:r w:rsidR="005D6F0D" w:rsidRPr="00E03B11">
        <w:t>3</w:t>
      </w:r>
      <w:r w:rsidR="00612626" w:rsidRPr="00E03B11">
        <w:t>.0) toolkit on the Pirana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C86B39">
        <w:instrText xml:space="preserve"> ADDIN EN.CITE &lt;EndNote&gt;&lt;Cite&gt;&lt;Author&gt;Keizer&lt;/Author&gt;&lt;Year&gt;2013&lt;/Year&gt;&lt;RecNum&gt;35&lt;/RecNum&gt;&lt;DisplayText&gt; [25]&lt;/DisplayText&gt;&lt;record&gt;&lt;rec-number&gt;35&lt;/rec-number&gt;&lt;foreign-keys&gt;&lt;key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C86B39">
        <w:rPr>
          <w:noProof/>
        </w:rPr>
        <w:t> [25]</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12221E">
        <w:t xml:space="preserve"> </w:t>
      </w:r>
      <w:r w:rsidR="00847593">
        <w:t>is</w:t>
      </w:r>
      <w:r w:rsidR="00E271DB" w:rsidRPr="00E03B11">
        <w:t xml:space="preserve"> </w:t>
      </w:r>
      <w:r w:rsidR="00612626" w:rsidRPr="00E03B11">
        <w:t xml:space="preserve">available in </w:t>
      </w:r>
      <w:r w:rsidR="00CF068A" w:rsidRPr="00E03B11">
        <w:t xml:space="preserve">the </w:t>
      </w:r>
      <w:r w:rsidR="00CF068A" w:rsidRPr="00A72BCD">
        <w:rPr>
          <w:b/>
          <w:bCs/>
        </w:rPr>
        <w:t>Supplementary Code</w:t>
      </w:r>
      <w:r w:rsidR="00CF068A" w:rsidRPr="00E03B11">
        <w:t>.</w:t>
      </w:r>
      <w:bookmarkEnd w:id="23"/>
      <w:r w:rsidR="00110745">
        <w:rPr>
          <w:b/>
          <w:bCs/>
          <w:sz w:val="28"/>
          <w:szCs w:val="28"/>
        </w:rPr>
        <w:br w:type="page"/>
      </w:r>
    </w:p>
    <w:p w14:paraId="7E5A6A4B" w14:textId="37B22136" w:rsidR="002566FB" w:rsidRPr="00E03B11" w:rsidRDefault="001C6240" w:rsidP="00CE3795">
      <w:pPr>
        <w:pStyle w:val="Heading1"/>
      </w:pPr>
      <w:r w:rsidRPr="00E03B11">
        <w:lastRenderedPageBreak/>
        <w:t>Results</w:t>
      </w:r>
    </w:p>
    <w:p w14:paraId="3BE70ED6" w14:textId="77777777" w:rsidR="00BF6CF3" w:rsidRPr="00E03B11" w:rsidRDefault="00BF6CF3" w:rsidP="00CE3795">
      <w:pPr>
        <w:pStyle w:val="Heading2"/>
      </w:pPr>
      <w:r w:rsidRPr="00E03B11">
        <w:t>Data</w:t>
      </w:r>
    </w:p>
    <w:p w14:paraId="2A30F97E" w14:textId="26609332" w:rsidR="00BF6CF3" w:rsidRPr="00E05CF4" w:rsidRDefault="00C41D31" w:rsidP="00CE3795">
      <w:bookmarkStart w:id="24" w:name="_Hlk136862086"/>
      <w:r>
        <w:t xml:space="preserve">Data from </w:t>
      </w:r>
      <w:r w:rsidR="00A549BC">
        <w:t>eight</w:t>
      </w:r>
      <w:r>
        <w:t xml:space="preserve"> studies </w:t>
      </w:r>
      <w:r w:rsidR="00124A86">
        <w:t>included</w:t>
      </w:r>
      <w:r>
        <w:t xml:space="preserve"> </w:t>
      </w:r>
      <w:r w:rsidR="00BF6CF3" w:rsidRPr="00E03B11">
        <w:t xml:space="preserve">a total of 177 </w:t>
      </w:r>
      <w:r w:rsidR="0085514F">
        <w:t xml:space="preserve">ICU </w:t>
      </w:r>
      <w:r w:rsidR="00BF6CF3" w:rsidRPr="00E03B11">
        <w:t xml:space="preserve">patients </w:t>
      </w:r>
      <w:r w:rsidR="0052675C">
        <w:t>treated with</w:t>
      </w:r>
      <w:r w:rsidR="009248EC">
        <w:t xml:space="preserve"> IV fluconazole</w:t>
      </w:r>
      <w:r w:rsidR="00BF6CF3" w:rsidRPr="00E03B11">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PjwvZGF0ZXM+PHVybHM+PC91cmxzPjxlbGVjdHJvbmljLXJlc291cmNlLW51bT4xMC4xMTg2L3Mx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</w:fldData>
        </w:fldChar>
      </w:r>
      <w:r w:rsidR="008C36F1">
        <w:instrText xml:space="preserve"> ADDIN EN.CITE </w:instrText>
      </w:r>
      <w:r w:rsidR="008C36F1">
        <w:fldChar w:fldCharType="begin">
          <w:fldData xml:space="preserve">PEVuZE5vdGU+PENpdGU+PEF1dGhvcj5BbG9iYWlkPC9BdXRob3I+PFllYXI+MjAxNjwvWWVhcj48
UmVjTnVtPjE5PC9SZWNOdW0+PERpc3BsYXlUZXh0PsKgWzEyLTE1LCAyNi0yOV08L0Rpc3BsYXlU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PjwvZGF0ZXM+PHVybHM+PC91cmxzPjxlbGVjdHJvbmljLXJlc291cmNlLW51bT4xMC4xMTg2L3Mx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</w:fldData>
        </w:fldChar>
      </w:r>
      <w:r w:rsidR="008C36F1">
        <w:instrText xml:space="preserve"> ADDIN EN.CITE.DATA </w:instrText>
      </w:r>
      <w:r w:rsidR="008C36F1">
        <w:fldChar w:fldCharType="end"/>
      </w:r>
      <w:r w:rsidR="00BF6CF3" w:rsidRPr="00E03B11">
        <w:fldChar w:fldCharType="separate"/>
      </w:r>
      <w:r w:rsidR="00C86B39">
        <w:rPr>
          <w:noProof/>
        </w:rPr>
        <w:t> [12-15, 26-29]</w:t>
      </w:r>
      <w:r w:rsidR="00BF6CF3" w:rsidRPr="00E03B11">
        <w:fldChar w:fldCharType="end"/>
      </w:r>
      <w:r w:rsidR="005A1AC0">
        <w:t>.</w:t>
      </w:r>
      <w:r w:rsidR="00BF6CF3" w:rsidRPr="00E03B11">
        <w:t xml:space="preserve"> </w:t>
      </w:r>
      <w:r w:rsidR="0052675C">
        <w:t>Patient</w:t>
      </w:r>
      <w:r w:rsidR="00BF6CF3" w:rsidRPr="00E03B11">
        <w:t xml:space="preserve"> characteristics are </w:t>
      </w:r>
      <w:r w:rsidR="009248EC">
        <w:t>summarised</w:t>
      </w:r>
      <w:r w:rsidR="009248EC" w:rsidRPr="00E03B11">
        <w:t xml:space="preserve"> </w:t>
      </w:r>
      <w:r w:rsidR="00BF6CF3" w:rsidRPr="00E03B11">
        <w:t xml:space="preserve">in </w:t>
      </w:r>
      <w:r w:rsidR="00BF6CF3" w:rsidRPr="00CA5A80">
        <w:rPr>
          <w:b/>
          <w:bCs/>
        </w:rPr>
        <w:t>Table</w:t>
      </w:r>
      <w:r w:rsidR="00BB0AD2">
        <w:rPr>
          <w:b/>
          <w:bCs/>
        </w:rPr>
        <w:t> </w:t>
      </w:r>
      <w:r w:rsidR="00BF6CF3" w:rsidRPr="00CA5A80">
        <w:rPr>
          <w:b/>
          <w:bCs/>
        </w:rPr>
        <w:t>1</w:t>
      </w:r>
      <w:r w:rsidR="00BF6CF3" w:rsidRPr="00E03B11">
        <w:t xml:space="preserve">. </w:t>
      </w:r>
      <w:r w:rsidR="009248EC">
        <w:t>Patient</w:t>
      </w:r>
      <w:r w:rsidR="0052675C">
        <w:t>s</w:t>
      </w:r>
      <w:r w:rsidR="009248EC">
        <w:t xml:space="preserve"> contributed</w:t>
      </w:r>
      <w:r w:rsidR="00BF6CF3" w:rsidRPr="00E03B11">
        <w:t xml:space="preserve"> 1616 </w:t>
      </w:r>
      <w:r w:rsidR="009248EC">
        <w:t xml:space="preserve">total fluconazole </w:t>
      </w:r>
      <w:r w:rsidR="00BF6CF3" w:rsidRPr="00E03B11">
        <w:t xml:space="preserve">plasma concentrations, </w:t>
      </w:r>
      <w:r w:rsidR="008D5C79">
        <w:t>with</w:t>
      </w:r>
      <w:r w:rsidR="00184492">
        <w:t xml:space="preserve"> a median </w:t>
      </w:r>
      <w:r w:rsidR="00BA5C69">
        <w:t xml:space="preserve">of </w:t>
      </w:r>
      <w:r w:rsidR="00286F68">
        <w:t>seven</w:t>
      </w:r>
      <w:r w:rsidR="00FE6C7C">
        <w:t xml:space="preserve"> </w:t>
      </w:r>
      <w:r w:rsidR="003E595D">
        <w:t>concentrations</w:t>
      </w:r>
      <w:r w:rsidR="00FE6C7C">
        <w:t xml:space="preserve"> </w:t>
      </w:r>
      <w:r w:rsidR="007D3F01">
        <w:t>per</w:t>
      </w:r>
      <w:r w:rsidR="00FE6C7C">
        <w:t xml:space="preserve"> patient</w:t>
      </w:r>
      <w:r w:rsidR="00BF6CF3" w:rsidRPr="00E03B11">
        <w:t>.</w:t>
      </w:r>
      <w:r w:rsidR="000673C3">
        <w:t xml:space="preserve"> None of the concentrations were below the lower limit of quantification.</w:t>
      </w:r>
      <w:r w:rsidR="00BF6CF3" w:rsidRPr="00E03B11">
        <w:t xml:space="preserve"> </w:t>
      </w:r>
      <w:r w:rsidR="00FB3246">
        <w:t xml:space="preserve">Total body </w:t>
      </w:r>
      <w:r w:rsidR="00C01CA6" w:rsidRPr="007B176B">
        <w:t>weight</w:t>
      </w:r>
      <w:r w:rsidR="00C26E94">
        <w:t xml:space="preserve">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commentRangeStart w:id="25"/>
      <w:commentRangeStart w:id="26"/>
      <w:commentRangeStart w:id="27"/>
      <w:commentRangeStart w:id="28"/>
      <w:commentRangeStart w:id="29"/>
      <w:r w:rsidR="00FA0048" w:rsidRPr="007B176B">
        <w:t>eGFR</w:t>
      </w:r>
      <w:r w:rsidR="00FA0048" w:rsidRPr="007B176B">
        <w:rPr>
          <w:vertAlign w:val="subscript"/>
        </w:rPr>
        <w:t>CKD</w:t>
      </w:r>
      <w:r w:rsidR="00C26E94">
        <w:rPr>
          <w:vertAlign w:val="subscript"/>
        </w:rPr>
        <w:t>-</w:t>
      </w:r>
      <w:r w:rsidR="00FA0048" w:rsidRPr="007B176B">
        <w:rPr>
          <w:vertAlign w:val="subscript"/>
        </w:rPr>
        <w:t>EPI</w:t>
      </w:r>
      <w:r w:rsidR="00FA0048" w:rsidRPr="007B176B">
        <w:t xml:space="preserve"> </w:t>
      </w:r>
      <w:commentRangeEnd w:id="25"/>
      <w:r w:rsidR="00D77C3B">
        <w:rPr>
          <w:rStyle w:val="CommentReference"/>
        </w:rPr>
        <w:commentReference w:id="25"/>
      </w:r>
      <w:commentRangeEnd w:id="26"/>
      <w:r w:rsidR="00D51601">
        <w:rPr>
          <w:rStyle w:val="CommentReference"/>
        </w:rPr>
        <w:commentReference w:id="26"/>
      </w:r>
      <w:commentRangeEnd w:id="27"/>
      <w:r w:rsidR="00790F7B">
        <w:rPr>
          <w:rStyle w:val="CommentReference"/>
        </w:rPr>
        <w:commentReference w:id="27"/>
      </w:r>
      <w:commentRangeEnd w:id="28"/>
      <w:r w:rsidR="00F00ED9">
        <w:rPr>
          <w:rStyle w:val="CommentReference"/>
        </w:rPr>
        <w:commentReference w:id="28"/>
      </w:r>
      <w:commentRangeEnd w:id="29"/>
      <w:r w:rsidR="001C6B1D">
        <w:rPr>
          <w:rStyle w:val="CommentReference"/>
        </w:rPr>
        <w:commentReference w:id="29"/>
      </w:r>
      <w:r w:rsidR="00682AD7">
        <w:t xml:space="preserve">when </w:t>
      </w:r>
      <w:r w:rsidR="00B358B2">
        <w:t xml:space="preserve">not undergoing </w:t>
      </w:r>
      <w:r w:rsidR="007452AC">
        <w:t>CRRT</w:t>
      </w:r>
      <w:r w:rsidR="005E45EB">
        <w:t xml:space="preserve"> </w:t>
      </w:r>
      <w:r w:rsidR="00FA0048" w:rsidRPr="007B176B">
        <w:t>range</w:t>
      </w:r>
      <w:r w:rsidR="00C26E94">
        <w:t>d</w:t>
      </w:r>
      <w:r w:rsidR="00FA0048" w:rsidRPr="007B176B">
        <w:t xml:space="preserve"> from </w:t>
      </w:r>
      <w:r w:rsidR="00D44803">
        <w:t>7 </w:t>
      </w:r>
      <w:r w:rsidR="00C26E94" w:rsidRPr="00026643">
        <w:t>mL/min/1.73 m</w:t>
      </w:r>
      <w:r w:rsidR="00C26E94" w:rsidRPr="00CA5A80">
        <w:rPr>
          <w:vertAlign w:val="superscript"/>
        </w:rPr>
        <w:t>2</w:t>
      </w:r>
      <w:r w:rsidR="00026643" w:rsidRPr="007B176B">
        <w:t xml:space="preserve"> to 213</w:t>
      </w:r>
      <w:r w:rsidR="00C26E94">
        <w:t> </w:t>
      </w:r>
      <w:r w:rsidR="00026643" w:rsidRPr="00026643">
        <w:t>mL/min/1.73</w:t>
      </w:r>
      <w:r w:rsidR="003E595D">
        <w:t> </w:t>
      </w:r>
      <w:r w:rsidR="00026643" w:rsidRPr="00026643">
        <w:t>m</w:t>
      </w:r>
      <w:r w:rsidR="00026643" w:rsidRPr="00CA5A80">
        <w:rPr>
          <w:vertAlign w:val="superscript"/>
        </w:rPr>
        <w:t>2</w:t>
      </w:r>
      <w:r w:rsidR="00026643">
        <w:t>.</w:t>
      </w:r>
      <w:r w:rsidR="00E05CF4" w:rsidRPr="00762255">
        <w:t xml:space="preserve"> </w:t>
      </w:r>
      <w:r w:rsidR="00F02061">
        <w:t xml:space="preserve">Total body </w:t>
      </w:r>
      <w:r w:rsidR="00E15092">
        <w:t xml:space="preserve">weight was </w:t>
      </w:r>
      <w:r w:rsidR="001F4CBE">
        <w:t>missing</w:t>
      </w:r>
      <w:r w:rsidR="00DB4CD8">
        <w:t xml:space="preserve"> in </w:t>
      </w:r>
      <w:r w:rsidR="00C77259">
        <w:t>2</w:t>
      </w:r>
      <w:r w:rsidR="004739AE">
        <w:t>.</w:t>
      </w:r>
      <w:r w:rsidR="00C77259">
        <w:t>8</w:t>
      </w:r>
      <w:r w:rsidR="004739AE">
        <w:t xml:space="preserve">% </w:t>
      </w:r>
      <w:r w:rsidR="00F846E2">
        <w:t>of</w:t>
      </w:r>
      <w:r w:rsidR="00EC0656">
        <w:t xml:space="preserve"> the </w:t>
      </w:r>
      <w:r w:rsidR="00C82483">
        <w:t>cohort</w:t>
      </w:r>
      <w:r w:rsidR="00EC0656">
        <w:t>.</w:t>
      </w:r>
      <w:r w:rsidR="00201009">
        <w:t xml:space="preserve"> </w:t>
      </w:r>
      <w:r w:rsidR="00353270">
        <w:t xml:space="preserve">CRRT </w:t>
      </w:r>
      <w:r w:rsidR="00EC6EC9">
        <w:t xml:space="preserve">status </w:t>
      </w:r>
      <w:r w:rsidR="00F147E9">
        <w:t>was available for all patients,</w:t>
      </w:r>
      <w:r w:rsidR="005A4FAE">
        <w:t xml:space="preserve"> with</w:t>
      </w:r>
      <w:r w:rsidR="00F147E9">
        <w:t xml:space="preserve"> 19.2% </w:t>
      </w:r>
      <w:r w:rsidR="00286F68">
        <w:t xml:space="preserve">of </w:t>
      </w:r>
      <w:r w:rsidR="00EC6EC9">
        <w:t>patients receiving</w:t>
      </w:r>
      <w:r w:rsidR="004164B9">
        <w:t xml:space="preserve"> CRRT</w:t>
      </w:r>
      <w:r w:rsidR="00F147E9">
        <w:t xml:space="preserve"> </w:t>
      </w:r>
      <w:r w:rsidR="006E7BDC">
        <w:t>at least once during their treatment period.</w:t>
      </w:r>
      <w:r w:rsidR="00CF5A9A">
        <w:t xml:space="preserve"> </w:t>
      </w:r>
      <w:r w:rsidR="00066555">
        <w:t>An</w:t>
      </w:r>
      <w:r w:rsidR="00C26E94">
        <w:t xml:space="preserve"> </w:t>
      </w:r>
      <w:r w:rsidR="00B8330D" w:rsidRPr="00B8330D">
        <w:t>eGFR</w:t>
      </w:r>
      <w:r w:rsidR="00B8330D" w:rsidRPr="00A72BCD">
        <w:rPr>
          <w:vertAlign w:val="subscript"/>
        </w:rPr>
        <w:t>CKD</w:t>
      </w:r>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B725AF">
        <w:t>only in 40.7</w:t>
      </w:r>
      <w:r w:rsidR="00CF5A9A">
        <w:t>% of the dosing intervals</w:t>
      </w:r>
      <w:r w:rsidR="00066555">
        <w:t xml:space="preserve">. </w:t>
      </w:r>
      <w:r w:rsidR="0075746B">
        <w:t xml:space="preserve">Missing </w:t>
      </w:r>
      <w:r w:rsidR="0075746B" w:rsidRPr="007B176B">
        <w:t>eGFR</w:t>
      </w:r>
      <w:r w:rsidR="0075746B" w:rsidRPr="007B176B">
        <w:rPr>
          <w:vertAlign w:val="subscript"/>
        </w:rPr>
        <w:t>CKD</w:t>
      </w:r>
      <w:r w:rsidR="0075746B">
        <w:rPr>
          <w:vertAlign w:val="subscript"/>
        </w:rPr>
        <w:t>-</w:t>
      </w:r>
      <w:r w:rsidR="0075746B" w:rsidRPr="007B176B">
        <w:rPr>
          <w:vertAlign w:val="subscript"/>
        </w:rPr>
        <w:t>EPI</w:t>
      </w:r>
      <w:r w:rsidR="0075746B" w:rsidRPr="007B176B">
        <w:t xml:space="preserve"> </w:t>
      </w:r>
      <w:r w:rsidR="00D77C3B">
        <w:t xml:space="preserve">data </w:t>
      </w:r>
      <w:r w:rsidR="004C102C">
        <w:t xml:space="preserve">were </w:t>
      </w:r>
      <w:r w:rsidR="0075746B">
        <w:t>handled with multiple imputation at the dosing interval level</w:t>
      </w:r>
      <w:r w:rsidR="005D7FE3">
        <w:t xml:space="preserve"> while missing</w:t>
      </w:r>
      <w:r w:rsidR="00D03F5D">
        <w:t xml:space="preserve"> total</w:t>
      </w:r>
      <w:r w:rsidR="005D7FE3">
        <w:t xml:space="preserve"> body weight </w:t>
      </w:r>
      <w:r w:rsidR="00D77C3B">
        <w:t>data</w:t>
      </w:r>
      <w:r w:rsidR="005D7FE3">
        <w:t xml:space="preserve">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xml:space="preserve"> = 70 </w:t>
      </w:r>
      <w:r w:rsidR="00965C82">
        <w:t xml:space="preserve">multiply </w:t>
      </w:r>
      <w:r w:rsidR="0075746B">
        <w:t>imputed datasets)</w:t>
      </w:r>
      <w:r w:rsidR="0075746B" w:rsidRPr="00E03B11">
        <w:t>.</w:t>
      </w:r>
      <w:r w:rsidR="000E79DB">
        <w:t xml:space="preserve"> Multiple imputation performance </w:t>
      </w:r>
      <w:r w:rsidR="002806E4">
        <w:t xml:space="preserve">is shown in </w:t>
      </w:r>
      <w:r w:rsidR="002806E4" w:rsidRPr="00A72BCD">
        <w:rPr>
          <w:b/>
          <w:bCs/>
        </w:rPr>
        <w:t>Fig.</w:t>
      </w:r>
      <w:r w:rsidR="002806E4">
        <w:rPr>
          <w:b/>
          <w:bCs/>
        </w:rPr>
        <w:t> </w:t>
      </w:r>
      <w:r w:rsidR="002806E4" w:rsidRPr="00A72BCD">
        <w:rPr>
          <w:b/>
          <w:bCs/>
        </w:rPr>
        <w:t>S1</w:t>
      </w:r>
      <w:r w:rsidR="00094328">
        <w:t>-</w:t>
      </w:r>
      <w:r w:rsidR="002806E4" w:rsidRPr="00A72BCD">
        <w:rPr>
          <w:b/>
          <w:bCs/>
        </w:rPr>
        <w:t>S2</w:t>
      </w:r>
      <w:r w:rsidR="002806E4">
        <w:t>.</w:t>
      </w:r>
      <w:r w:rsidR="00684CB0">
        <w:t xml:space="preserve"> </w:t>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w:t>
      </w:r>
      <w:r w:rsidR="00BB6661">
        <w:t xml:space="preserve">the </w:t>
      </w:r>
      <w:r w:rsidR="00D323E6">
        <w:t xml:space="preserve">pooled </w:t>
      </w:r>
      <w:r w:rsidR="00D751E8">
        <w:t>data</w:t>
      </w:r>
      <w:r w:rsidR="00E7513D">
        <w:t>sets</w:t>
      </w:r>
      <w:r w:rsidR="00D751E8">
        <w:t xml:space="preserve"> are available in </w:t>
      </w:r>
      <w:r w:rsidR="00D751E8" w:rsidRPr="00A72BCD">
        <w:rPr>
          <w:b/>
          <w:bCs/>
        </w:rPr>
        <w:t>Fig.</w:t>
      </w:r>
      <w:r w:rsidR="00E7513D">
        <w:rPr>
          <w:b/>
          <w:bCs/>
        </w:rPr>
        <w:t> </w:t>
      </w:r>
      <w:r w:rsidR="00833814" w:rsidRPr="00A72BCD">
        <w:rPr>
          <w:b/>
          <w:bCs/>
        </w:rPr>
        <w:t>S</w:t>
      </w:r>
      <w:r w:rsidR="00833814">
        <w:rPr>
          <w:b/>
          <w:bCs/>
        </w:rPr>
        <w:t>3</w:t>
      </w:r>
      <w:r w:rsidR="001D4038">
        <w:t>-</w:t>
      </w:r>
      <w:r w:rsidR="00833814" w:rsidRPr="00A72BCD">
        <w:rPr>
          <w:b/>
          <w:bCs/>
        </w:rPr>
        <w:t>S</w:t>
      </w:r>
      <w:r w:rsidR="00833814">
        <w:rPr>
          <w:b/>
          <w:bCs/>
        </w:rPr>
        <w:t>4</w:t>
      </w:r>
      <w:r w:rsidR="00D751E8">
        <w:t>.</w:t>
      </w:r>
    </w:p>
    <w:bookmarkEnd w:id="24"/>
    <w:p w14:paraId="33E010C5" w14:textId="77777777" w:rsidR="00BF6CF3" w:rsidRPr="00E03B11" w:rsidRDefault="00BF6CF3" w:rsidP="00CE3795">
      <w:pPr>
        <w:pStyle w:val="Heading2"/>
      </w:pPr>
      <w:r w:rsidRPr="00E03B11">
        <w:t>Population pharmacokinetics modelling</w:t>
      </w:r>
    </w:p>
    <w:p w14:paraId="0867944D" w14:textId="43274A9F" w:rsidR="001169E0" w:rsidRPr="00E03B11" w:rsidRDefault="00BF6CF3" w:rsidP="00CE3795">
      <w:bookmarkStart w:id="30" w:name="_Hlk136862119"/>
      <w:r w:rsidRPr="00E03B11">
        <w:t>A two-compartment</w:t>
      </w:r>
      <w:r w:rsidR="00DE41B5">
        <w:t xml:space="preserve"> </w:t>
      </w:r>
      <w:r w:rsidRPr="00E03B11">
        <w:t xml:space="preserve">popPK model with linear elimination best described the fluconazole </w:t>
      </w:r>
      <w:r w:rsidR="00E15092">
        <w:t>concentration</w:t>
      </w:r>
      <w:r w:rsidR="00F00ED9">
        <w:t>–</w:t>
      </w:r>
      <w:r w:rsidR="00E15092">
        <w:t>time</w:t>
      </w:r>
      <w:r w:rsidRPr="00E03B11">
        <w:t xml:space="preserv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AE3FC1">
        <w:t>Fluconazole c</w:t>
      </w:r>
      <w:r w:rsidR="00EF64BB">
        <w:t>learance</w:t>
      </w:r>
      <w:r w:rsidR="00547134">
        <w:t xml:space="preserve"> was estimated separately</w:t>
      </w:r>
      <w:r w:rsidR="00EF64BB">
        <w:t xml:space="preserve"> when a patient was on CRRT </w:t>
      </w:r>
      <w:r w:rsidR="007D70D5" w:rsidRPr="007D70D5">
        <w:t>(</w:t>
      </w:r>
      <w:r w:rsidR="00EF64BB">
        <w:t>C</w:t>
      </w:r>
      <w:r w:rsidR="003D4E3F">
        <w:t>L</w:t>
      </w:r>
      <w:r w:rsidR="003D4E3F" w:rsidRPr="00B808F3">
        <w:rPr>
          <w:vertAlign w:val="subscript"/>
        </w:rPr>
        <w:t>on-</w:t>
      </w:r>
      <w:r w:rsidR="00F63620" w:rsidRPr="00A72BCD">
        <w:rPr>
          <w:vertAlign w:val="subscript"/>
        </w:rPr>
        <w:t>CRRT</w:t>
      </w:r>
      <w:r w:rsidR="00F63620">
        <w:t xml:space="preserve">; </w:t>
      </w:r>
      <w:r w:rsidR="007D70D5" w:rsidRPr="007D70D5">
        <w:t>1.</w:t>
      </w:r>
      <w:r w:rsidR="008270EF">
        <w:t>56 </w:t>
      </w:r>
      <w:r w:rsidR="007D70D5" w:rsidRPr="007D70D5">
        <w:t>L/h</w:t>
      </w:r>
      <w:r w:rsidR="003D4E3F">
        <w:t xml:space="preserve"> [</w:t>
      </w:r>
      <w:r w:rsidR="00BD34B4">
        <w:t>10</w:t>
      </w:r>
      <w:r w:rsidR="008F6D72">
        <w:t>.2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(CL</w:t>
      </w:r>
      <w:r w:rsidR="003F0719" w:rsidRPr="00A72BCD">
        <w:rPr>
          <w:vertAlign w:val="subscript"/>
        </w:rPr>
        <w:t>o</w:t>
      </w:r>
      <w:r w:rsidR="003D4E3F">
        <w:rPr>
          <w:vertAlign w:val="subscript"/>
        </w:rPr>
        <w:t>ff-</w:t>
      </w:r>
      <w:r w:rsidR="00826491" w:rsidRPr="00A72BCD">
        <w:rPr>
          <w:vertAlign w:val="subscript"/>
        </w:rPr>
        <w:t>CRRT</w:t>
      </w:r>
      <w:r w:rsidR="00826491" w:rsidRPr="00826491">
        <w:t xml:space="preserve">; </w:t>
      </w:r>
      <w:r w:rsidR="00C419C2">
        <w:t>0</w:t>
      </w:r>
      <w:r w:rsidR="00826491" w:rsidRPr="00826491">
        <w:t>.</w:t>
      </w:r>
      <w:r w:rsidR="00581449" w:rsidRPr="00826491">
        <w:t>6</w:t>
      </w:r>
      <w:r w:rsidR="00581449">
        <w:t>33 </w:t>
      </w:r>
      <w:r w:rsidR="00826491" w:rsidRPr="00826491">
        <w:t>L/h</w:t>
      </w:r>
      <w:r w:rsidR="00AE6868">
        <w:t xml:space="preserve"> [</w:t>
      </w:r>
      <w:r w:rsidR="00003024">
        <w:t>5.</w:t>
      </w:r>
      <w:r w:rsidR="00053A0A">
        <w:t>4</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r w:rsidR="007D70D5" w:rsidRPr="007D70D5">
        <w:t>CL</w:t>
      </w:r>
      <w:r w:rsidR="00A52E5C">
        <w:rPr>
          <w:vertAlign w:val="subscript"/>
        </w:rPr>
        <w:t>on-C</w:t>
      </w:r>
      <w:r w:rsidR="007D70D5" w:rsidRPr="00A72BCD">
        <w:rPr>
          <w:vertAlign w:val="subscript"/>
        </w:rPr>
        <w:t>RRT</w:t>
      </w:r>
      <w:r w:rsidR="007D70D5" w:rsidRPr="007D70D5">
        <w:t>, CL</w:t>
      </w:r>
      <w:r w:rsidR="007D70D5" w:rsidRPr="00A72BCD">
        <w:rPr>
          <w:vertAlign w:val="subscript"/>
        </w:rPr>
        <w:t>o</w:t>
      </w:r>
      <w:r w:rsidR="00A52E5C">
        <w:rPr>
          <w:vertAlign w:val="subscript"/>
        </w:rPr>
        <w:t>ff</w:t>
      </w:r>
      <w:r w:rsidR="00973322" w:rsidRPr="00A72BCD">
        <w:rPr>
          <w:vertAlign w:val="subscript"/>
        </w:rPr>
        <w:t>-</w:t>
      </w:r>
      <w:r w:rsidR="007D70D5" w:rsidRPr="00A72BCD">
        <w:rPr>
          <w:vertAlign w:val="subscript"/>
        </w:rPr>
        <w:t>CRRT</w:t>
      </w:r>
      <w:r w:rsidR="007D70D5" w:rsidRPr="007D70D5">
        <w:t>, and V</w:t>
      </w:r>
      <w:r w:rsidR="007D70D5" w:rsidRPr="00BD228F">
        <w:t>c</w:t>
      </w:r>
      <w:r w:rsidR="007D70D5" w:rsidRPr="007D70D5">
        <w:t>, with a covariance relationship between CL</w:t>
      </w:r>
      <w:r w:rsidR="007D70D5" w:rsidRPr="00A72BCD">
        <w:rPr>
          <w:vertAlign w:val="subscript"/>
        </w:rPr>
        <w:t>o</w:t>
      </w:r>
      <w:r w:rsidR="00A52E5C">
        <w:rPr>
          <w:vertAlign w:val="subscript"/>
        </w:rPr>
        <w:t>ff</w:t>
      </w:r>
      <w:r w:rsidR="008268F2" w:rsidRPr="00A72BCD">
        <w:rPr>
          <w:vertAlign w:val="subscript"/>
        </w:rPr>
        <w:t>-</w:t>
      </w:r>
      <w:r w:rsidR="007D70D5" w:rsidRPr="00A72BCD">
        <w:rPr>
          <w:vertAlign w:val="subscript"/>
        </w:rPr>
        <w:t>CRRT</w:t>
      </w:r>
      <w:r w:rsidR="007D70D5" w:rsidRPr="007D70D5">
        <w:t xml:space="preserve"> and V</w:t>
      </w:r>
      <w:r w:rsidR="007D70D5" w:rsidRPr="00BD228F">
        <w:t>c</w:t>
      </w:r>
      <w:r w:rsidR="008438F7">
        <w:t xml:space="preserve"> of </w:t>
      </w:r>
      <w:r w:rsidR="000B0591">
        <w:t>33.9</w:t>
      </w:r>
      <w:r w:rsidR="008438F7">
        <w:t>%</w:t>
      </w:r>
      <w:r w:rsidR="008438F7" w:rsidRPr="007D70D5">
        <w:t>.</w:t>
      </w:r>
      <w:r w:rsidR="0052675C" w:rsidRPr="00B808F3">
        <w:t xml:space="preserve"> </w:t>
      </w:r>
      <w:r w:rsidRPr="00E03B11">
        <w:t xml:space="preserve">A proportional error model best described the </w:t>
      </w:r>
      <w:r w:rsidR="00EB103B">
        <w:t>residual variability</w:t>
      </w:r>
      <w:r w:rsidRPr="00E03B11">
        <w:t>.</w:t>
      </w:r>
      <w:r w:rsidR="00631AE6">
        <w:t xml:space="preserve"> </w:t>
      </w:r>
      <w:r w:rsidR="00453F43" w:rsidRPr="00453F43">
        <w:t>Different analytical assay</w:t>
      </w:r>
      <w:r w:rsidR="00453F43">
        <w:t>s</w:t>
      </w:r>
      <w:r w:rsidR="00453F43" w:rsidRPr="00453F43">
        <w:t xml:space="preserve"> did not significant</w:t>
      </w:r>
      <w:r w:rsidR="003E595D">
        <w:t>ly</w:t>
      </w:r>
      <w:r w:rsidR="00453F43" w:rsidRPr="00453F43">
        <w:t xml:space="preserve"> impact the error model.</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r w:rsidR="00986E1A">
        <w:rPr>
          <w:b/>
          <w:bCs/>
        </w:rPr>
        <w:t>. </w:t>
      </w:r>
      <w:r w:rsidR="00083F71" w:rsidRPr="00E03B11">
        <w:rPr>
          <w:b/>
          <w:bCs/>
        </w:rPr>
        <w:t>S</w:t>
      </w:r>
      <w:r w:rsidR="00083F71">
        <w:rPr>
          <w:b/>
          <w:bCs/>
        </w:rPr>
        <w:t>5</w:t>
      </w:r>
      <w:r w:rsidR="007472F0">
        <w:rPr>
          <w:b/>
          <w:bCs/>
        </w:rPr>
        <w:t>-</w:t>
      </w:r>
      <w:r w:rsidR="00083F71">
        <w:rPr>
          <w:b/>
          <w:bCs/>
        </w:rPr>
        <w:t>S9</w:t>
      </w:r>
      <w:r w:rsidRPr="00E03B11">
        <w:t>.</w:t>
      </w:r>
    </w:p>
    <w:p w14:paraId="47059E0D" w14:textId="60CD0ECA" w:rsidR="00BF6CF3" w:rsidRDefault="00DB5207" w:rsidP="00CE3795">
      <w:r>
        <w:t>The inclusion</w:t>
      </w:r>
      <w:r w:rsidRPr="00536DB6">
        <w:t xml:space="preserve"> </w:t>
      </w:r>
      <w:r w:rsidR="00536DB6" w:rsidRPr="00536DB6">
        <w:t xml:space="preserve">of </w:t>
      </w:r>
      <w:r>
        <w:t xml:space="preserve">the </w:t>
      </w:r>
      <w:r w:rsidR="00536DB6" w:rsidRPr="00536DB6">
        <w:t>effects of</w:t>
      </w:r>
      <w:r w:rsidR="001169E0">
        <w:t xml:space="preserve"> baseline</w:t>
      </w:r>
      <w:r w:rsidR="00ED2769">
        <w:t xml:space="preserve"> total</w:t>
      </w:r>
      <w:r w:rsidR="00536DB6" w:rsidRPr="00536DB6">
        <w:t xml:space="preserve"> </w:t>
      </w:r>
      <w:r w:rsidR="001169E0">
        <w:t>body weight</w:t>
      </w:r>
      <w:r w:rsidR="001169E0" w:rsidRPr="00536DB6">
        <w:t xml:space="preserve"> </w:t>
      </w:r>
      <w:r w:rsidR="00536DB6" w:rsidRPr="00536DB6">
        <w:t xml:space="preserve">on </w:t>
      </w:r>
      <w:r w:rsidR="001169E0">
        <w:t>Vc</w:t>
      </w:r>
      <w:r w:rsidR="00536DB6" w:rsidRPr="00536DB6">
        <w:t xml:space="preserve"> and</w:t>
      </w:r>
      <w:r w:rsidR="00DC723C">
        <w:t xml:space="preserve"> time-varying</w:t>
      </w:r>
      <w:r w:rsidR="00536DB6" w:rsidRPr="00536DB6">
        <w:t xml:space="preserve"> eGFR</w:t>
      </w:r>
      <w:r w:rsidR="00536DB6" w:rsidRPr="00A72BCD">
        <w:rPr>
          <w:vertAlign w:val="subscript"/>
        </w:rPr>
        <w:t>CKD-EPI</w:t>
      </w:r>
      <w:r w:rsidR="00536DB6" w:rsidRPr="00536DB6">
        <w:t xml:space="preserve"> on CL</w:t>
      </w:r>
      <w:r w:rsidR="00536DB6" w:rsidRPr="00A72BCD">
        <w:rPr>
          <w:vertAlign w:val="subscript"/>
        </w:rPr>
        <w:t>o</w:t>
      </w:r>
      <w:r w:rsidR="001169E0">
        <w:rPr>
          <w:vertAlign w:val="subscript"/>
        </w:rPr>
        <w:t>ff</w:t>
      </w:r>
      <w:r w:rsidR="00536DB6" w:rsidRPr="00A72BCD">
        <w:rPr>
          <w:vertAlign w:val="subscript"/>
        </w:rPr>
        <w:t>-CRRT</w:t>
      </w:r>
      <w:r w:rsidR="00536DB6" w:rsidRPr="00FD4FB7">
        <w:t xml:space="preserve"> </w:t>
      </w:r>
      <w:r w:rsidR="00536DB6" w:rsidRPr="00536DB6">
        <w:t xml:space="preserve">significantly improved </w:t>
      </w:r>
      <w:r w:rsidR="001169E0">
        <w:t xml:space="preserve">the </w:t>
      </w:r>
      <w:r w:rsidR="00536DB6" w:rsidRPr="00536DB6">
        <w:t>goodness-of-fit</w:t>
      </w:r>
      <w:r w:rsidR="001169E0">
        <w:t xml:space="preserve"> of the popPK model</w:t>
      </w:r>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w:t>
      </w:r>
      <w:r w:rsidR="00737AFF">
        <w:t xml:space="preserve"> multiply</w:t>
      </w:r>
      <w:r w:rsidR="009C1FA9">
        <w:t xml:space="preserve"> imputed</w:t>
      </w:r>
      <w:r w:rsidR="00D2464E">
        <w:t xml:space="preserve"> models</w:t>
      </w:r>
      <w:r w:rsidR="00BF6CF3" w:rsidRPr="00E03B11">
        <w:t xml:space="preserve"> </w:t>
      </w:r>
      <w:r w:rsidR="009C480C">
        <w:t>and</w:t>
      </w:r>
      <w:r w:rsidR="00BF6CF3" w:rsidRPr="00E03B11">
        <w:t xml:space="preserve">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053064">
        <w:t>s</w:t>
      </w:r>
      <w:r w:rsidR="00DD3AAE">
        <w:t> </w:t>
      </w:r>
      <w:r w:rsidR="004F077A">
        <w:t>3</w:t>
      </w:r>
      <w:r w:rsidR="00BD14F8">
        <w:t xml:space="preserve"> and 4</w:t>
      </w:r>
      <w:r w:rsidR="00BF6CF3" w:rsidRPr="00E03B11">
        <w:t xml:space="preserve"> </w:t>
      </w:r>
      <w:r w:rsidR="00B358B2">
        <w:t>demonstrate</w:t>
      </w:r>
      <w:r w:rsidR="00BF6CF3" w:rsidRPr="00E03B11">
        <w:t xml:space="preserve"> how fluconazole V</w:t>
      </w:r>
      <w:r w:rsidR="00BF6CF3" w:rsidRPr="007006E7">
        <w:t>c</w:t>
      </w:r>
      <w:r w:rsidR="00BD14F8">
        <w:rPr>
          <w:vertAlign w:val="subscript"/>
        </w:rPr>
        <w:t xml:space="preserve"> </w:t>
      </w:r>
      <w:r w:rsidR="00BD14F8">
        <w:t xml:space="preserve">and </w:t>
      </w:r>
      <w:r w:rsidR="00294434" w:rsidRPr="00536DB6">
        <w:t>CL</w:t>
      </w:r>
      <w:r w:rsidR="00294434" w:rsidRPr="00BA7DD3">
        <w:rPr>
          <w:vertAlign w:val="subscript"/>
        </w:rPr>
        <w:t>o</w:t>
      </w:r>
      <w:r w:rsidR="00DD3AAE">
        <w:rPr>
          <w:vertAlign w:val="subscript"/>
        </w:rPr>
        <w:t>ff</w:t>
      </w:r>
      <w:r w:rsidR="00294434" w:rsidRPr="00BA7DD3">
        <w:rPr>
          <w:vertAlign w:val="subscript"/>
        </w:rPr>
        <w:t>-CRRT</w:t>
      </w:r>
      <w:r w:rsidR="00BF6CF3" w:rsidRPr="00E03B11">
        <w:t xml:space="preserve"> of patient </w:t>
      </w:r>
      <w:r w:rsidR="00BF6CF3" w:rsidRPr="00CA5A80">
        <w:rPr>
          <w:i/>
          <w:iCs/>
        </w:rPr>
        <w:t>i</w:t>
      </w:r>
      <w:r w:rsidR="00BF6CF3" w:rsidRPr="00E03B11">
        <w:t xml:space="preserve"> increase with </w:t>
      </w:r>
      <w:r w:rsidR="005D1B0B">
        <w:t xml:space="preserve">total </w:t>
      </w:r>
      <w:r w:rsidR="004F077A">
        <w:t>body weight</w:t>
      </w:r>
      <w:r w:rsidR="00294434">
        <w:t xml:space="preserve"> and </w:t>
      </w:r>
      <w:r w:rsidR="00B906E5" w:rsidRPr="00B906E5">
        <w:t>eGFR</w:t>
      </w:r>
      <w:r w:rsidR="00B906E5" w:rsidRPr="00A72BCD">
        <w:rPr>
          <w:vertAlign w:val="subscript"/>
        </w:rPr>
        <w:t>CKD-EPI</w:t>
      </w:r>
      <w:r w:rsidR="00DD3AAE">
        <w:t>, respectively</w:t>
      </w:r>
      <w:r w:rsidR="00BF6CF3" w:rsidRPr="00E03B11">
        <w:t>:</w:t>
      </w:r>
    </w:p>
    <w:p w14:paraId="4B016952" w14:textId="2000515A" w:rsidR="009E2FE8" w:rsidRDefault="0084774E" w:rsidP="00B00B83">
      <w:pPr>
        <w:tabs>
          <w:tab w:val="right" w:pos="9026"/>
        </w:tabs>
        <w:rPr>
          <w:rFonts w:eastAsiaTheme="minorEastAsia"/>
        </w:rPr>
      </w:pPr>
      <m:oMath>
        <m:sSub>
          <m:sSubPr>
            <m:ctrlPr>
              <w:rPr>
                <w:rFonts w:ascii="Cambria Math" w:hAnsi="Cambria Math"/>
                <w:i/>
              </w:rPr>
            </m:ctrlPr>
          </m:sSubPr>
          <m:e>
            <m:r>
              <m:rPr>
                <m:nor/>
              </m:rPr>
              <m:t>Vc</m:t>
            </m:r>
          </m:e>
          <m:sub>
            <m:r>
              <m:rPr>
                <m:nor/>
              </m:rPr>
              <w:rPr>
                <w:i/>
              </w:rPr>
              <m:t>i</m:t>
            </m:r>
          </m:sub>
        </m:sSub>
        <m:r>
          <m:rPr>
            <m:nor/>
          </m:rPr>
          <m:t xml:space="preserve"> = 39.4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m:r>
                          <m:rPr>
                            <m:nor/>
                          </m:rPr>
                          <w:rPr>
                            <w:i/>
                            <w:iCs/>
                          </w:rPr>
                          <m:t>i</m:t>
                        </m:r>
                      </m:sub>
                    </m:sSub>
                  </m:num>
                  <m:den>
                    <m:r>
                      <m:rPr>
                        <m:nor/>
                      </m:rPr>
                      <m:t>80</m:t>
                    </m:r>
                    <m:r>
                      <m:rPr>
                        <m:nor/>
                      </m:rPr>
                      <w:rPr>
                        <w:rFonts w:ascii="Cambria Math"/>
                      </w:rPr>
                      <m:t> </m:t>
                    </m:r>
                    <m:r>
                      <m:rPr>
                        <m:nor/>
                      </m:rPr>
                      <m:t xml:space="preserve">kg </m:t>
                    </m:r>
                  </m:den>
                </m:f>
              </m:e>
            </m:d>
          </m:e>
          <m:sup>
            <m:r>
              <m:rPr>
                <m:nor/>
              </m:rPr>
              <m:t>0.908</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m:r>
                      <m:rPr>
                        <m:nor/>
                      </m:rPr>
                      <w:rPr>
                        <w:i/>
                      </w:rPr>
                      <m:t>i</m:t>
                    </m:r>
                  </m:sub>
                </m:sSub>
              </m:e>
            </m:d>
          </m:e>
        </m:func>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0, 0.312</m:t>
            </m:r>
          </m:e>
        </m:d>
      </m:oMath>
      <w:r w:rsidR="009A4B00">
        <w:rPr>
          <w:rFonts w:eastAsiaTheme="minorEastAsia"/>
        </w:rPr>
        <w:tab/>
      </w:r>
      <w:r w:rsidR="009E2FE8" w:rsidRPr="00E03B11">
        <w:rPr>
          <w:rFonts w:eastAsiaTheme="minorEastAsia"/>
        </w:rPr>
        <w:t>(Eq.</w:t>
      </w:r>
      <w:r w:rsidR="009A4B00">
        <w:rPr>
          <w:rFonts w:eastAsiaTheme="minorEastAsia"/>
        </w:rPr>
        <w:t> </w:t>
      </w:r>
      <w:r w:rsidR="004F077A">
        <w:rPr>
          <w:rFonts w:eastAsiaTheme="minorEastAsia"/>
        </w:rPr>
        <w:t>3</w:t>
      </w:r>
      <w:r w:rsidR="009E2FE8" w:rsidRPr="00E03B11">
        <w:rPr>
          <w:rFonts w:eastAsiaTheme="minorEastAsia"/>
        </w:rPr>
        <w:t>)</w:t>
      </w:r>
    </w:p>
    <w:p w14:paraId="19AE6E36" w14:textId="4E52D924" w:rsidR="003517DF" w:rsidRDefault="0084774E" w:rsidP="00B00B83">
      <w:pPr>
        <w:tabs>
          <w:tab w:val="right" w:pos="9026"/>
        </w:tabs>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-CRRT,</m:t>
            </m:r>
            <m:r>
              <m:rPr>
                <m:nor/>
              </m:rPr>
              <w:rPr>
                <w:i/>
                <w:iCs/>
              </w:rPr>
              <m:t>i</m:t>
            </m:r>
          </m:sub>
        </m:sSub>
        <m:r>
          <m:rPr>
            <m:nor/>
          </m:rPr>
          <m:t xml:space="preserve"> = 0.614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CKD-EPI,</m:t>
                        </m:r>
                        <m:r>
                          <m:rPr>
                            <m:nor/>
                          </m:rPr>
                          <w:rPr>
                            <w:i/>
                            <w:iCs/>
                          </w:rPr>
                          <m:t>i</m:t>
                        </m:r>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0.532</m:t>
            </m:r>
          </m:sup>
        </m:sSup>
        <m:r>
          <m:rPr>
            <m:nor/>
          </m: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m:r>
              <m:rPr>
                <m:nor/>
              </m:rPr>
              <w:rPr>
                <w:rFonts w:eastAsiaTheme="minorEastAsia"/>
                <w:i/>
              </w:rPr>
              <m:t>i</m:t>
            </m:r>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0, 0.217</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p>
    <w:p w14:paraId="632F5796" w14:textId="6F3DF411" w:rsidR="00A9147B" w:rsidRPr="00E03B11" w:rsidRDefault="00CF6F6D" w:rsidP="00CE3795">
      <w:r>
        <w:t>Body weight</w:t>
      </w:r>
      <w:r w:rsidR="00E3741E">
        <w:t xml:space="preserve"> and </w:t>
      </w:r>
      <w:r w:rsidR="00853F73" w:rsidRPr="00B906E5">
        <w:t>eGFR</w:t>
      </w:r>
      <w:r w:rsidR="00853F73" w:rsidRPr="00BA7DD3">
        <w:rPr>
          <w:vertAlign w:val="subscript"/>
        </w:rPr>
        <w:t>CKD-EPI</w:t>
      </w:r>
      <w:r w:rsidRPr="00E03B11">
        <w:t xml:space="preserve"> </w:t>
      </w:r>
      <w:r w:rsidR="00A9147B" w:rsidRPr="00E03B11">
        <w:t xml:space="preserve">explained </w:t>
      </w:r>
      <w:r w:rsidR="00B112D7">
        <w:t>7</w:t>
      </w:r>
      <w:r w:rsidR="00A9147B" w:rsidRPr="00E03B11">
        <w:t>.</w:t>
      </w:r>
      <w:r w:rsidR="00B112D7">
        <w:t>1</w:t>
      </w:r>
      <w:r w:rsidR="00A9147B" w:rsidRPr="00E03B11">
        <w:t>%</w:t>
      </w:r>
      <w:r w:rsidR="00853F73">
        <w:t xml:space="preserve"> and </w:t>
      </w:r>
      <w:r w:rsidR="00A55CFF">
        <w:t>8</w:t>
      </w:r>
      <w:r w:rsidR="00853F73">
        <w:t>.</w:t>
      </w:r>
      <w:r w:rsidR="00A55CFF">
        <w:t>1</w:t>
      </w:r>
      <w:r w:rsidR="006C7D61">
        <w:t>%</w:t>
      </w:r>
      <w:r w:rsidR="00A9147B" w:rsidRPr="00E03B11">
        <w:t xml:space="preserve"> of the </w:t>
      </w:r>
      <w:r w:rsidR="00724684">
        <w:t>interindividual variability</w:t>
      </w:r>
      <w:r w:rsidR="00724684" w:rsidRPr="00E03B11">
        <w:t xml:space="preserve"> </w:t>
      </w:r>
      <w:r w:rsidR="00A9147B" w:rsidRPr="00E03B11">
        <w:t xml:space="preserve">in </w:t>
      </w:r>
      <w:r w:rsidR="00017584" w:rsidRPr="00E03B11">
        <w:t>V</w:t>
      </w:r>
      <w:r w:rsidR="00D27C63" w:rsidRPr="00FD4FB7">
        <w:t>c</w:t>
      </w:r>
      <w:r w:rsidR="006C7D61" w:rsidRPr="00FD4FB7">
        <w:t xml:space="preserve"> </w:t>
      </w:r>
      <w:r w:rsidR="006C7D61">
        <w:t>and CL</w:t>
      </w:r>
      <w:r w:rsidR="006C7D61" w:rsidRPr="00A72BCD">
        <w:rPr>
          <w:vertAlign w:val="subscript"/>
        </w:rPr>
        <w:t>o</w:t>
      </w:r>
      <w:r w:rsidR="00D27C63">
        <w:rPr>
          <w:vertAlign w:val="subscript"/>
        </w:rPr>
        <w:t>ff</w:t>
      </w:r>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r w:rsidR="006F06AB" w:rsidRPr="00E03B11">
        <w:t>V</w:t>
      </w:r>
      <w:r w:rsidR="006F06AB" w:rsidRPr="006F031D">
        <w:t>c</w:t>
      </w:r>
      <w:r w:rsidR="00A9147B" w:rsidRPr="00E03B11">
        <w:t xml:space="preserve"> </w:t>
      </w:r>
      <w:r w:rsidR="00564107">
        <w:t>and CL</w:t>
      </w:r>
      <w:r w:rsidR="00263A44">
        <w:rPr>
          <w:vertAlign w:val="subscript"/>
        </w:rPr>
        <w:t>off</w:t>
      </w:r>
      <w:r w:rsidR="00564107" w:rsidRPr="00BA7DD3">
        <w:rPr>
          <w:vertAlign w:val="subscript"/>
        </w:rPr>
        <w:t>-CRRT</w:t>
      </w:r>
      <w:r w:rsidR="00564107">
        <w:t xml:space="preserve"> </w:t>
      </w:r>
      <w:r w:rsidR="00A9147B" w:rsidRPr="00E03B11">
        <w:t>remained high</w:t>
      </w:r>
      <w:r w:rsidR="00DB1077">
        <w:t>, i.e.</w:t>
      </w:r>
      <w:r w:rsidR="003A2327">
        <w:t>,</w:t>
      </w:r>
      <w:r w:rsidR="00DB1077">
        <w:t xml:space="preserve"> </w:t>
      </w:r>
      <w:r w:rsidR="00647A01">
        <w:t>60</w:t>
      </w:r>
      <w:r w:rsidR="00A9147B" w:rsidRPr="00E03B11">
        <w:t>.</w:t>
      </w:r>
      <w:r w:rsidR="00647A01">
        <w:t>5</w:t>
      </w:r>
      <w:r w:rsidR="00A9147B" w:rsidRPr="00E03B11">
        <w:t>%</w:t>
      </w:r>
      <w:r w:rsidR="00EE6484">
        <w:t xml:space="preserve"> and </w:t>
      </w:r>
      <w:r w:rsidR="00C706AD">
        <w:t>49.</w:t>
      </w:r>
      <w:r w:rsidR="00171EA5">
        <w:t>3</w:t>
      </w:r>
      <w:r w:rsidR="00C706AD">
        <w:t>%, respectively</w:t>
      </w:r>
      <w:r w:rsidR="00A9147B" w:rsidRPr="00E03B11">
        <w:t>.</w:t>
      </w:r>
    </w:p>
    <w:p w14:paraId="08D97122" w14:textId="1EFC6DA2" w:rsidR="00044CFA" w:rsidRPr="00E03B11" w:rsidRDefault="00241A56" w:rsidP="00CE3795">
      <w:r w:rsidRPr="00E03B11">
        <w:t xml:space="preserve">The </w:t>
      </w:r>
      <w:r w:rsidR="00D27C63">
        <w:t xml:space="preserve">per-centre and </w:t>
      </w:r>
      <w:r w:rsidR="006321BE" w:rsidRPr="00E03B11">
        <w:t>pooled</w:t>
      </w:r>
      <w:r w:rsidR="006155E8">
        <w:t xml:space="preserve"> data</w:t>
      </w:r>
      <w:r w:rsidR="006321BE" w:rsidRPr="00E03B11">
        <w:t xml:space="preserve"> </w:t>
      </w:r>
      <w:r w:rsidR="006155E8" w:rsidRPr="00E03B11">
        <w:t xml:space="preserve">pcVPC plots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4C387A" w:rsidRPr="00FD4FB7">
        <w:rPr>
          <w:b/>
          <w:bCs/>
        </w:rPr>
        <w:t>S</w:t>
      </w:r>
      <w:r w:rsidR="004C387A">
        <w:rPr>
          <w:b/>
          <w:bCs/>
        </w:rPr>
        <w:t>10</w:t>
      </w:r>
      <w:r w:rsidR="00B37386">
        <w:t>-</w:t>
      </w:r>
      <w:r w:rsidR="00B37386" w:rsidRPr="00A34AF8">
        <w:rPr>
          <w:b/>
        </w:rPr>
        <w:t>S</w:t>
      </w:r>
      <w:r w:rsidR="004C387A">
        <w:rPr>
          <w:b/>
          <w:bCs/>
        </w:rPr>
        <w:t>11</w:t>
      </w:r>
      <w:r w:rsidR="00B91D00" w:rsidRPr="00E03B11">
        <w:t>)</w:t>
      </w:r>
      <w:r w:rsidR="00D4353C" w:rsidRPr="00E03B11">
        <w:t xml:space="preserve">. </w:t>
      </w:r>
      <w:r w:rsidR="00DC70E9">
        <w:t xml:space="preserve">The pcVPC stratified by CRRT status is available in </w:t>
      </w:r>
      <w:r w:rsidR="00DC70E9" w:rsidRPr="00A72BCD">
        <w:rPr>
          <w:b/>
          <w:bCs/>
        </w:rPr>
        <w:t>Fig</w:t>
      </w:r>
      <w:r w:rsidR="00DC70E9">
        <w:rPr>
          <w:b/>
          <w:bCs/>
        </w:rPr>
        <w:t>. </w:t>
      </w:r>
      <w:r w:rsidR="00C60FF4" w:rsidRPr="00A72BCD">
        <w:rPr>
          <w:b/>
          <w:bCs/>
        </w:rPr>
        <w:t>S1</w:t>
      </w:r>
      <w:r w:rsidR="00C60FF4">
        <w:rPr>
          <w:b/>
          <w:bCs/>
        </w:rPr>
        <w:t>2</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30"/>
    <w:p w14:paraId="1668758A" w14:textId="7E78FBC7" w:rsidR="00262A1C" w:rsidRPr="00E03B11" w:rsidRDefault="005653EE" w:rsidP="00CE3795">
      <w:pPr>
        <w:pStyle w:val="Heading2"/>
      </w:pPr>
      <w:r w:rsidRPr="00E03B11">
        <w:t>S</w:t>
      </w:r>
      <w:r w:rsidR="00262A1C" w:rsidRPr="00E03B11">
        <w:t>imulations</w:t>
      </w:r>
    </w:p>
    <w:p w14:paraId="38BFDCED" w14:textId="1637E9DB" w:rsidR="004B1B5C" w:rsidRDefault="00816D31" w:rsidP="00CE3795">
      <w:bookmarkStart w:id="31" w:name="_Hlk136862153"/>
      <w:r>
        <w:t>The s</w:t>
      </w:r>
      <w:r w:rsidR="004B1B5C" w:rsidRPr="004B1B5C">
        <w:t xml:space="preserve">tandard </w:t>
      </w:r>
      <w:r w:rsidR="00E22FC1">
        <w:t>loading dose</w:t>
      </w:r>
      <w:r w:rsidR="004B1B5C" w:rsidRPr="004B1B5C">
        <w:t xml:space="preserve"> </w:t>
      </w:r>
      <w:r w:rsidR="00613AD8">
        <w:t>did not result</w:t>
      </w:r>
      <w:r w:rsidR="004B1B5C" w:rsidRPr="004B1B5C">
        <w:t xml:space="preserve"> in clinically acceptable PTA</w:t>
      </w:r>
      <w:r w:rsidR="0078577B">
        <w:t xml:space="preserve"> of </w:t>
      </w:r>
      <w:r w:rsidR="00F43CEE">
        <w:t>≥90%</w:t>
      </w:r>
      <w:r w:rsidR="002D791B">
        <w:t xml:space="preserve"> </w:t>
      </w:r>
      <w:r w:rsidR="0023663A">
        <w:t>when</w:t>
      </w:r>
      <w:r w:rsidR="00F058C3" w:rsidRPr="004B1B5C">
        <w:t xml:space="preserve"> </w:t>
      </w:r>
      <w:r w:rsidR="005B2AEB">
        <w:t xml:space="preserve">total </w:t>
      </w:r>
      <w:r w:rsidR="004B1B5C" w:rsidRPr="004B1B5C">
        <w:t>body</w:t>
      </w:r>
      <w:r w:rsidR="00613AD8">
        <w:t xml:space="preserve"> </w:t>
      </w:r>
      <w:r w:rsidR="004B1B5C" w:rsidRPr="004B1B5C">
        <w:t>weight</w:t>
      </w:r>
      <w:r w:rsidR="0023663A">
        <w:t xml:space="preserve"> exceed</w:t>
      </w:r>
      <w:r w:rsidR="00AB1B25">
        <w:t>ed</w:t>
      </w:r>
      <w:r w:rsidR="00E86957">
        <w:t xml:space="preserve"> </w:t>
      </w:r>
      <w:r w:rsidR="00202403">
        <w:t>65</w:t>
      </w:r>
      <w:r w:rsidR="00E86957">
        <w:t xml:space="preserve"> kg and </w:t>
      </w:r>
      <w:r w:rsidR="00970491">
        <w:t xml:space="preserve">30 </w:t>
      </w:r>
      <w:r w:rsidR="00E86957">
        <w:t>kg</w:t>
      </w:r>
      <w:r w:rsidR="003906CB">
        <w:t xml:space="preserve">, </w:t>
      </w:r>
      <w:r w:rsidR="00E86957">
        <w:t>in</w:t>
      </w:r>
      <w:r w:rsidR="004B1B5C" w:rsidRPr="004B1B5C">
        <w:t xml:space="preserve"> </w:t>
      </w:r>
      <w:r w:rsidR="00522D5C">
        <w:t>patients</w:t>
      </w:r>
      <w:r w:rsidR="00AD4851">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28490E">
        <w:t>.</w:t>
      </w:r>
      <w:r w:rsidR="00770B51">
        <w:t xml:space="preserve"> </w:t>
      </w:r>
      <w:r w:rsidR="005E36F3">
        <w:t xml:space="preserve">Similarly, </w:t>
      </w:r>
      <w:r w:rsidR="003A4A84">
        <w:t>t</w:t>
      </w:r>
      <w:r w:rsidR="0071403B" w:rsidRPr="0071403B">
        <w:t>he weight-based regimen (12 mg/kg loading dose) failed to achieve adequate PTA in patients weighing less than 80 kg without CRRT and less than 120 kg with CRRT</w:t>
      </w:r>
      <w:r w:rsidR="0016605A">
        <w:t xml:space="preserve"> (</w:t>
      </w:r>
      <w:ins w:id="32" w:author="My Luong Vuong" w:date="2025-02-06T10:03:00Z">
        <w:r w:rsidR="00E02B06" w:rsidRPr="00E02B06">
          <w:rPr>
            <w:b/>
            <w:bCs/>
            <w:rPrChange w:id="33" w:author="My Luong Vuong" w:date="2025-02-06T10:03:00Z">
              <w:rPr/>
            </w:rPrChange>
          </w:rPr>
          <w:t>panel a</w:t>
        </w:r>
        <w:r w:rsidR="00E02B06">
          <w:t xml:space="preserve">, </w:t>
        </w:r>
      </w:ins>
      <w:r w:rsidR="0016605A" w:rsidRPr="00092B52">
        <w:rPr>
          <w:b/>
          <w:bCs/>
        </w:rPr>
        <w:t>Fig. </w:t>
      </w:r>
      <w:r w:rsidR="0016605A">
        <w:rPr>
          <w:b/>
          <w:bCs/>
        </w:rPr>
        <w:t>1</w:t>
      </w:r>
      <w:r w:rsidR="0016605A" w:rsidRPr="001D2D6B">
        <w:rPr>
          <w:b/>
          <w:bCs/>
        </w:rPr>
        <w:t>-2</w:t>
      </w:r>
      <w:r w:rsidR="0016605A">
        <w:t>)</w:t>
      </w:r>
      <w:r w:rsidR="005E36F3">
        <w:t>.</w:t>
      </w:r>
      <w:r w:rsidR="00A61679">
        <w:t xml:space="preserve"> </w:t>
      </w:r>
      <w:r w:rsidR="00EF33B4" w:rsidRPr="00EF33B4">
        <w:t>The statistically significant effect of eGFR</w:t>
      </w:r>
      <w:r w:rsidR="00EF33B4" w:rsidRPr="0073563E">
        <w:rPr>
          <w:vertAlign w:val="subscript"/>
        </w:rPr>
        <w:t>CKD-EPI</w:t>
      </w:r>
      <w:r w:rsidR="00EF33B4" w:rsidRPr="00EF33B4">
        <w:t xml:space="preserve"> on CL</w:t>
      </w:r>
      <w:r w:rsidR="00EF33B4" w:rsidRPr="0073563E">
        <w:rPr>
          <w:vertAlign w:val="subscript"/>
        </w:rPr>
        <w:t>off-CRRT</w:t>
      </w:r>
      <w:r w:rsidR="00EF33B4" w:rsidRPr="00EF33B4">
        <w:t xml:space="preserve"> did not have a clinically relevant impact on fluconazole </w:t>
      </w:r>
      <w:r w:rsidR="00EF33B4" w:rsidRPr="0073563E">
        <w:rPr>
          <w:i/>
          <w:iCs/>
        </w:rPr>
        <w:t>f</w:t>
      </w:r>
      <w:r w:rsidR="00EF33B4" w:rsidRPr="00EF33B4">
        <w:t>AUC</w:t>
      </w:r>
      <w:r w:rsidR="00EF33B4" w:rsidRPr="0073563E">
        <w:rPr>
          <w:vertAlign w:val="subscript"/>
        </w:rPr>
        <w:t>0-24</w:t>
      </w:r>
      <w:r w:rsidR="00EF33B4" w:rsidRPr="00EF33B4">
        <w:t xml:space="preserve"> 200 mg×h/L </w:t>
      </w:r>
      <w:r w:rsidR="00BD78C3">
        <w:t>target attainment</w:t>
      </w:r>
      <w:r w:rsidR="00EF33B4" w:rsidRPr="00EF33B4">
        <w:t xml:space="preserve"> across the eGFR</w:t>
      </w:r>
      <w:r w:rsidR="00EF33B4" w:rsidRPr="0073563E">
        <w:rPr>
          <w:vertAlign w:val="subscript"/>
        </w:rPr>
        <w:t>CKD-EPI</w:t>
      </w:r>
      <w:r w:rsidR="00EF33B4" w:rsidRPr="00EF33B4">
        <w:t xml:space="preserve"> range of 5 to 215 mL/min/1.73 m² under simulated loading doses</w:t>
      </w:r>
      <w:r w:rsidR="00A61679">
        <w:t>.</w:t>
      </w:r>
      <w:r w:rsidR="00A424CA">
        <w:t xml:space="preserve"> </w:t>
      </w:r>
      <w:r w:rsidR="00C55A08">
        <w:t>Moreover</w:t>
      </w:r>
      <w:r w:rsidR="00C44DF2">
        <w:t xml:space="preserve">, </w:t>
      </w:r>
      <w:r w:rsidR="00B358B2">
        <w:t>using</w:t>
      </w:r>
      <w:r w:rsidR="00E5452C">
        <w:t xml:space="preserve"> the standard </w:t>
      </w:r>
      <w:r w:rsidR="00B772ED" w:rsidRPr="00B772ED">
        <w:t>maintenance dose</w:t>
      </w:r>
      <w:r w:rsidR="00B772ED" w:rsidRPr="00B772ED" w:rsidDel="00B772ED">
        <w:t xml:space="preserve"> </w:t>
      </w:r>
      <w:r w:rsidR="00E5452C">
        <w:t xml:space="preserve">of 400 mg, </w:t>
      </w:r>
      <w:r w:rsidR="00267307">
        <w:t xml:space="preserve">the </w:t>
      </w:r>
      <w:r w:rsidR="00823E8C">
        <w:t>PTA</w:t>
      </w:r>
      <w:r w:rsidR="00A8716C">
        <w:t xml:space="preserve"> only</w:t>
      </w:r>
      <w:r w:rsidR="00823E8C">
        <w:t xml:space="preserve"> fell slightly below 90% </w:t>
      </w:r>
      <w:r w:rsidR="00113B4B">
        <w:t xml:space="preserve">when </w:t>
      </w:r>
      <w:r w:rsidR="004A62BB">
        <w:t>eGFR</w:t>
      </w:r>
      <w:r w:rsidR="004A62BB" w:rsidRPr="00A72BCD">
        <w:rPr>
          <w:vertAlign w:val="subscript"/>
        </w:rPr>
        <w:t>CKD</w:t>
      </w:r>
      <w:r w:rsidR="004A62BB">
        <w:rPr>
          <w:vertAlign w:val="subscript"/>
        </w:rPr>
        <w:t>-</w:t>
      </w:r>
      <w:r w:rsidR="004A62BB" w:rsidRPr="00A72BCD">
        <w:rPr>
          <w:vertAlign w:val="subscript"/>
        </w:rPr>
        <w:t>EPI</w:t>
      </w:r>
      <w:r w:rsidR="004A62BB">
        <w:rPr>
          <w:vertAlign w:val="subscript"/>
        </w:rPr>
        <w:t xml:space="preserve"> </w:t>
      </w:r>
      <w:r w:rsidR="0081362E">
        <w:t xml:space="preserve">exceeded </w:t>
      </w:r>
      <w:r w:rsidR="005D6876">
        <w:t>195</w:t>
      </w:r>
      <w:r w:rsidR="003350AA">
        <w:t xml:space="preserve"> mL/min/1.73 m</w:t>
      </w:r>
      <w:r w:rsidR="003350AA" w:rsidRPr="00092B52">
        <w:rPr>
          <w:vertAlign w:val="superscript"/>
        </w:rPr>
        <w:t>2</w:t>
      </w:r>
      <w:r w:rsidR="00645E53">
        <w:t xml:space="preserve"> </w:t>
      </w:r>
      <w:r w:rsidR="00645E53" w:rsidRPr="001A247B">
        <w:rPr>
          <w:b/>
          <w:bCs/>
        </w:rPr>
        <w:t>(Fig. 3)</w:t>
      </w:r>
      <w:r w:rsidR="003350AA">
        <w:t xml:space="preserve">. </w:t>
      </w:r>
      <w:r w:rsidR="00E34F88" w:rsidRPr="0073563E">
        <w:rPr>
          <w:b/>
          <w:bCs/>
        </w:rPr>
        <w:t>Fig. 4-5</w:t>
      </w:r>
      <w:r w:rsidR="00E34F88" w:rsidRPr="00E34F88">
        <w:t xml:space="preserve"> shows the probability of attaining the </w:t>
      </w:r>
      <w:r w:rsidR="00E34F88" w:rsidRPr="0073563E">
        <w:rPr>
          <w:i/>
          <w:iCs/>
        </w:rPr>
        <w:t>f</w:t>
      </w:r>
      <w:r w:rsidR="00E34F88" w:rsidRPr="00E34F88">
        <w:t>AUC</w:t>
      </w:r>
      <w:r w:rsidR="00E34F88" w:rsidRPr="0073563E">
        <w:rPr>
          <w:vertAlign w:val="subscript"/>
        </w:rPr>
        <w:t>0-24</w:t>
      </w:r>
      <w:r w:rsidR="00E34F88" w:rsidRPr="00E34F88">
        <w:t xml:space="preserve"> 400 mg×h/L target versus total body weight for the simulated dosing regimens.</w:t>
      </w:r>
      <w:r w:rsidR="00DA660A" w:rsidRPr="00C47D23">
        <w:rPr>
          <w:b/>
          <w:bCs/>
          <w:color w:val="auto"/>
        </w:rPr>
        <w:t xml:space="preserve"> </w:t>
      </w:r>
    </w:p>
    <w:p w14:paraId="52351FEB" w14:textId="3F861897" w:rsidR="00240EC2" w:rsidRPr="00E03B11" w:rsidRDefault="00F540B4" w:rsidP="00CE3795">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 xml:space="preserve">The proposed </w:t>
      </w:r>
      <w:r w:rsidR="00CB0F3C" w:rsidRPr="00CB0F3C">
        <w:t>loading dose</w:t>
      </w:r>
      <w:r w:rsidR="00AB1F94">
        <w:t xml:space="preserve"> </w:t>
      </w:r>
      <w:r w:rsidR="005552D8" w:rsidRPr="005552D8">
        <w:t xml:space="preserve">was determined </w:t>
      </w:r>
      <w:r w:rsidR="00F764BC">
        <w:t xml:space="preserve">based on the patient’s </w:t>
      </w:r>
      <w:r w:rsidR="001C5412">
        <w:t>total</w:t>
      </w:r>
      <w:r w:rsidR="005552D8" w:rsidRPr="005552D8">
        <w:t xml:space="preserve"> body weight</w:t>
      </w:r>
      <w:r w:rsidR="000D710D">
        <w:t xml:space="preserve"> and CRRT status</w:t>
      </w:r>
      <w:r w:rsidR="005552D8" w:rsidRPr="005552D8">
        <w:t xml:space="preserve">. </w:t>
      </w:r>
      <w:r w:rsidR="005D12E7">
        <w:t>The</w:t>
      </w:r>
      <w:r w:rsidR="00625C88">
        <w:t xml:space="preserve"> </w:t>
      </w:r>
      <w:r w:rsidR="00341CB8">
        <w:t>selected doses</w:t>
      </w:r>
      <w:r w:rsidR="008A1016">
        <w:t xml:space="preserve"> were the smallest that ensured</w:t>
      </w:r>
      <w:r w:rsidR="005552D8" w:rsidRPr="005552D8">
        <w:t xml:space="preserve"> </w:t>
      </w:r>
      <w:r w:rsidR="008A1016" w:rsidRPr="008A1016">
        <w:t>a clinically acceptable PTA 24 hours after administration</w:t>
      </w:r>
      <w:r w:rsidR="00240EC2" w:rsidRPr="00E03B11">
        <w:t>.</w:t>
      </w:r>
      <w:r w:rsidR="00ED17EA">
        <w:t xml:space="preserve"> </w:t>
      </w:r>
      <w:r w:rsidR="00BC24EA" w:rsidRPr="00BC24EA">
        <w:t>Daily maintenance doses of 400 mg and 800 mg were adequate for achieving at least 90% PTA across the studied total body weight range, off and on CRRT, respectively</w:t>
      </w:r>
      <w:r w:rsidR="00BC24EA">
        <w:t xml:space="preserve"> </w:t>
      </w:r>
      <w:r w:rsidR="00240EC2" w:rsidRPr="00E03B11">
        <w:t>(</w:t>
      </w:r>
      <w:r w:rsidR="000F012D" w:rsidRPr="00092B52">
        <w:rPr>
          <w:b/>
          <w:bCs/>
        </w:rPr>
        <w:t>Fig.</w:t>
      </w:r>
      <w:r w:rsidR="004E25A6" w:rsidRPr="00092B52">
        <w:rPr>
          <w:b/>
          <w:bCs/>
        </w:rPr>
        <w:t> </w:t>
      </w:r>
      <w:r w:rsidR="0049198C">
        <w:rPr>
          <w:b/>
          <w:bCs/>
        </w:rPr>
        <w:t>1</w:t>
      </w:r>
      <w:r w:rsidR="004C224C">
        <w:rPr>
          <w:b/>
          <w:bCs/>
        </w:rPr>
        <w:t>-</w:t>
      </w:r>
      <w:r w:rsidR="0049198C">
        <w:rPr>
          <w:b/>
          <w:bCs/>
        </w:rPr>
        <w:t>2</w:t>
      </w:r>
      <w:r w:rsidR="003807E3">
        <w:rPr>
          <w:b/>
          <w:bCs/>
        </w:rPr>
        <w:t>,</w:t>
      </w:r>
      <w:r w:rsidR="00D1749D">
        <w:rPr>
          <w:b/>
          <w:bCs/>
        </w:rPr>
        <w:t xml:space="preserve"> Fig. </w:t>
      </w:r>
      <w:r w:rsidR="00D05B67">
        <w:rPr>
          <w:b/>
          <w:bCs/>
        </w:rPr>
        <w:t>S13</w:t>
      </w:r>
      <w:r w:rsidR="00D1749D">
        <w:rPr>
          <w:b/>
          <w:bCs/>
        </w:rPr>
        <w:t>-</w:t>
      </w:r>
      <w:r w:rsidR="00D05B67">
        <w:rPr>
          <w:b/>
          <w:bCs/>
        </w:rPr>
        <w:t>S14</w:t>
      </w:r>
      <w:r w:rsidR="00240EC2" w:rsidRPr="00E03B11">
        <w:t>).</w:t>
      </w:r>
      <w:r w:rsidR="00E86A3C" w:rsidRPr="00E86A3C">
        <w:t xml:space="preserve"> </w:t>
      </w:r>
    </w:p>
    <w:p w14:paraId="12222D27" w14:textId="68C6708B" w:rsidR="00B00B83" w:rsidRPr="00B00B83" w:rsidRDefault="006E66BD" w:rsidP="00B00B83">
      <w:r>
        <w:t xml:space="preserve">Real-world population simulations </w:t>
      </w:r>
      <w:r w:rsidR="00240EC2" w:rsidRPr="00E03B11">
        <w:t>confirmed that the standard dosing regimen</w:t>
      </w:r>
      <w:r w:rsidR="00FB22C2">
        <w:t xml:space="preserve"> of </w:t>
      </w:r>
      <w:r w:rsidR="00FB22C2" w:rsidRPr="00E03B11">
        <w:t>800</w:t>
      </w:r>
      <w:r w:rsidR="00FB22C2">
        <w:t> </w:t>
      </w:r>
      <w:r w:rsidR="00FB22C2" w:rsidRPr="00E03B11">
        <w:t xml:space="preserve">mg </w:t>
      </w:r>
      <w:r w:rsidR="00FB22C2">
        <w:t>on day</w:t>
      </w:r>
      <w:r w:rsidR="00D131F9">
        <w:t> </w:t>
      </w:r>
      <w:r w:rsidR="00802421">
        <w:t xml:space="preserve">1 </w:t>
      </w:r>
      <w:r w:rsidR="00FB22C2">
        <w:t xml:space="preserve">followed by </w:t>
      </w:r>
      <w:r w:rsidR="00FB22C2" w:rsidRPr="00E03B11">
        <w:t>400</w:t>
      </w:r>
      <w:r w:rsidR="00FB22C2">
        <w:t> </w:t>
      </w:r>
      <w:r w:rsidR="00FB22C2" w:rsidRPr="00E03B11">
        <w:t xml:space="preserve">mg </w:t>
      </w:r>
      <w:r w:rsidR="00F01017">
        <w:t xml:space="preserve">thereafter </w:t>
      </w:r>
      <w:r w:rsidR="00D77C3B">
        <w:t>did not achieve 90%</w:t>
      </w:r>
      <w:r w:rsidR="00240EC2" w:rsidRPr="00E03B11">
        <w:t xml:space="preserve"> PTA in the first two days</w:t>
      </w:r>
      <w:r w:rsidR="007B768F">
        <w:t>,</w:t>
      </w:r>
      <w:r w:rsidR="006D1B3C">
        <w:t xml:space="preserve"> </w:t>
      </w:r>
      <w:r w:rsidR="000B0976" w:rsidRPr="000B0976">
        <w:t>but improved to</w:t>
      </w:r>
      <w:r w:rsidR="00B75D17">
        <w:t xml:space="preserve"> </w:t>
      </w:r>
      <w:r w:rsidR="00D77C3B">
        <w:t>a &gt;90%</w:t>
      </w:r>
      <w:r w:rsidR="00F969E1">
        <w:t xml:space="preserve"> PTA</w:t>
      </w:r>
      <w:r w:rsidR="00D77C3B" w:rsidRPr="000B0976">
        <w:t xml:space="preserve"> </w:t>
      </w:r>
      <w:r w:rsidR="000B0976" w:rsidRPr="000B0976">
        <w:t>from day 3 of the treatment period</w:t>
      </w:r>
      <w:r w:rsidR="00240EC2" w:rsidRPr="00E03B11">
        <w:t xml:space="preserve"> </w:t>
      </w:r>
      <w:r w:rsidR="00A643D8" w:rsidRPr="00E03B11">
        <w:t>(</w:t>
      </w:r>
      <w:r w:rsidR="00A643D8" w:rsidRPr="00CD770F">
        <w:rPr>
          <w:b/>
          <w:bCs/>
        </w:rPr>
        <w:t>Fig. </w:t>
      </w:r>
      <w:r w:rsidR="00E314B8" w:rsidRPr="00CD770F">
        <w:rPr>
          <w:b/>
          <w:bCs/>
        </w:rPr>
        <w:t>S1</w:t>
      </w:r>
      <w:r w:rsidR="00F163C5">
        <w:rPr>
          <w:b/>
          <w:bCs/>
        </w:rPr>
        <w:t>5</w:t>
      </w:r>
      <w:r w:rsidR="00A643D8" w:rsidRPr="00E03B11">
        <w:t>)</w:t>
      </w:r>
      <w:r w:rsidR="00240EC2" w:rsidRPr="00E03B11">
        <w:t>. Simulati</w:t>
      </w:r>
      <w:r w:rsidR="00D6713F">
        <w:t>on of</w:t>
      </w:r>
      <w:r w:rsidR="00240EC2" w:rsidRPr="00E03B11">
        <w:t xml:space="preserve"> the optimised</w:t>
      </w:r>
      <w:r w:rsidR="00A61A44">
        <w:t xml:space="preserve"> </w:t>
      </w:r>
      <w:r w:rsidR="00240EC2" w:rsidRPr="00E03B11">
        <w:t xml:space="preserve">dosing regimen resulted in </w:t>
      </w:r>
      <w:r w:rsidR="00D77C3B">
        <w:t xml:space="preserve">&gt;90% </w:t>
      </w:r>
      <w:r w:rsidR="00240EC2" w:rsidRPr="00E03B11">
        <w:t xml:space="preserve">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 xml:space="preserve">Fig. </w:t>
      </w:r>
      <w:r w:rsidR="009626D7">
        <w:rPr>
          <w:b/>
          <w:bCs/>
        </w:rPr>
        <w:t>6</w:t>
      </w:r>
      <w:r w:rsidR="00FB633A">
        <w:t xml:space="preserve">, </w:t>
      </w:r>
      <w:r w:rsidR="00F6481B" w:rsidRPr="00CD770F">
        <w:rPr>
          <w:b/>
          <w:bCs/>
        </w:rPr>
        <w:t>Fig</w:t>
      </w:r>
      <w:r w:rsidR="009C7710" w:rsidRPr="00CD770F">
        <w:rPr>
          <w:b/>
          <w:bCs/>
        </w:rPr>
        <w:t>.</w:t>
      </w:r>
      <w:r w:rsidR="004E25A6" w:rsidRPr="00CD770F">
        <w:rPr>
          <w:b/>
          <w:bCs/>
        </w:rPr>
        <w:t> </w:t>
      </w:r>
      <w:r w:rsidR="00521DDF" w:rsidRPr="00CD770F">
        <w:rPr>
          <w:b/>
          <w:bCs/>
        </w:rPr>
        <w:t>S1</w:t>
      </w:r>
      <w:r w:rsidR="00F163C5">
        <w:rPr>
          <w:b/>
          <w:bCs/>
        </w:rPr>
        <w:t>5</w:t>
      </w:r>
      <w:r w:rsidR="00240EC2" w:rsidRPr="00E03B11">
        <w:t>)</w:t>
      </w:r>
      <w:r w:rsidR="00EE395A">
        <w:t>.</w:t>
      </w:r>
      <w:r w:rsidR="006B2187">
        <w:t xml:space="preserve"> </w:t>
      </w:r>
      <w:r w:rsidR="006C319C">
        <w:t>Less than 1.2%</w:t>
      </w:r>
      <w:r w:rsidR="006B2187" w:rsidRPr="00E03B11">
        <w:t xml:space="preserve"> of patients </w:t>
      </w:r>
      <w:r w:rsidR="006C319C">
        <w:t>had</w:t>
      </w:r>
      <w:r w:rsidR="006B2187" w:rsidRPr="00E03B11">
        <w:t xml:space="preserve"> fluconazole </w:t>
      </w:r>
      <w:r w:rsidR="006B2187">
        <w:t>C</w:t>
      </w:r>
      <w:r w:rsidR="006B2187" w:rsidRPr="00AF5993">
        <w:rPr>
          <w:vertAlign w:val="subscript"/>
        </w:rPr>
        <w:t>trough</w:t>
      </w:r>
      <w:r w:rsidR="006B2187" w:rsidRPr="00E03B11">
        <w:t xml:space="preserve"> </w:t>
      </w:r>
      <w:r w:rsidR="006B2187">
        <w:t xml:space="preserve">of </w:t>
      </w:r>
      <w:r w:rsidR="006B2187" w:rsidRPr="00E03B11">
        <w:t>80</w:t>
      </w:r>
      <w:r w:rsidR="006B2187">
        <w:t> </w:t>
      </w:r>
      <w:r w:rsidR="006B2187" w:rsidRPr="00E03B11">
        <w:t>mg/L</w:t>
      </w:r>
      <w:r w:rsidR="006B2187">
        <w:t xml:space="preserve"> or higher</w:t>
      </w:r>
      <w:r w:rsidR="006C319C">
        <w:t xml:space="preserve"> </w:t>
      </w:r>
      <w:r w:rsidR="00A30B69" w:rsidRPr="00A30B69">
        <w:t>across the two-week treatment period.</w:t>
      </w:r>
      <w:r w:rsidR="00B26A53">
        <w:t xml:space="preserve"> </w:t>
      </w:r>
      <w:r w:rsidR="00B26A53" w:rsidRPr="00B26A53">
        <w:t xml:space="preserve">The characteristics of the </w:t>
      </w:r>
      <w:r w:rsidR="005B510E">
        <w:t>real-world virtual</w:t>
      </w:r>
      <w:r w:rsidR="00B26A53" w:rsidRPr="00B26A53">
        <w:t xml:space="preserve"> population</w:t>
      </w:r>
      <w:r>
        <w:t xml:space="preserve"> </w:t>
      </w:r>
      <w:r w:rsidR="00B26A53" w:rsidRPr="00B26A53">
        <w:t xml:space="preserve">are shown in </w:t>
      </w:r>
      <w:r w:rsidR="00B26A53" w:rsidRPr="0076151A">
        <w:rPr>
          <w:b/>
          <w:bCs/>
        </w:rPr>
        <w:t>Fig S1</w:t>
      </w:r>
      <w:r w:rsidR="00695207">
        <w:rPr>
          <w:b/>
          <w:bCs/>
        </w:rPr>
        <w:t>6</w:t>
      </w:r>
      <w:r w:rsidR="00B26A53" w:rsidRPr="0076151A">
        <w:rPr>
          <w:b/>
          <w:bCs/>
        </w:rPr>
        <w:t>-S1</w:t>
      </w:r>
      <w:r w:rsidR="00695207">
        <w:rPr>
          <w:b/>
          <w:bCs/>
        </w:rPr>
        <w:t>7</w:t>
      </w:r>
      <w:r w:rsidR="0088045F">
        <w:t xml:space="preserve">. The R </w:t>
      </w:r>
      <w:r w:rsidR="0088045F">
        <w:lastRenderedPageBreak/>
        <w:t xml:space="preserve">code and dataset used to generate this population are in </w:t>
      </w:r>
      <w:r w:rsidR="008A02C7">
        <w:t xml:space="preserve">the </w:t>
      </w:r>
      <w:r w:rsidR="008A02C7" w:rsidRPr="0076151A">
        <w:rPr>
          <w:b/>
          <w:bCs/>
        </w:rPr>
        <w:t>Supplementary Code</w:t>
      </w:r>
      <w:r w:rsidR="0088045F">
        <w:rPr>
          <w:b/>
          <w:bCs/>
        </w:rPr>
        <w:t xml:space="preserve"> </w:t>
      </w:r>
      <w:r w:rsidR="0088045F" w:rsidRPr="0076151A">
        <w:t>and</w:t>
      </w:r>
      <w:r w:rsidR="0088045F">
        <w:rPr>
          <w:b/>
          <w:bCs/>
        </w:rPr>
        <w:t xml:space="preserve"> Supplementary Dataset</w:t>
      </w:r>
      <w:r w:rsidR="00B26A53" w:rsidRPr="00B26A53">
        <w:t>.</w:t>
      </w:r>
      <w:bookmarkEnd w:id="31"/>
      <w:r w:rsidR="00B00B83">
        <w:br w:type="page"/>
      </w:r>
    </w:p>
    <w:p w14:paraId="6F4D32B2" w14:textId="1126A204" w:rsidR="00A905E8" w:rsidRPr="00E03B11" w:rsidRDefault="00A905E8" w:rsidP="00CE3795">
      <w:pPr>
        <w:pStyle w:val="Heading1"/>
      </w:pPr>
      <w:r w:rsidRPr="00E03B11">
        <w:lastRenderedPageBreak/>
        <w:t>Discussion</w:t>
      </w:r>
    </w:p>
    <w:p w14:paraId="39606BFF" w14:textId="2E961BD8" w:rsidR="00CB50CB" w:rsidRPr="00E03B11" w:rsidRDefault="00C113D8" w:rsidP="00CE3795">
      <w:bookmarkStart w:id="34" w:name="_Hlk136862217"/>
      <w:r>
        <w:t>From o</w:t>
      </w:r>
      <w:r w:rsidR="00CB50CB" w:rsidRPr="00E03B11">
        <w:t xml:space="preserve">ur </w:t>
      </w:r>
      <w:r w:rsidR="008B2E15">
        <w:t>modelling</w:t>
      </w:r>
      <w:r w:rsidR="008B2E15" w:rsidRPr="00E03B11">
        <w:t xml:space="preserve"> </w:t>
      </w:r>
      <w:r w:rsidR="00CB50CB" w:rsidRPr="00E03B11">
        <w:t>and simulation results</w:t>
      </w:r>
      <w:r>
        <w:t>, we</w:t>
      </w:r>
      <w:r w:rsidR="00CB50CB" w:rsidRPr="00E03B11">
        <w:t xml:space="preserve"> </w:t>
      </w:r>
      <w:r>
        <w:t>conclude</w:t>
      </w:r>
      <w:r w:rsidR="00CB50CB" w:rsidRPr="00E03B11">
        <w:t xml:space="preserve"> that </w:t>
      </w:r>
      <w:r w:rsidR="00F8707F">
        <w:t xml:space="preserve">total body weight and CRRT status were the two </w:t>
      </w:r>
      <w:r w:rsidR="00356AF7">
        <w:t xml:space="preserve">factors that clinically impacted </w:t>
      </w:r>
      <w:r w:rsidR="00E4532C">
        <w:t xml:space="preserve">the </w:t>
      </w:r>
      <w:r w:rsidR="00CB50CB" w:rsidRPr="00E03B11">
        <w:t xml:space="preserve">attainment of the </w:t>
      </w:r>
      <w:r w:rsidR="00CB50CB" w:rsidRPr="00CA5A80">
        <w:rPr>
          <w:i/>
          <w:iCs/>
        </w:rPr>
        <w:t>f</w:t>
      </w:r>
      <w:r w:rsidR="00CB50CB" w:rsidRPr="00E03B11">
        <w:t>AUC</w:t>
      </w:r>
      <w:r w:rsidR="00CB50CB" w:rsidRPr="00E03B11">
        <w:rPr>
          <w:vertAlign w:val="subscript"/>
        </w:rPr>
        <w:t>0-24</w:t>
      </w:r>
      <w:r w:rsidR="00CB50CB" w:rsidRPr="00E03B11">
        <w:t xml:space="preserve"> </w:t>
      </w:r>
      <w:r w:rsidR="00CC1798">
        <w:t>200 mg</w:t>
      </w:r>
      <w:r w:rsidR="001251A5">
        <w:t>×</w:t>
      </w:r>
      <w:r w:rsidR="00CC1798">
        <w:t xml:space="preserve">h/L </w:t>
      </w:r>
      <w:r w:rsidR="00E4532C">
        <w:t>target in</w:t>
      </w:r>
      <w:r w:rsidR="001D6211">
        <w:t xml:space="preserve"> </w:t>
      </w:r>
      <w:r w:rsidR="00105E39">
        <w:t>critically ill patients</w:t>
      </w:r>
      <w:r w:rsidR="00E4532C">
        <w:t xml:space="preserve"> </w:t>
      </w:r>
      <w:r w:rsidR="006203B2">
        <w:t xml:space="preserve">under </w:t>
      </w:r>
      <w:r w:rsidR="00E4532C" w:rsidRPr="00E03B11">
        <w:t>the standard</w:t>
      </w:r>
      <w:r w:rsidR="006203B2">
        <w:t xml:space="preserve"> fluconazole</w:t>
      </w:r>
      <w:r w:rsidR="00E4532C" w:rsidRPr="00E03B11">
        <w:t xml:space="preserve"> IV dosing regimen</w:t>
      </w:r>
      <w:r w:rsidR="008137B3">
        <w:t>.</w:t>
      </w:r>
      <w:r w:rsidR="00CB50CB" w:rsidRPr="00E03B11">
        <w:t xml:space="preserve"> </w:t>
      </w:r>
      <w:r w:rsidR="00EE32D7">
        <w:t>Theref</w:t>
      </w:r>
      <w:r w:rsidR="000022EB">
        <w:t>o</w:t>
      </w:r>
      <w:r w:rsidR="00EE32D7">
        <w:t>re</w:t>
      </w:r>
      <w:r w:rsidR="00CB50CB" w:rsidRPr="00E03B11">
        <w:t>, we proposed a pragmatic</w:t>
      </w:r>
      <w:r w:rsidR="00607DA2">
        <w:t>,</w:t>
      </w:r>
      <w:r w:rsidR="00BD5981">
        <w:t xml:space="preserve"> </w:t>
      </w:r>
      <w:r w:rsidR="00CB50CB" w:rsidRPr="00E03B11">
        <w:t>optimi</w:t>
      </w:r>
      <w:r w:rsidR="00B445D6" w:rsidRPr="00E03B11">
        <w:t>s</w:t>
      </w:r>
      <w:r w:rsidR="00CB50CB" w:rsidRPr="00E03B11">
        <w:t>ed dosing regimen</w:t>
      </w:r>
      <w:r w:rsidR="00283CA5">
        <w:t xml:space="preserve"> </w:t>
      </w:r>
      <w:r w:rsidR="00764B21">
        <w:t xml:space="preserve">with the potential to achieve </w:t>
      </w:r>
      <w:r w:rsidR="00283CA5">
        <w:t>a</w:t>
      </w:r>
      <w:r w:rsidR="00CB50CB" w:rsidRPr="00E03B11">
        <w:t xml:space="preserve"> </w:t>
      </w:r>
      <w:r w:rsidR="00B47AFD">
        <w:t>PTA</w:t>
      </w:r>
      <w:r w:rsidR="00D72FC3">
        <w:t xml:space="preserve"> </w:t>
      </w:r>
      <w:r w:rsidR="00EE32D7">
        <w:t>of</w:t>
      </w:r>
      <w:r w:rsidR="00EE32D7" w:rsidRPr="00E03B11">
        <w:t xml:space="preserve"> </w:t>
      </w:r>
      <w:r w:rsidR="00EE32D7">
        <w:t xml:space="preserve">at least </w:t>
      </w:r>
      <w:r w:rsidR="00CB50CB" w:rsidRPr="00E03B11">
        <w:t xml:space="preserve">90% </w:t>
      </w:r>
      <w:r w:rsidR="009F2B64">
        <w:t>over the entire</w:t>
      </w:r>
      <w:r w:rsidR="00CB50CB" w:rsidRPr="00E03B11">
        <w:t xml:space="preserve"> two-week</w:t>
      </w:r>
      <w:r w:rsidR="009F2B64">
        <w:t xml:space="preserve"> treatment</w:t>
      </w:r>
      <w:r w:rsidR="00CB50CB" w:rsidRPr="00E03B11">
        <w:t xml:space="preserve"> course.</w:t>
      </w:r>
    </w:p>
    <w:p w14:paraId="17AB23FB" w14:textId="4F1784E1" w:rsidR="00C71CF6" w:rsidRPr="00E03B11" w:rsidRDefault="006C319C" w:rsidP="00CE3795">
      <w:r>
        <w:t>W</w:t>
      </w:r>
      <w:r w:rsidR="00C71CF6" w:rsidRPr="00E03B11">
        <w:t xml:space="preserve">e </w:t>
      </w:r>
      <w:r w:rsidR="00C71CF6">
        <w:t>performed an</w:t>
      </w:r>
      <w:r w:rsidR="00C71CF6" w:rsidRPr="00E03B11">
        <w:t xml:space="preserve"> </w:t>
      </w:r>
      <w:r w:rsidR="005F449C">
        <w:t xml:space="preserve">individual </w:t>
      </w:r>
      <w:r w:rsidR="00461034">
        <w:t xml:space="preserve">patient </w:t>
      </w:r>
      <w:r w:rsidR="005F449C">
        <w:t>data meta-analysis (</w:t>
      </w:r>
      <w:r w:rsidR="00C71CF6" w:rsidRPr="009F6A54">
        <w:t>IPDMA</w:t>
      </w:r>
      <w:r w:rsidR="005F449C">
        <w:t>)</w:t>
      </w:r>
      <w:r w:rsidR="00C71CF6" w:rsidRPr="00E03B11">
        <w:t xml:space="preserve">, which involves merging datasets from multiple studies </w:t>
      </w:r>
      <w:r w:rsidR="00F63D8B">
        <w:t>sharing</w:t>
      </w:r>
      <w:r w:rsidR="00C71CF6" w:rsidRPr="00E03B11">
        <w:t xml:space="preserve"> subject populations and similar variables</w:t>
      </w:r>
      <w:r w:rsidR="00C71CF6" w:rsidRPr="00E03B11">
        <w:fldChar w:fldCharType="begin"/>
      </w:r>
      <w:r w:rsidR="00C86B3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C71CF6" w:rsidRPr="00E03B11">
        <w:fldChar w:fldCharType="separate"/>
      </w:r>
      <w:r w:rsidR="00C86B39">
        <w:rPr>
          <w:noProof/>
        </w:rPr>
        <w:t> [30]</w:t>
      </w:r>
      <w:r w:rsidR="00C71CF6" w:rsidRPr="00E03B11">
        <w:fldChar w:fldCharType="end"/>
      </w:r>
      <w:r w:rsidR="00C71CF6">
        <w:t>.</w:t>
      </w:r>
      <w:r w:rsidR="00C71CF6" w:rsidRPr="00E03B11">
        <w:t xml:space="preserve"> </w:t>
      </w:r>
      <w:r w:rsidR="00C71CF6">
        <w:t xml:space="preserve">An </w:t>
      </w:r>
      <w:r w:rsidR="00C71CF6" w:rsidRPr="00E03B11">
        <w:t xml:space="preserve">IPDMA offers several advantages, </w:t>
      </w:r>
      <w:r w:rsidR="00C71CF6">
        <w:t>including more complete information per study, a consistent analysis method for each study, the ability of conducting more complex analysis, and achieving greater statistical power</w:t>
      </w:r>
      <w:r w:rsidR="00C71CF6"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86B39">
        <w:instrText xml:space="preserve"> ADDIN EN.CITE </w:instrText>
      </w:r>
      <w:r w:rsidR="00C86B3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C86B39">
        <w:instrText xml:space="preserve"> ADDIN EN.CITE.DATA </w:instrText>
      </w:r>
      <w:r w:rsidR="00C86B39">
        <w:fldChar w:fldCharType="end"/>
      </w:r>
      <w:r w:rsidR="00C71CF6" w:rsidRPr="00E03B11">
        <w:fldChar w:fldCharType="separate"/>
      </w:r>
      <w:r w:rsidR="00C86B39">
        <w:rPr>
          <w:noProof/>
        </w:rPr>
        <w:t> [31]</w:t>
      </w:r>
      <w:r w:rsidR="00C71CF6" w:rsidRPr="00E03B11">
        <w:fldChar w:fldCharType="end"/>
      </w:r>
      <w:r w:rsidR="00C71CF6">
        <w:t>.</w:t>
      </w:r>
    </w:p>
    <w:p w14:paraId="5D36F38E" w14:textId="0330CFCF" w:rsidR="00EC2A71" w:rsidRDefault="00CB50CB" w:rsidP="00CE3795">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 xml:space="preserve">best described by a two-compartment model with first-order elimination, consistent with studies that </w:t>
      </w:r>
      <w:r w:rsidR="00E00FCB">
        <w:t>employed</w:t>
      </w:r>
      <w:r w:rsidR="000E083E">
        <w:t xml:space="preserve"> a</w:t>
      </w:r>
      <w:r w:rsidR="00E00FCB" w:rsidRPr="00E03B11">
        <w:t xml:space="preserve"> </w:t>
      </w:r>
      <w:r w:rsidRPr="00E03B11">
        <w:t>rich-sampling technique</w:t>
      </w:r>
      <w:r w:rsidR="00C2334D" w:rsidRPr="00E03B11">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86B39">
        <w:instrText xml:space="preserve"> ADDIN EN.CITE </w:instrText>
      </w:r>
      <w:r w:rsidR="00C86B39">
        <w:fldChar w:fldCharType="begin">
          <w:fldData xml:space="preserve">PEVuZE5vdGU+PENpdGU+PEF1dGhvcj5BbG9iYWlkPC9BdXRob3I+PFllYXI+MjAxNjwvWWVhcj48
UmVjTnVtPjE5PC9SZWNOdW0+PERpc3BsYXlUZXh0PsKgWzE0LCAxNSwgMzJdPC9EaXNwbGF5VGV4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C86B39">
        <w:instrText xml:space="preserve"> ADDIN EN.CITE.DATA </w:instrText>
      </w:r>
      <w:r w:rsidR="00C86B39">
        <w:fldChar w:fldCharType="end"/>
      </w:r>
      <w:r w:rsidR="00C2334D" w:rsidRPr="00E03B11">
        <w:fldChar w:fldCharType="separate"/>
      </w:r>
      <w:r w:rsidR="00C86B39">
        <w:rPr>
          <w:noProof/>
        </w:rPr>
        <w:t> [14, 15, 32]</w:t>
      </w:r>
      <w:r w:rsidR="00C2334D" w:rsidRPr="00E03B11">
        <w:fldChar w:fldCharType="end"/>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86B39">
        <w:instrText xml:space="preserve"> ADDIN EN.CITE </w:instrText>
      </w:r>
      <w:r w:rsidR="00C86B39">
        <w:fldChar w:fldCharType="begin">
          <w:fldData xml:space="preserve">PEVuZE5vdGU+PENpdGU+PEF1dGhvcj5Bb3lhbWE8L0F1dGhvcj48WWVhcj4yMDEyPC9ZZWFyPjxS
ZWNOdW0+NTU8L1JlY051bT48RGlzcGxheVRleHQ+wqBbMTIsIDEzLCAzM108L0Rpc3BsYXlUZXh0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C86B39">
        <w:instrText xml:space="preserve"> ADDIN EN.CITE.DATA </w:instrText>
      </w:r>
      <w:r w:rsidR="00C86B39">
        <w:fldChar w:fldCharType="end"/>
      </w:r>
      <w:r w:rsidR="0029658F" w:rsidRPr="00E03B11">
        <w:fldChar w:fldCharType="separate"/>
      </w:r>
      <w:r w:rsidR="00C86B39">
        <w:rPr>
          <w:noProof/>
        </w:rPr>
        <w:t> [12, 13, 33]</w:t>
      </w:r>
      <w:r w:rsidR="0029658F" w:rsidRPr="00E03B11">
        <w:fldChar w:fldCharType="end"/>
      </w:r>
      <w:r w:rsidR="00AA50B6">
        <w:t>.</w:t>
      </w:r>
      <w:r w:rsidRPr="00E03B11">
        <w:t xml:space="preserve"> This disparity can be attributed to the sparse sampling in clinical practice, which limits the </w:t>
      </w:r>
      <w:r w:rsidR="00DC0AC8">
        <w:t>ability</w:t>
      </w:r>
      <w:r w:rsidR="00DF3462">
        <w:t xml:space="preserve"> to </w:t>
      </w:r>
      <w:r w:rsidR="00DC0AC8">
        <w:t>fit</w:t>
      </w:r>
      <w:r w:rsidRPr="00E03B11">
        <w:t xml:space="preserve"> a two-compartment model.</w:t>
      </w:r>
      <w:r w:rsidR="002A14CB">
        <w:t xml:space="preserve"> </w:t>
      </w:r>
      <w:r w:rsidR="00BE09DD">
        <w:t>Total b</w:t>
      </w:r>
      <w:r w:rsidR="00BE09DD" w:rsidRPr="00E03B11">
        <w:t xml:space="preserve">ody </w:t>
      </w:r>
      <w:r w:rsidR="00D5798A" w:rsidRPr="00E03B11">
        <w:t xml:space="preserve">weight </w:t>
      </w:r>
      <w:r w:rsidR="00483EE0">
        <w:t xml:space="preserve">not only </w:t>
      </w:r>
      <w:r w:rsidR="00483EE0" w:rsidRPr="00E03B11">
        <w:t>significantly influenced V</w:t>
      </w:r>
      <w:r w:rsidR="00483EE0">
        <w:t>c,</w:t>
      </w:r>
      <w:r w:rsidR="00112C0C">
        <w:t xml:space="preserve"> but</w:t>
      </w:r>
      <w:r w:rsidR="00483EE0">
        <w:t xml:space="preserve"> it</w:t>
      </w:r>
      <w:r w:rsidR="00483EE0" w:rsidRPr="00E03B11">
        <w:t xml:space="preserve"> </w:t>
      </w:r>
      <w:r w:rsidR="00483EE0">
        <w:t>also had</w:t>
      </w:r>
      <w:r w:rsidR="00D5798A" w:rsidRPr="00E03B11">
        <w:t xml:space="preserve"> </w:t>
      </w:r>
      <w:r w:rsidR="00266F53">
        <w:t>a</w:t>
      </w:r>
      <w:r w:rsidR="006E3D15">
        <w:t xml:space="preserve"> clinically relevant</w:t>
      </w:r>
      <w:r w:rsidR="00D5798A" w:rsidRPr="00E03B11">
        <w:t xml:space="preserve"> </w:t>
      </w:r>
      <w:r w:rsidR="00483EE0">
        <w:t xml:space="preserve">impact on target </w:t>
      </w:r>
      <w:r w:rsidR="00EE3AF7">
        <w:t>attainment</w:t>
      </w:r>
      <w:r w:rsidR="006C319C">
        <w:t xml:space="preserve"> under</w:t>
      </w:r>
      <w:r w:rsidR="007267BE">
        <w:t xml:space="preserve"> the</w:t>
      </w:r>
      <w:r w:rsidR="006C319C">
        <w:t xml:space="preserve"> standard dosing</w:t>
      </w:r>
      <w:r w:rsidR="007267BE">
        <w:t xml:space="preserve"> regimen</w:t>
      </w:r>
      <w:r w:rsidR="004E5D0D">
        <w:t xml:space="preserve"> (</w:t>
      </w:r>
      <w:r w:rsidR="004E5D0D" w:rsidRPr="007677EC">
        <w:t>800</w:t>
      </w:r>
      <w:r w:rsidR="007677EC">
        <w:t> </w:t>
      </w:r>
      <w:r w:rsidR="004E5D0D" w:rsidRPr="007677EC">
        <w:t>mg</w:t>
      </w:r>
      <w:r w:rsidR="004E5D0D">
        <w:t xml:space="preserve"> </w:t>
      </w:r>
      <w:r w:rsidR="00965EAA">
        <w:t>loading dose</w:t>
      </w:r>
      <w:r w:rsidR="004E5D0D">
        <w:t xml:space="preserve"> and </w:t>
      </w:r>
      <w:r w:rsidR="004E5D0D" w:rsidRPr="007677EC">
        <w:t>400</w:t>
      </w:r>
      <w:r w:rsidR="007677EC">
        <w:t> </w:t>
      </w:r>
      <w:r w:rsidR="004E5D0D" w:rsidRPr="007677EC">
        <w:t>mg</w:t>
      </w:r>
      <w:r w:rsidR="004E5D0D">
        <w:t xml:space="preserve"> </w:t>
      </w:r>
      <w:r w:rsidR="00965EAA">
        <w:t>maintenance dose</w:t>
      </w:r>
      <w:r w:rsidR="004E5D0D">
        <w:t>)</w:t>
      </w:r>
      <w:r w:rsidR="00D5798A" w:rsidRPr="00E03B11">
        <w:t>.</w:t>
      </w:r>
      <w:r w:rsidR="007F49F1">
        <w:t xml:space="preserve"> Specifically, </w:t>
      </w:r>
      <w:r w:rsidR="007222E9">
        <w:t xml:space="preserve">a </w:t>
      </w:r>
      <w:r w:rsidR="003517A9">
        <w:t xml:space="preserve">higher total body weight led to </w:t>
      </w:r>
      <w:r w:rsidR="00713419">
        <w:t>a lower PTA</w:t>
      </w:r>
      <w:r w:rsidR="004E5D0D">
        <w:t xml:space="preserve"> following the </w:t>
      </w:r>
      <w:r w:rsidR="00217A7D">
        <w:t>loading dose</w:t>
      </w:r>
      <w:r w:rsidR="004E5D0D">
        <w:t xml:space="preserve"> of 800</w:t>
      </w:r>
      <w:r w:rsidR="007677EC">
        <w:t> </w:t>
      </w:r>
      <w:r w:rsidR="004E5D0D">
        <w:t>mg</w:t>
      </w:r>
      <w:r w:rsidR="00713419">
        <w:t>.</w:t>
      </w:r>
      <w:r w:rsidR="00D5798A" w:rsidRPr="00E03B11">
        <w:t xml:space="preserve"> This finding aligns with previous </w:t>
      </w:r>
      <w:r w:rsidR="00C96B95">
        <w:t xml:space="preserve">popPK </w:t>
      </w:r>
      <w:r w:rsidR="00695FFB">
        <w:t xml:space="preserve">studies </w:t>
      </w:r>
      <w:r w:rsidR="00513621">
        <w:t>which reported that obesity</w:t>
      </w:r>
      <w:r w:rsidR="00A47533">
        <w:t xml:space="preserve"> is a risk factor </w:t>
      </w:r>
      <w:r w:rsidR="00A54E66">
        <w:t>for</w:t>
      </w:r>
      <w:r w:rsidR="00242FC4">
        <w:t xml:space="preserve"> suboptimal exposure</w:t>
      </w:r>
      <w:r w:rsidR="00A54E66">
        <w:t xml:space="preserve"> </w:t>
      </w:r>
      <w:r w:rsidR="00813D4C">
        <w:t>to</w:t>
      </w:r>
      <w:r w:rsidR="00A54E66">
        <w:t xml:space="preserve"> fluconazole</w:t>
      </w:r>
      <w:r w:rsidR="001B7553">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86B39">
        <w:instrText xml:space="preserve"> ADDIN EN.CITE </w:instrText>
      </w:r>
      <w:r w:rsidR="00C86B39">
        <w:fldChar w:fldCharType="begin">
          <w:fldData xml:space="preserve">PEVuZE5vdGU+PENpdGU+PEF1dGhvcj5DaGVuPC9BdXRob3I+PFllYXI+MjAyMjwvWWVhcj48UmVj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</w:fldData>
        </w:fldChar>
      </w:r>
      <w:r w:rsidR="00C86B39">
        <w:instrText xml:space="preserve"> ADDIN EN.CITE.DATA </w:instrText>
      </w:r>
      <w:r w:rsidR="00C86B39">
        <w:fldChar w:fldCharType="end"/>
      </w:r>
      <w:r w:rsidR="001B7553">
        <w:fldChar w:fldCharType="separate"/>
      </w:r>
      <w:r w:rsidR="00C86B39">
        <w:rPr>
          <w:noProof/>
        </w:rPr>
        <w:t> [12, 15, 34]</w:t>
      </w:r>
      <w:r w:rsidR="001B7553">
        <w:fldChar w:fldCharType="end"/>
      </w:r>
      <w:r w:rsidR="00D5798A">
        <w:t>.</w:t>
      </w:r>
      <w:r w:rsidR="004179E2">
        <w:t xml:space="preserve"> </w:t>
      </w:r>
      <w:r w:rsidR="00D5798A" w:rsidRPr="00E03B11">
        <w:t xml:space="preserve">Although </w:t>
      </w:r>
      <w:r w:rsidR="00A66218">
        <w:t>FFM</w:t>
      </w:r>
      <w:r w:rsidR="00D5798A" w:rsidRPr="00E03B11">
        <w:t xml:space="preserve"> may be </w:t>
      </w:r>
      <w:r w:rsidR="009C7A88">
        <w:t xml:space="preserve">a </w:t>
      </w:r>
      <w:r w:rsidR="00D5798A" w:rsidRPr="00E03B11">
        <w:t>better surrogate for V</w:t>
      </w:r>
      <w:r w:rsidR="00BA25E1" w:rsidRPr="00BA25E1">
        <w:t>c</w:t>
      </w:r>
      <w:r w:rsidR="00805FB0">
        <w:t xml:space="preserve"> </w:t>
      </w:r>
      <w:r w:rsidR="00483EE0">
        <w:t xml:space="preserve">of </w:t>
      </w:r>
      <w:r w:rsidR="00D5798A">
        <w:t xml:space="preserve">fluconazole, </w:t>
      </w:r>
      <w:r w:rsidR="00D5798A" w:rsidRPr="00E03B11">
        <w:t>we found that</w:t>
      </w:r>
      <w:r w:rsidR="009B1E00">
        <w:t xml:space="preserve"> </w:t>
      </w:r>
      <w:r w:rsidR="00087F51">
        <w:t>total</w:t>
      </w:r>
      <w:r w:rsidR="00D5798A" w:rsidRPr="00E03B11">
        <w:t xml:space="preserve"> </w:t>
      </w:r>
      <w:r w:rsidR="00D5798A">
        <w:t>body weight</w:t>
      </w:r>
      <w:r w:rsidR="000779BD">
        <w:t xml:space="preserve"> </w:t>
      </w:r>
      <w:r w:rsidR="00513621">
        <w:t xml:space="preserve">best </w:t>
      </w:r>
      <w:r w:rsidR="000779BD">
        <w:t>improved the model fit</w:t>
      </w:r>
      <w:r w:rsidR="00D5798A" w:rsidRPr="00E03B11">
        <w:t xml:space="preserve">. </w:t>
      </w:r>
      <w:r w:rsidR="000779BD">
        <w:t>Furthermore</w:t>
      </w:r>
      <w:r w:rsidR="00D5798A">
        <w:t>,</w:t>
      </w:r>
      <w:r w:rsidR="00AE10B9">
        <w:t xml:space="preserve"> total</w:t>
      </w:r>
      <w:r w:rsidR="00D5798A">
        <w:t xml:space="preserve"> </w:t>
      </w:r>
      <w:r w:rsidR="006E1FF3">
        <w:t>b</w:t>
      </w:r>
      <w:r w:rsidR="006E1FF3" w:rsidRPr="00E03B11">
        <w:t>ody weight is</w:t>
      </w:r>
      <w:r w:rsidR="00D5798A" w:rsidRPr="00E03B11">
        <w:t xml:space="preserve"> preferred</w:t>
      </w:r>
      <w:r w:rsidR="000779BD">
        <w:t xml:space="preserve"> over </w:t>
      </w:r>
      <w:r w:rsidR="00B554FD">
        <w:t>BMI and FFM</w:t>
      </w:r>
      <w:r w:rsidR="00D5798A" w:rsidRPr="00E03B11">
        <w:t xml:space="preserve"> in clinical practice </w:t>
      </w:r>
      <w:r w:rsidR="00B554FD">
        <w:t xml:space="preserve">as it does not require </w:t>
      </w:r>
      <w:r w:rsidR="00513621">
        <w:t xml:space="preserve">guessing </w:t>
      </w:r>
      <w:r w:rsidR="00B554FD">
        <w:t>the patient’s</w:t>
      </w:r>
      <w:r w:rsidR="00D5798A" w:rsidRPr="00E03B11">
        <w:t xml:space="preserve"> height</w:t>
      </w:r>
      <w:r w:rsidR="00D5798A" w:rsidRPr="00E03B11">
        <w:fldChar w:fldCharType="begin"/>
      </w:r>
      <w:r w:rsidR="00C86B39">
        <w:instrText xml:space="preserve"> ADDIN EN.CITE &lt;EndNote&gt;&lt;Cite&gt;&lt;Author&gt;Boer&lt;/Author&gt;&lt;Year&gt;1984&lt;/Year&gt;&lt;RecNum&gt;24&lt;/RecNum&gt;&lt;DisplayText&gt; [18]&lt;/DisplayText&gt;&lt;record&gt;&lt;rec-number&gt;24&lt;/rec-number&gt;&lt;foreign-keys&gt;&lt;key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C86B39">
        <w:rPr>
          <w:noProof/>
        </w:rPr>
        <w:t> [18]</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C60726">
        <w:t>nearly three times</w:t>
      </w:r>
      <w:r w:rsidR="001846ED">
        <w:t xml:space="preserve"> </w:t>
      </w:r>
      <w:r w:rsidR="00F02428">
        <w:t xml:space="preserve">higher </w:t>
      </w:r>
      <w:r w:rsidR="001846ED">
        <w:t xml:space="preserve">when patients were on CRRT compared </w:t>
      </w:r>
      <w:r w:rsidR="00513621">
        <w:t>with</w:t>
      </w:r>
      <w:r w:rsidR="00F02428">
        <w:t xml:space="preserve"> </w:t>
      </w:r>
      <w:r w:rsidR="00DA6C55">
        <w:t>when</w:t>
      </w:r>
      <w:r w:rsidR="00056240">
        <w:t xml:space="preserve"> </w:t>
      </w:r>
      <w:r w:rsidR="00503090">
        <w:t xml:space="preserve">they </w:t>
      </w:r>
      <w:r w:rsidR="00EF3B8C">
        <w:t xml:space="preserve">were off </w:t>
      </w:r>
      <w:r w:rsidR="00DA6C55">
        <w:t xml:space="preserve">CRRT. </w:t>
      </w:r>
      <w:r w:rsidR="00D07CB5">
        <w:t xml:space="preserve">This </w:t>
      </w:r>
      <w:r w:rsidR="002A0551">
        <w:t>acce</w:t>
      </w:r>
      <w:r w:rsidR="008A4C9A">
        <w:t>lerated on-</w:t>
      </w:r>
      <w:r w:rsidR="004D3F19">
        <w:t xml:space="preserve">CRRT </w:t>
      </w:r>
      <w:r w:rsidR="008A4C9A">
        <w:t xml:space="preserve">clearance </w:t>
      </w:r>
      <w:r w:rsidR="0041107C">
        <w:t>may be</w:t>
      </w:r>
      <w:r w:rsidR="004D3F19">
        <w:t xml:space="preserv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t>
      </w:r>
      <w:r w:rsidR="00513621">
        <w:t xml:space="preserve">as </w:t>
      </w:r>
      <w:r w:rsidR="00EB3558">
        <w:t xml:space="preserve">fluconazole </w:t>
      </w:r>
      <w:r w:rsidR="00C82FEC">
        <w:t xml:space="preserve">is extensively reabsorbed </w:t>
      </w:r>
      <w:r w:rsidR="00582568">
        <w:t xml:space="preserve">when </w:t>
      </w:r>
      <w:r w:rsidR="00336833">
        <w:t xml:space="preserve">the </w:t>
      </w:r>
      <w:r w:rsidR="00582568">
        <w:t>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86B39">
        <w:instrText xml:space="preserve"> ADDIN EN.CITE </w:instrText>
      </w:r>
      <w:r w:rsidR="00C86B3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C86B39">
        <w:instrText xml:space="preserve"> ADDIN EN.CITE.DATA </w:instrText>
      </w:r>
      <w:r w:rsidR="00C86B39">
        <w:fldChar w:fldCharType="end"/>
      </w:r>
      <w:r w:rsidR="00053E2C">
        <w:fldChar w:fldCharType="separate"/>
      </w:r>
      <w:r w:rsidR="00C86B39">
        <w:rPr>
          <w:noProof/>
        </w:rPr>
        <w:t> [32]</w:t>
      </w:r>
      <w:r w:rsidR="00053E2C">
        <w:fldChar w:fldCharType="end"/>
      </w:r>
      <w:r w:rsidR="00C82FEC">
        <w:t>.</w:t>
      </w:r>
      <w:r w:rsidR="00DA0C18">
        <w:t xml:space="preserve"> </w:t>
      </w:r>
      <w:r w:rsidR="00891348" w:rsidRPr="00891348">
        <w:t>Additionally, eGFR</w:t>
      </w:r>
      <w:r w:rsidR="00891348" w:rsidRPr="0013641A">
        <w:rPr>
          <w:vertAlign w:val="subscript"/>
        </w:rPr>
        <w:t>CKD-EPI</w:t>
      </w:r>
      <w:r w:rsidR="00891348" w:rsidRPr="00891348">
        <w:t xml:space="preserve"> significantly impacted CL</w:t>
      </w:r>
      <w:r w:rsidR="00891348" w:rsidRPr="0013641A">
        <w:rPr>
          <w:vertAlign w:val="subscript"/>
        </w:rPr>
        <w:t>off-CRRT</w:t>
      </w:r>
      <w:r w:rsidR="00891348" w:rsidRPr="00891348">
        <w:t xml:space="preserve"> in our model, which aligns with fluconazole's primary renal clearance</w:t>
      </w:r>
      <w:r w:rsidR="008168F7">
        <w:fldChar w:fldCharType="begin"/>
      </w:r>
      <w:r w:rsidR="00C86B39">
        <w:instrText xml:space="preserve"> ADDIN EN.CITE &lt;EndNote&gt;&lt;Cite&gt;&lt;Author&gt;Pfizer&lt;/Author&gt;&lt;Year&gt;2012&lt;/Year&gt;&lt;RecNum&gt;13&lt;/RecNum&gt;&lt;DisplayText&gt; [5]&lt;/DisplayText&gt;&lt;record&gt;&lt;rec-number&gt;13&lt;/rec-number&gt;&lt;foreign-keys&gt;&lt;key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8168F7">
        <w:fldChar w:fldCharType="separate"/>
      </w:r>
      <w:r w:rsidR="00C86B39">
        <w:rPr>
          <w:noProof/>
        </w:rPr>
        <w:t> [5]</w:t>
      </w:r>
      <w:r w:rsidR="008168F7">
        <w:fldChar w:fldCharType="end"/>
      </w:r>
      <w:r w:rsidR="002F0345">
        <w:t xml:space="preserve">. </w:t>
      </w:r>
      <w:ins w:id="35" w:author="My Luong Vuong" w:date="2025-02-06T17:06:00Z">
        <w:r w:rsidR="00B30CEF" w:rsidRPr="00B30CEF">
          <w:t>We chose the eGFR</w:t>
        </w:r>
        <w:r w:rsidR="00B30CEF" w:rsidRPr="00E008C8">
          <w:rPr>
            <w:vertAlign w:val="subscript"/>
            <w:rPrChange w:id="36" w:author="My Luong Vuong" w:date="2025-02-06T17:07:00Z">
              <w:rPr/>
            </w:rPrChange>
          </w:rPr>
          <w:t>CKD-EPI</w:t>
        </w:r>
        <w:r w:rsidR="00B30CEF" w:rsidRPr="00B30CEF">
          <w:t xml:space="preserve"> equation without race as the sole method for assessing kidney function because it is more accurate than equations like Cockcroft-Gault and performs better compared to the equation that includes race</w:t>
        </w:r>
      </w:ins>
      <w:commentRangeStart w:id="37"/>
      <w:commentRangeStart w:id="38"/>
      <w:del w:id="39" w:author="My Luong Vuong" w:date="2025-02-06T10:18:00Z">
        <w:r w:rsidR="00C7138E" w:rsidDel="00ED57D4">
          <w:delText xml:space="preserve">We chose </w:delText>
        </w:r>
        <w:r w:rsidR="00030062" w:rsidDel="00ED57D4">
          <w:delText>e</w:delText>
        </w:r>
        <w:r w:rsidR="003A6EBA" w:rsidDel="00ED57D4">
          <w:delText>GFR</w:delText>
        </w:r>
        <w:r w:rsidR="003A6EBA" w:rsidRPr="00EF6F4E" w:rsidDel="00ED57D4">
          <w:rPr>
            <w:vertAlign w:val="subscript"/>
          </w:rPr>
          <w:delText>CKD-EPI</w:delText>
        </w:r>
        <w:r w:rsidR="003A6EBA" w:rsidDel="00ED57D4">
          <w:rPr>
            <w:vertAlign w:val="subscript"/>
          </w:rPr>
          <w:delText xml:space="preserve"> </w:delText>
        </w:r>
        <w:r w:rsidR="00201500" w:rsidDel="00ED57D4">
          <w:delText xml:space="preserve">without race </w:delText>
        </w:r>
        <w:r w:rsidR="00411B79" w:rsidDel="00ED57D4">
          <w:delText>for</w:delText>
        </w:r>
        <w:r w:rsidR="00EC1E0C" w:rsidDel="00ED57D4">
          <w:delText xml:space="preserve"> assess</w:delText>
        </w:r>
        <w:r w:rsidR="00411B79" w:rsidDel="00ED57D4">
          <w:delText>ing</w:delText>
        </w:r>
        <w:r w:rsidR="00EC1E0C" w:rsidDel="00ED57D4">
          <w:delText xml:space="preserve"> kidney function </w:delText>
        </w:r>
        <w:r w:rsidR="0089277E" w:rsidDel="00ED57D4">
          <w:delText xml:space="preserve">as it is more </w:delText>
        </w:r>
      </w:del>
      <w:del w:id="40" w:author="My Luong Vuong" w:date="2025-02-06T10:17:00Z">
        <w:r w:rsidR="0089277E" w:rsidDel="00B64F94">
          <w:delText xml:space="preserve">inclusive </w:delText>
        </w:r>
      </w:del>
      <w:del w:id="41" w:author="My Luong Vuong" w:date="2025-02-06T10:18:00Z">
        <w:r w:rsidR="001410DD" w:rsidDel="00ED57D4">
          <w:delText>than equations like</w:delText>
        </w:r>
        <w:r w:rsidR="0089277E" w:rsidDel="00ED57D4">
          <w:delText xml:space="preserve"> Cockcroft-Gault</w:delText>
        </w:r>
      </w:del>
      <w:r w:rsidR="001B732E">
        <w:fldChar w:fldCharType="begin"/>
      </w:r>
      <w:r w:rsidR="00C86B39">
        <w:instrText xml:space="preserve"> ADDIN EN.CITE &lt;EndNote&gt;&lt;Cite&gt;&lt;Author&gt;Sharma&lt;/Author&gt;&lt;Year&gt;2022&lt;/Year&gt;&lt;RecNum&gt;25&lt;/RecNum&gt;&lt;DisplayText&gt; [19]&lt;/DisplayText&gt;&lt;record&gt;&lt;rec-number&gt;25&lt;/rec-number&gt;&lt;foreign-keys&gt;&lt;key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1B732E">
        <w:fldChar w:fldCharType="separate"/>
      </w:r>
      <w:r w:rsidR="00C86B39">
        <w:rPr>
          <w:noProof/>
        </w:rPr>
        <w:t> [19]</w:t>
      </w:r>
      <w:r w:rsidR="001B732E">
        <w:fldChar w:fldCharType="end"/>
      </w:r>
      <w:r w:rsidR="0089277E">
        <w:t>.</w:t>
      </w:r>
      <w:commentRangeEnd w:id="37"/>
      <w:ins w:id="42" w:author="My Luong Vuong" w:date="2025-01-30T17:26:00Z">
        <w:r w:rsidR="00443BC0">
          <w:t xml:space="preserve"> </w:t>
        </w:r>
      </w:ins>
      <w:r w:rsidR="00A16322">
        <w:rPr>
          <w:rStyle w:val="CommentReference"/>
        </w:rPr>
        <w:commentReference w:id="37"/>
      </w:r>
      <w:commentRangeEnd w:id="38"/>
      <w:r w:rsidR="007D01E6">
        <w:rPr>
          <w:rStyle w:val="CommentReference"/>
        </w:rPr>
        <w:commentReference w:id="38"/>
      </w:r>
    </w:p>
    <w:p w14:paraId="66213A4D" w14:textId="29602158" w:rsidR="00BA3DFC" w:rsidRDefault="0047500A" w:rsidP="00CE3795">
      <w:r>
        <w:lastRenderedPageBreak/>
        <w:t xml:space="preserve">We </w:t>
      </w:r>
      <w:r w:rsidR="00FD4D25">
        <w:t>demonstrated</w:t>
      </w:r>
      <w:r>
        <w:t xml:space="preserve"> that </w:t>
      </w:r>
      <w:r w:rsidR="00B730E7">
        <w:t>eGFR</w:t>
      </w:r>
      <w:r w:rsidR="00B730E7" w:rsidRPr="00A72BCD">
        <w:rPr>
          <w:vertAlign w:val="subscript"/>
        </w:rPr>
        <w:t>CKD</w:t>
      </w:r>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511DE2">
        <w:t xml:space="preserve"> under the proposed </w:t>
      </w:r>
      <w:r w:rsidR="005771FA">
        <w:t>optimised dosing regimen</w:t>
      </w:r>
      <w:r w:rsidR="00664077">
        <w:t>, thus</w:t>
      </w:r>
      <w:r w:rsidR="008F1EEB">
        <w:t xml:space="preserve"> </w:t>
      </w:r>
      <w:r w:rsidR="00A34F61">
        <w:t>our dosing recommendation</w:t>
      </w:r>
      <w:r w:rsidR="002C280E">
        <w:t>s</w:t>
      </w:r>
      <w:r w:rsidR="00A34F61">
        <w:t xml:space="preserve"> </w:t>
      </w:r>
      <w:r w:rsidR="00A04DD3">
        <w:t>were not based on</w:t>
      </w:r>
      <w:r w:rsidR="00A34F61">
        <w:t xml:space="preserve"> </w:t>
      </w:r>
      <w:r w:rsidR="00FD4D25">
        <w:t xml:space="preserve">renal </w:t>
      </w:r>
      <w:r w:rsidR="00A34F61">
        <w:t>function</w:t>
      </w:r>
      <w:r w:rsidR="008F1EEB">
        <w:t>.</w:t>
      </w:r>
      <w:r w:rsidR="00664077">
        <w:t xml:space="preserve"> </w:t>
      </w:r>
      <w:r w:rsidR="0079098D">
        <w:t xml:space="preserve">Despite </w:t>
      </w:r>
      <w:r w:rsidR="00374D9D">
        <w:t xml:space="preserve">significantly </w:t>
      </w:r>
      <w:r w:rsidR="0079098D">
        <w:t>improving</w:t>
      </w:r>
      <w:r w:rsidR="00313A65">
        <w:t xml:space="preserve"> </w:t>
      </w:r>
      <w:r w:rsidR="00C41A21">
        <w:t xml:space="preserve">the </w:t>
      </w:r>
      <w:r w:rsidR="00083BC1">
        <w:t>goodness-of-</w:t>
      </w:r>
      <w:r w:rsidR="0017709B">
        <w:t>f</w:t>
      </w:r>
      <w:r w:rsidR="006F00AA">
        <w:t>it</w:t>
      </w:r>
      <w:r w:rsidR="0017709B">
        <w:t xml:space="preserve"> of the popPK model,</w:t>
      </w:r>
      <w:r w:rsidR="006F00AA">
        <w:t xml:space="preserve"> </w:t>
      </w:r>
      <w:r w:rsidR="0079098D">
        <w:t>eGFR</w:t>
      </w:r>
      <w:r w:rsidR="0079098D" w:rsidRPr="00A72BCD">
        <w:rPr>
          <w:vertAlign w:val="subscript"/>
        </w:rPr>
        <w:t>CKD</w:t>
      </w:r>
      <w:r w:rsidR="0079098D">
        <w:rPr>
          <w:vertAlign w:val="subscript"/>
        </w:rPr>
        <w:t>-</w:t>
      </w:r>
      <w:r w:rsidR="0079098D" w:rsidRPr="00A72BCD">
        <w:rPr>
          <w:vertAlign w:val="subscript"/>
        </w:rPr>
        <w:t>EPI</w:t>
      </w:r>
      <w:r w:rsidR="0079098D" w:rsidDel="0079098D">
        <w:t xml:space="preserve"> </w:t>
      </w:r>
      <w:r w:rsidR="008C0A4A">
        <w:t xml:space="preserve">did not affect </w:t>
      </w:r>
      <w:r w:rsidR="00D605AD">
        <w:t>PTA</w:t>
      </w:r>
      <w:r w:rsidR="008C0A4A">
        <w:t xml:space="preserve"> </w:t>
      </w:r>
      <w:r w:rsidR="00854C04">
        <w:t xml:space="preserve">across </w:t>
      </w:r>
      <w:r w:rsidR="00DB644B">
        <w:t>its entire</w:t>
      </w:r>
      <w:r w:rsidR="0017709B">
        <w:t xml:space="preserve"> </w:t>
      </w:r>
      <w:r w:rsidR="00854C04">
        <w:t>range</w:t>
      </w:r>
      <w:r w:rsidR="00B647C7">
        <w:t xml:space="preserve"> with th</w:t>
      </w:r>
      <w:r w:rsidR="006C319C">
        <w:t>is</w:t>
      </w:r>
      <w:r w:rsidR="00B647C7">
        <w:t xml:space="preserve"> </w:t>
      </w:r>
      <w:r w:rsidR="00024729">
        <w:t xml:space="preserve">optimised </w:t>
      </w:r>
      <w:r w:rsidR="00B647C7">
        <w:t>regimen</w:t>
      </w:r>
      <w:r w:rsidR="00854C04">
        <w:t>.</w:t>
      </w:r>
      <w:r w:rsidR="00404147">
        <w:t xml:space="preserve"> </w:t>
      </w:r>
      <w:r w:rsidR="00766321" w:rsidRPr="00766321">
        <w:t>Our recommended maintenance dose for patients not undergoing CRRT was 400</w:t>
      </w:r>
      <w:r w:rsidR="00140C9F">
        <w:t> </w:t>
      </w:r>
      <w:r w:rsidR="00766321" w:rsidRPr="00766321">
        <w:t>mg q24h, aligning with the current standard. Although our simulation showed a slight decrease below the 90% PTA with this dose in patients with eGFR</w:t>
      </w:r>
      <w:r w:rsidR="00766321" w:rsidRPr="00AB6BA2">
        <w:rPr>
          <w:vertAlign w:val="subscript"/>
        </w:rPr>
        <w:t>CKD-EPI</w:t>
      </w:r>
      <w:r w:rsidR="00766321" w:rsidRPr="00766321">
        <w:t xml:space="preserve"> above 195</w:t>
      </w:r>
      <w:r w:rsidR="00140C9F">
        <w:t> </w:t>
      </w:r>
      <w:r w:rsidR="00766321" w:rsidRPr="00766321">
        <w:t>mL/min/1.73</w:t>
      </w:r>
      <w:r w:rsidR="00140C9F">
        <w:t> </w:t>
      </w:r>
      <w:r w:rsidR="00766321" w:rsidRPr="00766321">
        <w:t>m², we did not recommend increasing it, as this minor reduction was based on the unlikely assumption that eGFR</w:t>
      </w:r>
      <w:r w:rsidR="00766321" w:rsidRPr="00AB6BA2">
        <w:rPr>
          <w:vertAlign w:val="subscript"/>
        </w:rPr>
        <w:t>CKD-EPI</w:t>
      </w:r>
      <w:r w:rsidR="00766321" w:rsidRPr="00766321">
        <w:t xml:space="preserve"> would remain consistently above 195</w:t>
      </w:r>
      <w:r w:rsidR="00140C9F">
        <w:t> </w:t>
      </w:r>
      <w:r w:rsidR="00766321" w:rsidRPr="00766321">
        <w:t>mL/min/1.73</w:t>
      </w:r>
      <w:r w:rsidR="00140C9F">
        <w:t> </w:t>
      </w:r>
      <w:r w:rsidR="00766321" w:rsidRPr="00766321">
        <w:t>m² for 14 days</w:t>
      </w:r>
      <w:r w:rsidR="00FD7ACE">
        <w:t xml:space="preserve">. Huang </w:t>
      </w:r>
      <w:r w:rsidR="00FD7ACE" w:rsidRPr="00200930">
        <w:rPr>
          <w:i/>
          <w:iCs/>
        </w:rPr>
        <w:t>et al</w:t>
      </w:r>
      <w:r w:rsidR="00FD7ACE">
        <w:t xml:space="preserve">. recently </w:t>
      </w:r>
      <w:r w:rsidR="00513621">
        <w:t>reported</w:t>
      </w:r>
      <w:r w:rsidR="00FD7ACE">
        <w:t xml:space="preserve"> that kidney function is highly unstable in ICU patients</w:t>
      </w:r>
      <w:r w:rsidR="004F05AB">
        <w:fldChar w:fldCharType="begin"/>
      </w:r>
      <w:r w:rsidR="00C86B39">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4F05AB">
        <w:fldChar w:fldCharType="separate"/>
      </w:r>
      <w:r w:rsidR="00C86B39">
        <w:rPr>
          <w:noProof/>
        </w:rPr>
        <w:t> [35]</w:t>
      </w:r>
      <w:r w:rsidR="004F05AB">
        <w:fldChar w:fldCharType="end"/>
      </w:r>
      <w:r w:rsidR="00C75BE1">
        <w:t>.</w:t>
      </w:r>
    </w:p>
    <w:p w14:paraId="7DFFBF45" w14:textId="55EE4728" w:rsidR="00116AAE" w:rsidRDefault="003C482A" w:rsidP="00CE3795">
      <w:r w:rsidRPr="003C482A">
        <w:t>Our study’s finding of no effect from kidney function contrasts with previous research, which suggested that increased doses are needed for patients with augmented renal clearance</w:t>
      </w:r>
      <w:r w:rsidR="009B530F">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C86B39">
        <w:instrText xml:space="preserve"> ADDIN EN.CITE </w:instrText>
      </w:r>
      <w:r w:rsidR="00C86B39">
        <w:fldChar w:fldCharType="begin">
          <w:fldData xml:space="preserve">PEVuZE5vdGU+PENpdGU+PEF1dGhvcj5NdWlsd2lqazwvQXV0aG9yPjxZZWFyPjIwMjA8L1llYXI+
PFJlY051bT4xMDwvUmVjTnVtPjxEaXNwbGF5VGV4dD7CoFsxMiwgMTRdPC9EaXNwbGF5VGV4dD48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C86B39">
        <w:instrText xml:space="preserve"> ADDIN EN.CITE.DATA </w:instrText>
      </w:r>
      <w:r w:rsidR="00C86B39">
        <w:fldChar w:fldCharType="end"/>
      </w:r>
      <w:r w:rsidR="009B530F">
        <w:fldChar w:fldCharType="separate"/>
      </w:r>
      <w:r w:rsidR="00C86B39">
        <w:rPr>
          <w:noProof/>
        </w:rPr>
        <w:t> [12, 14]</w:t>
      </w:r>
      <w:r w:rsidR="009B530F">
        <w:fldChar w:fldCharType="end"/>
      </w:r>
      <w:r w:rsidR="009B530F">
        <w:t>.</w:t>
      </w:r>
      <w:r w:rsidR="005B79C8">
        <w:t xml:space="preserve"> </w:t>
      </w:r>
      <w:r w:rsidR="006D63AD">
        <w:t xml:space="preserve">This </w:t>
      </w:r>
      <w:r w:rsidR="007E453D">
        <w:t xml:space="preserve">discrepancy </w:t>
      </w:r>
      <w:r w:rsidR="004D6208">
        <w:t>probably</w:t>
      </w:r>
      <w:r w:rsidR="00F01D35">
        <w:t xml:space="preserve"> reflects</w:t>
      </w:r>
      <w:r w:rsidR="005C7103">
        <w:t xml:space="preserve">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F00DF6">
        <w:t xml:space="preserve">a </w:t>
      </w:r>
      <w:r w:rsidR="0059300F">
        <w:t>superior</w:t>
      </w:r>
      <w:r w:rsidR="00F00DF6">
        <w:t xml:space="preserve"> method </w:t>
      </w:r>
      <w:r w:rsidR="000C17BA">
        <w:t xml:space="preserve">to </w:t>
      </w:r>
      <w:r w:rsidR="001350FC">
        <w:t>single imputation</w:t>
      </w:r>
      <w:r w:rsidR="00F00DF6">
        <w:t xml:space="preserve"> or complete case analysis</w:t>
      </w:r>
      <w:r w:rsidR="005178B4">
        <w:t>,</w:t>
      </w:r>
      <w:r w:rsidR="005C18E0">
        <w:t xml:space="preserve"> </w:t>
      </w:r>
      <w:r w:rsidR="005178B4">
        <w:t xml:space="preserve">especially </w:t>
      </w:r>
      <w:r w:rsidR="00BB3FD8">
        <w:t>when</w:t>
      </w:r>
      <w:r w:rsidR="00314142">
        <w:t xml:space="preserve"> </w:t>
      </w:r>
      <w:r w:rsidR="005178B4">
        <w:t xml:space="preserve">data is </w:t>
      </w:r>
      <w:r w:rsidR="0017061F">
        <w:t>missing at random</w:t>
      </w:r>
      <w:r w:rsidR="00314142">
        <w:t xml:space="preserve"> (MAR)</w:t>
      </w:r>
      <w:r w:rsidR="00BF2EC5">
        <w:fldChar w:fldCharType="begin"/>
      </w:r>
      <w:r w:rsidR="00C86B39">
        <w:instrText xml:space="preserve"> ADDIN EN.CITE &lt;EndNote&gt;&lt;Cite&gt;&lt;Author&gt;Johansson Å&lt;/Author&gt;&lt;Year&gt;2013&lt;/Year&gt;&lt;RecNum&gt;63&lt;/RecNum&gt;&lt;DisplayText&gt; [36]&lt;/DisplayText&gt;&lt;record&gt;&lt;rec-number&gt;63&lt;/rec-number&gt;&lt;foreign-keys&gt;&lt;key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C86B39">
        <w:rPr>
          <w:noProof/>
        </w:rPr>
        <w:t> [36]</w:t>
      </w:r>
      <w:r w:rsidR="00BF2EC5">
        <w:fldChar w:fldCharType="end"/>
      </w:r>
      <w:r w:rsidR="0017061F">
        <w:t>.</w:t>
      </w:r>
      <w:r w:rsidR="000C17BA">
        <w:t xml:space="preserve"> Unfortunately,</w:t>
      </w:r>
      <w:r w:rsidR="001876E4">
        <w:t xml:space="preserve"> </w:t>
      </w:r>
      <w:r w:rsidR="004D6208">
        <w:t>despite significant evidence to the contrary</w:t>
      </w:r>
      <w:r w:rsidR="00035A20">
        <w:t>,</w:t>
      </w:r>
      <w:r w:rsidR="000C17BA">
        <w:t xml:space="preserve"> single imputation remains</w:t>
      </w:r>
      <w:r w:rsidR="00035A20">
        <w:t xml:space="preserve"> widely applied in pharmacometrics research. </w:t>
      </w:r>
      <w:r w:rsidR="0098485D">
        <w:t>Such a</w:t>
      </w:r>
      <w:r w:rsidR="00B338A9">
        <w:t xml:space="preserve"> method would</w:t>
      </w:r>
      <w:r w:rsidR="0047336D">
        <w:t xml:space="preserve"> </w:t>
      </w:r>
      <w:r w:rsidR="00861ABD">
        <w:t xml:space="preserve">falsely </w:t>
      </w:r>
      <w:r w:rsidR="00B338A9">
        <w:t>decrease</w:t>
      </w:r>
      <w:r w:rsidR="0047336D">
        <w:t xml:space="preserve"> the</w:t>
      </w:r>
      <w:r w:rsidR="008D687B">
        <w:t xml:space="preserve"> temporal</w:t>
      </w:r>
      <w:r w:rsidR="0047336D">
        <w:t xml:space="preserve"> variability in eGFR</w:t>
      </w:r>
      <w:r w:rsidR="0047336D" w:rsidRPr="00A72BCD">
        <w:rPr>
          <w:vertAlign w:val="subscript"/>
        </w:rPr>
        <w:t>CKD</w:t>
      </w:r>
      <w:r w:rsidR="0047336D">
        <w:rPr>
          <w:vertAlign w:val="subscript"/>
        </w:rPr>
        <w:t>-</w:t>
      </w:r>
      <w:r w:rsidR="0047336D" w:rsidRPr="00A72BCD">
        <w:rPr>
          <w:vertAlign w:val="subscript"/>
        </w:rPr>
        <w:t>EPI</w:t>
      </w:r>
      <w:r w:rsidR="004C7727" w:rsidRPr="00A8548F">
        <w:t xml:space="preserve"> </w:t>
      </w:r>
      <w:r w:rsidR="0057294B">
        <w:t xml:space="preserve">that we </w:t>
      </w:r>
      <w:r w:rsidR="00861ABD">
        <w:t xml:space="preserve">observed </w:t>
      </w:r>
      <w:r w:rsidR="00FA10AD">
        <w:t>during critical illness</w:t>
      </w:r>
      <w:r w:rsidR="00372158">
        <w:fldChar w:fldCharType="begin"/>
      </w:r>
      <w:r w:rsidR="00C86B39">
        <w:instrText xml:space="preserve"> ADDIN EN.CITE &lt;EndNote&gt;&lt;Cite&gt;&lt;Author&gt;Huang&lt;/Author&gt;&lt;Year&gt;2022&lt;/Year&gt;&lt;RecNum&gt;72&lt;/RecNum&gt;&lt;DisplayText&gt; [35]&lt;/DisplayText&gt;&lt;record&gt;&lt;rec-number&gt;72&lt;/rec-number&gt;&lt;foreign-keys&gt;&lt;key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C86B39">
        <w:rPr>
          <w:noProof/>
        </w:rPr>
        <w:t> [35]</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w:t>
      </w:r>
      <w:r w:rsidR="00D233DA">
        <w:t xml:space="preserve">in the </w:t>
      </w:r>
      <w:r w:rsidR="003F5D3E">
        <w:t xml:space="preserve">missing data multiple times </w:t>
      </w:r>
      <w:r w:rsidR="00342E01" w:rsidRPr="00342E01">
        <w:t>with many different plausible values</w:t>
      </w:r>
      <w:r w:rsidR="00DF7754">
        <w:t xml:space="preserve">, </w:t>
      </w:r>
      <w:r w:rsidR="00C01288">
        <w:t>thereby accounting for the variability</w:t>
      </w:r>
      <w:r w:rsidR="00461C40">
        <w:fldChar w:fldCharType="begin"/>
      </w:r>
      <w:r w:rsidR="00033576">
        <w:instrText xml:space="preserve"> ADDIN EN.CITE &lt;EndNote&gt;&lt;Cite&gt;&lt;Author&gt;van Buuren&lt;/Author&gt;&lt;Year&gt;2018&lt;/Year&gt;&lt;RecNum&gt;26&lt;/RecNum&gt;&lt;DisplayText&gt; [20]&lt;/DisplayText&gt;&lt;record&gt;&lt;rec-number&gt;26&lt;/rec-number&gt;&lt;foreign-keys&gt;&lt;key app="EN" db-id="xred9e5sg009pcetsepxtfs0dwxsa5rzvawx" timestamp="1682774525"&gt;26&lt;/key&gt;&lt;/foreign-keys&gt;&lt;ref-type name="Book"&gt;6&lt;/ref-type&gt;&lt;contributors&gt;&lt;authors&gt;&lt;author&gt;van Buuren, S.&lt;/author&gt;&lt;/authors&gt;&lt;/contributors&gt;&lt;titles&gt;&lt;title&gt;Flexible Imputation of Missing Data, Second Edition&lt;/title&gt;&lt;/titles&gt;&lt;dates&gt;&lt;year&gt;2018&lt;/year&gt;&lt;/dates&gt;&lt;pub-location&gt;New York&lt;/pub-location&gt;&lt;publisher&gt;CRC Press&lt;/publisher&gt;&lt;isbn&gt;9780429960352&lt;/isbn&gt;&lt;urls&gt;&lt;related-urls&gt;&lt;url&gt;https://books.google.be/books?id=lzb3DwAAQBAJ&lt;/url&gt;&lt;/related-urls&gt;&lt;/urls&gt;&lt;/record&gt;&lt;/Cite&gt;&lt;/EndNote&gt;</w:instrText>
      </w:r>
      <w:r w:rsidR="00461C40">
        <w:fldChar w:fldCharType="separate"/>
      </w:r>
      <w:r w:rsidR="00C86B39">
        <w:rPr>
          <w:noProof/>
        </w:rPr>
        <w:t> [20]</w:t>
      </w:r>
      <w:r w:rsidR="00461C40">
        <w:fldChar w:fldCharType="end"/>
      </w:r>
      <w:r w:rsidR="007E4428">
        <w:t>.</w:t>
      </w:r>
      <w:r w:rsidR="00F94D69">
        <w:t xml:space="preserve"> </w:t>
      </w:r>
      <w:r w:rsidR="00F94D69" w:rsidRPr="00F94D69">
        <w:t>Although we could not identify a clinically relevant effect of eGFR</w:t>
      </w:r>
      <w:r w:rsidR="00F94D69" w:rsidRPr="003F5BCE">
        <w:rPr>
          <w:vertAlign w:val="subscript"/>
        </w:rPr>
        <w:t>CKD-EPI</w:t>
      </w:r>
      <w:r w:rsidR="00F94D69" w:rsidRPr="00F94D69">
        <w:t xml:space="preserve"> on PKPD target attainment, this should not be interpreted as a confirmation of the absence of a kidney function effect, but rather as a failure to </w:t>
      </w:r>
      <w:r w:rsidR="003F5BCE">
        <w:t>identify</w:t>
      </w:r>
      <w:r w:rsidR="00F94D69" w:rsidRPr="00F94D69">
        <w:t xml:space="preserve"> an effect with the current dataset</w:t>
      </w:r>
      <w:r w:rsidR="00CE3CD5">
        <w:t>.</w:t>
      </w:r>
      <w:r w:rsidR="00F94D69">
        <w:t xml:space="preserve"> </w:t>
      </w:r>
      <w:r w:rsidR="00FD4D25">
        <w:t>Therefore</w:t>
      </w:r>
      <w:r w:rsidR="008650D7">
        <w:t xml:space="preserve">, </w:t>
      </w:r>
      <w:r w:rsidR="009911D9">
        <w:t>a w</w:t>
      </w:r>
      <w:r w:rsidR="00AF5CE9">
        <w:t>ell-designed</w:t>
      </w:r>
      <w:r w:rsidR="009911D9">
        <w:t>, prospective clinical trial</w:t>
      </w:r>
      <w:r w:rsidR="001D6C7E">
        <w:t xml:space="preserve"> with </w:t>
      </w:r>
      <w:r w:rsidR="00047193">
        <w:t xml:space="preserve">an </w:t>
      </w:r>
      <w:r w:rsidR="00F01693">
        <w:t>intensive data collection</w:t>
      </w:r>
      <w:r w:rsidR="00047193">
        <w:t xml:space="preserve"> scheme</w:t>
      </w:r>
      <w:r w:rsidR="00C740C8">
        <w:t xml:space="preserve"> is necessitated</w:t>
      </w:r>
      <w:r w:rsidR="00DD60FF">
        <w:t xml:space="preserve"> to validate our </w:t>
      </w:r>
      <w:r w:rsidR="00B17C74">
        <w:t>findings</w:t>
      </w:r>
      <w:r w:rsidR="00F01693">
        <w:t>.</w:t>
      </w:r>
    </w:p>
    <w:p w14:paraId="73505988" w14:textId="70C30E9F" w:rsidR="00A24960" w:rsidRPr="00E03B11" w:rsidRDefault="00BD3C3F" w:rsidP="00CE3795">
      <w:r>
        <w:t>Our</w:t>
      </w:r>
      <w:r w:rsidRPr="00E03B11">
        <w:t xml:space="preserve"> </w:t>
      </w:r>
      <w:r w:rsidR="0010285C">
        <w:t xml:space="preserve">proposed </w:t>
      </w:r>
      <w:r w:rsidR="00A24960" w:rsidRPr="00E03B11">
        <w:t>dosing regimen</w:t>
      </w:r>
      <w:r w:rsidR="00790227">
        <w:t xml:space="preserve"> </w:t>
      </w:r>
      <w:r w:rsidR="00ED4210">
        <w:t>may avoid</w:t>
      </w:r>
      <w:r w:rsidR="003D28F7">
        <w:t xml:space="preserve"> the need to conduct TDM</w:t>
      </w:r>
      <w:r w:rsidR="00ED4210">
        <w:t xml:space="preserve"> after being successfully confirmed in a future trial</w:t>
      </w:r>
      <w:r w:rsidR="00A24960" w:rsidRPr="00E03B11">
        <w:t>. TDM of fluconazole</w:t>
      </w:r>
      <w:r w:rsidR="0039037D">
        <w:t xml:space="preserve"> </w:t>
      </w:r>
      <w:r w:rsidR="00EC7FA5">
        <w:t>is not widely recommended nor implemented but advocated in rare circumstances such as for obese patients, patients on CRRT</w:t>
      </w:r>
      <w:r w:rsidR="009B1E00">
        <w:t xml:space="preserve">, </w:t>
      </w:r>
      <w:r w:rsidR="00DE73FF">
        <w:t>and</w:t>
      </w:r>
      <w:r w:rsidR="00EC7FA5">
        <w:t xml:space="preserve"> patients with sepsis</w:t>
      </w:r>
      <w:r w:rsidR="00D875A9">
        <w:fldChar w:fldCharType="begin"/>
      </w:r>
      <w:r w:rsidR="0077398F">
        <w:instrText xml:space="preserve"> ADDIN EN.CITE &lt;EndNote&gt;&lt;Cite&gt;&lt;Author&gt;Lewis&lt;/Author&gt;&lt;Year&gt;2015&lt;/Year&gt;&lt;RecNum&gt;68&lt;/RecNum&gt;&lt;DisplayText&gt; [11]&lt;/DisplayText&gt;&lt;record&gt;&lt;rec-number&gt;68&lt;/rec-number&gt;&lt;foreign-keys&gt;&lt;key app="EN" db-id="xred9e5sg009pcetsepxtfs0dwxsa5rzvawx" timestamp="1700489755"&gt;68&lt;/key&gt;&lt;/foreign-keys&gt;&lt;ref-type name="Web Page"&gt;12&lt;/ref-type&gt;&lt;contributors&gt;&lt;authors&gt;&lt;author&gt;Lewis,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France&lt;/secondary-title&gt;&lt;/titles&gt;&lt;number&gt;29 Jan 2025&lt;/number&gt;&lt;dates&gt;&lt;year&gt;2015&lt;/year&gt;&lt;/dates&gt;&lt;urls&gt;&lt;related-urls&gt;&lt;url&gt;https://www.ecil-leukaemia.com/images/resources/2015/5_ECIL6-Triazole-TDM-07-12-2015-Lewis-R-et-al.pdf&lt;/url&gt;&lt;/related-urls&gt;&lt;/urls&gt;&lt;/record&gt;&lt;/Cite&gt;&lt;/EndNote&gt;</w:instrText>
      </w:r>
      <w:r w:rsidR="00D875A9">
        <w:fldChar w:fldCharType="separate"/>
      </w:r>
      <w:r w:rsidR="00C86B39">
        <w:rPr>
          <w:noProof/>
        </w:rPr>
        <w:t> [11]</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6B3970">
        <w:t xml:space="preserve">the </w:t>
      </w:r>
      <w:r w:rsidR="00C20A52">
        <w:t>feasibility of routine implementation</w:t>
      </w:r>
      <w:r w:rsidR="00A24960"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C86B39">
        <w:instrText xml:space="preserve"> ADDIN EN.CITE </w:instrText>
      </w:r>
      <w:r w:rsidR="00C86B3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C86B39">
        <w:instrText xml:space="preserve"> ADDIN EN.CITE.DATA </w:instrText>
      </w:r>
      <w:r w:rsidR="00C86B39">
        <w:fldChar w:fldCharType="end"/>
      </w:r>
      <w:r w:rsidR="00A24960" w:rsidRPr="00E03B11">
        <w:fldChar w:fldCharType="separate"/>
      </w:r>
      <w:r w:rsidR="00C86B39">
        <w:rPr>
          <w:noProof/>
        </w:rPr>
        <w:t> [37]</w:t>
      </w:r>
      <w:r w:rsidR="00A24960" w:rsidRPr="00E03B11">
        <w:fldChar w:fldCharType="end"/>
      </w:r>
      <w:r w:rsidR="004D7B5E">
        <w:t>.</w:t>
      </w:r>
      <w:r w:rsidR="00A24960" w:rsidRPr="00E03B11">
        <w:t xml:space="preserve"> Therefore, </w:t>
      </w:r>
      <w:r w:rsidR="002F2E73">
        <w:t>the implementation of</w:t>
      </w:r>
      <w:r w:rsidR="002F2E73" w:rsidRPr="00E03B11">
        <w:t xml:space="preserve"> </w:t>
      </w:r>
      <w:r w:rsidR="00C20A52">
        <w:t xml:space="preserve">our </w:t>
      </w:r>
      <w:r w:rsidR="00180A9C">
        <w:t xml:space="preserve">recommended dosing regimen </w:t>
      </w:r>
      <w:r w:rsidR="00C73945">
        <w:t xml:space="preserve">based on </w:t>
      </w:r>
      <w:r w:rsidR="003F31C2">
        <w:t>total body weight</w:t>
      </w:r>
      <w:r w:rsidR="00C73945">
        <w:t xml:space="preserve"> and CRRT status</w:t>
      </w:r>
      <w:r w:rsidR="00A24960" w:rsidRPr="00E03B11">
        <w:t xml:space="preserve"> </w:t>
      </w:r>
      <w:r w:rsidR="00B01E37">
        <w:t xml:space="preserve">has the potential to deliver </w:t>
      </w:r>
      <w:r w:rsidR="004A7C92">
        <w:t>personalised dosing of fluconazole</w:t>
      </w:r>
      <w:r w:rsidR="00B01E37">
        <w:t xml:space="preserve"> whilst simultaneously simplifying workflow</w:t>
      </w:r>
      <w:r w:rsidR="00DC65DD">
        <w:t>s</w:t>
      </w:r>
      <w:r w:rsidR="003F5BCE">
        <w:t>.</w:t>
      </w:r>
      <w:r w:rsidR="004B2FAE">
        <w:t xml:space="preserve"> Nevertheless, </w:t>
      </w:r>
      <w:r w:rsidR="00B84B4C">
        <w:t>i</w:t>
      </w:r>
      <w:r w:rsidR="004B2FAE" w:rsidRPr="004B2FAE">
        <w:t xml:space="preserve">n clinical centres where neither drug cost nor integration </w:t>
      </w:r>
      <w:r w:rsidR="004B2FAE" w:rsidRPr="004B2FAE">
        <w:lastRenderedPageBreak/>
        <w:t>of automated dose calculation in prescribing software tools are of concern, other dosing strategies and the availability of TDM may be considered.</w:t>
      </w:r>
    </w:p>
    <w:p w14:paraId="1D29AC9B" w14:textId="083FB27B" w:rsidR="00CB50CB" w:rsidRDefault="007E5073" w:rsidP="00CE3795">
      <w:r w:rsidRPr="007E5073">
        <w:t>It is worth noting that our</w:t>
      </w:r>
      <w:r w:rsidR="00507ABC">
        <w:t xml:space="preserve"> recommended</w:t>
      </w:r>
      <w:r w:rsidRPr="007E5073">
        <w:t xml:space="preserve"> </w:t>
      </w:r>
      <w:r w:rsidR="00CE12DB" w:rsidRPr="00CE12DB">
        <w:t>loading dose</w:t>
      </w:r>
      <w:r w:rsidR="00CE12DB" w:rsidRPr="00CE12DB" w:rsidDel="00CE12DB">
        <w:t xml:space="preserve"> </w:t>
      </w:r>
      <w:r w:rsidRPr="007E5073">
        <w:t xml:space="preserve">is not the </w:t>
      </w:r>
      <w:r w:rsidR="00507ABC">
        <w:t>lowest</w:t>
      </w:r>
      <w:r w:rsidR="00507ABC" w:rsidRPr="007E5073">
        <w:t xml:space="preserve"> </w:t>
      </w:r>
      <w:r w:rsidRPr="007E5073">
        <w:t xml:space="preserve">effective dose. </w:t>
      </w:r>
      <w:r w:rsidR="00BE22FE">
        <w:t>Specifically, since there</w:t>
      </w:r>
      <w:r w:rsidR="00BE22FE" w:rsidRPr="007E5073">
        <w:t xml:space="preserve"> </w:t>
      </w:r>
      <w:r w:rsidR="00BE22FE">
        <w:t>are</w:t>
      </w:r>
      <w:r w:rsidR="00BE22FE" w:rsidRPr="007E5073">
        <w:t xml:space="preserve"> </w:t>
      </w:r>
      <w:r w:rsidRPr="007E5073">
        <w:t xml:space="preserve">challenges </w:t>
      </w:r>
      <w:r w:rsidR="008C756C">
        <w:t xml:space="preserve">in measuring </w:t>
      </w:r>
      <w:r w:rsidR="00897078">
        <w:t>accurately</w:t>
      </w:r>
      <w:r w:rsidR="005866D3">
        <w:t xml:space="preserve"> </w:t>
      </w:r>
      <w:r w:rsidR="000E1F0D">
        <w:t xml:space="preserve">the </w:t>
      </w:r>
      <w:r w:rsidR="005866D3">
        <w:t>total</w:t>
      </w:r>
      <w:r w:rsidRPr="007E5073">
        <w:t xml:space="preserve"> body weight </w:t>
      </w:r>
      <w:r w:rsidR="00623061">
        <w:t>of patients confined to their bed</w:t>
      </w:r>
      <w:r w:rsidR="006F6402">
        <w:t>s</w:t>
      </w:r>
      <w:r w:rsidR="009B1E00">
        <w:t xml:space="preserve"> in the ICU setting</w:t>
      </w:r>
      <w:r w:rsidRPr="007E5073">
        <w:t xml:space="preserve">, </w:t>
      </w:r>
      <w:r w:rsidR="007F1648">
        <w:t xml:space="preserve">we incorporated </w:t>
      </w:r>
      <w:r w:rsidR="00A67CB2">
        <w:t>a</w:t>
      </w:r>
      <w:r w:rsidR="00A67CB2" w:rsidRPr="007E5073">
        <w:t xml:space="preserve"> </w:t>
      </w:r>
      <w:r w:rsidR="006F6402">
        <w:t>precautionary measure</w:t>
      </w:r>
      <w:r w:rsidR="00A67CB2">
        <w:t xml:space="preserve"> </w:t>
      </w:r>
      <w:r w:rsidR="00C4772E">
        <w:t>of</w:t>
      </w:r>
      <w:r w:rsidR="00A67CB2">
        <w:t xml:space="preserve"> </w:t>
      </w:r>
      <w:r w:rsidR="00A11E9B">
        <w:t>accounting for ~5</w:t>
      </w:r>
      <w:r w:rsidR="009946B5">
        <w:t>–</w:t>
      </w:r>
      <w:r w:rsidR="00A11E9B">
        <w:t>10</w:t>
      </w:r>
      <w:r w:rsidR="00230C53">
        <w:t> </w:t>
      </w:r>
      <w:r w:rsidR="00A11E9B">
        <w:t>kg underestimation in total body weight</w:t>
      </w:r>
      <w:r w:rsidR="00143934" w:rsidRPr="00E03B11">
        <w:fldChar w:fldCharType="begin"/>
      </w:r>
      <w:r w:rsidR="00C86B3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C86B39">
        <w:rPr>
          <w:noProof/>
        </w:rPr>
        <w:t> [38]</w:t>
      </w:r>
      <w:r w:rsidR="00143934" w:rsidRPr="00E03B11">
        <w:fldChar w:fldCharType="end"/>
      </w:r>
      <w:r w:rsidR="00A14F24">
        <w:t>.</w:t>
      </w:r>
    </w:p>
    <w:p w14:paraId="5429EA5E" w14:textId="1FCEF249" w:rsidR="0036411B" w:rsidRDefault="00AE7517" w:rsidP="00CE3795">
      <w:r>
        <w:t>Our simulations also demonstrated the proposed regimen</w:t>
      </w:r>
      <w:r w:rsidR="00047E03">
        <w:t xml:space="preserve"> to be</w:t>
      </w:r>
      <w:r w:rsidR="00D57806">
        <w:t xml:space="preserve"> potentially</w:t>
      </w:r>
      <w:r w:rsidR="00047E03">
        <w:t xml:space="preserve"> safe (</w:t>
      </w:r>
      <w:r w:rsidR="00603377">
        <w:t>&lt;</w:t>
      </w:r>
      <w:r w:rsidR="0019156E">
        <w:t>1</w:t>
      </w:r>
      <w:r w:rsidR="00603377">
        <w:t>.</w:t>
      </w:r>
      <w:r w:rsidR="0019156E">
        <w:t>2</w:t>
      </w:r>
      <w:r w:rsidR="00603377">
        <w:t xml:space="preserve">% </w:t>
      </w:r>
      <w:r w:rsidR="00047E03">
        <w:t>risk of C</w:t>
      </w:r>
      <w:r w:rsidR="00047E03" w:rsidRPr="00E12082">
        <w:rPr>
          <w:vertAlign w:val="subscript"/>
        </w:rPr>
        <w:t>trough</w:t>
      </w:r>
      <w:r w:rsidR="00047E03">
        <w:t xml:space="preserve"> ≥80</w:t>
      </w:r>
      <w:r w:rsidR="00603377">
        <w:t> </w:t>
      </w:r>
      <w:r w:rsidR="00047E03">
        <w:t>mg/L).</w:t>
      </w:r>
      <w:r w:rsidR="00D65688">
        <w:t xml:space="preserve"> </w:t>
      </w:r>
      <w:r w:rsidR="00543891">
        <w:t>As such, it</w:t>
      </w:r>
      <w:r w:rsidR="000B0321">
        <w:t xml:space="preserve"> is </w:t>
      </w:r>
      <w:r w:rsidR="00543891">
        <w:t>appropriate for introduction</w:t>
      </w:r>
      <w:r w:rsidR="000005EE">
        <w:t xml:space="preserve"> in</w:t>
      </w:r>
      <w:r w:rsidR="00543891">
        <w:t>to</w:t>
      </w:r>
      <w:r w:rsidR="000005EE">
        <w:t xml:space="preserve"> </w:t>
      </w:r>
      <w:r w:rsidR="00F1634B">
        <w:t>ICUs</w:t>
      </w:r>
      <w:r w:rsidR="005009F7">
        <w:t xml:space="preserve"> worldwide</w:t>
      </w:r>
      <w:r w:rsidR="00395A2C">
        <w:t xml:space="preserve"> to treat patients infected with </w:t>
      </w:r>
      <w:r w:rsidR="00443C76" w:rsidRPr="0042166A">
        <w:rPr>
          <w:i/>
          <w:iCs/>
        </w:rPr>
        <w:t>Candida</w:t>
      </w:r>
      <w:r w:rsidR="00443C76">
        <w:t xml:space="preserve"> species </w:t>
      </w:r>
      <w:r w:rsidR="00F1634B">
        <w:t xml:space="preserve">with </w:t>
      </w:r>
      <w:r w:rsidR="00443C76">
        <w:t>MIC ≤2</w:t>
      </w:r>
      <w:r w:rsidR="00F32B5F">
        <w:t> </w:t>
      </w:r>
      <w:r w:rsidR="00443C76">
        <w:t>mg/L</w:t>
      </w:r>
      <w:r w:rsidR="00F14557">
        <w:t xml:space="preserve"> after </w:t>
      </w:r>
      <w:r w:rsidR="00DA482E">
        <w:t>being locally evaluated</w:t>
      </w:r>
      <w:r w:rsidR="000005EE">
        <w:t>.</w:t>
      </w:r>
      <w:r w:rsidR="005009F7">
        <w:t xml:space="preserve"> </w:t>
      </w:r>
      <w:r w:rsidR="00E6586F">
        <w:t xml:space="preserve">However, </w:t>
      </w:r>
      <w:r w:rsidR="00543891">
        <w:t xml:space="preserve">for </w:t>
      </w:r>
      <w:r w:rsidR="00DB1F17">
        <w:t>“</w:t>
      </w:r>
      <w:r w:rsidR="00DB1F17" w:rsidRPr="00DB1F17">
        <w:t>susceptible, increased exposure</w:t>
      </w:r>
      <w:r w:rsidR="00561113">
        <w:t>”</w:t>
      </w:r>
      <w:r w:rsidR="00134107">
        <w:t xml:space="preserve"> non</w:t>
      </w:r>
      <w:r w:rsidR="00DD06E4">
        <w:t>–</w:t>
      </w:r>
      <w:r w:rsidR="00134107" w:rsidRPr="00B06240">
        <w:rPr>
          <w:i/>
          <w:iCs/>
        </w:rPr>
        <w:t>Candia glabrata</w:t>
      </w:r>
      <w:r w:rsidR="00561113">
        <w:t xml:space="preserve"> species (MIC</w:t>
      </w:r>
      <w:r w:rsidR="00F02F16">
        <w:t xml:space="preserve"> </w:t>
      </w:r>
      <w:r w:rsidR="00FE40E2">
        <w:t>of 4</w:t>
      </w:r>
      <w:r w:rsidR="00F32B5F">
        <w:t> </w:t>
      </w:r>
      <w:r w:rsidR="00FE40E2">
        <w:t xml:space="preserve">mg/L), </w:t>
      </w:r>
      <w:r w:rsidR="007719B2" w:rsidRPr="007719B2">
        <w:t xml:space="preserve">our recommended regimen </w:t>
      </w:r>
      <w:r w:rsidR="003D48DD">
        <w:t>showed</w:t>
      </w:r>
      <w:r w:rsidR="003D48DD" w:rsidRPr="007719B2">
        <w:t xml:space="preserve"> </w:t>
      </w:r>
      <w:r w:rsidR="00B61B75">
        <w:t xml:space="preserve">a </w:t>
      </w:r>
      <w:r w:rsidR="007719B2" w:rsidRPr="007719B2">
        <w:t xml:space="preserve">poor target attainment, </w:t>
      </w:r>
      <w:r w:rsidR="00E8374D">
        <w:t>necessitating</w:t>
      </w:r>
      <w:r w:rsidR="00B60D32" w:rsidRPr="007719B2">
        <w:t xml:space="preserve"> </w:t>
      </w:r>
      <w:r w:rsidR="007719B2" w:rsidRPr="007719B2">
        <w:t>a</w:t>
      </w:r>
      <w:r w:rsidR="00750B30">
        <w:t xml:space="preserve"> much</w:t>
      </w:r>
      <w:r w:rsidR="007719B2" w:rsidRPr="007719B2">
        <w:t xml:space="preserve"> higher dose.</w:t>
      </w:r>
      <w:r w:rsidR="001E18A5">
        <w:t xml:space="preserve"> The same is true for </w:t>
      </w:r>
      <w:r w:rsidR="001E18A5" w:rsidRPr="00B06240">
        <w:rPr>
          <w:i/>
          <w:iCs/>
        </w:rPr>
        <w:t>C.</w:t>
      </w:r>
      <w:r w:rsidR="00F32B5F">
        <w:rPr>
          <w:i/>
          <w:iCs/>
        </w:rPr>
        <w:t xml:space="preserve"> </w:t>
      </w:r>
      <w:r w:rsidR="001E18A5" w:rsidRPr="00B06240">
        <w:rPr>
          <w:i/>
          <w:iCs/>
        </w:rPr>
        <w:t>glabrata</w:t>
      </w:r>
      <w:r w:rsidR="001E18A5">
        <w:t xml:space="preserve"> species with MICs up</w:t>
      </w:r>
      <w:r w:rsidR="00792479">
        <w:t xml:space="preserve"> </w:t>
      </w:r>
      <w:r w:rsidR="001E18A5">
        <w:t>to 16</w:t>
      </w:r>
      <w:r w:rsidR="00F32B5F">
        <w:t> </w:t>
      </w:r>
      <w:r w:rsidR="001E18A5">
        <w:t>mg/L.</w:t>
      </w:r>
      <w:r w:rsidR="007719B2" w:rsidRPr="007719B2">
        <w:t xml:space="preserve"> </w:t>
      </w:r>
      <w:r w:rsidR="007F7621">
        <w:t xml:space="preserve">Dose optimisation </w:t>
      </w:r>
      <w:r w:rsidR="00133E72">
        <w:t xml:space="preserve">of fluconazole </w:t>
      </w:r>
      <w:r w:rsidR="007F7621">
        <w:t>considering these MICs</w:t>
      </w:r>
      <w:r w:rsidR="007F7621" w:rsidRPr="007719B2">
        <w:t xml:space="preserve"> </w:t>
      </w:r>
      <w:r w:rsidR="007719B2" w:rsidRPr="007719B2">
        <w:t xml:space="preserve">raises </w:t>
      </w:r>
      <w:r w:rsidR="006F6E2C" w:rsidRPr="007719B2">
        <w:t xml:space="preserve">safety </w:t>
      </w:r>
      <w:r w:rsidR="007719B2" w:rsidRPr="007719B2">
        <w:t>concerns</w:t>
      </w:r>
      <w:r w:rsidR="00B60D32">
        <w:t xml:space="preserve">, as the </w:t>
      </w:r>
      <w:r w:rsidR="0061134B">
        <w:t xml:space="preserve">percentage </w:t>
      </w:r>
      <w:r w:rsidR="008F4B87">
        <w:t xml:space="preserve">of </w:t>
      </w:r>
      <w:r w:rsidR="005933DE">
        <w:t xml:space="preserve">patients </w:t>
      </w:r>
      <w:r w:rsidR="008F4B87">
        <w:t xml:space="preserve">having </w:t>
      </w:r>
      <w:r w:rsidR="005933DE">
        <w:t>C</w:t>
      </w:r>
      <w:r w:rsidR="005933DE" w:rsidRPr="00E12082">
        <w:rPr>
          <w:vertAlign w:val="subscript"/>
        </w:rPr>
        <w:t>trough</w:t>
      </w:r>
      <w:r w:rsidR="005933DE">
        <w:t xml:space="preserve"> ≥80 mg/L </w:t>
      </w:r>
      <w:r w:rsidR="00F175CE">
        <w:t>will</w:t>
      </w:r>
      <w:r w:rsidR="00B67274">
        <w:t xml:space="preserve"> be much higher</w:t>
      </w:r>
      <w:r w:rsidR="007719B2" w:rsidRPr="007719B2">
        <w:t>.</w:t>
      </w:r>
    </w:p>
    <w:p w14:paraId="3E59E88F" w14:textId="65491A4A" w:rsidR="008E0107" w:rsidRPr="00E03B11" w:rsidRDefault="00CB50CB" w:rsidP="00CE3795">
      <w:r w:rsidRPr="00E03B11">
        <w:t xml:space="preserve">We acknowledge several limitations in our study. First, </w:t>
      </w:r>
      <w:r w:rsidR="00AC4292">
        <w:t xml:space="preserve">we did not conduct a systematic search to </w:t>
      </w:r>
      <w:r w:rsidR="001E1408">
        <w:t xml:space="preserve">identify </w:t>
      </w:r>
      <w:r w:rsidR="004D6F26">
        <w:t xml:space="preserve">eligible studies in the literature, </w:t>
      </w:r>
      <w:r w:rsidR="004F3659">
        <w:t xml:space="preserve">thus we </w:t>
      </w:r>
      <w:r w:rsidR="00DB305F">
        <w:t xml:space="preserve">might </w:t>
      </w:r>
      <w:r w:rsidR="00F32B5F">
        <w:t>not have</w:t>
      </w:r>
      <w:r w:rsidR="00DB305F">
        <w:t xml:space="preserve"> included</w:t>
      </w:r>
      <w:r w:rsidR="00847122">
        <w:t xml:space="preserve"> </w:t>
      </w:r>
      <w:r w:rsidR="00D3705B">
        <w:t xml:space="preserve">all the </w:t>
      </w:r>
      <w:r w:rsidR="006F6E2C">
        <w:t xml:space="preserve">published study </w:t>
      </w:r>
      <w:r w:rsidR="00D3705B">
        <w:t xml:space="preserve">data in our </w:t>
      </w:r>
      <w:r w:rsidR="00470F40" w:rsidRPr="00470F40">
        <w:t>IPDMA</w:t>
      </w:r>
      <w:r w:rsidR="0018159C">
        <w:fldChar w:fldCharType="begin"/>
      </w:r>
      <w:r w:rsidR="00C86B3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C86B39">
        <w:rPr>
          <w:noProof/>
        </w:rPr>
        <w:t> [39]</w:t>
      </w:r>
      <w:r w:rsidR="0018159C">
        <w:fldChar w:fldCharType="end"/>
      </w:r>
      <w:r w:rsidR="00D3705B">
        <w:t>.</w:t>
      </w:r>
      <w:r w:rsidR="00640E5D">
        <w:t xml:space="preserve"> </w:t>
      </w:r>
      <w:r w:rsidR="00261E77">
        <w:t>The</w:t>
      </w:r>
      <w:r w:rsidR="005E19A4">
        <w:t xml:space="preserve"> </w:t>
      </w:r>
      <w:r w:rsidR="00A12088">
        <w:t>resource-intensive</w:t>
      </w:r>
      <w:r w:rsidR="00821DA2">
        <w:t xml:space="preser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may not always outw</w:t>
      </w:r>
      <w:r w:rsidR="00543F1B">
        <w:t>eigh the benefits and should be seriously considered before initi</w:t>
      </w:r>
      <w:r w:rsidR="008B32AE">
        <w:t>atio</w:t>
      </w:r>
      <w:r w:rsidR="00662B4C">
        <w:t>n</w:t>
      </w:r>
      <w:r w:rsidR="00C35CF2">
        <w:fldChar w:fldCharType="begin"/>
      </w:r>
      <w:r w:rsidR="00C86B3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C86B39">
        <w:rPr>
          <w:noProof/>
        </w:rPr>
        <w:t> [39]</w:t>
      </w:r>
      <w:r w:rsidR="00C35CF2">
        <w:fldChar w:fldCharType="end"/>
      </w:r>
      <w:r w:rsidR="008B32AE">
        <w:t xml:space="preserve">. </w:t>
      </w:r>
      <w:r w:rsidR="00E31926">
        <w:t>However</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9946B5">
        <w:t xml:space="preserve"> </w:t>
      </w:r>
      <w:r w:rsidR="001077C9">
        <w:t xml:space="preserve">Second, </w:t>
      </w:r>
      <w:r w:rsidRPr="00E03B11">
        <w:t xml:space="preserve">we </w:t>
      </w:r>
      <w:r w:rsidR="00A12088">
        <w:t>could not</w:t>
      </w:r>
      <w:r w:rsidR="00A12088" w:rsidRPr="00E03B11">
        <w:t xml:space="preserve"> </w:t>
      </w:r>
      <w:r w:rsidRPr="00E03B11">
        <w:t>differentiate between types</w:t>
      </w:r>
      <w:r w:rsidR="007C08DA">
        <w:t xml:space="preserve"> of</w:t>
      </w:r>
      <w:r w:rsidRPr="00E03B11">
        <w:t xml:space="preserve"> CRRT </w:t>
      </w:r>
      <w:r w:rsidR="000A4B10">
        <w:t>as this information was not fully recorded in our dataset</w:t>
      </w:r>
      <w:r w:rsidRPr="00E03B11">
        <w:t xml:space="preserve">.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C86B39">
        <w:instrText xml:space="preserve"> ADDIN EN.CITE </w:instrText>
      </w:r>
      <w:r w:rsidR="00C86B3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C86B39">
        <w:instrText xml:space="preserve"> ADDIN EN.CITE.DATA </w:instrText>
      </w:r>
      <w:r w:rsidR="00C86B39">
        <w:fldChar w:fldCharType="end"/>
      </w:r>
      <w:r w:rsidR="00972F81" w:rsidRPr="00E03B11">
        <w:fldChar w:fldCharType="separate"/>
      </w:r>
      <w:r w:rsidR="00C86B39">
        <w:rPr>
          <w:noProof/>
        </w:rPr>
        <w:t> [40]</w:t>
      </w:r>
      <w:r w:rsidR="00972F81" w:rsidRPr="00E03B11">
        <w:fldChar w:fldCharType="end"/>
      </w:r>
      <w:r w:rsidR="00C53B7B">
        <w:t>.</w:t>
      </w:r>
      <w:r w:rsidR="007B40FD" w:rsidRPr="00E03B11">
        <w:t xml:space="preserve"> </w:t>
      </w:r>
      <w:r w:rsidR="001E4ECF">
        <w:t>Nevertheless</w:t>
      </w:r>
      <w:r w:rsidR="00102674" w:rsidRPr="00E03B11">
        <w:t>,</w:t>
      </w:r>
      <w:r w:rsidR="00A538AE" w:rsidRPr="00A538AE">
        <w:t xml:space="preserve"> </w:t>
      </w:r>
      <w:r w:rsidR="00A538AE">
        <w:t xml:space="preserve">we would not likely be able to </w:t>
      </w:r>
      <w:r w:rsidR="000F7C9B">
        <w:t>determine the impact</w:t>
      </w:r>
      <w:r w:rsidR="00A538AE">
        <w:t xml:space="preserve"> of CRRT types due to the limited re</w:t>
      </w:r>
      <w:r w:rsidR="00461A95">
        <w:t>pres</w:t>
      </w:r>
      <w:r w:rsidR="00A538AE">
        <w:t>entation of CRRT in our dataset</w:t>
      </w:r>
      <w:r w:rsidR="008F17BB">
        <w:t>,</w:t>
      </w:r>
      <w:r w:rsidR="00A538AE" w:rsidRPr="00E03B11">
        <w:t xml:space="preserve"> </w:t>
      </w:r>
      <w:r w:rsidR="000F7C9B">
        <w:t xml:space="preserve">with </w:t>
      </w:r>
      <w:r w:rsidR="008F17BB">
        <w:t xml:space="preserve">only </w:t>
      </w:r>
      <w:r w:rsidR="00A538AE" w:rsidRPr="00E03B11">
        <w:t>1</w:t>
      </w:r>
      <w:r w:rsidR="00A538AE">
        <w:t>9.2</w:t>
      </w:r>
      <w:r w:rsidR="00A538AE" w:rsidRPr="00E03B11">
        <w:t>%</w:t>
      </w:r>
      <w:r w:rsidR="00A538AE">
        <w:t xml:space="preserve"> of patients </w:t>
      </w:r>
      <w:r w:rsidR="00A13FD4">
        <w:t>ha</w:t>
      </w:r>
      <w:r w:rsidR="000F7C9B">
        <w:t>ving</w:t>
      </w:r>
      <w:r w:rsidR="00A13FD4">
        <w:t xml:space="preserve"> at least one CRRT session</w:t>
      </w:r>
      <w:r w:rsidR="004B7F0D" w:rsidRPr="00E03B11">
        <w:t>.</w:t>
      </w:r>
      <w:r w:rsidR="00790CD6">
        <w:t xml:space="preserve"> </w:t>
      </w:r>
      <w:r w:rsidR="00F709FB">
        <w:t>Finally</w:t>
      </w:r>
      <w:r w:rsidRPr="00E03B11">
        <w:t xml:space="preserve">, </w:t>
      </w:r>
      <w:r w:rsidR="002D0580">
        <w:t xml:space="preserve">our </w:t>
      </w:r>
      <w:r w:rsidR="008045BE">
        <w:t>studied</w:t>
      </w:r>
      <w:r w:rsidR="002D0580">
        <w:t xml:space="preserve"> population may not be representative </w:t>
      </w:r>
      <w:r w:rsidR="0031010B">
        <w:t xml:space="preserve">of </w:t>
      </w:r>
      <w:r w:rsidR="002D0580">
        <w:t>and thus</w:t>
      </w:r>
      <w:r w:rsidR="0031010B">
        <w:t xml:space="preserve"> our study re</w:t>
      </w:r>
      <w:r w:rsidR="00094837">
        <w:t>s</w:t>
      </w:r>
      <w:r w:rsidR="0031010B">
        <w:t>ults</w:t>
      </w:r>
      <w:r w:rsidR="002D0580">
        <w:t xml:space="preserve"> may not be extrapolated to other patient </w:t>
      </w:r>
      <w:r w:rsidR="001935BD">
        <w:t>populations</w:t>
      </w:r>
      <w:r w:rsidR="00C57849">
        <w:t>.</w:t>
      </w:r>
      <w:r w:rsidR="008E0107" w:rsidRPr="008E0107">
        <w:t xml:space="preserve"> </w:t>
      </w:r>
      <w:r w:rsidR="008E0107">
        <w:t>To address this issue, we included the model code in the Supplementary file</w:t>
      </w:r>
      <w:r w:rsidR="00D54252">
        <w:t>,</w:t>
      </w:r>
      <w:r w:rsidR="008E0107">
        <w:t xml:space="preserve"> and we encourage other data owners to externally evaluate our model with their populations.</w:t>
      </w:r>
    </w:p>
    <w:p w14:paraId="02C01D1A" w14:textId="51D153AE" w:rsidR="004B0DC8" w:rsidRDefault="00CB50CB" w:rsidP="00CE3795">
      <w:r w:rsidRPr="00E03B11">
        <w:t xml:space="preserve">In conclusion, our popPK analysis </w:t>
      </w:r>
      <w:r w:rsidR="00887786">
        <w:t xml:space="preserve">identified </w:t>
      </w:r>
      <w:r w:rsidR="00C2676E">
        <w:t xml:space="preserve">total body weight and CRRT status </w:t>
      </w:r>
      <w:r w:rsidR="009F5064">
        <w:t>as</w:t>
      </w:r>
      <w:r w:rsidR="00C2676E">
        <w:t xml:space="preserve"> clinically relevant</w:t>
      </w:r>
      <w:r w:rsidR="009F5064">
        <w:t xml:space="preserve"> factors</w:t>
      </w:r>
      <w:r w:rsidR="00C2676E">
        <w:t xml:space="preserve"> impact</w:t>
      </w:r>
      <w:r w:rsidR="009F5064">
        <w:t>ing</w:t>
      </w:r>
      <w:r w:rsidR="00C2676E">
        <w:t xml:space="preserve"> </w:t>
      </w:r>
      <w:r w:rsidR="00D07341" w:rsidRPr="00D07341">
        <w:t xml:space="preserve">fluconazole </w:t>
      </w:r>
      <w:r w:rsidR="00D07341" w:rsidRPr="00AB264A">
        <w:rPr>
          <w:i/>
          <w:iCs/>
        </w:rPr>
        <w:t>f</w:t>
      </w:r>
      <w:r w:rsidR="00D07341" w:rsidRPr="00D07341">
        <w:t>AUC</w:t>
      </w:r>
      <w:r w:rsidR="00D07341" w:rsidRPr="00AB264A">
        <w:rPr>
          <w:vertAlign w:val="subscript"/>
        </w:rPr>
        <w:t>0-24</w:t>
      </w:r>
      <w:r w:rsidR="00D07341" w:rsidRPr="00D07341">
        <w:t xml:space="preserve"> target attainment</w:t>
      </w:r>
      <w:r w:rsidR="006D6C71">
        <w:t xml:space="preserve"> in critically ill patients</w:t>
      </w:r>
      <w:r w:rsidR="00BE77ED">
        <w:t xml:space="preserve"> under the standard dosing regimen</w:t>
      </w:r>
      <w:r w:rsidR="00EE7CA1">
        <w:t>.</w:t>
      </w:r>
      <w:r w:rsidR="00C2676E">
        <w:t xml:space="preserve"> </w:t>
      </w:r>
      <w:r w:rsidR="00EE7CA1">
        <w:t>We proposed</w:t>
      </w:r>
      <w:r w:rsidR="00887786" w:rsidRPr="00E03B11">
        <w:t xml:space="preserve"> </w:t>
      </w:r>
      <w:r w:rsidR="003F634B">
        <w:t>a stratified</w:t>
      </w:r>
      <w:r w:rsidRPr="00E03B11">
        <w:t xml:space="preserve"> fluconazole</w:t>
      </w:r>
      <w:r w:rsidR="006D6C71">
        <w:t xml:space="preserve"> dosing regimen </w:t>
      </w:r>
      <w:r w:rsidRPr="00E03B11">
        <w:t>based on</w:t>
      </w:r>
      <w:r w:rsidR="003F31C2">
        <w:t xml:space="preserve"> </w:t>
      </w:r>
      <w:r w:rsidR="00C9177B">
        <w:t>these two factors</w:t>
      </w:r>
      <w:r w:rsidR="00157111">
        <w:t xml:space="preserve"> </w:t>
      </w:r>
      <w:r w:rsidR="00546F17">
        <w:t>to</w:t>
      </w:r>
      <w:r w:rsidR="00157111">
        <w:t xml:space="preserve"> potentially ensure</w:t>
      </w:r>
      <w:r w:rsidR="00743449" w:rsidRPr="00743449">
        <w:t xml:space="preserve"> a</w:t>
      </w:r>
      <w:r w:rsidR="004B0E16">
        <w:t>n</w:t>
      </w:r>
      <w:r w:rsidR="00743449" w:rsidRPr="00743449">
        <w:t xml:space="preserve"> </w:t>
      </w:r>
      <w:r w:rsidR="004B0E16">
        <w:t>ICU</w:t>
      </w:r>
      <w:r w:rsidR="00743449" w:rsidRPr="00743449">
        <w:t>-wide PKPD target attainment</w:t>
      </w:r>
      <w:r w:rsidR="00743449">
        <w:t>.</w:t>
      </w:r>
      <w:r w:rsidR="00F32B5F">
        <w:t xml:space="preserve"> </w:t>
      </w:r>
      <w:r w:rsidR="00C7308D">
        <w:t xml:space="preserve">A prospective </w:t>
      </w:r>
      <w:r w:rsidR="002E5A49">
        <w:lastRenderedPageBreak/>
        <w:t xml:space="preserve">clinical trial </w:t>
      </w:r>
      <w:r w:rsidR="00023EAD">
        <w:t>with</w:t>
      </w:r>
      <w:r w:rsidRPr="00E03B11">
        <w:t xml:space="preserve"> more intensive data</w:t>
      </w:r>
      <w:r w:rsidR="0021637D">
        <w:t xml:space="preserve"> collection</w:t>
      </w:r>
      <w:r w:rsidRPr="00E03B11">
        <w:t xml:space="preserve"> </w:t>
      </w:r>
      <w:r w:rsidR="005C1F10">
        <w:t>is necessary</w:t>
      </w:r>
      <w:r w:rsidR="0021637D">
        <w:t xml:space="preserve"> to</w:t>
      </w:r>
      <w:r w:rsidRPr="00E03B11">
        <w:t xml:space="preserve"> provide robust evidence </w:t>
      </w:r>
      <w:r w:rsidR="002A4ACC">
        <w:t>supporting</w:t>
      </w:r>
      <w:r w:rsidRPr="00E03B11">
        <w:t xml:space="preserve"> </w:t>
      </w:r>
      <w:r w:rsidR="002373C7">
        <w:t xml:space="preserve">our optimised </w:t>
      </w:r>
      <w:r w:rsidR="00840878">
        <w:t>flu</w:t>
      </w:r>
      <w:r w:rsidR="002373C7">
        <w:t xml:space="preserve">conazole </w:t>
      </w:r>
      <w:r w:rsidRPr="00E03B11">
        <w:t>dosing recommendation.</w:t>
      </w:r>
      <w:r w:rsidR="004B0DC8">
        <w:br w:type="page"/>
      </w:r>
    </w:p>
    <w:p w14:paraId="229594BA" w14:textId="2A322B2C" w:rsidR="00EE5777" w:rsidRPr="003312B0" w:rsidRDefault="00DB122C" w:rsidP="00415EA4">
      <w:pPr>
        <w:pStyle w:val="Heading1"/>
        <w:numPr>
          <w:ilvl w:val="0"/>
          <w:numId w:val="0"/>
        </w:numPr>
        <w:ind w:left="432" w:hanging="432"/>
      </w:pPr>
      <w:r w:rsidRPr="003312B0">
        <w:lastRenderedPageBreak/>
        <w:t>Acknowledgements</w:t>
      </w:r>
    </w:p>
    <w:p w14:paraId="02853BD5" w14:textId="487D82EC" w:rsidR="00B37DE1" w:rsidRPr="00CE6856" w:rsidRDefault="00B82C7A" w:rsidP="00CE3795">
      <w:r w:rsidRPr="00B82C7A">
        <w:t xml:space="preserve">The authors wish to thank Thi Nguyen and Sebastian Rosser from the University of Sydney for their valuable support in the </w:t>
      </w:r>
      <w:r w:rsidR="00EB1C88">
        <w:t>modelling step of this study</w:t>
      </w:r>
      <w:r w:rsidR="00B37DE1" w:rsidRPr="00494DCF">
        <w:t>.</w:t>
      </w:r>
      <w:r w:rsidR="002F56EE">
        <w:t xml:space="preserve"> </w:t>
      </w:r>
      <w:r w:rsidR="002F56EE" w:rsidRPr="002F56EE">
        <w:t>The resources and services used in this work were provided by the VSC (Flemish Supercomputer Center), funded by the Research Foundation - Flanders (FWO) and the Flemish Government.</w:t>
      </w:r>
      <w:r w:rsidR="006206B6">
        <w:t xml:space="preserve"> </w:t>
      </w:r>
      <w:r w:rsidR="006206B6" w:rsidRPr="00B61BC3">
        <w:rPr>
          <w:lang w:val="en-US"/>
        </w:rPr>
        <w:t>J</w:t>
      </w:r>
      <w:r w:rsidR="006206B6">
        <w:rPr>
          <w:lang w:val="en-US"/>
        </w:rPr>
        <w:t>ason</w:t>
      </w:r>
      <w:r w:rsidR="006206B6" w:rsidRPr="00B61BC3">
        <w:rPr>
          <w:lang w:val="en-US"/>
        </w:rPr>
        <w:t xml:space="preserve"> Roberts would like to acknowledge funding from the Australian National Health and Medical Research Council for a Centre of Research Excellence </w:t>
      </w:r>
      <w:r w:rsidR="006206B6" w:rsidRPr="00B61BC3">
        <w:rPr>
          <w:lang w:val="en-AU"/>
        </w:rPr>
        <w:t>(APP</w:t>
      </w:r>
      <w:r w:rsidR="006206B6">
        <w:rPr>
          <w:lang w:val="en-AU"/>
        </w:rPr>
        <w:t>2007007</w:t>
      </w:r>
      <w:r w:rsidR="006206B6" w:rsidRPr="00B61BC3">
        <w:rPr>
          <w:lang w:val="en-AU"/>
        </w:rPr>
        <w:t xml:space="preserve">) </w:t>
      </w:r>
      <w:r w:rsidR="006206B6" w:rsidRPr="00B61BC3">
        <w:rPr>
          <w:lang w:val="en-US"/>
        </w:rPr>
        <w:t>and a</w:t>
      </w:r>
      <w:r w:rsidR="006206B6">
        <w:rPr>
          <w:lang w:val="en-US"/>
        </w:rPr>
        <w:t>n</w:t>
      </w:r>
      <w:r w:rsidR="006206B6" w:rsidRPr="00B61BC3">
        <w:rPr>
          <w:lang w:val="en-US"/>
        </w:rPr>
        <w:t xml:space="preserve"> </w:t>
      </w:r>
      <w:r w:rsidR="006206B6">
        <w:rPr>
          <w:lang w:val="en-US"/>
        </w:rPr>
        <w:t>Investigator Grant</w:t>
      </w:r>
      <w:r w:rsidR="006206B6" w:rsidRPr="00B61BC3">
        <w:rPr>
          <w:lang w:val="en-US"/>
        </w:rPr>
        <w:t xml:space="preserve"> </w:t>
      </w:r>
      <w:r w:rsidR="006206B6" w:rsidRPr="00B61BC3">
        <w:rPr>
          <w:lang w:val="en-AU"/>
        </w:rPr>
        <w:t>(APP</w:t>
      </w:r>
      <w:r w:rsidR="006206B6">
        <w:rPr>
          <w:lang w:val="en-AU"/>
        </w:rPr>
        <w:t>2009736</w:t>
      </w:r>
      <w:r w:rsidR="006206B6" w:rsidRPr="00B61BC3">
        <w:rPr>
          <w:lang w:val="en-AU"/>
        </w:rPr>
        <w:t>)</w:t>
      </w:r>
      <w:r w:rsidR="006206B6">
        <w:rPr>
          <w:lang w:val="en-AU"/>
        </w:rPr>
        <w:t xml:space="preserve"> as well as </w:t>
      </w:r>
      <w:r w:rsidR="006206B6">
        <w:t>an Advancing Queensland Clinical Fellowship</w:t>
      </w:r>
      <w:r w:rsidR="006206B6" w:rsidRPr="00B61BC3">
        <w:rPr>
          <w:lang w:val="en-US"/>
        </w:rPr>
        <w:t>.</w:t>
      </w:r>
    </w:p>
    <w:p w14:paraId="37558E76" w14:textId="48701246" w:rsidR="00DB122C" w:rsidRPr="0017013D" w:rsidRDefault="00DB122C" w:rsidP="00415EA4">
      <w:pPr>
        <w:pStyle w:val="Heading1"/>
        <w:numPr>
          <w:ilvl w:val="0"/>
          <w:numId w:val="0"/>
        </w:numPr>
        <w:ind w:left="432" w:hanging="432"/>
      </w:pPr>
      <w:r w:rsidRPr="003312B0">
        <w:t>Funding</w:t>
      </w:r>
    </w:p>
    <w:p w14:paraId="536EBAF6" w14:textId="77777777" w:rsidR="009C42AF" w:rsidRDefault="00894D50" w:rsidP="00CE3795">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413C52">
        <w:t xml:space="preserve"> Isabel Spriet is supported by the Clinical Research Fund, University Hospitals Leuven, Belgium.</w:t>
      </w:r>
    </w:p>
    <w:p w14:paraId="3B68399B" w14:textId="385B81A8" w:rsidR="002A4E16" w:rsidRPr="006242A6" w:rsidRDefault="0095106F" w:rsidP="00415EA4">
      <w:pPr>
        <w:pStyle w:val="Heading1"/>
        <w:numPr>
          <w:ilvl w:val="0"/>
          <w:numId w:val="0"/>
        </w:numPr>
        <w:ind w:left="432" w:hanging="432"/>
      </w:pPr>
      <w:r w:rsidRPr="006242A6">
        <w:t>Declaration of interest</w:t>
      </w:r>
    </w:p>
    <w:p w14:paraId="492A77E6" w14:textId="7915BDD4" w:rsidR="0095106F" w:rsidRDefault="004C78E8" w:rsidP="00CE3795">
      <w:r w:rsidRPr="004C78E8">
        <w:t>Ruth Van Daele contributed to this work while at KU</w:t>
      </w:r>
      <w:r w:rsidR="00415EA4">
        <w:t> </w:t>
      </w:r>
      <w:r w:rsidRPr="004C78E8">
        <w:t xml:space="preserve">Leuven </w:t>
      </w:r>
      <w:r w:rsidR="00415EA4">
        <w:t xml:space="preserve">and </w:t>
      </w:r>
      <w:r w:rsidRPr="004C78E8">
        <w:t>UZ</w:t>
      </w:r>
      <w:r w:rsidR="00415EA4">
        <w:t> </w:t>
      </w:r>
      <w:r w:rsidRPr="004C78E8">
        <w:t>Leuven. She is currently employed at Gilead.</w:t>
      </w:r>
    </w:p>
    <w:p w14:paraId="46FC3375" w14:textId="77777777" w:rsidR="0053638F" w:rsidRPr="00F5012A" w:rsidRDefault="0053638F" w:rsidP="00415EA4">
      <w:pPr>
        <w:pStyle w:val="Heading1"/>
        <w:numPr>
          <w:ilvl w:val="0"/>
          <w:numId w:val="0"/>
        </w:numPr>
        <w:ind w:left="432" w:hanging="432"/>
      </w:pPr>
      <w:r w:rsidRPr="006242A6">
        <w:t>Author contributions</w:t>
      </w:r>
    </w:p>
    <w:p w14:paraId="1253007A" w14:textId="08EA7CB8" w:rsidR="00B562FF" w:rsidRDefault="00B562FF" w:rsidP="00CE3795">
      <w:r>
        <w:t>This follows</w:t>
      </w:r>
      <w:r w:rsidR="002C2A46">
        <w:t xml:space="preserve"> the</w:t>
      </w:r>
      <w:r>
        <w:t xml:space="preserve"> </w:t>
      </w:r>
      <w:r w:rsidRPr="00B562FF">
        <w:t>CRediT author statement</w:t>
      </w:r>
      <w:r w:rsidR="005C6381">
        <w:t>.</w:t>
      </w:r>
    </w:p>
    <w:p w14:paraId="10767AB4" w14:textId="181A6059" w:rsidR="00A55057" w:rsidRPr="005C6381" w:rsidRDefault="004B7BDF" w:rsidP="005C6381">
      <w:pPr>
        <w:jc w:val="left"/>
        <w:rPr>
          <w:b/>
          <w:bCs/>
        </w:rPr>
      </w:pPr>
      <w:r w:rsidRPr="007A09A5">
        <w:t>Conceptuali</w:t>
      </w:r>
      <w:r w:rsidR="00020828" w:rsidRPr="007A09A5">
        <w:t>s</w:t>
      </w:r>
      <w:r w:rsidRPr="007A09A5">
        <w:t xml:space="preserve">ation: </w:t>
      </w:r>
      <w:r w:rsidRPr="007A09A5">
        <w:rPr>
          <w:b/>
          <w:bCs/>
        </w:rPr>
        <w:t xml:space="preserve">MLV, </w:t>
      </w:r>
      <w:r w:rsidR="008534A4" w:rsidRPr="007A09A5">
        <w:rPr>
          <w:b/>
          <w:bCs/>
        </w:rPr>
        <w:t xml:space="preserve">OE, </w:t>
      </w:r>
      <w:r w:rsidR="00BB1DEB" w:rsidRPr="007A09A5">
        <w:rPr>
          <w:b/>
          <w:bCs/>
        </w:rPr>
        <w:t xml:space="preserve">RVD, </w:t>
      </w:r>
      <w:r w:rsidR="008534A4" w:rsidRPr="007A09A5">
        <w:rPr>
          <w:b/>
          <w:bCs/>
        </w:rPr>
        <w:t>IS</w:t>
      </w:r>
      <w:r w:rsidR="00BD09D4" w:rsidRPr="007A09A5">
        <w:rPr>
          <w:b/>
          <w:bCs/>
        </w:rPr>
        <w:t>p</w:t>
      </w:r>
      <w:r w:rsidR="008534A4" w:rsidRPr="007A09A5">
        <w:rPr>
          <w:b/>
          <w:bCs/>
        </w:rPr>
        <w:t xml:space="preserve">, </w:t>
      </w:r>
      <w:r w:rsidR="002A4724" w:rsidRPr="007A09A5">
        <w:rPr>
          <w:b/>
          <w:bCs/>
        </w:rPr>
        <w:t>ED.</w:t>
      </w:r>
      <w:r w:rsidR="00415EA4" w:rsidRPr="007A09A5">
        <w:br/>
      </w:r>
      <w:r w:rsidR="002F6403">
        <w:t xml:space="preserve">Methodology: </w:t>
      </w:r>
      <w:r w:rsidR="003810BA" w:rsidRPr="00415EA4">
        <w:rPr>
          <w:b/>
          <w:bCs/>
        </w:rPr>
        <w:t>MLV, OE, IS</w:t>
      </w:r>
      <w:r w:rsidR="00CB5D94" w:rsidRPr="00415EA4">
        <w:rPr>
          <w:b/>
          <w:bCs/>
        </w:rPr>
        <w:t>p</w:t>
      </w:r>
      <w:r w:rsidR="003810BA" w:rsidRPr="00415EA4">
        <w:rPr>
          <w:b/>
          <w:bCs/>
        </w:rPr>
        <w:t>, ED.</w:t>
      </w:r>
      <w:r w:rsidR="00415EA4" w:rsidRPr="007A09A5">
        <w:br/>
      </w:r>
      <w:r w:rsidR="008506C5" w:rsidRPr="00F5012A">
        <w:t xml:space="preserve">Software: </w:t>
      </w:r>
      <w:r w:rsidR="00837376" w:rsidRPr="006242A6">
        <w:rPr>
          <w:b/>
          <w:bCs/>
        </w:rPr>
        <w:t>MLV</w:t>
      </w:r>
      <w:r w:rsidR="0027454E" w:rsidRPr="006242A6">
        <w:rPr>
          <w:b/>
          <w:bCs/>
        </w:rPr>
        <w:t>.</w:t>
      </w:r>
      <w:r w:rsidR="00415EA4" w:rsidRPr="007A09A5">
        <w:br/>
      </w:r>
      <w:r w:rsidR="007C50A4" w:rsidRPr="00F5012A">
        <w:t xml:space="preserve">Formal analysis: </w:t>
      </w:r>
      <w:r w:rsidR="007C50A4" w:rsidRPr="006242A6">
        <w:rPr>
          <w:b/>
          <w:bCs/>
        </w:rPr>
        <w:t>MLV</w:t>
      </w:r>
      <w:r w:rsidR="0027454E" w:rsidRPr="006242A6">
        <w:rPr>
          <w:b/>
          <w:bCs/>
        </w:rPr>
        <w:t>.</w:t>
      </w:r>
      <w:r w:rsidR="00415EA4" w:rsidRPr="007A09A5">
        <w:br/>
      </w:r>
      <w:r w:rsidR="0027454E" w:rsidRPr="00F5012A">
        <w:t>Inves</w:t>
      </w:r>
      <w:r w:rsidR="0096770B" w:rsidRPr="00F5012A">
        <w:t xml:space="preserve">tigation: </w:t>
      </w:r>
      <w:r w:rsidR="00D427AE" w:rsidRPr="00415EA4">
        <w:rPr>
          <w:b/>
          <w:bCs/>
        </w:rPr>
        <w:t xml:space="preserve">MLV, OE, </w:t>
      </w:r>
      <w:r w:rsidR="00647853">
        <w:rPr>
          <w:b/>
          <w:bCs/>
        </w:rPr>
        <w:t xml:space="preserve">RVD, </w:t>
      </w:r>
      <w:r w:rsidR="00D427AE" w:rsidRPr="00415EA4">
        <w:rPr>
          <w:b/>
          <w:bCs/>
        </w:rPr>
        <w:t>JWA, ED, I</w:t>
      </w:r>
      <w:r w:rsidR="004A1542">
        <w:rPr>
          <w:b/>
          <w:bCs/>
        </w:rPr>
        <w:t>S</w:t>
      </w:r>
      <w:r w:rsidR="00D427AE" w:rsidRPr="00415EA4">
        <w:rPr>
          <w:b/>
          <w:bCs/>
        </w:rPr>
        <w:t>p</w:t>
      </w:r>
      <w:r w:rsidR="00891822" w:rsidRPr="00415EA4">
        <w:rPr>
          <w:b/>
          <w:bCs/>
        </w:rPr>
        <w:t>.</w:t>
      </w:r>
      <w:r w:rsidR="00D427AE" w:rsidRPr="00D427AE" w:rsidDel="00D427AE">
        <w:t xml:space="preserve"> </w:t>
      </w:r>
      <w:r w:rsidR="00647853" w:rsidRPr="007A09A5">
        <w:br/>
      </w:r>
      <w:r w:rsidR="00B8193F" w:rsidRPr="00F5012A">
        <w:t xml:space="preserve">Resources: </w:t>
      </w:r>
      <w:r w:rsidR="0054107B" w:rsidRPr="00647853">
        <w:rPr>
          <w:b/>
          <w:bCs/>
        </w:rPr>
        <w:t>MLV</w:t>
      </w:r>
      <w:r w:rsidR="006A526C" w:rsidRPr="00647853">
        <w:rPr>
          <w:b/>
          <w:bCs/>
        </w:rPr>
        <w:t xml:space="preserve">, JWA, SLS, JAR, YD, JW, </w:t>
      </w:r>
      <w:r w:rsidR="001E279D" w:rsidRPr="00647853">
        <w:rPr>
          <w:b/>
          <w:bCs/>
        </w:rPr>
        <w:t xml:space="preserve">BM, </w:t>
      </w:r>
      <w:r w:rsidR="006A526C" w:rsidRPr="00647853">
        <w:rPr>
          <w:b/>
          <w:bCs/>
        </w:rPr>
        <w:t>JMB, IS,</w:t>
      </w:r>
      <w:r w:rsidR="001E279D" w:rsidRPr="00647853">
        <w:rPr>
          <w:b/>
          <w:bCs/>
        </w:rPr>
        <w:t xml:space="preserve"> DJEM,</w:t>
      </w:r>
      <w:r w:rsidR="006A526C" w:rsidRPr="00647853">
        <w:rPr>
          <w:b/>
          <w:bCs/>
        </w:rPr>
        <w:t xml:space="preserve"> RJB, JAS, RB</w:t>
      </w:r>
      <w:r w:rsidR="005C6381">
        <w:rPr>
          <w:b/>
          <w:bCs/>
        </w:rPr>
        <w:t>, SB</w:t>
      </w:r>
      <w:r w:rsidR="00F7430D" w:rsidRPr="00647853">
        <w:rPr>
          <w:b/>
          <w:bCs/>
        </w:rPr>
        <w:t>,</w:t>
      </w:r>
      <w:r w:rsidR="006A526C" w:rsidRPr="00647853">
        <w:rPr>
          <w:b/>
          <w:bCs/>
        </w:rPr>
        <w:t xml:space="preserve"> I</w:t>
      </w:r>
      <w:r w:rsidR="004A1542">
        <w:rPr>
          <w:b/>
          <w:bCs/>
        </w:rPr>
        <w:t>S</w:t>
      </w:r>
      <w:r w:rsidR="00000EE0" w:rsidRPr="00647853">
        <w:rPr>
          <w:b/>
          <w:bCs/>
        </w:rPr>
        <w:t>p</w:t>
      </w:r>
      <w:r w:rsidR="00444E01" w:rsidRPr="00647853">
        <w:rPr>
          <w:b/>
          <w:bCs/>
        </w:rPr>
        <w:t>, ED</w:t>
      </w:r>
      <w:r w:rsidR="006A526C" w:rsidRPr="00647853">
        <w:rPr>
          <w:b/>
          <w:bCs/>
        </w:rPr>
        <w:t>.</w:t>
      </w:r>
      <w:r w:rsidR="00647853" w:rsidRPr="007A09A5">
        <w:br/>
      </w:r>
      <w:r w:rsidR="008674B2" w:rsidRPr="006242A6">
        <w:t xml:space="preserve">Data Curation: </w:t>
      </w:r>
      <w:r w:rsidR="008674B2" w:rsidRPr="006242A6">
        <w:rPr>
          <w:b/>
          <w:bCs/>
        </w:rPr>
        <w:t>RVD</w:t>
      </w:r>
      <w:r w:rsidR="00C3120E">
        <w:rPr>
          <w:b/>
          <w:bCs/>
        </w:rPr>
        <w:t>, MLV</w:t>
      </w:r>
      <w:r w:rsidR="008848B4" w:rsidRPr="006242A6">
        <w:rPr>
          <w:b/>
          <w:bCs/>
        </w:rPr>
        <w:t>.</w:t>
      </w:r>
      <w:r w:rsidR="007F7926">
        <w:rPr>
          <w:b/>
          <w:bCs/>
        </w:rPr>
        <w:br/>
      </w:r>
      <w:r w:rsidR="00421FB0" w:rsidRPr="006242A6">
        <w:t xml:space="preserve">Writing – Original Draft: </w:t>
      </w:r>
      <w:r w:rsidR="00AC49AE" w:rsidRPr="006242A6">
        <w:rPr>
          <w:b/>
          <w:bCs/>
        </w:rPr>
        <w:t>MLV.</w:t>
      </w:r>
      <w:r w:rsidR="007F7926">
        <w:br/>
      </w:r>
      <w:r w:rsidR="00AC49AE">
        <w:t>Writing – Review &amp; Editing</w:t>
      </w:r>
      <w:r w:rsidR="00D86399">
        <w:t xml:space="preserve">: </w:t>
      </w:r>
      <w:r w:rsidR="00211C8C" w:rsidRPr="007F7926">
        <w:rPr>
          <w:b/>
          <w:bCs/>
        </w:rPr>
        <w:t>MLV, OE, RVD, JWA, SLS, JAR, YD, JW, BM, JMB, IS,</w:t>
      </w:r>
      <w:r w:rsidR="007F2A15" w:rsidRPr="007F7926">
        <w:rPr>
          <w:b/>
          <w:bCs/>
        </w:rPr>
        <w:t xml:space="preserve"> DJEM,</w:t>
      </w:r>
      <w:r w:rsidR="00211C8C" w:rsidRPr="007F7926">
        <w:rPr>
          <w:b/>
          <w:bCs/>
        </w:rPr>
        <w:t xml:space="preserve"> RJB, JAS, RB, SB, IS</w:t>
      </w:r>
      <w:r w:rsidR="00000EE0" w:rsidRPr="007F7926">
        <w:rPr>
          <w:b/>
          <w:bCs/>
        </w:rPr>
        <w:t>p</w:t>
      </w:r>
      <w:r w:rsidR="00211C8C" w:rsidRPr="007F7926">
        <w:rPr>
          <w:b/>
          <w:bCs/>
        </w:rPr>
        <w:t>, ED.</w:t>
      </w:r>
      <w:r w:rsidR="005C6381">
        <w:rPr>
          <w:b/>
          <w:bCs/>
        </w:rPr>
        <w:br/>
      </w:r>
      <w:r w:rsidR="001A29BE">
        <w:t>Visuali</w:t>
      </w:r>
      <w:r w:rsidR="009D7AA7">
        <w:t>s</w:t>
      </w:r>
      <w:r w:rsidR="001A29BE">
        <w:t>ation</w:t>
      </w:r>
      <w:r w:rsidR="00813226">
        <w:t>:</w:t>
      </w:r>
      <w:r w:rsidR="001A29BE">
        <w:t xml:space="preserve"> </w:t>
      </w:r>
      <w:r w:rsidR="001A29BE" w:rsidRPr="006242A6">
        <w:rPr>
          <w:b/>
          <w:bCs/>
        </w:rPr>
        <w:t>MLV.</w:t>
      </w:r>
      <w:r w:rsidR="005C6381">
        <w:rPr>
          <w:b/>
          <w:bCs/>
        </w:rPr>
        <w:br/>
      </w:r>
      <w:r w:rsidR="00B7019F">
        <w:lastRenderedPageBreak/>
        <w:t xml:space="preserve">Supervision: </w:t>
      </w:r>
      <w:r w:rsidR="00B7019F" w:rsidRPr="006242A6">
        <w:rPr>
          <w:b/>
          <w:bCs/>
        </w:rPr>
        <w:t>IS</w:t>
      </w:r>
      <w:r w:rsidR="00DC6633">
        <w:rPr>
          <w:b/>
          <w:bCs/>
        </w:rPr>
        <w:t>p</w:t>
      </w:r>
      <w:r w:rsidR="00B7019F" w:rsidRPr="006242A6">
        <w:rPr>
          <w:b/>
          <w:bCs/>
        </w:rPr>
        <w:t>, ED.</w:t>
      </w:r>
      <w:r w:rsidR="005C6381">
        <w:rPr>
          <w:b/>
          <w:bCs/>
        </w:rPr>
        <w:br/>
      </w:r>
      <w:r w:rsidR="00ED1BEC">
        <w:t xml:space="preserve">Project administration: </w:t>
      </w:r>
      <w:r w:rsidR="00ED1BEC" w:rsidRPr="006242A6">
        <w:rPr>
          <w:b/>
          <w:bCs/>
        </w:rPr>
        <w:t>IS</w:t>
      </w:r>
      <w:r w:rsidR="00E27797" w:rsidRPr="006242A6">
        <w:rPr>
          <w:b/>
          <w:bCs/>
        </w:rPr>
        <w:t>p</w:t>
      </w:r>
      <w:r w:rsidR="00ED1BEC" w:rsidRPr="006242A6">
        <w:rPr>
          <w:b/>
          <w:bCs/>
        </w:rPr>
        <w:t>, ED.</w:t>
      </w:r>
      <w:r w:rsidR="005C6381">
        <w:rPr>
          <w:b/>
          <w:bCs/>
        </w:rPr>
        <w:br/>
      </w:r>
      <w:r w:rsidR="00ED1BEC">
        <w:t xml:space="preserve">Funding acquisition: </w:t>
      </w:r>
      <w:r w:rsidR="00A275A6" w:rsidRPr="00A275A6">
        <w:rPr>
          <w:b/>
          <w:bCs/>
        </w:rPr>
        <w:t>MLV</w:t>
      </w:r>
      <w:r w:rsidR="00A275A6">
        <w:t xml:space="preserve">, </w:t>
      </w:r>
      <w:r w:rsidR="00ED1BEC" w:rsidRPr="006242A6">
        <w:rPr>
          <w:b/>
          <w:bCs/>
        </w:rPr>
        <w:t>IS</w:t>
      </w:r>
      <w:r w:rsidR="00E27797" w:rsidRPr="006242A6">
        <w:rPr>
          <w:b/>
          <w:bCs/>
        </w:rPr>
        <w:t>p</w:t>
      </w:r>
      <w:r w:rsidR="00ED1BEC" w:rsidRPr="006242A6">
        <w:rPr>
          <w:b/>
          <w:bCs/>
        </w:rPr>
        <w:t>, ED.</w:t>
      </w:r>
      <w:r w:rsidR="005C6381">
        <w:rPr>
          <w:b/>
          <w:bCs/>
        </w:rPr>
        <w:br/>
      </w:r>
      <w:r w:rsidR="00FC211F" w:rsidRPr="005C6381">
        <w:rPr>
          <w:b/>
          <w:bCs/>
        </w:rPr>
        <w:t>All authors</w:t>
      </w:r>
      <w:r w:rsidR="00FC211F" w:rsidRPr="00FC211F">
        <w:t xml:space="preserve"> </w:t>
      </w:r>
      <w:r w:rsidR="005B5E9C">
        <w:t>approved the</w:t>
      </w:r>
      <w:r w:rsidR="00FC211F" w:rsidRPr="00FC211F">
        <w:t xml:space="preserve"> final version for submission.</w:t>
      </w:r>
      <w:r w:rsidR="00A55057" w:rsidRPr="00AC49AE">
        <w:br w:type="page"/>
      </w:r>
    </w:p>
    <w:p w14:paraId="527CE4A1" w14:textId="6143B146" w:rsidR="00A55057" w:rsidRDefault="00A55057" w:rsidP="00CE3795">
      <w:pPr>
        <w:pStyle w:val="Heading1"/>
      </w:pPr>
      <w:commentRangeStart w:id="43"/>
      <w:r>
        <w:lastRenderedPageBreak/>
        <w:t>References</w:t>
      </w:r>
      <w:commentRangeEnd w:id="43"/>
      <w:r w:rsidR="007A09A5">
        <w:rPr>
          <w:rStyle w:val="CommentReference"/>
          <w:rFonts w:cstheme="minorHAnsi"/>
          <w:b w:val="0"/>
        </w:rPr>
        <w:commentReference w:id="43"/>
      </w:r>
    </w:p>
    <w:p w14:paraId="2FFCDA81" w14:textId="1919F78B" w:rsidR="008C36F1" w:rsidRPr="00FF52C3" w:rsidRDefault="00221AE5" w:rsidP="008C36F1">
      <w:pPr>
        <w:pStyle w:val="EndNoteBibliography"/>
        <w:spacing w:after="360"/>
        <w:rPr>
          <w:lang w:val="de-DE"/>
          <w:rPrChange w:id="44" w:author="My Luong Vuong" w:date="2025-01-30T17:06:00Z">
            <w:rPr/>
          </w:rPrChange>
        </w:rPr>
      </w:pPr>
      <w:r w:rsidRPr="00E03B11">
        <w:fldChar w:fldCharType="begin"/>
      </w:r>
      <w:r w:rsidRPr="00790105">
        <w:instrText xml:space="preserve"> ADDIN EN.REFLIST </w:instrText>
      </w:r>
      <w:r w:rsidRPr="00E03B11">
        <w:fldChar w:fldCharType="separate"/>
      </w:r>
      <w:r w:rsidR="008C36F1" w:rsidRPr="008C36F1">
        <w:t xml:space="preserve">[1] Cornely OA, Bassetti M, Calandra T, Garbino J, Kullberg BJ, Lortholary O, et al. ESCMID* guideline for the diagnosis and management of Candida diseases 2012: non-neutropenic adult patients. </w:t>
      </w:r>
      <w:r w:rsidR="008C36F1" w:rsidRPr="00FF52C3">
        <w:rPr>
          <w:lang w:val="de-DE"/>
          <w:rPrChange w:id="45" w:author="My Luong Vuong" w:date="2025-01-30T17:06:00Z">
            <w:rPr/>
          </w:rPrChange>
        </w:rPr>
        <w:t xml:space="preserve">Clin Microbiol Infect. 2012;18 Suppl 7:19-37. </w:t>
      </w:r>
      <w:r w:rsidR="00443BC0">
        <w:fldChar w:fldCharType="begin"/>
      </w:r>
      <w:r w:rsidR="00443BC0" w:rsidRPr="00FF52C3">
        <w:rPr>
          <w:lang w:val="de-DE"/>
          <w:rPrChange w:id="46" w:author="My Luong Vuong" w:date="2025-01-30T17:06:00Z">
            <w:rPr/>
          </w:rPrChange>
        </w:rPr>
        <w:instrText>HYPERLINK "http://doi.org/10.1111/1469-0691.12039"</w:instrText>
      </w:r>
      <w:r w:rsidR="00443BC0">
        <w:fldChar w:fldCharType="separate"/>
      </w:r>
      <w:r w:rsidR="008C36F1" w:rsidRPr="00FF52C3">
        <w:rPr>
          <w:rStyle w:val="Hyperlink"/>
          <w:lang w:val="de-DE"/>
          <w:rPrChange w:id="47" w:author="My Luong Vuong" w:date="2025-01-30T17:06:00Z">
            <w:rPr>
              <w:rStyle w:val="Hyperlink"/>
            </w:rPr>
          </w:rPrChange>
        </w:rPr>
        <w:t>http://doi.org/10.1111/1469-0691.12039</w:t>
      </w:r>
      <w:r w:rsidR="00443BC0">
        <w:rPr>
          <w:rStyle w:val="Hyperlink"/>
        </w:rPr>
        <w:fldChar w:fldCharType="end"/>
      </w:r>
      <w:r w:rsidR="008C36F1" w:rsidRPr="00FF52C3">
        <w:rPr>
          <w:lang w:val="de-DE"/>
          <w:rPrChange w:id="48" w:author="My Luong Vuong" w:date="2025-01-30T17:06:00Z">
            <w:rPr/>
          </w:rPrChange>
        </w:rPr>
        <w:t>.</w:t>
      </w:r>
    </w:p>
    <w:p w14:paraId="10DDC6FB" w14:textId="67B5C3F1" w:rsidR="008C36F1" w:rsidRPr="008C36F1" w:rsidRDefault="008C36F1" w:rsidP="008C36F1">
      <w:pPr>
        <w:pStyle w:val="EndNoteBibliography"/>
        <w:spacing w:after="360"/>
      </w:pPr>
      <w:r w:rsidRPr="00FF52C3">
        <w:rPr>
          <w:lang w:val="de-DE"/>
          <w:rPrChange w:id="49" w:author="My Luong Vuong" w:date="2025-01-30T17:06:00Z">
            <w:rPr/>
          </w:rPrChange>
        </w:rPr>
        <w:t xml:space="preserve">[2] Schroeder M, Weber T, Denker T, Winterland S, Wichmann D, Rohde H, et al. </w:t>
      </w:r>
      <w:r w:rsidRPr="008C36F1">
        <w:t xml:space="preserve">Epidemiology, clinical characteristics, and outcome of candidemia in critically ill patients in Germany: a single-center retrospective 10-year analysis. Annals of Intensive Care. 2020;10:142. </w:t>
      </w:r>
      <w:hyperlink r:id="rId13" w:history="1">
        <w:r w:rsidRPr="008C36F1">
          <w:rPr>
            <w:rStyle w:val="Hyperlink"/>
          </w:rPr>
          <w:t>http://doi.org/10.1186/s13613-020-00755-8</w:t>
        </w:r>
      </w:hyperlink>
      <w:r w:rsidRPr="008C36F1">
        <w:t>.</w:t>
      </w:r>
    </w:p>
    <w:p w14:paraId="35B7036C" w14:textId="59971638" w:rsidR="008C36F1" w:rsidRPr="008C36F1" w:rsidRDefault="008C36F1" w:rsidP="008C36F1">
      <w:pPr>
        <w:pStyle w:val="EndNoteBibliography"/>
        <w:spacing w:after="360"/>
      </w:pPr>
      <w:r w:rsidRPr="008C36F1">
        <w:t xml:space="preserve">[3] Bassetti M, Giacobbe DR, Vena A, Trucchi C, Ansaldi F, Antonelli M, et al. Incidence and outcome of invasive candidiasis in intensive care units (ICUs) in Europe: results of the EUCANDICU project. Critical Care. 2019;23:219. </w:t>
      </w:r>
      <w:hyperlink r:id="rId14" w:history="1">
        <w:r w:rsidRPr="008C36F1">
          <w:rPr>
            <w:rStyle w:val="Hyperlink"/>
          </w:rPr>
          <w:t>http://doi.org/10.1186/s13054-019-2497-3</w:t>
        </w:r>
      </w:hyperlink>
      <w:r w:rsidRPr="008C36F1">
        <w:t>.</w:t>
      </w:r>
    </w:p>
    <w:p w14:paraId="0637E80B" w14:textId="21611B6E" w:rsidR="008C36F1" w:rsidRPr="008C36F1" w:rsidRDefault="008C36F1" w:rsidP="008C36F1">
      <w:pPr>
        <w:pStyle w:val="EndNoteBibliography"/>
        <w:spacing w:after="360"/>
      </w:pPr>
      <w:r w:rsidRPr="008C36F1">
        <w:t xml:space="preserve">[4] Sbrana F, Sozio E, Bassetti M, Ripoli A, Pieralli F, Azzini AM, et al. Independent risk factors for mortality in critically ill patients with candidemia on Italian Internal Medicine Wards. Internal and Emergency Medicine. 2018;13:199-204. </w:t>
      </w:r>
      <w:hyperlink r:id="rId15" w:history="1">
        <w:r w:rsidRPr="008C36F1">
          <w:rPr>
            <w:rStyle w:val="Hyperlink"/>
          </w:rPr>
          <w:t>http://doi.org/10.1007/s11739-017-1783-9</w:t>
        </w:r>
      </w:hyperlink>
      <w:r w:rsidRPr="008C36F1">
        <w:t>.</w:t>
      </w:r>
    </w:p>
    <w:p w14:paraId="5208C17F" w14:textId="77777777" w:rsidR="008C36F1" w:rsidRPr="008C36F1" w:rsidRDefault="008C36F1" w:rsidP="008C36F1">
      <w:pPr>
        <w:pStyle w:val="EndNoteBibliography"/>
        <w:spacing w:after="360"/>
      </w:pPr>
      <w:r w:rsidRPr="008C36F1">
        <w:t>[5] Pfizer. Summary of Product Characteristics (SmPC) Diflucan. Summary of Product Characteristics (SmPC) Diflucan. 2012.</w:t>
      </w:r>
    </w:p>
    <w:p w14:paraId="2349E214" w14:textId="7E771719" w:rsidR="008C36F1" w:rsidRPr="008C36F1" w:rsidRDefault="008C36F1" w:rsidP="008C36F1">
      <w:pPr>
        <w:pStyle w:val="EndNoteBibliography"/>
        <w:spacing w:after="360"/>
      </w:pPr>
      <w:r w:rsidRPr="008C36F1">
        <w:t xml:space="preserve">[6] Pappas PG, Kauffman CA, Andes DR, Clancy CJ, Marr KA, Ostrosky-Zeichner L, et al. Clinical Practice Guideline for the Management of Candidiasis: 2016 Update by the Infectious Diseases Society of America. Clin Infect Dis. 2016;62:e1-50. </w:t>
      </w:r>
      <w:hyperlink r:id="rId16" w:history="1">
        <w:r w:rsidRPr="008C36F1">
          <w:rPr>
            <w:rStyle w:val="Hyperlink"/>
          </w:rPr>
          <w:t>http://doi.org/10.1093/cid/civ933</w:t>
        </w:r>
      </w:hyperlink>
      <w:r w:rsidRPr="008C36F1">
        <w:t>.</w:t>
      </w:r>
    </w:p>
    <w:p w14:paraId="25216FDF" w14:textId="26BAE4DB" w:rsidR="008C36F1" w:rsidRPr="008C36F1" w:rsidRDefault="008C36F1" w:rsidP="008C36F1">
      <w:pPr>
        <w:pStyle w:val="EndNoteBibliography"/>
        <w:spacing w:after="360"/>
      </w:pPr>
      <w:r w:rsidRPr="008C36F1">
        <w:t xml:space="preserve">[7] Grau S, Pozo JC, Romá E, Salavert M, Barrueta JA, Peral C, et al. Cost-effectiveness of three echinocandins and fluconazole in the treatment of candidemia and/or invasive candidiasis in nonneutropenic adult patients. Clinicoecon Outcomes Res. 2015;7:527-35. </w:t>
      </w:r>
      <w:hyperlink r:id="rId17" w:history="1">
        <w:r w:rsidRPr="008C36F1">
          <w:rPr>
            <w:rStyle w:val="Hyperlink"/>
          </w:rPr>
          <w:t>http://doi.org/10.2147/ceor.S91587</w:t>
        </w:r>
      </w:hyperlink>
      <w:r w:rsidRPr="008C36F1">
        <w:t>.</w:t>
      </w:r>
    </w:p>
    <w:p w14:paraId="607CFEF5" w14:textId="0913C84A" w:rsidR="008C36F1" w:rsidRPr="008C36F1" w:rsidRDefault="008C36F1" w:rsidP="008C36F1">
      <w:pPr>
        <w:pStyle w:val="EndNoteBibliography"/>
        <w:spacing w:after="360"/>
      </w:pPr>
      <w:r w:rsidRPr="008C36F1">
        <w:t xml:space="preserve">[8] European Committee on Antimicrobial Susceptibility Testing. Fluconazole: Rationale for the clinical breakpoints, version 3.0.  </w:t>
      </w:r>
      <w:hyperlink r:id="rId18" w:history="1">
        <w:r w:rsidRPr="008C36F1">
          <w:rPr>
            <w:rStyle w:val="Hyperlink"/>
          </w:rPr>
          <w:t>https://www.eucast.org/fileadmin/src/media/PDFs/EUCAST_files/Rationale_documents/Fluconazole_RD_v3.0_final_18_02.pdf</w:t>
        </w:r>
      </w:hyperlink>
      <w:r w:rsidRPr="008C36F1">
        <w:t>; 2020 [accessed  29 Jan 2025].</w:t>
      </w:r>
    </w:p>
    <w:p w14:paraId="43E24703" w14:textId="6030FA3F" w:rsidR="008C36F1" w:rsidRPr="008C36F1" w:rsidRDefault="008C36F1" w:rsidP="008C36F1">
      <w:pPr>
        <w:pStyle w:val="EndNoteBibliography"/>
        <w:spacing w:after="360"/>
      </w:pPr>
      <w:r w:rsidRPr="008C36F1">
        <w:lastRenderedPageBreak/>
        <w:t xml:space="preserve">[9] Jacobson MA, Hanks DK, Ferrell LD. Fatal acute hepatic necrosis due to fluconazole. The American Journal of Medicine. 1994;96:188-90. </w:t>
      </w:r>
      <w:hyperlink r:id="rId19" w:history="1">
        <w:r w:rsidRPr="008C36F1">
          <w:rPr>
            <w:rStyle w:val="Hyperlink"/>
          </w:rPr>
          <w:t>http://doi.org/10.1016/0002-9343(94)90141-4</w:t>
        </w:r>
      </w:hyperlink>
      <w:r w:rsidRPr="008C36F1">
        <w:t>.</w:t>
      </w:r>
    </w:p>
    <w:p w14:paraId="363E7458" w14:textId="7CE9AD20" w:rsidR="008C36F1" w:rsidRPr="008C36F1" w:rsidRDefault="008C36F1" w:rsidP="008C36F1">
      <w:pPr>
        <w:pStyle w:val="EndNoteBibliography"/>
        <w:spacing w:after="360"/>
      </w:pPr>
      <w:r w:rsidRPr="008C36F1">
        <w:t xml:space="preserve">[10] Matsumoto K, Ueno K, Yoshimura H, Morii M, Takada M, Sawai T, et al. Fluconazole-Induced Convulsions at Serum Trough Concentrations of Approximately 80 μg/mL. Therapeutic Drug Monitoring. 2000;22:635-6. </w:t>
      </w:r>
      <w:hyperlink r:id="rId20" w:history="1">
        <w:r w:rsidRPr="008C36F1">
          <w:rPr>
            <w:rStyle w:val="Hyperlink"/>
          </w:rPr>
          <w:t>http://doi.org/10.1097/00007691-200010000-00022</w:t>
        </w:r>
      </w:hyperlink>
      <w:r w:rsidRPr="008C36F1">
        <w:t>.</w:t>
      </w:r>
    </w:p>
    <w:p w14:paraId="3A67D067" w14:textId="2D3B871D" w:rsidR="008C36F1" w:rsidRPr="008C36F1" w:rsidRDefault="008C36F1" w:rsidP="008C36F1">
      <w:pPr>
        <w:pStyle w:val="EndNoteBibliography"/>
        <w:spacing w:after="360"/>
      </w:pPr>
      <w:r w:rsidRPr="008C36F1">
        <w:t xml:space="preserve">[11] Lewis R, Brüggemann R, Padoin C, Maertens J, Marchetti O, Groll A, et al. Triazole antifungal therapeutic drug monitoring. Sixth European Conference on Infections in Leukaemia Meeting, Sophia Antipolis, France,  </w:t>
      </w:r>
      <w:hyperlink r:id="rId21" w:history="1">
        <w:r w:rsidRPr="008C36F1">
          <w:rPr>
            <w:rStyle w:val="Hyperlink"/>
          </w:rPr>
          <w:t>https://www.ecil-leukaemia.com/images/resources/2015/5_ECIL6-Triazole-TDM-07-12-2015-Lewis-R-et-al.pdf</w:t>
        </w:r>
      </w:hyperlink>
      <w:r w:rsidRPr="008C36F1">
        <w:t>; 2015 [accessed  29 Jan 2025].</w:t>
      </w:r>
    </w:p>
    <w:p w14:paraId="35471BA8" w14:textId="5DB1A85E" w:rsidR="008C36F1" w:rsidRPr="008C36F1" w:rsidRDefault="008C36F1" w:rsidP="008C36F1">
      <w:pPr>
        <w:pStyle w:val="EndNoteBibliography"/>
        <w:spacing w:after="360"/>
      </w:pPr>
      <w:r w:rsidRPr="008C36F1">
        <w:t xml:space="preserve">[12] Sandaradura I, Marriott DJE, Day RO, Norris RLG, Pang E, Stocker SL, et al. Current fluconazole treatment regimens result in under-dosing of critically ill adults during early therapy. Eur J Clin Microbiol Infect Dis. 2021;40:1521-8. </w:t>
      </w:r>
      <w:hyperlink r:id="rId22" w:history="1">
        <w:r w:rsidRPr="008C36F1">
          <w:rPr>
            <w:rStyle w:val="Hyperlink"/>
          </w:rPr>
          <w:t>http://doi.org/10.1007/s10096-021-04201-w</w:t>
        </w:r>
      </w:hyperlink>
      <w:r w:rsidRPr="008C36F1">
        <w:t>.</w:t>
      </w:r>
    </w:p>
    <w:p w14:paraId="1040AEAC" w14:textId="531DC341" w:rsidR="008C36F1" w:rsidRPr="008C36F1" w:rsidRDefault="008C36F1" w:rsidP="008C36F1">
      <w:pPr>
        <w:pStyle w:val="EndNoteBibliography"/>
        <w:spacing w:after="360"/>
      </w:pPr>
      <w:r w:rsidRPr="008C36F1">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3" w:history="1">
        <w:r w:rsidRPr="008C36F1">
          <w:rPr>
            <w:rStyle w:val="Hyperlink"/>
          </w:rPr>
          <w:t>http://doi.org/10.1128/aac.01554-20</w:t>
        </w:r>
      </w:hyperlink>
      <w:r w:rsidRPr="008C36F1">
        <w:t>.</w:t>
      </w:r>
    </w:p>
    <w:p w14:paraId="1AA73394" w14:textId="29044F64" w:rsidR="008C36F1" w:rsidRPr="008C36F1" w:rsidRDefault="008C36F1" w:rsidP="008C36F1">
      <w:pPr>
        <w:pStyle w:val="EndNoteBibliography"/>
        <w:spacing w:after="360"/>
      </w:pPr>
      <w:r w:rsidRPr="008C36F1">
        <w:t xml:space="preserve">[14] Muilwijk EW, de Lange DW, Schouten JA, Wasmann RE, Ter Heine R, Burger DM, et al. Suboptimal Dosing of Fluconazole in Critically Ill Patients: Time To Rethink Dosing. Antimicrob Agents Chemother. 2020;64. </w:t>
      </w:r>
      <w:hyperlink r:id="rId24" w:history="1">
        <w:r w:rsidRPr="008C36F1">
          <w:rPr>
            <w:rStyle w:val="Hyperlink"/>
          </w:rPr>
          <w:t>http://doi.org/10.1128/aac.00984-20</w:t>
        </w:r>
      </w:hyperlink>
      <w:r w:rsidRPr="008C36F1">
        <w:t>.</w:t>
      </w:r>
    </w:p>
    <w:p w14:paraId="6F92A93D" w14:textId="2D3373F4" w:rsidR="008C36F1" w:rsidRPr="008C36F1" w:rsidRDefault="008C36F1" w:rsidP="008C36F1">
      <w:pPr>
        <w:pStyle w:val="EndNoteBibliography"/>
        <w:spacing w:after="360"/>
      </w:pPr>
      <w:r w:rsidRPr="008C36F1">
        <w:t xml:space="preserve">[15] Alobaid AS, Wallis SC, Jarrett P, Starr T, Stuart J, Lassig-Smith M, et al. Effect of Obesity on the Population Pharmacokinetics of Fluconazole in Critically Ill Patients. Antimicrob Agents Chemother. 2016;60:6550-7. </w:t>
      </w:r>
      <w:hyperlink r:id="rId25" w:history="1">
        <w:r w:rsidRPr="008C36F1">
          <w:rPr>
            <w:rStyle w:val="Hyperlink"/>
          </w:rPr>
          <w:t>http://doi.org/10.1128/aac.01088-16</w:t>
        </w:r>
      </w:hyperlink>
      <w:r w:rsidRPr="008C36F1">
        <w:t>.</w:t>
      </w:r>
    </w:p>
    <w:p w14:paraId="2E326745" w14:textId="4C642DA1" w:rsidR="008C36F1" w:rsidRPr="008C36F1" w:rsidRDefault="008C36F1" w:rsidP="008C36F1">
      <w:pPr>
        <w:pStyle w:val="EndNoteBibliography"/>
        <w:spacing w:after="360"/>
      </w:pPr>
      <w:r w:rsidRPr="008C36F1">
        <w:t xml:space="preserve">[16] Mould DR, Upton RN. Basic concepts in population modeling, simulation, and model-based drug development-part 2: introduction to pharmacokinetic modeling methods. CPT Pharmacometrics Syst Pharmacol. 2013;2:e38. </w:t>
      </w:r>
      <w:hyperlink r:id="rId26" w:history="1">
        <w:r w:rsidRPr="008C36F1">
          <w:rPr>
            <w:rStyle w:val="Hyperlink"/>
          </w:rPr>
          <w:t>http://doi.org/10.1038/psp.2013.14</w:t>
        </w:r>
      </w:hyperlink>
      <w:r w:rsidRPr="008C36F1">
        <w:t>.</w:t>
      </w:r>
    </w:p>
    <w:p w14:paraId="05A1F5EF" w14:textId="3C10DE8F" w:rsidR="008C36F1" w:rsidRPr="008C36F1" w:rsidRDefault="008C36F1" w:rsidP="008C36F1">
      <w:pPr>
        <w:pStyle w:val="EndNoteBibliography"/>
        <w:spacing w:after="360"/>
      </w:pPr>
      <w:r w:rsidRPr="008C36F1">
        <w:t xml:space="preserve">[17] Jonsson EN, Karlsson MO. Automated covariate model building within NONMEM. Pharm Res. 1998;15:1463-8. </w:t>
      </w:r>
      <w:hyperlink r:id="rId27" w:history="1">
        <w:r w:rsidRPr="008C36F1">
          <w:rPr>
            <w:rStyle w:val="Hyperlink"/>
          </w:rPr>
          <w:t>http://doi.org/10.1023/a:1011970125687</w:t>
        </w:r>
      </w:hyperlink>
      <w:r w:rsidRPr="008C36F1">
        <w:t>.</w:t>
      </w:r>
    </w:p>
    <w:p w14:paraId="205719D1" w14:textId="447E7A0A" w:rsidR="008C36F1" w:rsidRPr="008C36F1" w:rsidRDefault="008C36F1" w:rsidP="008C36F1">
      <w:pPr>
        <w:pStyle w:val="EndNoteBibliography"/>
        <w:spacing w:after="360"/>
      </w:pPr>
      <w:r w:rsidRPr="008C36F1">
        <w:lastRenderedPageBreak/>
        <w:t xml:space="preserve">[18] Boer P. Estimated lean body mass as an index for normalization of body fluid volumes in humans. Am J Physiol. 1984;247:F632-6. </w:t>
      </w:r>
      <w:hyperlink r:id="rId28" w:history="1">
        <w:r w:rsidRPr="008C36F1">
          <w:rPr>
            <w:rStyle w:val="Hyperlink"/>
          </w:rPr>
          <w:t>http://doi.org/10.1152/ajprenal.1984.247.4.F632</w:t>
        </w:r>
      </w:hyperlink>
      <w:r w:rsidRPr="008C36F1">
        <w:t>.</w:t>
      </w:r>
    </w:p>
    <w:p w14:paraId="7845321F" w14:textId="45C181A9" w:rsidR="008C36F1" w:rsidRPr="008C36F1" w:rsidRDefault="008C36F1" w:rsidP="008C36F1">
      <w:pPr>
        <w:pStyle w:val="EndNoteBibliography"/>
        <w:spacing w:after="360"/>
      </w:pPr>
      <w:r w:rsidRPr="008C36F1">
        <w:t xml:space="preserve">[19] Sharma A, Sahasrabudhe V, Musib L, Zhang S, Younis I, Kanodia J. Time to Rethink the Current Paradigm for Assessing Kidney Function in Drug Development and Beyond. Clin Pharmacol Ther. 2022;112:946-58. </w:t>
      </w:r>
      <w:hyperlink r:id="rId29" w:history="1">
        <w:r w:rsidRPr="008C36F1">
          <w:rPr>
            <w:rStyle w:val="Hyperlink"/>
          </w:rPr>
          <w:t>http://doi.org/10.1002/cpt.2489</w:t>
        </w:r>
      </w:hyperlink>
      <w:r w:rsidRPr="008C36F1">
        <w:t>.</w:t>
      </w:r>
    </w:p>
    <w:p w14:paraId="624F2DE0" w14:textId="77777777" w:rsidR="008C36F1" w:rsidRPr="008C36F1" w:rsidRDefault="008C36F1" w:rsidP="008C36F1">
      <w:pPr>
        <w:pStyle w:val="EndNoteBibliography"/>
        <w:spacing w:after="360"/>
      </w:pPr>
      <w:r w:rsidRPr="008C36F1">
        <w:t>[20] van Buuren S. Flexible Imputation of Missing Data, Second Edition. New York: CRC Press;  2018.</w:t>
      </w:r>
    </w:p>
    <w:p w14:paraId="72E4CD2A" w14:textId="77777777" w:rsidR="008C36F1" w:rsidRPr="008C36F1" w:rsidRDefault="008C36F1" w:rsidP="008C36F1">
      <w:pPr>
        <w:pStyle w:val="EndNoteBibliography"/>
        <w:spacing w:after="360"/>
      </w:pPr>
      <w:r w:rsidRPr="008C36F1">
        <w:t>[21] Hosmer DW, Lemeshow S, May S. Applied Survival Analysis: Regression Modeling of Time-to-Event Data, Second Edition. New Jersey: John Wiley &amp; Sons, Inc.;  2008.</w:t>
      </w:r>
    </w:p>
    <w:p w14:paraId="7B5B9CE2" w14:textId="21A21E43" w:rsidR="008C36F1" w:rsidRPr="008C36F1" w:rsidRDefault="008C36F1" w:rsidP="008C36F1">
      <w:pPr>
        <w:pStyle w:val="EndNoteBibliography"/>
        <w:spacing w:after="360"/>
      </w:pPr>
      <w:r w:rsidRPr="008C36F1">
        <w:t xml:space="preserve">[22] Committee for Medicinal Products for Human Use (CHMP) EMA. Guideline on the use of pharmacokinetics and pharmacodynamics in the development of antimicrobial medicinal products. United Kingdom: </w:t>
      </w:r>
      <w:r w:rsidRPr="008C36F1">
        <w:rPr>
          <w:i/>
        </w:rPr>
        <w:t>European Medicines Agency</w:t>
      </w:r>
      <w:r w:rsidRPr="008C36F1">
        <w:t xml:space="preserve">; 2016. Report No.: EMA/CHMP/594085/2015. </w:t>
      </w:r>
      <w:hyperlink r:id="rId30" w:history="1">
        <w:r w:rsidRPr="008C36F1">
          <w:rPr>
            <w:rStyle w:val="Hyperlink"/>
          </w:rPr>
          <w:t>https://www.tga.gov.au/sites/default/files/2024-08/guideline_on_the_use_of_pharmacokinetics_and_pharmacodynamics_in_the_development_of_antimicrobial_medicinal_products_.pdf</w:t>
        </w:r>
      </w:hyperlink>
    </w:p>
    <w:p w14:paraId="40796475" w14:textId="77777777" w:rsidR="008C36F1" w:rsidRPr="008C36F1" w:rsidRDefault="008C36F1" w:rsidP="008C36F1">
      <w:pPr>
        <w:pStyle w:val="EndNoteBibliography"/>
        <w:spacing w:after="360"/>
      </w:pPr>
      <w:r w:rsidRPr="008C36F1">
        <w:t>[23] Ramachandran KM, Tsokos CP. Chapter 5 - Statistical estimation. In: Ramachandran KM, Tsokos CP, editors. Mathematical Statistics with Applications in R (Third Edition). London: Academic Press; 2021. p. 179-251.</w:t>
      </w:r>
    </w:p>
    <w:p w14:paraId="5CEFC746" w14:textId="77777777" w:rsidR="008C36F1" w:rsidRPr="008C36F1" w:rsidRDefault="008C36F1" w:rsidP="008C36F1">
      <w:pPr>
        <w:pStyle w:val="EndNoteBibliography"/>
        <w:spacing w:after="360"/>
      </w:pPr>
      <w:r w:rsidRPr="008C36F1">
        <w:t>[24] Wickham H, Cetinkaya-Rundel M, Grolemund G. R for Data Science: Import, Tidy, Transform, Visualize, and Model Data. 2nd ed. California: O'Reilly Media;  2023.</w:t>
      </w:r>
    </w:p>
    <w:p w14:paraId="41B3CDA6" w14:textId="285A3DF4" w:rsidR="008C36F1" w:rsidRPr="008C36F1" w:rsidRDefault="008C36F1" w:rsidP="008C36F1">
      <w:pPr>
        <w:pStyle w:val="EndNoteBibliography"/>
        <w:spacing w:after="360"/>
      </w:pPr>
      <w:r w:rsidRPr="008C36F1">
        <w:t xml:space="preserve">[25] Keizer RJ, Karlsson MO, Hooker A. Modeling and Simulation Workbench for NONMEM: Tutorial on Pirana, PsN, and Xpose. CPT Pharmacometrics Syst Pharmacol. 2013;2:e50. </w:t>
      </w:r>
      <w:hyperlink r:id="rId31" w:history="1">
        <w:r w:rsidRPr="008C36F1">
          <w:rPr>
            <w:rStyle w:val="Hyperlink"/>
          </w:rPr>
          <w:t>http://doi.org/10.1038/psp.2013.24</w:t>
        </w:r>
      </w:hyperlink>
      <w:r w:rsidRPr="008C36F1">
        <w:t>.</w:t>
      </w:r>
    </w:p>
    <w:p w14:paraId="02DD5647" w14:textId="14DEB7A4" w:rsidR="008C36F1" w:rsidRPr="008C36F1" w:rsidRDefault="008C36F1" w:rsidP="008C36F1">
      <w:pPr>
        <w:pStyle w:val="EndNoteBibliography"/>
        <w:spacing w:after="360"/>
      </w:pPr>
      <w:r w:rsidRPr="008C36F1">
        <w:t xml:space="preserve">[26] Bergner R, Hoffmann M, Riedel KD, Mikus G, Henrich DM, Haefeli WE, et al. Fluconazole dosing in continuous veno-venous haemofiltration (CVVHF): need for a high daily dose of 800 mg. Nephrol Dial Transplant. 2006;21:1019-23. </w:t>
      </w:r>
      <w:hyperlink r:id="rId32" w:history="1">
        <w:r w:rsidRPr="008C36F1">
          <w:rPr>
            <w:rStyle w:val="Hyperlink"/>
          </w:rPr>
          <w:t>http://doi.org/10.1093/ndt/gfi284</w:t>
        </w:r>
      </w:hyperlink>
      <w:r w:rsidRPr="008C36F1">
        <w:t>.</w:t>
      </w:r>
    </w:p>
    <w:p w14:paraId="77FC94CD" w14:textId="7F487AFA" w:rsidR="008C36F1" w:rsidRPr="008C36F1" w:rsidRDefault="008C36F1" w:rsidP="008C36F1">
      <w:pPr>
        <w:pStyle w:val="EndNoteBibliography"/>
        <w:spacing w:after="360"/>
      </w:pPr>
      <w:r w:rsidRPr="008C36F1">
        <w:lastRenderedPageBreak/>
        <w:t xml:space="preserve">[27]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3" w:history="1">
        <w:r w:rsidRPr="008C36F1">
          <w:rPr>
            <w:rStyle w:val="Hyperlink"/>
          </w:rPr>
          <w:t>http://doi.org/10.1007/s001340000771</w:t>
        </w:r>
      </w:hyperlink>
      <w:r w:rsidRPr="008C36F1">
        <w:t>.</w:t>
      </w:r>
    </w:p>
    <w:p w14:paraId="6BC6351D" w14:textId="42D03E35" w:rsidR="008C36F1" w:rsidRPr="008C36F1" w:rsidRDefault="008C36F1" w:rsidP="008C36F1">
      <w:pPr>
        <w:pStyle w:val="EndNoteBibliography"/>
        <w:spacing w:after="360"/>
      </w:pPr>
      <w:r w:rsidRPr="008C36F1">
        <w:t xml:space="preserve">[28]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 </w:t>
      </w:r>
      <w:hyperlink r:id="rId34" w:history="1">
        <w:r w:rsidRPr="008C36F1">
          <w:rPr>
            <w:rStyle w:val="Hyperlink"/>
          </w:rPr>
          <w:t>http://doi.org/10.1186/s13054-015-0758-3</w:t>
        </w:r>
      </w:hyperlink>
      <w:r w:rsidRPr="008C36F1">
        <w:t>.</w:t>
      </w:r>
    </w:p>
    <w:p w14:paraId="1A4B5079" w14:textId="215871EC" w:rsidR="008C36F1" w:rsidRPr="008C36F1" w:rsidRDefault="008C36F1" w:rsidP="008C36F1">
      <w:pPr>
        <w:pStyle w:val="EndNoteBibliography"/>
        <w:spacing w:after="360"/>
      </w:pPr>
      <w:r w:rsidRPr="008C36F1">
        <w:t xml:space="preserve">[29] Van Daele R, Wauters J, Lagrou K, Denooz R, Hayette MP, Gijsen M, et al. Pharmacokinetic Variability and Target Attainment of Fluconazole in Critically Ill Patients. Microorganisms. 2021;9. </w:t>
      </w:r>
      <w:hyperlink r:id="rId35" w:history="1">
        <w:r w:rsidRPr="008C36F1">
          <w:rPr>
            <w:rStyle w:val="Hyperlink"/>
          </w:rPr>
          <w:t>http://doi.org/10.3390/microorganisms9102068</w:t>
        </w:r>
      </w:hyperlink>
      <w:r w:rsidRPr="008C36F1">
        <w:t>.</w:t>
      </w:r>
    </w:p>
    <w:p w14:paraId="2C2F244D" w14:textId="326E24D4" w:rsidR="008C36F1" w:rsidRPr="008C36F1" w:rsidRDefault="008C36F1" w:rsidP="008C36F1">
      <w:pPr>
        <w:pStyle w:val="EndNoteBibliography"/>
        <w:spacing w:after="360"/>
      </w:pPr>
      <w:r w:rsidRPr="008C36F1">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6" w:history="1">
        <w:r w:rsidRPr="008C36F1">
          <w:rPr>
            <w:rStyle w:val="Hyperlink"/>
          </w:rPr>
          <w:t>http://doi.org/10.1016/j.jclinepi.2020.03.026</w:t>
        </w:r>
      </w:hyperlink>
      <w:r w:rsidRPr="008C36F1">
        <w:t>.</w:t>
      </w:r>
    </w:p>
    <w:p w14:paraId="1EDDE842" w14:textId="454747D0" w:rsidR="008C36F1" w:rsidRPr="008C36F1" w:rsidRDefault="008C36F1" w:rsidP="008C36F1">
      <w:pPr>
        <w:pStyle w:val="EndNoteBibliography"/>
        <w:spacing w:after="360"/>
      </w:pPr>
      <w:r w:rsidRPr="008C36F1">
        <w:t xml:space="preserve">[31] Tierney JF, Vale C, Riley R, Smith CT, Stewart L, Clarke M, et al. Individual Participant Data (IPD) Meta-analyses of Randomised Controlled Trials: Guidance on Their Use. PLoS Med. 2015;12:e1001855. </w:t>
      </w:r>
      <w:hyperlink r:id="rId37" w:history="1">
        <w:r w:rsidRPr="008C36F1">
          <w:rPr>
            <w:rStyle w:val="Hyperlink"/>
          </w:rPr>
          <w:t>http://doi.org/10.1371/journal.pmed.1001855</w:t>
        </w:r>
      </w:hyperlink>
      <w:r w:rsidRPr="008C36F1">
        <w:t>.</w:t>
      </w:r>
    </w:p>
    <w:p w14:paraId="292E7B4F" w14:textId="515B857E" w:rsidR="008C36F1" w:rsidRPr="008C36F1" w:rsidRDefault="008C36F1" w:rsidP="008C36F1">
      <w:pPr>
        <w:pStyle w:val="EndNoteBibliography"/>
        <w:spacing w:after="360"/>
      </w:pPr>
      <w:r w:rsidRPr="008C36F1">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8" w:history="1">
        <w:r w:rsidRPr="008C36F1">
          <w:rPr>
            <w:rStyle w:val="Hyperlink"/>
          </w:rPr>
          <w:t>http://doi.org/10.1128/aac.00424-11</w:t>
        </w:r>
      </w:hyperlink>
      <w:r w:rsidRPr="008C36F1">
        <w:t>.</w:t>
      </w:r>
    </w:p>
    <w:p w14:paraId="6602A0EF" w14:textId="6BE42053" w:rsidR="008C36F1" w:rsidRPr="00FF52C3" w:rsidRDefault="008C36F1" w:rsidP="008C36F1">
      <w:pPr>
        <w:pStyle w:val="EndNoteBibliography"/>
        <w:spacing w:after="360"/>
        <w:rPr>
          <w:lang w:val="nl-BE"/>
          <w:rPrChange w:id="50" w:author="My Luong Vuong" w:date="2025-01-30T17:06:00Z">
            <w:rPr/>
          </w:rPrChange>
        </w:rPr>
      </w:pPr>
      <w:r w:rsidRPr="008C36F1">
        <w:t xml:space="preserve">[33] Aoyama T, Hirata K, Hirata R, Yamazaki H, Yamamoto Y, Hayashi H, et al. Population pharmacokinetics of fluconazole after administration of fosfluconazole and fluconazole in critically ill patients. </w:t>
      </w:r>
      <w:r w:rsidRPr="00FF52C3">
        <w:rPr>
          <w:lang w:val="nl-BE"/>
          <w:rPrChange w:id="51" w:author="My Luong Vuong" w:date="2025-01-30T17:06:00Z">
            <w:rPr/>
          </w:rPrChange>
        </w:rPr>
        <w:t xml:space="preserve">J Clin Pharm Ther. 2012;37:356-63. </w:t>
      </w:r>
      <w:r w:rsidR="00443BC0">
        <w:fldChar w:fldCharType="begin"/>
      </w:r>
      <w:r w:rsidR="00443BC0" w:rsidRPr="00FF52C3">
        <w:rPr>
          <w:lang w:val="nl-BE"/>
          <w:rPrChange w:id="52" w:author="My Luong Vuong" w:date="2025-01-30T17:06:00Z">
            <w:rPr/>
          </w:rPrChange>
        </w:rPr>
        <w:instrText>HYPERLINK "http://doi.org/10.1111/j.1365-2710.2011.01297.x"</w:instrText>
      </w:r>
      <w:r w:rsidR="00443BC0">
        <w:fldChar w:fldCharType="separate"/>
      </w:r>
      <w:r w:rsidRPr="00FF52C3">
        <w:rPr>
          <w:rStyle w:val="Hyperlink"/>
          <w:lang w:val="nl-BE"/>
          <w:rPrChange w:id="53" w:author="My Luong Vuong" w:date="2025-01-30T17:06:00Z">
            <w:rPr>
              <w:rStyle w:val="Hyperlink"/>
            </w:rPr>
          </w:rPrChange>
        </w:rPr>
        <w:t>http://doi.org/10.1111/j.1365-2710.2011.01297.x</w:t>
      </w:r>
      <w:r w:rsidR="00443BC0">
        <w:rPr>
          <w:rStyle w:val="Hyperlink"/>
        </w:rPr>
        <w:fldChar w:fldCharType="end"/>
      </w:r>
      <w:r w:rsidRPr="00FF52C3">
        <w:rPr>
          <w:lang w:val="nl-BE"/>
          <w:rPrChange w:id="54" w:author="My Luong Vuong" w:date="2025-01-30T17:06:00Z">
            <w:rPr/>
          </w:rPrChange>
        </w:rPr>
        <w:t>.</w:t>
      </w:r>
    </w:p>
    <w:p w14:paraId="5BC3B1C8" w14:textId="299AFA76" w:rsidR="008C36F1" w:rsidRPr="008C36F1" w:rsidRDefault="008C36F1" w:rsidP="008C36F1">
      <w:pPr>
        <w:pStyle w:val="EndNoteBibliography"/>
        <w:spacing w:after="360"/>
      </w:pPr>
      <w:r w:rsidRPr="00FF52C3">
        <w:rPr>
          <w:lang w:val="nl-BE"/>
          <w:rPrChange w:id="55" w:author="My Luong Vuong" w:date="2025-01-30T17:06:00Z">
            <w:rPr/>
          </w:rPrChange>
        </w:rPr>
        <w:lastRenderedPageBreak/>
        <w:t xml:space="preserve">[34] Chen L, van Rhee KP, Wasmann RE, Krekels EHJ, Wiezer MJ, van Dongen EPA, et al. </w:t>
      </w:r>
      <w:r w:rsidRPr="008C36F1">
        <w:t xml:space="preserve">Total bodyweight and sex both drive pharmacokinetic variability of fluconazole in obese adults. J Antimicrob Chemother. 2022;77:2217-26. </w:t>
      </w:r>
      <w:hyperlink r:id="rId39" w:history="1">
        <w:r w:rsidRPr="008C36F1">
          <w:rPr>
            <w:rStyle w:val="Hyperlink"/>
          </w:rPr>
          <w:t>http://doi.org/10.1093/jac/dkac160</w:t>
        </w:r>
      </w:hyperlink>
      <w:r w:rsidRPr="008C36F1">
        <w:t>.</w:t>
      </w:r>
    </w:p>
    <w:p w14:paraId="619DEECD" w14:textId="76D1639B" w:rsidR="008C36F1" w:rsidRPr="008C36F1" w:rsidRDefault="008C36F1" w:rsidP="008C36F1">
      <w:pPr>
        <w:pStyle w:val="EndNoteBibliography"/>
        <w:spacing w:after="360"/>
      </w:pPr>
      <w:r w:rsidRPr="008C36F1">
        <w:t xml:space="preserve">[35] Huang C-Y, Güiza F, De Vlieger G, Meyfroidt G. Daily fluctuations in kidney function in critically ill adults. Critical Care. 2022;26:347. </w:t>
      </w:r>
      <w:hyperlink r:id="rId40" w:history="1">
        <w:r w:rsidRPr="008C36F1">
          <w:rPr>
            <w:rStyle w:val="Hyperlink"/>
          </w:rPr>
          <w:t>http://doi.org/10.1186/s13054-022-04226-3</w:t>
        </w:r>
      </w:hyperlink>
      <w:r w:rsidRPr="008C36F1">
        <w:t>.</w:t>
      </w:r>
    </w:p>
    <w:p w14:paraId="67CE6A9E" w14:textId="5349C5B5" w:rsidR="008C36F1" w:rsidRPr="008C36F1" w:rsidRDefault="008C36F1" w:rsidP="008C36F1">
      <w:pPr>
        <w:pStyle w:val="EndNoteBibliography"/>
        <w:spacing w:after="360"/>
      </w:pPr>
      <w:r w:rsidRPr="008C36F1">
        <w:t xml:space="preserve">[36] Johansson Å M, Karlsson MO. Comparison of methods for handling missing covariate data. Aaps j. 2013;15:1232-41. </w:t>
      </w:r>
      <w:hyperlink r:id="rId41" w:history="1">
        <w:r w:rsidRPr="008C36F1">
          <w:rPr>
            <w:rStyle w:val="Hyperlink"/>
          </w:rPr>
          <w:t>http://doi.org/10.1208/s12248-013-9526-y</w:t>
        </w:r>
      </w:hyperlink>
      <w:r w:rsidRPr="008C36F1">
        <w:t>.</w:t>
      </w:r>
    </w:p>
    <w:p w14:paraId="310B88D6" w14:textId="199D4C0A" w:rsidR="008C36F1" w:rsidRPr="008C36F1" w:rsidRDefault="008C36F1" w:rsidP="008C36F1">
      <w:pPr>
        <w:pStyle w:val="EndNoteBibliography"/>
        <w:spacing w:after="360"/>
      </w:pPr>
      <w:r w:rsidRPr="008C36F1">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42" w:history="1">
        <w:r w:rsidRPr="008C36F1">
          <w:rPr>
            <w:rStyle w:val="Hyperlink"/>
          </w:rPr>
          <w:t>http://doi.org/10.1128/aac.02019-20</w:t>
        </w:r>
      </w:hyperlink>
      <w:r w:rsidRPr="008C36F1">
        <w:t>.</w:t>
      </w:r>
    </w:p>
    <w:p w14:paraId="69A2728E" w14:textId="13827F22" w:rsidR="008C36F1" w:rsidRPr="008C36F1" w:rsidRDefault="008C36F1" w:rsidP="008C36F1">
      <w:pPr>
        <w:pStyle w:val="EndNoteBibliography"/>
        <w:spacing w:after="360"/>
      </w:pPr>
      <w:r w:rsidRPr="008C36F1">
        <w:t xml:space="preserve">[38] Darnis S, Fareau N, Corallo CE, Poole S, Dooley MJ, Cheng AC. Estimation of body weight in hospitalized patients. QJM: An International Journal of Medicine. 2012;105:769-74. </w:t>
      </w:r>
      <w:hyperlink r:id="rId43" w:history="1">
        <w:r w:rsidRPr="008C36F1">
          <w:rPr>
            <w:rStyle w:val="Hyperlink"/>
          </w:rPr>
          <w:t>http://doi.org/10.1093/qjmed/hcs060</w:t>
        </w:r>
      </w:hyperlink>
      <w:r w:rsidRPr="008C36F1">
        <w:t>.</w:t>
      </w:r>
    </w:p>
    <w:p w14:paraId="6B8B10F1" w14:textId="0B3D0A5F" w:rsidR="008C36F1" w:rsidRPr="008C36F1" w:rsidRDefault="008C36F1" w:rsidP="008C36F1">
      <w:pPr>
        <w:pStyle w:val="EndNoteBibliography"/>
        <w:spacing w:after="360"/>
      </w:pPr>
      <w:r w:rsidRPr="008C36F1">
        <w:t xml:space="preserve">[39] van Wijk RC, Imperial MZ, Savic RM, Solans BP. Pharmacokinetic analysis across studies to drive knowledge-integration: A tutorial on individual patient data meta-analysis (IPDMA). CPT Pharmacometrics Syst Pharmacol. 2023;12:1187-200. </w:t>
      </w:r>
      <w:hyperlink r:id="rId44" w:history="1">
        <w:r w:rsidRPr="008C36F1">
          <w:rPr>
            <w:rStyle w:val="Hyperlink"/>
          </w:rPr>
          <w:t>http://doi.org/10.1002/psp4.13002</w:t>
        </w:r>
      </w:hyperlink>
      <w:r w:rsidRPr="008C36F1">
        <w:t>.</w:t>
      </w:r>
    </w:p>
    <w:p w14:paraId="1CAA5F78" w14:textId="66F94839" w:rsidR="00EE5777" w:rsidRPr="00E03B11" w:rsidRDefault="008C36F1" w:rsidP="00F0150A">
      <w:pPr>
        <w:pStyle w:val="EndNoteBibliography"/>
      </w:pPr>
      <w:r w:rsidRPr="008C36F1">
        <w:t xml:space="preserve">[40] Li L, Li X, Xia Y, Chu Y, Zhong H, Li J, et al. Recommendation of Antimicrobial Dosing Optimization During Continuous Renal Replacement Therapy. Front Pharmacol. 2020;11:786. </w:t>
      </w:r>
      <w:hyperlink r:id="rId45" w:history="1">
        <w:r w:rsidRPr="008C36F1">
          <w:rPr>
            <w:rStyle w:val="Hyperlink"/>
          </w:rPr>
          <w:t>http://doi.org/10.3389/fphar.2020.00786</w:t>
        </w:r>
      </w:hyperlink>
      <w:r w:rsidRPr="008C36F1">
        <w:t>.</w:t>
      </w:r>
      <w:r w:rsidR="00221AE5" w:rsidRPr="00E03B11">
        <w:fldChar w:fldCharType="end"/>
      </w:r>
      <w:bookmarkEnd w:id="34"/>
    </w:p>
    <w:p w14:paraId="2AFC7A25" w14:textId="77777777" w:rsidR="00FF47EE" w:rsidRPr="00E03B11" w:rsidRDefault="00FF47EE" w:rsidP="00E010BB">
      <w:pPr>
        <w:sectPr w:rsidR="00FF47EE" w:rsidRPr="00E03B11" w:rsidSect="00B61627">
          <w:footerReference w:type="default" r:id="rId46"/>
          <w:type w:val="continuous"/>
          <w:pgSz w:w="11906" w:h="16838" w:code="9"/>
          <w:pgMar w:top="1440" w:right="1440" w:bottom="1440" w:left="1440" w:header="720" w:footer="720" w:gutter="0"/>
          <w:lnNumType w:countBy="1" w:restart="continuous"/>
          <w:cols w:space="720"/>
          <w:titlePg/>
          <w:docGrid w:linePitch="360"/>
        </w:sectPr>
      </w:pPr>
    </w:p>
    <w:p w14:paraId="4D922171" w14:textId="26D8D3EE" w:rsidR="00AB1B25" w:rsidRDefault="00AB1B25" w:rsidP="00CE3795">
      <w:pPr>
        <w:pStyle w:val="Heading1"/>
      </w:pPr>
      <w:r>
        <w:lastRenderedPageBreak/>
        <w:t>Tables</w:t>
      </w:r>
    </w:p>
    <w:p w14:paraId="140239CA" w14:textId="3A96FDC4" w:rsidR="00E6620C" w:rsidRPr="00E03B11" w:rsidRDefault="00F73945" w:rsidP="000E0961">
      <w:pPr>
        <w:pStyle w:val="Tableheader"/>
      </w:pPr>
      <w:r w:rsidRPr="00E03B11">
        <w:t xml:space="preserve">Table 1. </w:t>
      </w:r>
      <w:r w:rsidRPr="000E0961">
        <w:rPr>
          <w:b w:val="0"/>
          <w:bCs w:val="0"/>
        </w:rPr>
        <w:t>Patient characteristics</w:t>
      </w:r>
    </w:p>
    <w:tbl>
      <w:tblPr>
        <w:tblW w:w="14911" w:type="dxa"/>
        <w:shd w:val="clear" w:color="auto" w:fill="FFFFFF"/>
        <w:tblLayout w:type="fixed"/>
        <w:tblCellMar>
          <w:left w:w="0" w:type="dxa"/>
          <w:right w:w="0" w:type="dxa"/>
        </w:tblCellMar>
        <w:tblLook w:val="04A0" w:firstRow="1" w:lastRow="0" w:firstColumn="1" w:lastColumn="0" w:noHBand="0" w:noVBand="1"/>
      </w:tblPr>
      <w:tblGrid>
        <w:gridCol w:w="2778"/>
        <w:gridCol w:w="1304"/>
        <w:gridCol w:w="1304"/>
        <w:gridCol w:w="1304"/>
        <w:gridCol w:w="1304"/>
        <w:gridCol w:w="1474"/>
        <w:gridCol w:w="1531"/>
        <w:gridCol w:w="1304"/>
        <w:gridCol w:w="1304"/>
        <w:gridCol w:w="1304"/>
      </w:tblGrid>
      <w:tr w:rsidR="00170AFA" w:rsidRPr="00170AFA" w14:paraId="64DDEA28" w14:textId="77777777" w:rsidTr="00170AFA">
        <w:trPr>
          <w:trHeight w:val="20"/>
          <w:tblHeader/>
        </w:trPr>
        <w:tc>
          <w:tcPr>
            <w:tcW w:w="2778"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170AFA" w:rsidRDefault="006C6091" w:rsidP="00EB0BF6">
            <w:pPr>
              <w:pStyle w:val="Tabletext"/>
              <w:rPr>
                <w:b/>
                <w:bCs/>
              </w:rPr>
            </w:pPr>
            <w:r w:rsidRPr="00170AFA">
              <w:rPr>
                <w:b/>
                <w:bCs/>
              </w:rPr>
              <w:t>Parameter</w:t>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9F23721" w14:textId="77777777" w:rsidR="00170AFA" w:rsidRPr="00170AFA" w:rsidRDefault="00B10629" w:rsidP="00EB0BF6">
            <w:pPr>
              <w:pStyle w:val="Tabletext"/>
              <w:rPr>
                <w:b/>
                <w:bCs/>
              </w:rPr>
            </w:pPr>
            <w:r w:rsidRPr="00170AFA">
              <w:rPr>
                <w:b/>
                <w:bCs/>
              </w:rPr>
              <w:t>Van Daele</w:t>
            </w:r>
          </w:p>
          <w:p w14:paraId="53C3BEDC" w14:textId="77777777" w:rsidR="00170AFA" w:rsidRPr="00170AFA" w:rsidRDefault="00B10629" w:rsidP="00EB0BF6">
            <w:pPr>
              <w:pStyle w:val="Tabletext"/>
              <w:rPr>
                <w:b/>
                <w:bCs/>
              </w:rPr>
            </w:pPr>
            <w:r w:rsidRPr="00170AFA">
              <w:rPr>
                <w:b/>
                <w:bCs/>
              </w:rPr>
              <w:t>et al</w:t>
            </w:r>
            <w:r w:rsidR="00EB0BF6" w:rsidRPr="00170AFA">
              <w:rPr>
                <w:b/>
                <w:bCs/>
              </w:rPr>
              <w:t>.</w:t>
            </w:r>
          </w:p>
          <w:p w14:paraId="60F7E08D" w14:textId="1D4A7DA5"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39)</w:t>
            </w:r>
            <w:r w:rsidR="0012034A" w:rsidRPr="00170AFA">
              <w:rPr>
                <w:b/>
                <w:bCs/>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86B39">
              <w:rPr>
                <w:b/>
                <w:bCs/>
              </w:rPr>
              <w:instrText xml:space="preserve"> ADDIN EN.CITE </w:instrText>
            </w:r>
            <w:r w:rsidR="00C86B39">
              <w:rPr>
                <w:b/>
                <w:bCs/>
              </w:rPr>
              <w:fldChar w:fldCharType="begin">
                <w:fldData xml:space="preserve">PEVuZE5vdGU+PENpdGU+PEF1dGhvcj5WYW4gRGFlbGU8L0F1dGhvcj48WWVhcj4yMDIxPC9ZZWFy
PjxSZWNOdW0+NjwvUmVjTnVtPjxEaXNwbGF5VGV4dD7CoFsyOV08L0Rpc3BsYXlUZXh0PjxyZWNv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C86B39">
              <w:rPr>
                <w:b/>
                <w:bCs/>
              </w:rPr>
              <w:instrText xml:space="preserve"> ADDIN EN.CITE.DATA </w:instrText>
            </w:r>
            <w:r w:rsidR="00C86B39">
              <w:rPr>
                <w:b/>
                <w:bCs/>
              </w:rPr>
            </w:r>
            <w:r w:rsidR="00C86B39">
              <w:rPr>
                <w:b/>
                <w:bCs/>
              </w:rPr>
              <w:fldChar w:fldCharType="end"/>
            </w:r>
            <w:r w:rsidR="0012034A" w:rsidRPr="00170AFA">
              <w:rPr>
                <w:b/>
                <w:bCs/>
              </w:rPr>
            </w:r>
            <w:r w:rsidR="0012034A" w:rsidRPr="00170AFA">
              <w:rPr>
                <w:b/>
                <w:bCs/>
              </w:rPr>
              <w:fldChar w:fldCharType="separate"/>
            </w:r>
            <w:r w:rsidR="00C86B39">
              <w:rPr>
                <w:b/>
                <w:bCs/>
                <w:noProof/>
              </w:rPr>
              <w:t> [29]</w:t>
            </w:r>
            <w:r w:rsidR="0012034A"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B21C6AD" w14:textId="77777777" w:rsidR="00170AFA" w:rsidRPr="00170AFA" w:rsidRDefault="00B10629" w:rsidP="00EB0BF6">
            <w:pPr>
              <w:pStyle w:val="Tabletext"/>
              <w:rPr>
                <w:b/>
                <w:bCs/>
              </w:rPr>
            </w:pPr>
            <w:r w:rsidRPr="00170AFA">
              <w:rPr>
                <w:b/>
                <w:bCs/>
              </w:rPr>
              <w:t>Muilwijk</w:t>
            </w:r>
          </w:p>
          <w:p w14:paraId="6213FD1A" w14:textId="54CD82DA" w:rsidR="00EB0BF6" w:rsidRPr="00170AFA" w:rsidRDefault="00B10629" w:rsidP="00EB0BF6">
            <w:pPr>
              <w:pStyle w:val="Tabletext"/>
              <w:rPr>
                <w:b/>
                <w:bCs/>
              </w:rPr>
            </w:pPr>
            <w:r w:rsidRPr="00170AFA">
              <w:rPr>
                <w:b/>
                <w:bCs/>
              </w:rPr>
              <w:t>et al.</w:t>
            </w:r>
          </w:p>
          <w:p w14:paraId="206E5897" w14:textId="5AFF1C57"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19)</w:t>
            </w:r>
            <w:r w:rsidR="00045E2C" w:rsidRPr="00170AFA">
              <w:rPr>
                <w:b/>
                <w:bCs/>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C86B39">
              <w:rPr>
                <w:b/>
                <w:bCs/>
              </w:rPr>
              <w:instrText xml:space="preserve"> ADDIN EN.CITE </w:instrText>
            </w:r>
            <w:r w:rsidR="00C86B39">
              <w:rPr>
                <w:b/>
                <w:bCs/>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C86B39">
              <w:rPr>
                <w:b/>
                <w:bCs/>
              </w:rPr>
              <w:instrText xml:space="preserve"> ADDIN EN.CITE.DATA </w:instrText>
            </w:r>
            <w:r w:rsidR="00C86B39">
              <w:rPr>
                <w:b/>
                <w:bCs/>
              </w:rPr>
            </w:r>
            <w:r w:rsidR="00C86B39">
              <w:rPr>
                <w:b/>
                <w:bCs/>
              </w:rPr>
              <w:fldChar w:fldCharType="end"/>
            </w:r>
            <w:r w:rsidR="00045E2C" w:rsidRPr="00170AFA">
              <w:rPr>
                <w:b/>
                <w:bCs/>
              </w:rPr>
            </w:r>
            <w:r w:rsidR="00045E2C" w:rsidRPr="00170AFA">
              <w:rPr>
                <w:b/>
                <w:bCs/>
              </w:rPr>
              <w:fldChar w:fldCharType="separate"/>
            </w:r>
            <w:r w:rsidR="00C86B39">
              <w:rPr>
                <w:b/>
                <w:bCs/>
                <w:noProof/>
              </w:rPr>
              <w:t> [14]</w:t>
            </w:r>
            <w:r w:rsidR="00045E2C"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BE7F374" w14:textId="77777777" w:rsidR="00170AFA" w:rsidRPr="00170AFA" w:rsidRDefault="00B10629" w:rsidP="00EB0BF6">
            <w:pPr>
              <w:pStyle w:val="Tabletext"/>
              <w:rPr>
                <w:b/>
                <w:bCs/>
              </w:rPr>
            </w:pPr>
            <w:r w:rsidRPr="00170AFA">
              <w:rPr>
                <w:b/>
                <w:bCs/>
              </w:rPr>
              <w:t>Bergner</w:t>
            </w:r>
          </w:p>
          <w:p w14:paraId="2BEECAF5" w14:textId="022260CB" w:rsidR="00EB0BF6" w:rsidRPr="00170AFA" w:rsidRDefault="00B10629" w:rsidP="00EB0BF6">
            <w:pPr>
              <w:pStyle w:val="Tabletext"/>
              <w:rPr>
                <w:b/>
                <w:bCs/>
              </w:rPr>
            </w:pPr>
            <w:r w:rsidRPr="00170AFA">
              <w:rPr>
                <w:b/>
                <w:bCs/>
              </w:rPr>
              <w:t>et al.</w:t>
            </w:r>
          </w:p>
          <w:p w14:paraId="44496AC1" w14:textId="2988AC03" w:rsidR="00B10629" w:rsidRPr="00170AFA" w:rsidRDefault="00B10629" w:rsidP="00EB0BF6">
            <w:pPr>
              <w:pStyle w:val="Tabletext"/>
              <w:rPr>
                <w:b/>
                <w:bCs/>
              </w:rPr>
            </w:pPr>
            <w:r w:rsidRPr="00170AFA">
              <w:rPr>
                <w:b/>
                <w:bCs/>
              </w:rPr>
              <w:t>(</w:t>
            </w:r>
            <w:r w:rsidR="00AF2B61" w:rsidRPr="00170AFA">
              <w:rPr>
                <w:b/>
                <w:bCs/>
              </w:rPr>
              <w:t>n</w:t>
            </w:r>
            <w:r w:rsidR="00C54898" w:rsidRPr="00170AFA">
              <w:rPr>
                <w:b/>
                <w:bCs/>
              </w:rPr>
              <w:t> </w:t>
            </w:r>
            <w:r w:rsidRPr="00170AFA">
              <w:rPr>
                <w:b/>
                <w:bCs/>
              </w:rPr>
              <w:t>=</w:t>
            </w:r>
            <w:r w:rsidR="00C54898" w:rsidRPr="00170AFA">
              <w:rPr>
                <w:b/>
                <w:bCs/>
              </w:rPr>
              <w:t> </w:t>
            </w:r>
            <w:r w:rsidRPr="00170AFA">
              <w:rPr>
                <w:b/>
                <w:bCs/>
              </w:rPr>
              <w:t>5)</w:t>
            </w:r>
            <w:r w:rsidR="00045E2C" w:rsidRPr="00170AFA">
              <w:rPr>
                <w:b/>
                <w:bCs/>
              </w:rPr>
              <w:fldChar w:fldCharType="begin"/>
            </w:r>
            <w:r w:rsidR="00C86B39">
              <w:rPr>
                <w:b/>
                <w:bCs/>
              </w:rPr>
              <w:instrText xml:space="preserve"> ADDIN EN.CITE &lt;EndNote&gt;&lt;Cite&gt;&lt;Author&gt;Bergner&lt;/Author&gt;&lt;Year&gt;2006&lt;/Year&gt;&lt;RecNum&gt;21&lt;/RecNum&gt;&lt;DisplayText&gt; [26]&lt;/DisplayText&gt;&lt;record&gt;&lt;rec-number&gt;21&lt;/rec-number&gt;&lt;foreign-keys&gt;&lt;key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170AFA">
              <w:rPr>
                <w:b/>
                <w:bCs/>
              </w:rPr>
              <w:fldChar w:fldCharType="separate"/>
            </w:r>
            <w:r w:rsidR="00C86B39">
              <w:rPr>
                <w:b/>
                <w:bCs/>
                <w:noProof/>
              </w:rPr>
              <w:t> [26]</w:t>
            </w:r>
            <w:r w:rsidR="00045E2C"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6BA082E" w14:textId="77777777" w:rsidR="00170AFA" w:rsidRPr="00170AFA" w:rsidRDefault="00B10629" w:rsidP="00EB0BF6">
            <w:pPr>
              <w:pStyle w:val="Tabletext"/>
              <w:rPr>
                <w:b/>
                <w:bCs/>
              </w:rPr>
            </w:pPr>
            <w:r w:rsidRPr="00170AFA">
              <w:rPr>
                <w:b/>
                <w:bCs/>
              </w:rPr>
              <w:t>Buijk</w:t>
            </w:r>
          </w:p>
          <w:p w14:paraId="08BEF40E" w14:textId="4DC12BCC" w:rsidR="00EB0BF6" w:rsidRPr="00170AFA" w:rsidRDefault="00B10629" w:rsidP="00EB0BF6">
            <w:pPr>
              <w:pStyle w:val="Tabletext"/>
              <w:rPr>
                <w:b/>
                <w:bCs/>
              </w:rPr>
            </w:pPr>
            <w:r w:rsidRPr="00170AFA">
              <w:rPr>
                <w:b/>
                <w:bCs/>
              </w:rPr>
              <w:t>et al.</w:t>
            </w:r>
          </w:p>
          <w:p w14:paraId="4F91360B" w14:textId="46E4BFDC" w:rsidR="00B10629" w:rsidRPr="00170AFA" w:rsidRDefault="00B10629" w:rsidP="00EB0BF6">
            <w:pPr>
              <w:pStyle w:val="Tabletext"/>
              <w:rPr>
                <w:b/>
                <w:bCs/>
              </w:rPr>
            </w:pPr>
            <w:r w:rsidRPr="00170AFA">
              <w:rPr>
                <w:b/>
                <w:bCs/>
              </w:rPr>
              <w:t>(</w:t>
            </w:r>
            <w:r w:rsidR="00AF2B61" w:rsidRPr="00170AFA">
              <w:rPr>
                <w:b/>
                <w:bCs/>
              </w:rPr>
              <w:t>n</w:t>
            </w:r>
            <w:r w:rsidR="005D704D" w:rsidRPr="00170AFA">
              <w:rPr>
                <w:b/>
                <w:bCs/>
              </w:rPr>
              <w:t xml:space="preserve"> </w:t>
            </w:r>
            <w:r w:rsidRPr="00170AFA">
              <w:rPr>
                <w:b/>
                <w:bCs/>
              </w:rPr>
              <w:t>=</w:t>
            </w:r>
            <w:r w:rsidR="005D704D" w:rsidRPr="00170AFA">
              <w:rPr>
                <w:b/>
                <w:bCs/>
              </w:rPr>
              <w:t xml:space="preserve"> </w:t>
            </w:r>
            <w:r w:rsidRPr="00170AFA">
              <w:rPr>
                <w:b/>
                <w:bCs/>
              </w:rPr>
              <w:t>5)</w:t>
            </w:r>
            <w:r w:rsidR="00427372" w:rsidRPr="00170AFA">
              <w:rPr>
                <w:b/>
                <w:bCs/>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86B39">
              <w:rPr>
                <w:b/>
                <w:bCs/>
              </w:rPr>
              <w:instrText xml:space="preserve"> ADDIN EN.CITE </w:instrText>
            </w:r>
            <w:r w:rsidR="00C86B39">
              <w:rPr>
                <w:b/>
                <w:bCs/>
              </w:rPr>
              <w:fldChar w:fldCharType="begin">
                <w:fldData xml:space="preserve">PEVuZE5vdGU+PENpdGU+PEF1dGhvcj5CdWlqazwvQXV0aG9yPjxZZWFyPjIwMDE8L1llYXI+PFJl
Y051bT4yMjwvUmVjTnVtPjxEaXNwbGF5VGV4dD7CoFsyN108L0Rpc3BsYXlUZXh0PjxyZWNvcmQ+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C86B39">
              <w:rPr>
                <w:b/>
                <w:bCs/>
              </w:rPr>
              <w:instrText xml:space="preserve"> ADDIN EN.CITE.DATA </w:instrText>
            </w:r>
            <w:r w:rsidR="00C86B39">
              <w:rPr>
                <w:b/>
                <w:bCs/>
              </w:rPr>
            </w:r>
            <w:r w:rsidR="00C86B39">
              <w:rPr>
                <w:b/>
                <w:bCs/>
              </w:rPr>
              <w:fldChar w:fldCharType="end"/>
            </w:r>
            <w:r w:rsidR="00427372" w:rsidRPr="00170AFA">
              <w:rPr>
                <w:b/>
                <w:bCs/>
              </w:rPr>
            </w:r>
            <w:r w:rsidR="00427372" w:rsidRPr="00170AFA">
              <w:rPr>
                <w:b/>
                <w:bCs/>
              </w:rPr>
              <w:fldChar w:fldCharType="separate"/>
            </w:r>
            <w:r w:rsidR="00C86B39">
              <w:rPr>
                <w:b/>
                <w:bCs/>
                <w:noProof/>
              </w:rPr>
              <w:t> [27]</w:t>
            </w:r>
            <w:r w:rsidR="00427372" w:rsidRPr="00170AFA">
              <w:rPr>
                <w:b/>
                <w:bCs/>
              </w:rPr>
              <w:fldChar w:fldCharType="end"/>
            </w:r>
          </w:p>
        </w:tc>
        <w:tc>
          <w:tcPr>
            <w:tcW w:w="147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09EB2D8" w14:textId="77777777" w:rsidR="00170AFA" w:rsidRPr="00170AFA" w:rsidRDefault="00B10629" w:rsidP="00EB0BF6">
            <w:pPr>
              <w:pStyle w:val="Tabletext"/>
              <w:rPr>
                <w:b/>
                <w:bCs/>
              </w:rPr>
            </w:pPr>
            <w:r w:rsidRPr="00170AFA">
              <w:rPr>
                <w:b/>
                <w:bCs/>
              </w:rPr>
              <w:t>Sandaradura</w:t>
            </w:r>
          </w:p>
          <w:p w14:paraId="59B5C746" w14:textId="721C3EB6" w:rsidR="00EB0BF6" w:rsidRPr="00170AFA" w:rsidRDefault="00B10629" w:rsidP="00EB0BF6">
            <w:pPr>
              <w:pStyle w:val="Tabletext"/>
              <w:rPr>
                <w:b/>
                <w:bCs/>
              </w:rPr>
            </w:pPr>
            <w:r w:rsidRPr="00170AFA">
              <w:rPr>
                <w:b/>
                <w:bCs/>
              </w:rPr>
              <w:t>et al.</w:t>
            </w:r>
          </w:p>
          <w:p w14:paraId="10D32C39" w14:textId="30D5CFCE" w:rsidR="00B10629" w:rsidRPr="00170AFA" w:rsidRDefault="00B10629" w:rsidP="00EB0BF6">
            <w:pPr>
              <w:pStyle w:val="Tabletext"/>
              <w:rPr>
                <w:b/>
                <w:bCs/>
              </w:rPr>
            </w:pPr>
            <w:r w:rsidRPr="00170AFA">
              <w:rPr>
                <w:b/>
                <w:bCs/>
              </w:rPr>
              <w:t>(</w:t>
            </w:r>
            <w:r w:rsidR="00AF2B61" w:rsidRPr="00170AFA">
              <w:rPr>
                <w:b/>
                <w:bCs/>
              </w:rPr>
              <w:t>n</w:t>
            </w:r>
            <w:r w:rsidR="00CF6EA8" w:rsidRPr="00170AFA">
              <w:rPr>
                <w:b/>
                <w:bCs/>
              </w:rPr>
              <w:t xml:space="preserve"> </w:t>
            </w:r>
            <w:r w:rsidRPr="00170AFA">
              <w:rPr>
                <w:b/>
                <w:bCs/>
              </w:rPr>
              <w:t>=</w:t>
            </w:r>
            <w:r w:rsidR="00CF6EA8" w:rsidRPr="00170AFA">
              <w:rPr>
                <w:b/>
                <w:bCs/>
              </w:rPr>
              <w:t xml:space="preserve"> </w:t>
            </w:r>
            <w:r w:rsidRPr="00170AFA">
              <w:rPr>
                <w:b/>
                <w:bCs/>
              </w:rPr>
              <w:t>30)</w:t>
            </w:r>
            <w:r w:rsidR="00344F02" w:rsidRPr="00170AFA">
              <w:rPr>
                <w:b/>
                <w:bCs/>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C86B39">
              <w:rPr>
                <w:b/>
                <w:bCs/>
              </w:rPr>
              <w:instrText xml:space="preserve"> ADDIN EN.CITE </w:instrText>
            </w:r>
            <w:r w:rsidR="00C86B39">
              <w:rPr>
                <w:b/>
                <w:bCs/>
              </w:rPr>
              <w:fldChar w:fldCharType="begin">
                <w:fldData xml:space="preserve">PEVuZE5vdGU+PENpdGU+PEF1dGhvcj5TYW5kYXJhZHVyYTwvQXV0aG9yPjxZZWFyPjIwMjE8L1ll
YXI+PFJlY051bT40PC9SZWNOdW0+PERpc3BsYXlUZXh0PsKgWzEyXTwvRGlzcGxheVRleHQ+PHJl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C86B39">
              <w:rPr>
                <w:b/>
                <w:bCs/>
              </w:rPr>
              <w:instrText xml:space="preserve"> ADDIN EN.CITE.DATA </w:instrText>
            </w:r>
            <w:r w:rsidR="00C86B39">
              <w:rPr>
                <w:b/>
                <w:bCs/>
              </w:rPr>
            </w:r>
            <w:r w:rsidR="00C86B39">
              <w:rPr>
                <w:b/>
                <w:bCs/>
              </w:rPr>
              <w:fldChar w:fldCharType="end"/>
            </w:r>
            <w:r w:rsidR="00344F02" w:rsidRPr="00170AFA">
              <w:rPr>
                <w:b/>
                <w:bCs/>
              </w:rPr>
            </w:r>
            <w:r w:rsidR="00344F02" w:rsidRPr="00170AFA">
              <w:rPr>
                <w:b/>
                <w:bCs/>
              </w:rPr>
              <w:fldChar w:fldCharType="separate"/>
            </w:r>
            <w:r w:rsidR="00C86B39">
              <w:rPr>
                <w:b/>
                <w:bCs/>
                <w:noProof/>
              </w:rPr>
              <w:t> [12]</w:t>
            </w:r>
            <w:r w:rsidR="00344F02" w:rsidRPr="00170AFA">
              <w:rPr>
                <w:b/>
                <w:bCs/>
              </w:rPr>
              <w:fldChar w:fldCharType="end"/>
            </w:r>
          </w:p>
        </w:tc>
        <w:tc>
          <w:tcPr>
            <w:tcW w:w="1531"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5692E26" w14:textId="77777777" w:rsidR="00170AFA" w:rsidRPr="00170AFA" w:rsidRDefault="00B10629" w:rsidP="00EB0BF6">
            <w:pPr>
              <w:pStyle w:val="Tabletext"/>
              <w:rPr>
                <w:b/>
                <w:bCs/>
              </w:rPr>
            </w:pPr>
            <w:r w:rsidRPr="00170AFA">
              <w:rPr>
                <w:b/>
                <w:bCs/>
              </w:rPr>
              <w:t>Sinnollareddy</w:t>
            </w:r>
          </w:p>
          <w:p w14:paraId="265307BC" w14:textId="6507C04D" w:rsidR="00EB0BF6" w:rsidRPr="00170AFA" w:rsidRDefault="00B10629" w:rsidP="00EB0BF6">
            <w:pPr>
              <w:pStyle w:val="Tabletext"/>
              <w:rPr>
                <w:b/>
                <w:bCs/>
              </w:rPr>
            </w:pPr>
            <w:r w:rsidRPr="00170AFA">
              <w:rPr>
                <w:b/>
                <w:bCs/>
              </w:rPr>
              <w:t>et al.</w:t>
            </w:r>
          </w:p>
          <w:p w14:paraId="10545396" w14:textId="65D00A25" w:rsidR="00B10629" w:rsidRPr="00170AFA" w:rsidRDefault="00B10629" w:rsidP="00EB0BF6">
            <w:pPr>
              <w:pStyle w:val="Tabletext"/>
              <w:rPr>
                <w:b/>
                <w:bCs/>
              </w:rPr>
            </w:pPr>
            <w:r w:rsidRPr="00170AFA">
              <w:rPr>
                <w:b/>
                <w:bCs/>
              </w:rPr>
              <w:t>(</w:t>
            </w:r>
            <w:r w:rsidR="00AF2B61" w:rsidRPr="00170AFA">
              <w:rPr>
                <w:b/>
                <w:bCs/>
              </w:rPr>
              <w:t>n</w:t>
            </w:r>
            <w:r w:rsidR="00840B30" w:rsidRPr="00170AFA">
              <w:rPr>
                <w:b/>
                <w:bCs/>
              </w:rPr>
              <w:t xml:space="preserve"> </w:t>
            </w:r>
            <w:r w:rsidRPr="00170AFA">
              <w:rPr>
                <w:b/>
                <w:bCs/>
              </w:rPr>
              <w:t>=</w:t>
            </w:r>
            <w:r w:rsidR="00840B30" w:rsidRPr="00170AFA">
              <w:rPr>
                <w:b/>
                <w:bCs/>
              </w:rPr>
              <w:t xml:space="preserve"> </w:t>
            </w:r>
            <w:r w:rsidRPr="00170AFA">
              <w:rPr>
                <w:b/>
                <w:bCs/>
              </w:rPr>
              <w:t>25)</w:t>
            </w:r>
            <w:r w:rsidR="00EC311D" w:rsidRPr="00170AFA">
              <w:rPr>
                <w:b/>
                <w:bCs/>
              </w:rPr>
              <w:fldChar w:fldCharType="begin"/>
            </w:r>
            <w:r w:rsidR="008C36F1">
              <w:rPr>
                <w:b/>
                <w:bCs/>
              </w:rPr>
              <w:instrText xml:space="preserve"> ADDIN EN.CITE &lt;EndNote&gt;&lt;Cite&gt;&lt;Author&gt;Sinnollareddy&lt;/Author&gt;&lt;Year&gt;2015&lt;/Year&gt;&lt;RecNum&gt;5&lt;/RecNum&gt;&lt;DisplayText&gt; [28]&lt;/DisplayText&gt;&lt;record&gt;&lt;rec-number&gt;5&lt;/rec-number&gt;&lt;foreign-keys&gt;&lt;key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electronic-resource-num&gt;10.1186/s13054-015-0758-3&lt;/electronic-resource-num&gt;&lt;/record&gt;&lt;/Cite&gt;&lt;/EndNote&gt;</w:instrText>
            </w:r>
            <w:r w:rsidR="00EC311D" w:rsidRPr="00170AFA">
              <w:rPr>
                <w:b/>
                <w:bCs/>
              </w:rPr>
              <w:fldChar w:fldCharType="separate"/>
            </w:r>
            <w:r w:rsidR="00C86B39">
              <w:rPr>
                <w:b/>
                <w:bCs/>
                <w:noProof/>
              </w:rPr>
              <w:t> [28]</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50C8AAA5" w14:textId="77777777" w:rsidR="00170AFA" w:rsidRPr="00170AFA" w:rsidRDefault="00B10629" w:rsidP="00EB0BF6">
            <w:pPr>
              <w:pStyle w:val="Tabletext"/>
              <w:rPr>
                <w:b/>
                <w:bCs/>
              </w:rPr>
            </w:pPr>
            <w:r w:rsidRPr="00170AFA">
              <w:rPr>
                <w:b/>
                <w:bCs/>
              </w:rPr>
              <w:t>Alobaid</w:t>
            </w:r>
          </w:p>
          <w:p w14:paraId="02DA8BA8" w14:textId="5EF75019" w:rsidR="00EB0BF6" w:rsidRPr="00170AFA" w:rsidRDefault="00B10629" w:rsidP="00EB0BF6">
            <w:pPr>
              <w:pStyle w:val="Tabletext"/>
              <w:rPr>
                <w:b/>
                <w:bCs/>
              </w:rPr>
            </w:pPr>
            <w:r w:rsidRPr="00170AFA">
              <w:rPr>
                <w:b/>
                <w:bCs/>
              </w:rPr>
              <w:t>et al.</w:t>
            </w:r>
          </w:p>
          <w:p w14:paraId="0E1762E8" w14:textId="4B685834" w:rsidR="00B10629" w:rsidRPr="00170AFA" w:rsidRDefault="00B10629" w:rsidP="00EB0BF6">
            <w:pPr>
              <w:pStyle w:val="Tabletext"/>
              <w:rPr>
                <w:b/>
                <w:bCs/>
              </w:rPr>
            </w:pPr>
            <w:r w:rsidRPr="00170AFA">
              <w:rPr>
                <w:b/>
                <w:bCs/>
              </w:rPr>
              <w:t>(</w:t>
            </w:r>
            <w:r w:rsidR="00AF2B61" w:rsidRPr="00170AFA">
              <w:rPr>
                <w:b/>
                <w:bCs/>
              </w:rPr>
              <w:t>n</w:t>
            </w:r>
            <w:r w:rsidR="00181981" w:rsidRPr="00170AFA">
              <w:rPr>
                <w:b/>
                <w:bCs/>
              </w:rPr>
              <w:t xml:space="preserve"> </w:t>
            </w:r>
            <w:r w:rsidRPr="00170AFA">
              <w:rPr>
                <w:b/>
                <w:bCs/>
              </w:rPr>
              <w:t>=</w:t>
            </w:r>
            <w:r w:rsidR="00181981" w:rsidRPr="00170AFA">
              <w:rPr>
                <w:b/>
                <w:bCs/>
              </w:rPr>
              <w:t xml:space="preserve"> </w:t>
            </w:r>
            <w:r w:rsidRPr="00170AFA">
              <w:rPr>
                <w:b/>
                <w:bCs/>
              </w:rPr>
              <w:t>21)</w:t>
            </w:r>
            <w:r w:rsidR="00EC311D" w:rsidRPr="00170AFA">
              <w:rPr>
                <w:b/>
                <w:bCs/>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rPr>
                <w:b/>
                <w:bCs/>
              </w:rPr>
              <w:instrText xml:space="preserve"> ADDIN EN.CITE </w:instrText>
            </w:r>
            <w:r w:rsidR="00C86B39">
              <w:rPr>
                <w:b/>
                <w:bCs/>
              </w:rPr>
              <w:fldChar w:fldCharType="begin">
                <w:fldData xml:space="preserve">PEVuZE5vdGU+PENpdGU+PEF1dGhvcj5BbG9iYWlkPC9BdXRob3I+PFllYXI+MjAxNjwvWWVhcj48
UmVjTnVtPjE5PC9SZWNOdW0+PERpc3BsYXlUZXh0PsKgWzE1XTwvRGlzcGxheVRleHQ+PHJlY29y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C86B39">
              <w:rPr>
                <w:b/>
                <w:bCs/>
              </w:rPr>
              <w:instrText xml:space="preserve"> ADDIN EN.CITE.DATA </w:instrText>
            </w:r>
            <w:r w:rsidR="00C86B39">
              <w:rPr>
                <w:b/>
                <w:bCs/>
              </w:rPr>
            </w:r>
            <w:r w:rsidR="00C86B39">
              <w:rPr>
                <w:b/>
                <w:bCs/>
              </w:rPr>
              <w:fldChar w:fldCharType="end"/>
            </w:r>
            <w:r w:rsidR="00EC311D" w:rsidRPr="00170AFA">
              <w:rPr>
                <w:b/>
                <w:bCs/>
              </w:rPr>
            </w:r>
            <w:r w:rsidR="00EC311D" w:rsidRPr="00170AFA">
              <w:rPr>
                <w:b/>
                <w:bCs/>
              </w:rPr>
              <w:fldChar w:fldCharType="separate"/>
            </w:r>
            <w:r w:rsidR="00C86B39">
              <w:rPr>
                <w:b/>
                <w:bCs/>
                <w:noProof/>
              </w:rPr>
              <w:t> [15]</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701CE0" w14:textId="77777777" w:rsidR="00170AFA" w:rsidRPr="00170AFA" w:rsidRDefault="00B10629" w:rsidP="00EB0BF6">
            <w:pPr>
              <w:pStyle w:val="Tabletext"/>
              <w:rPr>
                <w:b/>
                <w:bCs/>
              </w:rPr>
            </w:pPr>
            <w:r w:rsidRPr="00170AFA">
              <w:rPr>
                <w:b/>
                <w:bCs/>
              </w:rPr>
              <w:t>Boonstra</w:t>
            </w:r>
          </w:p>
          <w:p w14:paraId="0A3E9E77" w14:textId="747EEDA7" w:rsidR="00EB0BF6" w:rsidRPr="00170AFA" w:rsidRDefault="00B10629" w:rsidP="00EB0BF6">
            <w:pPr>
              <w:pStyle w:val="Tabletext"/>
              <w:rPr>
                <w:b/>
                <w:bCs/>
              </w:rPr>
            </w:pPr>
            <w:r w:rsidRPr="00170AFA">
              <w:rPr>
                <w:b/>
                <w:bCs/>
              </w:rPr>
              <w:t>et al.</w:t>
            </w:r>
          </w:p>
          <w:p w14:paraId="323A27B6" w14:textId="7018D9C6" w:rsidR="00B10629" w:rsidRPr="00170AFA" w:rsidRDefault="00B10629" w:rsidP="00EB0BF6">
            <w:pPr>
              <w:pStyle w:val="Tabletext"/>
              <w:rPr>
                <w:b/>
                <w:bCs/>
              </w:rPr>
            </w:pPr>
            <w:r w:rsidRPr="00170AFA">
              <w:rPr>
                <w:b/>
                <w:bCs/>
              </w:rPr>
              <w:t>(</w:t>
            </w:r>
            <w:r w:rsidR="00AF2B61" w:rsidRPr="00170AFA">
              <w:rPr>
                <w:b/>
                <w:bCs/>
              </w:rPr>
              <w:t>n</w:t>
            </w:r>
            <w:r w:rsidR="00056FF0" w:rsidRPr="00170AFA">
              <w:rPr>
                <w:b/>
                <w:bCs/>
              </w:rPr>
              <w:t xml:space="preserve"> </w:t>
            </w:r>
            <w:r w:rsidRPr="00170AFA">
              <w:rPr>
                <w:b/>
                <w:bCs/>
              </w:rPr>
              <w:t>=</w:t>
            </w:r>
            <w:r w:rsidR="00056FF0" w:rsidRPr="00170AFA">
              <w:rPr>
                <w:b/>
                <w:bCs/>
              </w:rPr>
              <w:t xml:space="preserve"> </w:t>
            </w:r>
            <w:r w:rsidRPr="00170AFA">
              <w:rPr>
                <w:b/>
                <w:bCs/>
              </w:rPr>
              <w:t>33)</w:t>
            </w:r>
            <w:r w:rsidR="00EC311D" w:rsidRPr="00170AFA">
              <w:rPr>
                <w:b/>
                <w:bCs/>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C86B39">
              <w:rPr>
                <w:b/>
                <w:bCs/>
              </w:rPr>
              <w:instrText xml:space="preserve"> ADDIN EN.CITE </w:instrText>
            </w:r>
            <w:r w:rsidR="00C86B39">
              <w:rPr>
                <w:b/>
                <w:bCs/>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C86B39">
              <w:rPr>
                <w:b/>
                <w:bCs/>
              </w:rPr>
              <w:instrText xml:space="preserve"> ADDIN EN.CITE.DATA </w:instrText>
            </w:r>
            <w:r w:rsidR="00C86B39">
              <w:rPr>
                <w:b/>
                <w:bCs/>
              </w:rPr>
            </w:r>
            <w:r w:rsidR="00C86B39">
              <w:rPr>
                <w:b/>
                <w:bCs/>
              </w:rPr>
              <w:fldChar w:fldCharType="end"/>
            </w:r>
            <w:r w:rsidR="00EC311D" w:rsidRPr="00170AFA">
              <w:rPr>
                <w:b/>
                <w:bCs/>
              </w:rPr>
            </w:r>
            <w:r w:rsidR="00EC311D" w:rsidRPr="00170AFA">
              <w:rPr>
                <w:b/>
                <w:bCs/>
              </w:rPr>
              <w:fldChar w:fldCharType="separate"/>
            </w:r>
            <w:r w:rsidR="00C86B39">
              <w:rPr>
                <w:b/>
                <w:bCs/>
                <w:noProof/>
              </w:rPr>
              <w:t> [13]</w:t>
            </w:r>
            <w:r w:rsidR="00EC311D" w:rsidRPr="00170AFA">
              <w:rPr>
                <w:b/>
                <w:bCs/>
              </w:rPr>
              <w:fldChar w:fldCharType="end"/>
            </w:r>
          </w:p>
        </w:tc>
        <w:tc>
          <w:tcPr>
            <w:tcW w:w="130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53B349BF" w14:textId="77777777" w:rsidR="00EB0BF6" w:rsidRPr="00170AFA" w:rsidRDefault="00B10629" w:rsidP="00EB0BF6">
            <w:pPr>
              <w:pStyle w:val="Tabletext"/>
              <w:rPr>
                <w:b/>
                <w:bCs/>
              </w:rPr>
            </w:pPr>
            <w:r w:rsidRPr="00170AFA">
              <w:rPr>
                <w:b/>
                <w:bCs/>
              </w:rPr>
              <w:t>Overall</w:t>
            </w:r>
          </w:p>
          <w:p w14:paraId="7C124B41" w14:textId="2303612A" w:rsidR="00B10629" w:rsidRPr="00170AFA" w:rsidRDefault="00B10629" w:rsidP="00EB0BF6">
            <w:pPr>
              <w:pStyle w:val="Tabletext"/>
              <w:rPr>
                <w:b/>
                <w:bCs/>
              </w:rPr>
            </w:pPr>
            <w:r w:rsidRPr="00170AFA">
              <w:rPr>
                <w:b/>
                <w:bCs/>
              </w:rPr>
              <w:t>(</w:t>
            </w:r>
            <w:r w:rsidR="00AF2B61" w:rsidRPr="00170AFA">
              <w:rPr>
                <w:b/>
                <w:bCs/>
              </w:rPr>
              <w:t>n</w:t>
            </w:r>
            <w:r w:rsidR="00B04B61" w:rsidRPr="00170AFA">
              <w:rPr>
                <w:b/>
                <w:bCs/>
              </w:rPr>
              <w:t xml:space="preserve"> </w:t>
            </w:r>
            <w:r w:rsidRPr="00170AFA">
              <w:rPr>
                <w:b/>
                <w:bCs/>
              </w:rPr>
              <w:t>=</w:t>
            </w:r>
            <w:r w:rsidR="00B04B61" w:rsidRPr="00170AFA">
              <w:rPr>
                <w:b/>
                <w:bCs/>
              </w:rPr>
              <w:t xml:space="preserve"> </w:t>
            </w:r>
            <w:r w:rsidRPr="00170AFA">
              <w:rPr>
                <w:b/>
                <w:bCs/>
              </w:rPr>
              <w:t>177)</w:t>
            </w:r>
          </w:p>
        </w:tc>
      </w:tr>
      <w:tr w:rsidR="00170AFA" w:rsidRPr="000E0961" w14:paraId="6E69D75D"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E01DA7" w:rsidRDefault="00CD1B2B" w:rsidP="00EB0BF6">
            <w:pPr>
              <w:pStyle w:val="Tabletext"/>
              <w:rPr>
                <w:lang w:val="es-ES"/>
              </w:rPr>
            </w:pPr>
            <w:r w:rsidRPr="00E01DA7">
              <w:rPr>
                <w:lang w:val="es-ES"/>
              </w:rPr>
              <w:t xml:space="preserve">APACHE II, </w:t>
            </w:r>
            <w:r w:rsidR="00AA2B3D" w:rsidRPr="00E01DA7">
              <w:rPr>
                <w:lang w:val="es-ES"/>
              </w:rPr>
              <w:t>m</w:t>
            </w:r>
            <w:r w:rsidRPr="00E01DA7">
              <w:rPr>
                <w:lang w:val="es-ES"/>
              </w:rPr>
              <w:t>edian [Q1</w:t>
            </w:r>
            <w:r w:rsidR="006F045C" w:rsidRPr="00E01DA7">
              <w:rPr>
                <w:lang w:val="es-ES"/>
              </w:rPr>
              <w:t>–</w:t>
            </w:r>
            <w:r w:rsidRPr="00E01DA7">
              <w:rPr>
                <w:lang w:val="es-ES"/>
              </w:rPr>
              <w:t xml:space="preserve">Q3] </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0E0961" w:rsidRDefault="00CD1B2B" w:rsidP="00EB0BF6">
            <w:pPr>
              <w:pStyle w:val="Tabletext"/>
              <w:rPr>
                <w:b/>
                <w:bCs/>
                <w:color w:val="000000"/>
              </w:rPr>
            </w:pPr>
            <w:r w:rsidRPr="000E0961">
              <w:t>16.0 [14.0</w:t>
            </w:r>
            <w:r w:rsidR="006F045C" w:rsidRPr="000E0961">
              <w:t>–</w:t>
            </w:r>
            <w:r w:rsidRPr="000E0961">
              <w:t>22.0]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0E0961" w:rsidRDefault="00CD1B2B" w:rsidP="00EB0BF6">
            <w:pPr>
              <w:pStyle w:val="Tabletext"/>
            </w:pPr>
            <w:r w:rsidRPr="000E0961">
              <w:t>18.0 [15.0</w:t>
            </w:r>
            <w:r w:rsidR="006F045C" w:rsidRPr="000E0961">
              <w:t>–</w:t>
            </w:r>
            <w:r w:rsidRPr="000E0961">
              <w:t>23.0]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0E0961" w:rsidRDefault="00CD1B2B" w:rsidP="00EB0BF6">
            <w:pPr>
              <w:pStyle w:val="Tabletext"/>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0E0961" w:rsidRDefault="00CD1B2B" w:rsidP="00EB0BF6">
            <w:pPr>
              <w:pStyle w:val="Tabletext"/>
            </w:pPr>
            <w:r w:rsidRPr="000E0961">
              <w:t>NA</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0E0961" w:rsidRDefault="00CD1B2B" w:rsidP="00EB0BF6">
            <w:pPr>
              <w:pStyle w:val="Tabletext"/>
            </w:pPr>
            <w:r w:rsidRPr="000E0961">
              <w:t>NA</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0E0961" w:rsidRDefault="00CD1B2B" w:rsidP="00EB0BF6">
            <w:pPr>
              <w:pStyle w:val="Tabletext"/>
            </w:pPr>
            <w:r w:rsidRPr="000E0961">
              <w:t>22.0 [12.0</w:t>
            </w:r>
            <w:r w:rsidR="006F045C" w:rsidRPr="000E0961">
              <w:t>–</w:t>
            </w:r>
            <w:r w:rsidRPr="000E0961">
              <w:t>33.0]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0E0961" w:rsidRDefault="00CD1B2B" w:rsidP="00EB0BF6">
            <w:pPr>
              <w:pStyle w:val="Tabletext"/>
            </w:pPr>
            <w:r w:rsidRPr="000E0961">
              <w:t>18.0 [17.0</w:t>
            </w:r>
            <w:r w:rsidR="006F045C" w:rsidRPr="000E0961">
              <w:t>–</w:t>
            </w:r>
            <w:r w:rsidRPr="000E0961">
              <w:t>21.0]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0E0961" w:rsidRDefault="00CD1B2B" w:rsidP="00EB0BF6">
            <w:pPr>
              <w:pStyle w:val="Tabletext"/>
            </w:pPr>
            <w:r w:rsidRPr="000E0961">
              <w:t>19.0 [14.0</w:t>
            </w:r>
            <w:r w:rsidR="006F045C" w:rsidRPr="000E0961">
              <w:t>–</w:t>
            </w:r>
            <w:r w:rsidRPr="000E0961">
              <w:t>20.0]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0E0961" w:rsidRDefault="00CD1B2B" w:rsidP="00EB0BF6">
            <w:pPr>
              <w:pStyle w:val="Tabletext"/>
            </w:pPr>
            <w:r w:rsidRPr="000E0961">
              <w:t>18.0 [15.0</w:t>
            </w:r>
            <w:r w:rsidR="006F045C" w:rsidRPr="000E0961">
              <w:t>–</w:t>
            </w:r>
            <w:r w:rsidRPr="000E0961">
              <w:t>23.0]</w:t>
            </w:r>
          </w:p>
        </w:tc>
      </w:tr>
      <w:tr w:rsidR="00170AFA" w:rsidRPr="000E0961" w14:paraId="25CF456D"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0E0961" w:rsidRDefault="00245C82" w:rsidP="00EB0BF6">
            <w:pPr>
              <w:pStyle w:val="Tabletext"/>
            </w:pPr>
            <w:r w:rsidRPr="000E0961">
              <w:t xml:space="preserve">Missing, </w:t>
            </w:r>
            <w:r w:rsidRPr="000E0961">
              <w:rPr>
                <w:i/>
                <w:iCs/>
              </w:rPr>
              <w:t>n</w:t>
            </w:r>
            <w:r w:rsidRPr="000E0961">
              <w:t xml:space="preserve"> (%)</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0E0961" w:rsidRDefault="00245C82" w:rsidP="00EB0BF6">
            <w:pPr>
              <w:pStyle w:val="Tabletext"/>
              <w:rPr>
                <w:color w:val="000000"/>
              </w:rPr>
            </w:pPr>
            <w:r w:rsidRPr="000E0961">
              <w:t>2 (5.1)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0E0961" w:rsidRDefault="00245C82" w:rsidP="00EB0BF6">
            <w:pPr>
              <w:pStyle w:val="Tabletext"/>
              <w:rPr>
                <w:color w:val="000000"/>
              </w:rPr>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0E0961" w:rsidRDefault="00245C82" w:rsidP="00EB0BF6">
            <w:pPr>
              <w:pStyle w:val="Tabletext"/>
              <w:rPr>
                <w:color w:val="000000"/>
              </w:rPr>
            </w:pPr>
            <w:r w:rsidRPr="000E0961">
              <w:t>5 (100)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0E0961" w:rsidRDefault="00245C82" w:rsidP="00EB0BF6">
            <w:pPr>
              <w:pStyle w:val="Tabletext"/>
              <w:rPr>
                <w:color w:val="000000"/>
              </w:rPr>
            </w:pPr>
            <w:r w:rsidRPr="000E0961">
              <w:t>30 (100)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0E0961" w:rsidRDefault="00245C82"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0E0961" w:rsidRDefault="00245C82" w:rsidP="00EB0BF6">
            <w:pPr>
              <w:pStyle w:val="Tabletext"/>
              <w:rPr>
                <w:color w:val="000000"/>
              </w:rPr>
            </w:pPr>
            <w:r w:rsidRPr="000E0961">
              <w:t>6 (18.2)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0E0961" w:rsidRDefault="00245C82" w:rsidP="00EB0BF6">
            <w:pPr>
              <w:pStyle w:val="Tabletext"/>
              <w:rPr>
                <w:color w:val="000000"/>
              </w:rPr>
            </w:pPr>
            <w:r w:rsidRPr="000E0961">
              <w:t>48 (27.1)</w:t>
            </w:r>
          </w:p>
        </w:tc>
      </w:tr>
      <w:tr w:rsidR="00170AFA" w:rsidRPr="000E0961" w14:paraId="23B2C6E0"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E01DA7" w:rsidRDefault="002D34A3" w:rsidP="00EB0BF6">
            <w:pPr>
              <w:pStyle w:val="Tabletext"/>
              <w:rPr>
                <w:lang w:val="en-GB"/>
              </w:rPr>
            </w:pPr>
            <w:r w:rsidRPr="00E01DA7">
              <w:rPr>
                <w:lang w:val="en-GB"/>
              </w:rPr>
              <w:t>Age, median [Q1</w:t>
            </w:r>
            <w:r w:rsidR="006F045C" w:rsidRPr="00E01DA7">
              <w:rPr>
                <w:lang w:val="en-GB"/>
              </w:rPr>
              <w:t>–</w:t>
            </w:r>
            <w:r w:rsidRPr="00E01DA7">
              <w:rPr>
                <w:lang w:val="en-GB"/>
              </w:rPr>
              <w:t>Q3], years</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0E0961" w:rsidRDefault="002D34A3" w:rsidP="00EB0BF6">
            <w:pPr>
              <w:pStyle w:val="Tabletext"/>
            </w:pPr>
            <w:r w:rsidRPr="000E0961">
              <w:t>65.0 [57.5</w:t>
            </w:r>
            <w:r w:rsidR="006F045C" w:rsidRPr="000E0961">
              <w:t>–</w:t>
            </w:r>
            <w:r w:rsidRPr="000E0961">
              <w:t>70.0]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0E0961" w:rsidRDefault="002D34A3" w:rsidP="00EB0BF6">
            <w:pPr>
              <w:pStyle w:val="Tabletext"/>
            </w:pPr>
            <w:r w:rsidRPr="000E0961">
              <w:t>64.0 [52.5</w:t>
            </w:r>
            <w:r w:rsidR="006F045C" w:rsidRPr="000E0961">
              <w:t>–</w:t>
            </w:r>
            <w:r w:rsidRPr="000E0961">
              <w:t>70.5]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0E0961" w:rsidRDefault="002D34A3" w:rsidP="00EB0BF6">
            <w:pPr>
              <w:pStyle w:val="Tabletext"/>
            </w:pPr>
            <w:r w:rsidRPr="000E0961">
              <w:t>57.0 [43.0</w:t>
            </w:r>
            <w:r w:rsidR="006F045C" w:rsidRPr="000E0961">
              <w:t>–</w:t>
            </w:r>
            <w:r w:rsidRPr="000E0961">
              <w:t>67.0]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0E0961" w:rsidRDefault="002D34A3" w:rsidP="00EB0BF6">
            <w:pPr>
              <w:pStyle w:val="Tabletext"/>
            </w:pPr>
            <w:r w:rsidRPr="000E0961">
              <w:t>53.0 [48.0</w:t>
            </w:r>
            <w:r w:rsidR="006F045C" w:rsidRPr="000E0961">
              <w:t>–</w:t>
            </w:r>
            <w:r w:rsidRPr="000E0961">
              <w:t>56.0]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0E0961" w:rsidRDefault="002D34A3" w:rsidP="00EB0BF6">
            <w:pPr>
              <w:pStyle w:val="Tabletext"/>
            </w:pPr>
            <w:r w:rsidRPr="000E0961">
              <w:t>55.0 [44.0</w:t>
            </w:r>
            <w:r w:rsidR="006F045C" w:rsidRPr="000E0961">
              <w:t>–</w:t>
            </w:r>
            <w:r w:rsidRPr="000E0961">
              <w:t>66.5]</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0E0961" w:rsidRDefault="002D34A3" w:rsidP="00EB0BF6">
            <w:pPr>
              <w:pStyle w:val="Tabletext"/>
            </w:pPr>
            <w:r w:rsidRPr="000E0961">
              <w:t>64.0 [53.0</w:t>
            </w:r>
            <w:r w:rsidR="006F045C" w:rsidRPr="000E0961">
              <w:t>–</w:t>
            </w:r>
            <w:r w:rsidRPr="000E0961">
              <w:t>78.0]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0E0961" w:rsidRDefault="002D34A3" w:rsidP="00EB0BF6">
            <w:pPr>
              <w:pStyle w:val="Tabletext"/>
            </w:pPr>
            <w:r w:rsidRPr="000E0961">
              <w:t>52.0 [48.0</w:t>
            </w:r>
            <w:r w:rsidR="006F045C" w:rsidRPr="000E0961">
              <w:t>–</w:t>
            </w:r>
            <w:r w:rsidRPr="000E0961">
              <w:t>65.0]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0E0961" w:rsidRDefault="002D34A3" w:rsidP="00EB0BF6">
            <w:pPr>
              <w:pStyle w:val="Tabletext"/>
            </w:pPr>
            <w:r w:rsidRPr="000E0961">
              <w:t>60.0 [54.0</w:t>
            </w:r>
            <w:r w:rsidR="006F045C" w:rsidRPr="000E0961">
              <w:t>–</w:t>
            </w:r>
            <w:r w:rsidRPr="000E0961">
              <w:t>72.0]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0E0961" w:rsidRDefault="002D34A3" w:rsidP="00EB0BF6">
            <w:pPr>
              <w:pStyle w:val="Tabletext"/>
            </w:pPr>
            <w:r w:rsidRPr="000E0961">
              <w:t>62.0 [50.0</w:t>
            </w:r>
            <w:r w:rsidR="006F045C" w:rsidRPr="000E0961">
              <w:t>–</w:t>
            </w:r>
            <w:r w:rsidRPr="000E0961">
              <w:t>70.0]</w:t>
            </w:r>
          </w:p>
        </w:tc>
      </w:tr>
      <w:tr w:rsidR="00170AFA" w:rsidRPr="000E0961" w14:paraId="3D490A9C"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7775E4CD" w14:textId="29D40604" w:rsidR="00B11C25" w:rsidRPr="00E01DA7" w:rsidRDefault="00B11C25" w:rsidP="00EB0BF6">
            <w:pPr>
              <w:pStyle w:val="Tabletext"/>
              <w:rPr>
                <w:lang w:val="en-GB"/>
              </w:rPr>
            </w:pPr>
            <w:r w:rsidRPr="00E01DA7">
              <w:rPr>
                <w:lang w:val="en-GB"/>
              </w:rPr>
              <w:t>Body weight, median [Q1–Q3], kg</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0D77740" w14:textId="5AA9A3F0" w:rsidR="00B11C25" w:rsidRPr="000E0961" w:rsidRDefault="00B11C25" w:rsidP="00EB0BF6">
            <w:pPr>
              <w:pStyle w:val="Tabletext"/>
            </w:pPr>
            <w:r w:rsidRPr="000E0961">
              <w:t>72.0 [63.5</w:t>
            </w:r>
            <w:r w:rsidR="00EC3414" w:rsidRPr="000E0961">
              <w:t>–</w:t>
            </w:r>
            <w:r w:rsidRPr="000E0961">
              <w:t>86.5]</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65067F94" w14:textId="7C7B5E6B" w:rsidR="00B11C25" w:rsidRPr="000E0961" w:rsidRDefault="00B11C25" w:rsidP="00EB0BF6">
            <w:pPr>
              <w:pStyle w:val="Tabletext"/>
            </w:pPr>
            <w:r w:rsidRPr="000E0961">
              <w:t>82.0 [73.0</w:t>
            </w:r>
            <w:r w:rsidR="00945D58" w:rsidRPr="000E0961">
              <w:t>–</w:t>
            </w:r>
            <w:r w:rsidRPr="000E0961">
              <w:t>96.5]</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45594CD9" w14:textId="3855BC24" w:rsidR="00B11C25" w:rsidRPr="000E0961" w:rsidRDefault="00B11C25" w:rsidP="00EB0BF6">
            <w:pPr>
              <w:pStyle w:val="Tabletext"/>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DE5FE59" w14:textId="191D4345" w:rsidR="00B11C25" w:rsidRPr="000E0961" w:rsidRDefault="00B11C25" w:rsidP="00EB0BF6">
            <w:pPr>
              <w:pStyle w:val="Tabletext"/>
            </w:pPr>
            <w:r w:rsidRPr="000E0961">
              <w:t>72.0 [65.0</w:t>
            </w:r>
            <w:r w:rsidR="00945D58" w:rsidRPr="000E0961">
              <w:t>–</w:t>
            </w:r>
            <w:r w:rsidRPr="000E0961">
              <w:t>80.0]</w:t>
            </w:r>
          </w:p>
        </w:tc>
        <w:tc>
          <w:tcPr>
            <w:tcW w:w="1474" w:type="dxa"/>
            <w:tcBorders>
              <w:top w:val="nil"/>
              <w:left w:val="nil"/>
              <w:bottom w:val="nil"/>
              <w:right w:val="nil"/>
            </w:tcBorders>
            <w:shd w:val="clear" w:color="auto" w:fill="FFFFFF"/>
            <w:noWrap/>
            <w:tcMar>
              <w:top w:w="60" w:type="dxa"/>
              <w:left w:w="180" w:type="dxa"/>
              <w:bottom w:w="60" w:type="dxa"/>
              <w:right w:w="180" w:type="dxa"/>
            </w:tcMar>
          </w:tcPr>
          <w:p w14:paraId="4B5B43D2" w14:textId="0DC19992" w:rsidR="00B11C25" w:rsidRPr="000E0961" w:rsidRDefault="00B11C25" w:rsidP="00EB0BF6">
            <w:pPr>
              <w:pStyle w:val="Tabletext"/>
            </w:pPr>
            <w:r w:rsidRPr="000E0961">
              <w:t>80.0 [61.0</w:t>
            </w:r>
            <w:r w:rsidR="00945D58" w:rsidRPr="000E0961">
              <w:t>–</w:t>
            </w:r>
            <w:r w:rsidRPr="000E0961">
              <w:t>98.5]</w:t>
            </w:r>
          </w:p>
        </w:tc>
        <w:tc>
          <w:tcPr>
            <w:tcW w:w="1531" w:type="dxa"/>
            <w:tcBorders>
              <w:top w:val="nil"/>
              <w:left w:val="nil"/>
              <w:bottom w:val="nil"/>
              <w:right w:val="nil"/>
            </w:tcBorders>
            <w:shd w:val="clear" w:color="auto" w:fill="FFFFFF"/>
            <w:noWrap/>
            <w:tcMar>
              <w:top w:w="60" w:type="dxa"/>
              <w:left w:w="180" w:type="dxa"/>
              <w:bottom w:w="60" w:type="dxa"/>
              <w:right w:w="180" w:type="dxa"/>
            </w:tcMar>
          </w:tcPr>
          <w:p w14:paraId="07459E91" w14:textId="001F6077" w:rsidR="00B11C25" w:rsidRPr="000E0961" w:rsidRDefault="00B11C25" w:rsidP="00EB0BF6">
            <w:pPr>
              <w:pStyle w:val="Tabletext"/>
            </w:pPr>
            <w:r w:rsidRPr="000E0961">
              <w:t>80.0 [75.0</w:t>
            </w:r>
            <w:r w:rsidR="00945D58" w:rsidRPr="000E0961">
              <w:t>–</w:t>
            </w:r>
            <w:r w:rsidRPr="000E0961">
              <w:t>90.0]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0DAE6" w14:textId="5D4E1AB7" w:rsidR="00B11C25" w:rsidRPr="000E0961" w:rsidRDefault="00B11C25" w:rsidP="00EB0BF6">
            <w:pPr>
              <w:pStyle w:val="Tabletext"/>
            </w:pPr>
            <w:r w:rsidRPr="000E0961">
              <w:t>85.0 [74.0</w:t>
            </w:r>
            <w:r w:rsidR="00945D58" w:rsidRPr="000E0961">
              <w:t>–</w:t>
            </w:r>
            <w:r w:rsidRPr="000E0961">
              <w:t>103]</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13A6234" w14:textId="6028CF20" w:rsidR="00B11C25" w:rsidRPr="000E0961" w:rsidRDefault="00B11C25" w:rsidP="00EB0BF6">
            <w:pPr>
              <w:pStyle w:val="Tabletext"/>
            </w:pPr>
            <w:r w:rsidRPr="000E0961">
              <w:t>80.0 [72.0</w:t>
            </w:r>
            <w:r w:rsidR="00945D58" w:rsidRPr="000E0961">
              <w:t>–</w:t>
            </w:r>
            <w:r w:rsidRPr="000E0961">
              <w:t>90.0]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7D624A9" w14:textId="475E0FD1" w:rsidR="00B11C25" w:rsidRPr="000E0961" w:rsidRDefault="00B11C25" w:rsidP="00EB0BF6">
            <w:pPr>
              <w:pStyle w:val="Tabletext"/>
            </w:pPr>
            <w:r w:rsidRPr="000E0961">
              <w:t>80.0 [70.0</w:t>
            </w:r>
            <w:r w:rsidR="00945D58" w:rsidRPr="000E0961">
              <w:t>–</w:t>
            </w:r>
            <w:r w:rsidRPr="000E0961">
              <w:t>92.0]</w:t>
            </w:r>
          </w:p>
        </w:tc>
      </w:tr>
      <w:tr w:rsidR="00170AFA" w:rsidRPr="000E0961" w14:paraId="5E517CDD"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653033B9" w14:textId="7846D3F0" w:rsidR="003A38AE" w:rsidRPr="000E0961" w:rsidRDefault="003A38AE" w:rsidP="00EB0BF6">
            <w:pPr>
              <w:pStyle w:val="Tabletext"/>
            </w:pPr>
            <w:r w:rsidRPr="000E0961">
              <w:t xml:space="preserve">Missing, </w:t>
            </w:r>
            <w:r w:rsidRPr="000E0961">
              <w:rPr>
                <w:i/>
                <w:iCs/>
              </w:rPr>
              <w:t>n</w:t>
            </w:r>
            <w:r w:rsidRPr="000E0961">
              <w:t xml:space="preserve"> (%)</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53D1F25" w14:textId="3FCD7372"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0873D" w14:textId="5ED370FA"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4B0FCDD" w14:textId="601EB0C4" w:rsidR="003A38AE" w:rsidRPr="000E0961" w:rsidRDefault="003A38AE" w:rsidP="00EB0BF6">
            <w:pPr>
              <w:pStyle w:val="Tabletext"/>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4E16BA0" w14:textId="43779563" w:rsidR="003A38AE" w:rsidRPr="000E0961" w:rsidRDefault="003A38AE" w:rsidP="00EB0BF6">
            <w:pPr>
              <w:pStyle w:val="Tabletext"/>
            </w:pPr>
            <w:r w:rsidRPr="000E0961">
              <w:t>0 (0)</w:t>
            </w:r>
          </w:p>
        </w:tc>
        <w:tc>
          <w:tcPr>
            <w:tcW w:w="1474" w:type="dxa"/>
            <w:tcBorders>
              <w:top w:val="nil"/>
              <w:left w:val="nil"/>
              <w:bottom w:val="nil"/>
              <w:right w:val="nil"/>
            </w:tcBorders>
            <w:shd w:val="clear" w:color="auto" w:fill="FFFFFF"/>
            <w:noWrap/>
            <w:tcMar>
              <w:top w:w="60" w:type="dxa"/>
              <w:left w:w="180" w:type="dxa"/>
              <w:bottom w:w="60" w:type="dxa"/>
              <w:right w:w="180" w:type="dxa"/>
            </w:tcMar>
          </w:tcPr>
          <w:p w14:paraId="26EA9B97" w14:textId="7A06BA68" w:rsidR="003A38AE" w:rsidRPr="000E0961" w:rsidRDefault="003A38AE" w:rsidP="00EB0BF6">
            <w:pPr>
              <w:pStyle w:val="Tabletext"/>
            </w:pPr>
            <w:r w:rsidRPr="000E0961">
              <w:t>0 (0)</w:t>
            </w:r>
          </w:p>
        </w:tc>
        <w:tc>
          <w:tcPr>
            <w:tcW w:w="1531" w:type="dxa"/>
            <w:tcBorders>
              <w:top w:val="nil"/>
              <w:left w:val="nil"/>
              <w:bottom w:val="nil"/>
              <w:right w:val="nil"/>
            </w:tcBorders>
            <w:shd w:val="clear" w:color="auto" w:fill="FFFFFF"/>
            <w:noWrap/>
            <w:tcMar>
              <w:top w:w="60" w:type="dxa"/>
              <w:left w:w="180" w:type="dxa"/>
              <w:bottom w:w="60" w:type="dxa"/>
              <w:right w:w="180" w:type="dxa"/>
            </w:tcMar>
          </w:tcPr>
          <w:p w14:paraId="115FA7C1" w14:textId="17970B0E"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1DB35DEC" w14:textId="37ACED53"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0526F32A" w14:textId="2ED983A9" w:rsidR="003A38AE" w:rsidRPr="000E0961" w:rsidRDefault="003A38AE" w:rsidP="00EB0BF6">
            <w:pPr>
              <w:pStyle w:val="Tabletext"/>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tcPr>
          <w:p w14:paraId="424B5039" w14:textId="35D8AA5A" w:rsidR="003A38AE" w:rsidRPr="000E0961" w:rsidRDefault="003A38AE" w:rsidP="00EB0BF6">
            <w:pPr>
              <w:pStyle w:val="Tabletext"/>
            </w:pPr>
            <w:r w:rsidRPr="000E0961">
              <w:t>5 (2.8)</w:t>
            </w:r>
          </w:p>
        </w:tc>
      </w:tr>
      <w:tr w:rsidR="00170AFA" w:rsidRPr="000E0961" w14:paraId="6F840038"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0E0961" w:rsidRDefault="00981138" w:rsidP="00EB0BF6">
            <w:pPr>
              <w:pStyle w:val="Tabletext"/>
            </w:pPr>
            <w:r w:rsidRPr="000E0961">
              <w:t xml:space="preserve">Sex, male, </w:t>
            </w:r>
            <w:r w:rsidR="00FB196F" w:rsidRPr="000E0961">
              <w:rPr>
                <w:i/>
                <w:iCs/>
              </w:rPr>
              <w:t>n</w:t>
            </w:r>
            <w:r w:rsidR="00FB196F" w:rsidRPr="000E0961">
              <w:t xml:space="preserve"> </w:t>
            </w:r>
            <w:r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0E0961" w:rsidRDefault="00981138" w:rsidP="00EB0BF6">
            <w:pPr>
              <w:pStyle w:val="Tabletext"/>
              <w:rPr>
                <w:b/>
                <w:bCs/>
              </w:rPr>
            </w:pPr>
            <w:r w:rsidRPr="000E0961">
              <w:t>26 (66.7)</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0E0961" w:rsidRDefault="00981138" w:rsidP="00EB0BF6">
            <w:pPr>
              <w:pStyle w:val="Tabletext"/>
            </w:pPr>
            <w:r w:rsidRPr="000E0961">
              <w:t>11 (57.9)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0E0961" w:rsidRDefault="00981138" w:rsidP="00EB0BF6">
            <w:pPr>
              <w:pStyle w:val="Tabletext"/>
            </w:pPr>
            <w:r w:rsidRPr="000E0961">
              <w:t>1</w:t>
            </w:r>
            <w:r w:rsidRPr="000E0961">
              <w:br/>
              <w:t>(20.0)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0E0961" w:rsidRDefault="00981138" w:rsidP="00EB0BF6">
            <w:pPr>
              <w:pStyle w:val="Tabletext"/>
            </w:pPr>
            <w:r w:rsidRPr="000E0961">
              <w:t>3 (60.0)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0E0961" w:rsidRDefault="00981138" w:rsidP="00EB0BF6">
            <w:pPr>
              <w:pStyle w:val="Tabletext"/>
            </w:pPr>
            <w:r w:rsidRPr="000E0961">
              <w:t>18 (60.0)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0E0961" w:rsidRDefault="00981138" w:rsidP="00EB0BF6">
            <w:pPr>
              <w:pStyle w:val="Tabletext"/>
            </w:pPr>
            <w:r w:rsidRPr="000E0961">
              <w:t>19 (76.0)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0E0961" w:rsidRDefault="00981138" w:rsidP="00EB0BF6">
            <w:pPr>
              <w:pStyle w:val="Tabletext"/>
            </w:pPr>
            <w:r w:rsidRPr="000E0961">
              <w:t>11 (52.4)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0E0961" w:rsidRDefault="00981138" w:rsidP="00EB0BF6">
            <w:pPr>
              <w:pStyle w:val="Tabletext"/>
            </w:pPr>
            <w:r w:rsidRPr="000E0961">
              <w:t>26 (78.8)</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0E0961" w:rsidRDefault="00981138" w:rsidP="00EB0BF6">
            <w:pPr>
              <w:pStyle w:val="Tabletext"/>
            </w:pPr>
            <w:r w:rsidRPr="000E0961">
              <w:t>115 (65.0)</w:t>
            </w:r>
          </w:p>
        </w:tc>
      </w:tr>
      <w:tr w:rsidR="00170AFA" w:rsidRPr="000E0961" w14:paraId="282F7546"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0E0961" w:rsidRDefault="007979BD" w:rsidP="00EB0BF6">
            <w:pPr>
              <w:pStyle w:val="Tabletext"/>
            </w:pPr>
            <w:r w:rsidRPr="000E0961">
              <w:t xml:space="preserve">CRRT, </w:t>
            </w:r>
            <w:r w:rsidR="00FB196F" w:rsidRPr="000E0961">
              <w:rPr>
                <w:i/>
                <w:iCs/>
              </w:rPr>
              <w:t>n</w:t>
            </w:r>
            <w:r w:rsidR="00FB196F" w:rsidRPr="000E0961">
              <w:t xml:space="preserve"> </w:t>
            </w:r>
            <w:r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0E0961" w:rsidRDefault="007979BD" w:rsidP="00EB0BF6">
            <w:pPr>
              <w:pStyle w:val="Tabletext"/>
              <w:rPr>
                <w:color w:val="000000"/>
              </w:rPr>
            </w:pPr>
            <w:r w:rsidRPr="000E0961">
              <w:t>8 (20.5)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0E0961" w:rsidRDefault="007979BD" w:rsidP="00EB0BF6">
            <w:pPr>
              <w:pStyle w:val="Tabletext"/>
              <w:rPr>
                <w:color w:val="000000"/>
              </w:rPr>
            </w:pPr>
            <w:r w:rsidRPr="000E0961">
              <w:t>6 (31.6)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0E0961" w:rsidRDefault="007979BD" w:rsidP="00EB0BF6">
            <w:pPr>
              <w:pStyle w:val="Tabletext"/>
              <w:rPr>
                <w:color w:val="000000"/>
              </w:rPr>
            </w:pPr>
            <w:r w:rsidRPr="000E0961">
              <w:t>5 (100)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0E0961" w:rsidRDefault="007979BD" w:rsidP="00EB0BF6">
            <w:pPr>
              <w:pStyle w:val="Tabletext"/>
              <w:rPr>
                <w:color w:val="000000"/>
              </w:rPr>
            </w:pPr>
            <w:r w:rsidRPr="000E0961">
              <w:t>0 (0)</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0E0961" w:rsidRDefault="007979BD" w:rsidP="00EB0BF6">
            <w:pPr>
              <w:pStyle w:val="Tabletext"/>
              <w:rPr>
                <w:color w:val="000000"/>
              </w:rPr>
            </w:pPr>
            <w:r w:rsidRPr="000E0961">
              <w:t>10 (33.3)</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45A896EE" w:rsidR="007979BD" w:rsidRPr="000E0961" w:rsidRDefault="00626236" w:rsidP="00EB0BF6">
            <w:pPr>
              <w:pStyle w:val="Tabletext"/>
              <w:rPr>
                <w:color w:val="000000"/>
              </w:rPr>
            </w:pPr>
            <w:r w:rsidRPr="000E0961">
              <w:t xml:space="preserve">5 </w:t>
            </w:r>
            <w:r w:rsidR="007979BD" w:rsidRPr="000E0961">
              <w:t>(12.0)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0E0961" w:rsidRDefault="007979BD"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0E0961" w:rsidRDefault="007979BD" w:rsidP="00EB0BF6">
            <w:pPr>
              <w:pStyle w:val="Tabletext"/>
              <w:rPr>
                <w:color w:val="000000"/>
              </w:rPr>
            </w:pPr>
            <w:r w:rsidRPr="000E0961">
              <w:t>0 (0)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13ED471C" w:rsidR="007979BD" w:rsidRPr="000E0961" w:rsidRDefault="00CF7ED4" w:rsidP="00EB0BF6">
            <w:pPr>
              <w:pStyle w:val="Tabletext"/>
              <w:rPr>
                <w:color w:val="000000"/>
              </w:rPr>
            </w:pPr>
            <w:r w:rsidRPr="000E0961">
              <w:t xml:space="preserve">34 </w:t>
            </w:r>
            <w:r w:rsidR="007979BD" w:rsidRPr="000E0961">
              <w:t>(</w:t>
            </w:r>
            <w:r w:rsidR="00806B67" w:rsidRPr="000E0961">
              <w:t>19</w:t>
            </w:r>
            <w:r w:rsidR="007979BD" w:rsidRPr="000E0961">
              <w:t>.</w:t>
            </w:r>
            <w:r w:rsidR="00806B67" w:rsidRPr="000E0961">
              <w:t>2</w:t>
            </w:r>
            <w:r w:rsidR="007979BD" w:rsidRPr="000E0961">
              <w:t>)</w:t>
            </w:r>
          </w:p>
        </w:tc>
      </w:tr>
      <w:tr w:rsidR="00170AFA" w:rsidRPr="000E0961" w14:paraId="6BDD2455" w14:textId="77777777" w:rsidTr="00170AFA">
        <w:trPr>
          <w:trHeight w:val="20"/>
        </w:trPr>
        <w:tc>
          <w:tcPr>
            <w:tcW w:w="2778"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0E0961" w:rsidRDefault="00724EA0" w:rsidP="00EB0BF6">
            <w:pPr>
              <w:pStyle w:val="Tabletext"/>
            </w:pPr>
            <w:r w:rsidRPr="000E0961">
              <w:t>Total dosing + sampling events</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0E0961" w:rsidRDefault="00555334" w:rsidP="00EB0BF6">
            <w:pPr>
              <w:pStyle w:val="Tabletext"/>
            </w:pPr>
            <w:r w:rsidRPr="000E0961">
              <w:t>709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0E0961" w:rsidRDefault="007D222E" w:rsidP="00EB0BF6">
            <w:pPr>
              <w:pStyle w:val="Tabletext"/>
            </w:pPr>
            <w:r w:rsidRPr="000E0961">
              <w:t>496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0E0961" w:rsidRDefault="00264C02" w:rsidP="00EB0BF6">
            <w:pPr>
              <w:pStyle w:val="Tabletext"/>
            </w:pPr>
            <w:r w:rsidRPr="000E0961">
              <w:t>174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0E0961" w:rsidRDefault="00264C02" w:rsidP="00EB0BF6">
            <w:pPr>
              <w:pStyle w:val="Tabletext"/>
            </w:pPr>
            <w:r w:rsidRPr="000E0961">
              <w:t>76</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0E0961" w:rsidRDefault="00264C02" w:rsidP="00EB0BF6">
            <w:pPr>
              <w:pStyle w:val="Tabletext"/>
            </w:pPr>
            <w:r w:rsidRPr="000E0961">
              <w:t>451</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0E0961" w:rsidRDefault="00264C02" w:rsidP="00EB0BF6">
            <w:pPr>
              <w:pStyle w:val="Tabletext"/>
            </w:pPr>
            <w:r w:rsidRPr="000E0961">
              <w:t>261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0E0961" w:rsidRDefault="00264C02" w:rsidP="00EB0BF6">
            <w:pPr>
              <w:pStyle w:val="Tabletext"/>
            </w:pPr>
            <w:r w:rsidRPr="000E0961">
              <w:t>249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0E0961" w:rsidRDefault="00264C02" w:rsidP="00EB0BF6">
            <w:pPr>
              <w:pStyle w:val="Tabletext"/>
            </w:pPr>
            <w:r w:rsidRPr="000E0961">
              <w:t>755</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0E0961" w:rsidRDefault="00D11E2C" w:rsidP="00EB0BF6">
            <w:pPr>
              <w:pStyle w:val="Tabletext"/>
            </w:pPr>
            <w:r w:rsidRPr="000E0961">
              <w:t>3170</w:t>
            </w:r>
          </w:p>
        </w:tc>
      </w:tr>
      <w:tr w:rsidR="00170AFA" w:rsidRPr="000E0961" w14:paraId="328233BC"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E01DA7" w:rsidRDefault="0067351A" w:rsidP="00EB0BF6">
            <w:pPr>
              <w:pStyle w:val="Tabletext"/>
              <w:rPr>
                <w:lang w:val="es-ES"/>
              </w:rPr>
            </w:pPr>
            <w:r w:rsidRPr="00E01DA7">
              <w:rPr>
                <w:lang w:val="es-ES"/>
              </w:rPr>
              <w:t>Fluconazole dose</w:t>
            </w:r>
            <w:r w:rsidR="00550CB3" w:rsidRPr="00E01DA7">
              <w:rPr>
                <w:lang w:val="es-ES"/>
              </w:rPr>
              <w:t xml:space="preserve">, </w:t>
            </w:r>
            <w:r w:rsidR="00E4568D" w:rsidRPr="00E01DA7">
              <w:rPr>
                <w:lang w:val="es-ES"/>
              </w:rPr>
              <w:t>m</w:t>
            </w:r>
            <w:r w:rsidR="00550CB3" w:rsidRPr="00E01DA7">
              <w:rPr>
                <w:lang w:val="es-ES"/>
              </w:rPr>
              <w:t>edian [Q1</w:t>
            </w:r>
            <w:r w:rsidR="006F045C" w:rsidRPr="00E01DA7">
              <w:rPr>
                <w:lang w:val="es-ES"/>
              </w:rPr>
              <w:t>–</w:t>
            </w:r>
            <w:r w:rsidR="00550CB3" w:rsidRPr="00E01DA7">
              <w:rPr>
                <w:lang w:val="es-ES"/>
              </w:rPr>
              <w:t xml:space="preserve">Q3], </w:t>
            </w:r>
            <w:r w:rsidR="00132C36" w:rsidRPr="00E01DA7">
              <w:rPr>
                <w:lang w:val="es-ES"/>
              </w:rPr>
              <w:t>mg</w:t>
            </w:r>
            <w:r w:rsidR="00B51121" w:rsidRPr="00E01DA7">
              <w:rPr>
                <w:lang w:val="es-ES"/>
              </w:rPr>
              <w:t xml:space="preserve">, </w:t>
            </w:r>
            <w:r w:rsidR="00D53CB9" w:rsidRPr="00E01DA7">
              <w:rPr>
                <w:i/>
                <w:iCs/>
                <w:lang w:val="es-ES"/>
              </w:rPr>
              <w:t>N</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0E0961" w:rsidRDefault="00550CB3" w:rsidP="00EB0BF6">
            <w:pPr>
              <w:pStyle w:val="Tabletext"/>
              <w:rPr>
                <w:color w:val="000000"/>
              </w:rPr>
            </w:pPr>
            <w:r w:rsidRPr="000E0961">
              <w:t>400</w:t>
            </w:r>
            <w:r w:rsidR="0065635B" w:rsidRPr="000E0961">
              <w:t xml:space="preserve"> </w:t>
            </w:r>
            <w:r w:rsidRPr="000E0961">
              <w:t>[400</w:t>
            </w:r>
            <w:r w:rsidR="006F045C" w:rsidRPr="000E0961">
              <w:t>–</w:t>
            </w:r>
            <w:r w:rsidRPr="000E0961">
              <w:t>400]</w:t>
            </w:r>
            <w:r w:rsidR="00AD7127" w:rsidRPr="000E0961">
              <w:t>, 453</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0E0961" w:rsidRDefault="00550CB3" w:rsidP="00EB0BF6">
            <w:pPr>
              <w:pStyle w:val="Tabletext"/>
              <w:rPr>
                <w:color w:val="000000"/>
              </w:rPr>
            </w:pPr>
            <w:r w:rsidRPr="000E0961">
              <w:t>400 [200</w:t>
            </w:r>
            <w:r w:rsidR="006F045C" w:rsidRPr="000E0961">
              <w:t>–</w:t>
            </w:r>
            <w:r w:rsidRPr="000E0961">
              <w:t>400]</w:t>
            </w:r>
            <w:r w:rsidR="00C031FA" w:rsidRPr="000E0961">
              <w:t xml:space="preserve">, </w:t>
            </w:r>
            <w:r w:rsidR="004D2EEC" w:rsidRPr="000E0961">
              <w:t>182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0E0961" w:rsidRDefault="00550CB3" w:rsidP="00EB0BF6">
            <w:pPr>
              <w:pStyle w:val="Tabletext"/>
              <w:rPr>
                <w:color w:val="000000"/>
              </w:rPr>
            </w:pPr>
            <w:r w:rsidRPr="000E0961">
              <w:t>800 [800</w:t>
            </w:r>
            <w:r w:rsidR="006F045C" w:rsidRPr="000E0961">
              <w:t>–</w:t>
            </w:r>
            <w:r w:rsidRPr="000E0961">
              <w:t>800]</w:t>
            </w:r>
            <w:r w:rsidR="004D2EEC" w:rsidRPr="000E0961">
              <w:t xml:space="preserve">, </w:t>
            </w:r>
            <w:r w:rsidR="003B388E" w:rsidRPr="000E0961">
              <w:t>90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0E0961" w:rsidRDefault="00550CB3" w:rsidP="00EB0BF6">
            <w:pPr>
              <w:pStyle w:val="Tabletext"/>
              <w:rPr>
                <w:color w:val="000000"/>
              </w:rPr>
            </w:pPr>
            <w:r w:rsidRPr="000E0961">
              <w:t>400 [400</w:t>
            </w:r>
            <w:r w:rsidR="006F045C" w:rsidRPr="000E0961">
              <w:t>–</w:t>
            </w:r>
            <w:r w:rsidRPr="000E0961">
              <w:t>400]</w:t>
            </w:r>
            <w:r w:rsidR="003B388E" w:rsidRPr="000E0961">
              <w:t>, 33</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0E0961" w:rsidRDefault="00550CB3" w:rsidP="00EB0BF6">
            <w:pPr>
              <w:pStyle w:val="Tabletext"/>
              <w:rPr>
                <w:color w:val="000000"/>
              </w:rPr>
            </w:pPr>
            <w:r w:rsidRPr="000E0961">
              <w:t>400 [400</w:t>
            </w:r>
            <w:r w:rsidR="006F045C" w:rsidRPr="000E0961">
              <w:t>–</w:t>
            </w:r>
            <w:r w:rsidRPr="000E0961">
              <w:t>400]</w:t>
            </w:r>
            <w:r w:rsidR="003B388E" w:rsidRPr="000E0961">
              <w:t>, 321</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0E0961" w:rsidRDefault="00550CB3" w:rsidP="00EB0BF6">
            <w:pPr>
              <w:pStyle w:val="Tabletext"/>
              <w:rPr>
                <w:color w:val="000000"/>
              </w:rPr>
            </w:pPr>
            <w:r w:rsidRPr="000E0961">
              <w:t>400 [300</w:t>
            </w:r>
            <w:r w:rsidR="006F045C" w:rsidRPr="000E0961">
              <w:t>–</w:t>
            </w:r>
            <w:r w:rsidRPr="000E0961">
              <w:t>400]</w:t>
            </w:r>
            <w:r w:rsidR="003B388E" w:rsidRPr="000E0961">
              <w:t xml:space="preserve">, </w:t>
            </w:r>
            <w:r w:rsidR="00621979" w:rsidRPr="000E0961">
              <w:t>192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0E0961" w:rsidRDefault="00550CB3" w:rsidP="00EB0BF6">
            <w:pPr>
              <w:pStyle w:val="Tabletext"/>
              <w:rPr>
                <w:color w:val="000000"/>
              </w:rPr>
            </w:pPr>
            <w:r w:rsidRPr="000E0961">
              <w:t>400 [400</w:t>
            </w:r>
            <w:r w:rsidR="006F045C" w:rsidRPr="000E0961">
              <w:t>–</w:t>
            </w:r>
            <w:r w:rsidRPr="000E0961">
              <w:t>400]</w:t>
            </w:r>
            <w:r w:rsidR="00621979" w:rsidRPr="000E0961">
              <w:t>, 89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0E0961" w:rsidRDefault="00550CB3" w:rsidP="00EB0BF6">
            <w:pPr>
              <w:pStyle w:val="Tabletext"/>
              <w:rPr>
                <w:color w:val="000000"/>
              </w:rPr>
            </w:pPr>
            <w:r w:rsidRPr="000E0961">
              <w:t>400 [200</w:t>
            </w:r>
            <w:r w:rsidR="006F045C" w:rsidRPr="000E0961">
              <w:t>–</w:t>
            </w:r>
            <w:r w:rsidRPr="000E0961">
              <w:t>400]</w:t>
            </w:r>
            <w:r w:rsidR="00621979" w:rsidRPr="000E0961">
              <w:t>, 194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0E0961" w:rsidRDefault="00550CB3" w:rsidP="00EB0BF6">
            <w:pPr>
              <w:pStyle w:val="Tabletext"/>
              <w:rPr>
                <w:color w:val="000000"/>
              </w:rPr>
            </w:pPr>
            <w:r w:rsidRPr="000E0961">
              <w:t>400 [400</w:t>
            </w:r>
            <w:r w:rsidR="006F045C" w:rsidRPr="000E0961">
              <w:t>–</w:t>
            </w:r>
            <w:r w:rsidRPr="000E0961">
              <w:t>400]</w:t>
            </w:r>
            <w:r w:rsidR="00621979" w:rsidRPr="000E0961">
              <w:t>, 1554</w:t>
            </w:r>
          </w:p>
        </w:tc>
      </w:tr>
      <w:tr w:rsidR="00170AFA" w:rsidRPr="000E0961" w14:paraId="2DEE4135"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0E0961" w:rsidRDefault="009E1FE8" w:rsidP="00EB0BF6">
            <w:pPr>
              <w:pStyle w:val="Tabletext"/>
            </w:pPr>
            <w:r w:rsidRPr="000E0961">
              <w:t>Plasma samples available per patient, median [Q1</w:t>
            </w:r>
            <w:r w:rsidR="006F045C" w:rsidRPr="000E0961">
              <w:t>–</w:t>
            </w:r>
            <w:r w:rsidRPr="000E0961">
              <w:t xml:space="preserve">Q3], </w:t>
            </w:r>
            <w:r w:rsidRPr="000E0961">
              <w:rPr>
                <w:i/>
                <w:iCs/>
              </w:rPr>
              <w:t>N</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0E0961" w:rsidRDefault="00FB4C20" w:rsidP="00EB0BF6">
            <w:pPr>
              <w:pStyle w:val="Tabletext"/>
            </w:pPr>
            <w:r w:rsidRPr="000E0961">
              <w:t>6</w:t>
            </w:r>
            <w:r w:rsidR="009E1FE8" w:rsidRPr="000E0961">
              <w:t xml:space="preserve"> [</w:t>
            </w:r>
            <w:r w:rsidRPr="000E0961">
              <w:t>3</w:t>
            </w:r>
            <w:r w:rsidR="006F045C" w:rsidRPr="000E0961">
              <w:t>–</w:t>
            </w:r>
            <w:r w:rsidR="00B85E56" w:rsidRPr="000E0961">
              <w:t>8</w:t>
            </w:r>
            <w:r w:rsidR="009E1FE8" w:rsidRPr="000E0961">
              <w:t>], 256</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0E0961" w:rsidRDefault="00BD703C" w:rsidP="00EB0BF6">
            <w:pPr>
              <w:pStyle w:val="Tabletext"/>
            </w:pPr>
            <w:r w:rsidRPr="000E0961">
              <w:t>18</w:t>
            </w:r>
            <w:r w:rsidR="009E1FE8" w:rsidRPr="000E0961">
              <w:t xml:space="preserve"> [</w:t>
            </w:r>
            <w:r w:rsidRPr="000E0961">
              <w:t>12</w:t>
            </w:r>
            <w:r w:rsidR="006F045C" w:rsidRPr="000E0961">
              <w:t>–</w:t>
            </w:r>
            <w:r w:rsidR="009E1FE8" w:rsidRPr="000E0961">
              <w:t>19], 314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0E0961" w:rsidRDefault="009E1FE8" w:rsidP="00EB0BF6">
            <w:pPr>
              <w:pStyle w:val="Tabletext"/>
            </w:pPr>
            <w:r w:rsidRPr="000E0961">
              <w:t>1</w:t>
            </w:r>
            <w:r w:rsidR="001257CE" w:rsidRPr="000E0961">
              <w:t>8</w:t>
            </w:r>
            <w:r w:rsidRPr="000E0961">
              <w:t xml:space="preserve"> [</w:t>
            </w:r>
            <w:r w:rsidR="001257CE" w:rsidRPr="000E0961">
              <w:t>8</w:t>
            </w:r>
            <w:r w:rsidR="006F045C" w:rsidRPr="000E0961">
              <w:t>–</w:t>
            </w:r>
            <w:r w:rsidRPr="000E0961">
              <w:t>2</w:t>
            </w:r>
            <w:r w:rsidR="001257CE" w:rsidRPr="000E0961">
              <w:t>5</w:t>
            </w:r>
            <w:r w:rsidRPr="000E0961">
              <w:t>], 84</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0E0961" w:rsidRDefault="009E1FE8" w:rsidP="00EB0BF6">
            <w:pPr>
              <w:pStyle w:val="Tabletext"/>
            </w:pPr>
            <w:r w:rsidRPr="000E0961">
              <w:t>7 [7</w:t>
            </w:r>
            <w:r w:rsidR="006F045C" w:rsidRPr="000E0961">
              <w:t>–</w:t>
            </w:r>
            <w:r w:rsidR="00BA2C87" w:rsidRPr="000E0961">
              <w:t>7</w:t>
            </w:r>
            <w:r w:rsidRPr="000E0961">
              <w:t>], 42</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0E0961" w:rsidRDefault="00272E56" w:rsidP="00EB0BF6">
            <w:pPr>
              <w:pStyle w:val="Tabletext"/>
            </w:pPr>
            <w:r w:rsidRPr="000E0961">
              <w:t>3</w:t>
            </w:r>
            <w:r w:rsidR="009E1FE8" w:rsidRPr="000E0961">
              <w:t>.</w:t>
            </w:r>
            <w:r w:rsidRPr="000E0961">
              <w:t>50</w:t>
            </w:r>
            <w:r w:rsidR="009E1FE8" w:rsidRPr="000E0961">
              <w:t xml:space="preserve"> [</w:t>
            </w:r>
            <w:r w:rsidR="00775906" w:rsidRPr="000E0961">
              <w:t>3</w:t>
            </w:r>
            <w:r w:rsidR="009E1FE8" w:rsidRPr="000E0961">
              <w:t>.</w:t>
            </w:r>
            <w:r w:rsidR="00775906" w:rsidRPr="000E0961">
              <w:t>00</w:t>
            </w:r>
            <w:r w:rsidR="006F045C" w:rsidRPr="000E0961">
              <w:t>–</w:t>
            </w:r>
            <w:r w:rsidR="00CC5B5F" w:rsidRPr="000E0961">
              <w:t>5</w:t>
            </w:r>
            <w:r w:rsidR="009E1FE8" w:rsidRPr="000E0961">
              <w:t>.</w:t>
            </w:r>
            <w:r w:rsidR="00CC5B5F" w:rsidRPr="000E0961">
              <w:t>75</w:t>
            </w:r>
            <w:r w:rsidR="009E1FE8" w:rsidRPr="000E0961">
              <w:t>], 130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0E0961" w:rsidRDefault="00955E43" w:rsidP="00EB0BF6">
            <w:pPr>
              <w:pStyle w:val="Tabletext"/>
            </w:pPr>
            <w:r w:rsidRPr="000E0961">
              <w:t>3</w:t>
            </w:r>
            <w:r w:rsidR="009E1FE8" w:rsidRPr="000E0961">
              <w:t xml:space="preserve"> [</w:t>
            </w:r>
            <w:r w:rsidRPr="000E0961">
              <w:t>3</w:t>
            </w:r>
            <w:r w:rsidR="006F045C" w:rsidRPr="000E0961">
              <w:t>–</w:t>
            </w:r>
            <w:r w:rsidR="009E1FE8" w:rsidRPr="000E0961">
              <w:t>3], 69</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0E0961" w:rsidRDefault="00CB08F9" w:rsidP="00EB0BF6">
            <w:pPr>
              <w:pStyle w:val="Tabletext"/>
            </w:pPr>
            <w:r w:rsidRPr="000E0961">
              <w:t>8</w:t>
            </w:r>
            <w:r w:rsidR="009E1FE8" w:rsidRPr="000E0961">
              <w:t xml:space="preserve"> [</w:t>
            </w:r>
            <w:r w:rsidRPr="000E0961">
              <w:t>7</w:t>
            </w:r>
            <w:r w:rsidR="006F045C" w:rsidRPr="000E0961">
              <w:t>–</w:t>
            </w:r>
            <w:r w:rsidRPr="000E0961">
              <w:t>8</w:t>
            </w:r>
            <w:r w:rsidR="009E1FE8" w:rsidRPr="000E0961">
              <w:t>], 160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0E0961" w:rsidRDefault="009E1FE8" w:rsidP="00EB0BF6">
            <w:pPr>
              <w:pStyle w:val="Tabletext"/>
            </w:pPr>
            <w:r w:rsidRPr="000E0961">
              <w:t>1</w:t>
            </w:r>
            <w:r w:rsidR="00363BCE" w:rsidRPr="000E0961">
              <w:t>4</w:t>
            </w:r>
            <w:r w:rsidRPr="000E0961">
              <w:t xml:space="preserve"> [</w:t>
            </w:r>
            <w:r w:rsidR="00363BCE" w:rsidRPr="000E0961">
              <w:t>7</w:t>
            </w:r>
            <w:r w:rsidR="006F045C" w:rsidRPr="000E0961">
              <w:t>–</w:t>
            </w:r>
            <w:r w:rsidRPr="000E0961">
              <w:t>2</w:t>
            </w:r>
            <w:r w:rsidR="00363BCE" w:rsidRPr="000E0961">
              <w:t>2</w:t>
            </w:r>
            <w:r w:rsidRPr="000E0961">
              <w:t>], 561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0E0961" w:rsidRDefault="00E97899" w:rsidP="00EB0BF6">
            <w:pPr>
              <w:pStyle w:val="Tabletext"/>
            </w:pPr>
            <w:r w:rsidRPr="000E0961">
              <w:t>7 [3</w:t>
            </w:r>
            <w:r w:rsidR="006F045C" w:rsidRPr="000E0961">
              <w:t>–</w:t>
            </w:r>
            <w:r w:rsidRPr="000E0961">
              <w:t>12]</w:t>
            </w:r>
            <w:r w:rsidR="009E1FE8" w:rsidRPr="000E0961">
              <w:t>, 1616</w:t>
            </w:r>
          </w:p>
        </w:tc>
      </w:tr>
      <w:tr w:rsidR="00170AFA" w:rsidRPr="000E0961" w:rsidDel="001276B3" w14:paraId="161F2029" w14:textId="77777777" w:rsidTr="00170AFA">
        <w:trPr>
          <w:trHeight w:val="20"/>
        </w:trPr>
        <w:tc>
          <w:tcPr>
            <w:tcW w:w="2778"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0E0961" w:rsidRDefault="00A3478D" w:rsidP="00EB0BF6">
            <w:pPr>
              <w:pStyle w:val="Tabletext"/>
            </w:pPr>
            <w:r w:rsidRPr="000E0961">
              <w:t>eGFR</w:t>
            </w:r>
            <w:r w:rsidRPr="000E0961">
              <w:rPr>
                <w:vertAlign w:val="subscript"/>
              </w:rPr>
              <w:t>CKD</w:t>
            </w:r>
            <w:r w:rsidR="006F045C" w:rsidRPr="000E0961">
              <w:rPr>
                <w:vertAlign w:val="subscript"/>
              </w:rPr>
              <w:t>-</w:t>
            </w:r>
            <w:r w:rsidRPr="000E0961">
              <w:rPr>
                <w:vertAlign w:val="subscript"/>
              </w:rPr>
              <w:t xml:space="preserve">EPI </w:t>
            </w:r>
            <w:r w:rsidRPr="000E0961">
              <w:t>, median [Q1</w:t>
            </w:r>
            <w:r w:rsidR="006F045C" w:rsidRPr="000E0961">
              <w:t>–</w:t>
            </w:r>
            <w:r w:rsidRPr="000E0961">
              <w:t>Q3], mL/min/1.73 m</w:t>
            </w:r>
            <w:r w:rsidRPr="000E0961">
              <w:rPr>
                <w:vertAlign w:val="superscript"/>
              </w:rPr>
              <w:t>2</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196E01FD" w:rsidR="00A3478D" w:rsidRPr="000E0961" w:rsidDel="001276B3" w:rsidRDefault="00A523C5" w:rsidP="00EB0BF6">
            <w:pPr>
              <w:pStyle w:val="Tabletext"/>
              <w:rPr>
                <w:color w:val="000000"/>
              </w:rPr>
            </w:pPr>
            <w:r w:rsidRPr="000E0961">
              <w:t>85</w:t>
            </w:r>
            <w:r w:rsidR="00A3478D" w:rsidRPr="000E0961">
              <w:t>.</w:t>
            </w:r>
            <w:r w:rsidRPr="000E0961">
              <w:t xml:space="preserve">5 </w:t>
            </w:r>
            <w:r w:rsidR="00A3478D" w:rsidRPr="000E0961">
              <w:t>[</w:t>
            </w:r>
            <w:r w:rsidRPr="000E0961">
              <w:t>46</w:t>
            </w:r>
            <w:r w:rsidR="00A3478D" w:rsidRPr="000E0961">
              <w:t>.</w:t>
            </w:r>
            <w:r w:rsidRPr="000E0961">
              <w:t>9</w:t>
            </w:r>
            <w:r w:rsidR="006F045C" w:rsidRPr="000E0961">
              <w:t>–</w:t>
            </w:r>
            <w:r w:rsidR="00B53A45" w:rsidRPr="000E0961">
              <w:t>105</w:t>
            </w:r>
            <w:r w:rsidR="00A3478D"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38BEE4D3" w:rsidR="00A3478D" w:rsidRPr="000E0961" w:rsidDel="001276B3" w:rsidRDefault="00CC302C" w:rsidP="00EB0BF6">
            <w:pPr>
              <w:pStyle w:val="Tabletext"/>
              <w:rPr>
                <w:color w:val="000000"/>
              </w:rPr>
            </w:pPr>
            <w:r w:rsidRPr="000E0961">
              <w:t>9</w:t>
            </w:r>
            <w:r w:rsidR="0064622E" w:rsidRPr="000E0961">
              <w:t>3</w:t>
            </w:r>
            <w:r w:rsidR="00A3478D" w:rsidRPr="000E0961">
              <w:t>.</w:t>
            </w:r>
            <w:r w:rsidRPr="000E0961">
              <w:t>1</w:t>
            </w:r>
            <w:r w:rsidR="0064622E" w:rsidRPr="000E0961">
              <w:t xml:space="preserve"> </w:t>
            </w:r>
            <w:r w:rsidR="00A3478D" w:rsidRPr="000E0961">
              <w:t>[</w:t>
            </w:r>
            <w:r w:rsidR="000334CB" w:rsidRPr="000E0961">
              <w:t>60</w:t>
            </w:r>
            <w:r w:rsidR="00A3478D" w:rsidRPr="000E0961">
              <w:t>.</w:t>
            </w:r>
            <w:r w:rsidR="000334CB" w:rsidRPr="000E0961">
              <w:t>3</w:t>
            </w:r>
            <w:r w:rsidR="006F045C" w:rsidRPr="000E0961">
              <w:t>–</w:t>
            </w:r>
            <w:r w:rsidR="000334CB" w:rsidRPr="000E0961">
              <w:t>105</w:t>
            </w:r>
            <w:r w:rsidR="00A3478D" w:rsidRPr="000E0961">
              <w:t>]</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0E0961" w:rsidDel="001276B3" w:rsidRDefault="00A3478D" w:rsidP="00EB0BF6">
            <w:pPr>
              <w:pStyle w:val="Tabletext"/>
              <w:rPr>
                <w:color w:val="000000"/>
              </w:rPr>
            </w:pPr>
            <w:r w:rsidRPr="000E0961">
              <w:t>NA</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0E0961" w:rsidDel="001276B3" w:rsidRDefault="00A3478D" w:rsidP="00EB0BF6">
            <w:pPr>
              <w:pStyle w:val="Tabletext"/>
              <w:rPr>
                <w:color w:val="000000"/>
              </w:rPr>
            </w:pPr>
            <w:r w:rsidRPr="000E0961">
              <w:t>NA</w:t>
            </w:r>
          </w:p>
        </w:tc>
        <w:tc>
          <w:tcPr>
            <w:tcW w:w="1474"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0E0961" w:rsidDel="001276B3" w:rsidRDefault="00A3478D" w:rsidP="00EB0BF6">
            <w:pPr>
              <w:pStyle w:val="Tabletext"/>
              <w:rPr>
                <w:color w:val="000000"/>
              </w:rPr>
            </w:pPr>
            <w:r w:rsidRPr="000E0961">
              <w:t>67.7 [46.6</w:t>
            </w:r>
            <w:r w:rsidR="006F045C" w:rsidRPr="000E0961">
              <w:t>–</w:t>
            </w:r>
            <w:r w:rsidRPr="000E0961">
              <w:t>100]</w:t>
            </w:r>
          </w:p>
        </w:tc>
        <w:tc>
          <w:tcPr>
            <w:tcW w:w="1531"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0E0961" w:rsidDel="001276B3" w:rsidRDefault="00A3478D" w:rsidP="00EB0BF6">
            <w:pPr>
              <w:pStyle w:val="Tabletext"/>
              <w:rPr>
                <w:color w:val="000000"/>
              </w:rPr>
            </w:pPr>
            <w:r w:rsidRPr="000E0961">
              <w:t>73.3 [25.5</w:t>
            </w:r>
            <w:r w:rsidR="006F045C" w:rsidRPr="000E0961">
              <w:t>–</w:t>
            </w:r>
            <w:r w:rsidRPr="000E0961">
              <w:t>110]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0E0961" w:rsidDel="001276B3" w:rsidRDefault="00A3478D" w:rsidP="00EB0BF6">
            <w:pPr>
              <w:pStyle w:val="Tabletext"/>
              <w:rPr>
                <w:color w:val="000000"/>
              </w:rPr>
            </w:pPr>
            <w:r w:rsidRPr="000E0961">
              <w:t>101 [72.9</w:t>
            </w:r>
            <w:r w:rsidR="006F045C" w:rsidRPr="000E0961">
              <w:t>–</w:t>
            </w:r>
            <w:r w:rsidRPr="000E0961">
              <w:t>120]</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0E0961" w:rsidDel="001276B3" w:rsidRDefault="00A3478D" w:rsidP="00EB0BF6">
            <w:pPr>
              <w:pStyle w:val="Tabletext"/>
              <w:rPr>
                <w:color w:val="000000"/>
              </w:rPr>
            </w:pPr>
            <w:r w:rsidRPr="000E0961">
              <w:t>98.3 [71.9</w:t>
            </w:r>
            <w:r w:rsidR="006F045C" w:rsidRPr="000E0961">
              <w:t>–</w:t>
            </w:r>
            <w:r w:rsidRPr="000E0961">
              <w:t>111]</w:t>
            </w:r>
          </w:p>
        </w:tc>
        <w:tc>
          <w:tcPr>
            <w:tcW w:w="130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3E20BCA0" w:rsidR="00A3478D" w:rsidRPr="000E0961" w:rsidDel="001276B3" w:rsidRDefault="00BB43EF" w:rsidP="00EB0BF6">
            <w:pPr>
              <w:pStyle w:val="Tabletext"/>
              <w:rPr>
                <w:color w:val="000000"/>
              </w:rPr>
            </w:pPr>
            <w:r w:rsidRPr="000E0961">
              <w:t>82</w:t>
            </w:r>
            <w:r w:rsidR="00A3478D" w:rsidRPr="000E0961">
              <w:t>.</w:t>
            </w:r>
            <w:r w:rsidRPr="000E0961">
              <w:t xml:space="preserve">7 </w:t>
            </w:r>
            <w:r w:rsidR="00A3478D" w:rsidRPr="000E0961">
              <w:t>[49.</w:t>
            </w:r>
            <w:r w:rsidR="00C16ADB" w:rsidRPr="000E0961">
              <w:t>8</w:t>
            </w:r>
            <w:r w:rsidR="006F045C" w:rsidRPr="000E0961">
              <w:t>–</w:t>
            </w:r>
            <w:r w:rsidR="00A3478D" w:rsidRPr="000E0961">
              <w:t>104]</w:t>
            </w:r>
          </w:p>
        </w:tc>
      </w:tr>
      <w:tr w:rsidR="00170AFA" w:rsidRPr="000E0961" w:rsidDel="001276B3" w14:paraId="0E638A1D" w14:textId="77777777" w:rsidTr="00170AFA">
        <w:trPr>
          <w:trHeight w:val="20"/>
        </w:trPr>
        <w:tc>
          <w:tcPr>
            <w:tcW w:w="2778"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E01DA7" w:rsidRDefault="00E546E6" w:rsidP="00EB0BF6">
            <w:pPr>
              <w:pStyle w:val="Tabletext"/>
              <w:rPr>
                <w:lang w:val="en-GB"/>
              </w:rPr>
            </w:pPr>
            <w:r w:rsidRPr="00E01DA7">
              <w:rPr>
                <w:lang w:val="en-GB"/>
              </w:rPr>
              <w:t>Missing</w:t>
            </w:r>
            <w:r w:rsidR="00D4360C" w:rsidRPr="00E01DA7">
              <w:rPr>
                <w:lang w:val="en-GB"/>
              </w:rPr>
              <w:t xml:space="preserve"> within dosing interval</w:t>
            </w:r>
            <w:r w:rsidR="00461CC2" w:rsidRPr="00E01DA7">
              <w:rPr>
                <w:lang w:val="en-GB"/>
              </w:rPr>
              <w:t>s</w:t>
            </w:r>
            <w:r w:rsidRPr="00E01DA7">
              <w:rPr>
                <w:lang w:val="en-GB"/>
              </w:rPr>
              <w:t xml:space="preserve">, </w:t>
            </w:r>
            <w:r w:rsidRPr="00E01DA7">
              <w:rPr>
                <w:i/>
                <w:iCs/>
                <w:lang w:val="en-GB"/>
              </w:rPr>
              <w:t>N</w:t>
            </w:r>
            <w:r w:rsidRPr="00E01DA7">
              <w:rPr>
                <w:lang w:val="en-GB"/>
              </w:rPr>
              <w:t xml:space="preserve"> (%)</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6DD4573F" w14:textId="63257D7D" w:rsidR="00E546E6" w:rsidRPr="000E0961" w:rsidDel="001276B3" w:rsidRDefault="00C2197D" w:rsidP="00EB0BF6">
            <w:pPr>
              <w:pStyle w:val="Tabletext"/>
              <w:rPr>
                <w:color w:val="000000"/>
              </w:rPr>
            </w:pPr>
            <w:r w:rsidRPr="000E0961">
              <w:t xml:space="preserve">254 </w:t>
            </w:r>
            <w:r w:rsidR="00E546E6" w:rsidRPr="000E0961">
              <w:t>(</w:t>
            </w:r>
            <w:r w:rsidRPr="000E0961">
              <w:t>3</w:t>
            </w:r>
            <w:r w:rsidR="00E6161B" w:rsidRPr="000E0961">
              <w:t>5</w:t>
            </w:r>
            <w:r w:rsidR="00E546E6" w:rsidRPr="000E0961">
              <w:t>.</w:t>
            </w:r>
            <w:r w:rsidRPr="000E0961">
              <w:t>8)</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06240FB0" w14:textId="5DA80210" w:rsidR="00E546E6" w:rsidRPr="000E0961" w:rsidDel="001276B3" w:rsidRDefault="002F76B6" w:rsidP="00EB0BF6">
            <w:pPr>
              <w:pStyle w:val="Tabletext"/>
              <w:rPr>
                <w:color w:val="000000"/>
              </w:rPr>
            </w:pPr>
            <w:r w:rsidRPr="000E0961">
              <w:t>2</w:t>
            </w:r>
            <w:r w:rsidR="0029302E" w:rsidRPr="000E0961">
              <w:t>31</w:t>
            </w:r>
            <w:r w:rsidRPr="000E0961">
              <w:t xml:space="preserve"> </w:t>
            </w:r>
            <w:r w:rsidR="00E546E6" w:rsidRPr="000E0961">
              <w:t>(</w:t>
            </w:r>
            <w:r w:rsidRPr="000E0961">
              <w:t>4</w:t>
            </w:r>
            <w:r w:rsidR="001274A1" w:rsidRPr="000E0961">
              <w:t>6</w:t>
            </w:r>
            <w:r w:rsidR="00E546E6" w:rsidRPr="000E0961">
              <w:t>.</w:t>
            </w:r>
            <w:r w:rsidR="001274A1" w:rsidRPr="000E0961">
              <w:t>6</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0E0961" w:rsidDel="001276B3" w:rsidRDefault="007A1808" w:rsidP="00EB0BF6">
            <w:pPr>
              <w:pStyle w:val="Tabletext"/>
              <w:rPr>
                <w:color w:val="000000"/>
              </w:rPr>
            </w:pPr>
            <w:r w:rsidRPr="000E0961">
              <w:t>0</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0E0961" w:rsidDel="001276B3" w:rsidRDefault="007A1808" w:rsidP="00EB0BF6">
            <w:pPr>
              <w:pStyle w:val="Tabletext"/>
              <w:rPr>
                <w:color w:val="000000"/>
              </w:rPr>
            </w:pPr>
            <w:r w:rsidRPr="000E0961">
              <w:t>0</w:t>
            </w:r>
          </w:p>
        </w:tc>
        <w:tc>
          <w:tcPr>
            <w:tcW w:w="1474" w:type="dxa"/>
            <w:tcBorders>
              <w:top w:val="nil"/>
              <w:left w:val="nil"/>
              <w:right w:val="nil"/>
            </w:tcBorders>
            <w:shd w:val="clear" w:color="auto" w:fill="FFFFFF"/>
            <w:noWrap/>
            <w:tcMar>
              <w:top w:w="60" w:type="dxa"/>
              <w:left w:w="180" w:type="dxa"/>
              <w:bottom w:w="60" w:type="dxa"/>
              <w:right w:w="180" w:type="dxa"/>
            </w:tcMar>
            <w:vAlign w:val="center"/>
          </w:tcPr>
          <w:p w14:paraId="35DDE3AC" w14:textId="32A43106" w:rsidR="00E546E6" w:rsidRPr="000E0961" w:rsidDel="001276B3" w:rsidRDefault="00AA2566" w:rsidP="00EB0BF6">
            <w:pPr>
              <w:pStyle w:val="Tabletext"/>
              <w:rPr>
                <w:color w:val="000000"/>
              </w:rPr>
            </w:pPr>
            <w:r w:rsidRPr="000E0961">
              <w:t xml:space="preserve">82 </w:t>
            </w:r>
            <w:r w:rsidR="00E546E6" w:rsidRPr="000E0961">
              <w:t>(</w:t>
            </w:r>
            <w:r w:rsidRPr="000E0961">
              <w:t>18</w:t>
            </w:r>
            <w:r w:rsidR="00E546E6" w:rsidRPr="000E0961">
              <w:t>.</w:t>
            </w:r>
            <w:r w:rsidRPr="000E0961">
              <w:t>2</w:t>
            </w:r>
            <w:r w:rsidR="00E546E6" w:rsidRPr="000E0961">
              <w:t>)</w:t>
            </w:r>
          </w:p>
        </w:tc>
        <w:tc>
          <w:tcPr>
            <w:tcW w:w="1531"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0E0961" w:rsidDel="001276B3" w:rsidRDefault="008A4003" w:rsidP="00EB0BF6">
            <w:pPr>
              <w:pStyle w:val="Tabletext"/>
              <w:rPr>
                <w:color w:val="000000"/>
              </w:rPr>
            </w:pPr>
            <w:r w:rsidRPr="000E0961">
              <w:t xml:space="preserve">15 </w:t>
            </w:r>
            <w:r w:rsidR="00E546E6" w:rsidRPr="000E0961">
              <w:t>(</w:t>
            </w:r>
            <w:r w:rsidRPr="000E0961">
              <w:t>5</w:t>
            </w:r>
            <w:r w:rsidR="00E546E6" w:rsidRPr="000E0961">
              <w:t>.</w:t>
            </w:r>
            <w:r w:rsidRPr="000E0961">
              <w:t>7</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0E0961" w:rsidDel="001276B3" w:rsidRDefault="00FF7329" w:rsidP="00EB0BF6">
            <w:pPr>
              <w:pStyle w:val="Tabletext"/>
              <w:rPr>
                <w:color w:val="000000"/>
              </w:rPr>
            </w:pPr>
            <w:r w:rsidRPr="000E0961">
              <w:t xml:space="preserve">6 </w:t>
            </w:r>
            <w:r w:rsidR="00E546E6" w:rsidRPr="000E0961">
              <w:t>(</w:t>
            </w:r>
            <w:r w:rsidRPr="000E0961">
              <w:t>2</w:t>
            </w:r>
            <w:r w:rsidR="00E546E6" w:rsidRPr="000E0961">
              <w:t>.</w:t>
            </w:r>
            <w:r w:rsidRPr="000E0961">
              <w:t>4</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076830D1" w14:textId="5FF989DF" w:rsidR="00E546E6" w:rsidRPr="000E0961" w:rsidDel="001276B3" w:rsidRDefault="009978DF" w:rsidP="00EB0BF6">
            <w:pPr>
              <w:pStyle w:val="Tabletext"/>
              <w:rPr>
                <w:color w:val="000000"/>
              </w:rPr>
            </w:pPr>
            <w:r w:rsidRPr="000E0961">
              <w:t xml:space="preserve">104 </w:t>
            </w:r>
            <w:r w:rsidR="00E546E6" w:rsidRPr="000E0961">
              <w:t>(</w:t>
            </w:r>
            <w:r w:rsidRPr="000E0961">
              <w:t>13</w:t>
            </w:r>
            <w:r w:rsidR="00E546E6" w:rsidRPr="000E0961">
              <w:t>.</w:t>
            </w:r>
            <w:r w:rsidR="002D08CE" w:rsidRPr="000E0961">
              <w:t>8</w:t>
            </w:r>
            <w:r w:rsidR="00E546E6" w:rsidRPr="000E0961">
              <w:t>)</w:t>
            </w:r>
          </w:p>
        </w:tc>
        <w:tc>
          <w:tcPr>
            <w:tcW w:w="1304" w:type="dxa"/>
            <w:tcBorders>
              <w:top w:val="nil"/>
              <w:left w:val="nil"/>
              <w:right w:val="nil"/>
            </w:tcBorders>
            <w:shd w:val="clear" w:color="auto" w:fill="FFFFFF"/>
            <w:noWrap/>
            <w:tcMar>
              <w:top w:w="60" w:type="dxa"/>
              <w:left w:w="180" w:type="dxa"/>
              <w:bottom w:w="60" w:type="dxa"/>
              <w:right w:w="180" w:type="dxa"/>
            </w:tcMar>
            <w:vAlign w:val="center"/>
          </w:tcPr>
          <w:p w14:paraId="432570C2" w14:textId="3C04ACDC" w:rsidR="00E546E6" w:rsidRPr="000E0961" w:rsidDel="001276B3" w:rsidRDefault="008E34FC" w:rsidP="00EB0BF6">
            <w:pPr>
              <w:pStyle w:val="Tabletext"/>
              <w:rPr>
                <w:color w:val="000000"/>
              </w:rPr>
            </w:pPr>
            <w:r w:rsidRPr="000E0961">
              <w:t xml:space="preserve">692 </w:t>
            </w:r>
            <w:r w:rsidR="00E546E6" w:rsidRPr="000E0961">
              <w:t>(</w:t>
            </w:r>
            <w:r w:rsidRPr="000E0961">
              <w:t>21</w:t>
            </w:r>
            <w:r w:rsidR="00E546E6" w:rsidRPr="000E0961">
              <w:t>.</w:t>
            </w:r>
            <w:r w:rsidRPr="000E0961">
              <w:t>8</w:t>
            </w:r>
            <w:r w:rsidR="00E546E6" w:rsidRPr="000E0961">
              <w:t>)</w:t>
            </w:r>
          </w:p>
        </w:tc>
      </w:tr>
      <w:tr w:rsidR="00170AFA" w:rsidRPr="000E0961" w:rsidDel="001276B3" w14:paraId="12CD8EDD" w14:textId="77777777" w:rsidTr="00170AFA">
        <w:trPr>
          <w:trHeight w:val="20"/>
        </w:trPr>
        <w:tc>
          <w:tcPr>
            <w:tcW w:w="2778"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0E0961" w:rsidRDefault="0038100E" w:rsidP="00EB0BF6">
            <w:pPr>
              <w:pStyle w:val="Tabletext"/>
            </w:pPr>
            <w:r w:rsidRPr="000E0961">
              <w:t>Missing between dosing intervals, N (%)</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0E0961" w:rsidRDefault="00BD7D0B" w:rsidP="00EB0BF6">
            <w:pPr>
              <w:pStyle w:val="Tabletext"/>
            </w:pPr>
            <w:r w:rsidRPr="000E0961">
              <w:t>199</w:t>
            </w:r>
            <w:r w:rsidR="0038100E" w:rsidRPr="000E0961">
              <w:t xml:space="preserve"> (</w:t>
            </w:r>
            <w:r w:rsidR="00175313" w:rsidRPr="000E0961">
              <w:t>28</w:t>
            </w:r>
            <w:r w:rsidR="0038100E" w:rsidRPr="000E0961">
              <w:t>.</w:t>
            </w:r>
            <w:r w:rsidR="00175313" w:rsidRPr="000E0961">
              <w:t>1</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0E0961" w:rsidRDefault="002A4F7F" w:rsidP="00EB0BF6">
            <w:pPr>
              <w:pStyle w:val="Tabletext"/>
            </w:pPr>
            <w:r w:rsidRPr="000E0961">
              <w:t>215</w:t>
            </w:r>
            <w:r w:rsidR="0038100E" w:rsidRPr="000E0961">
              <w:t xml:space="preserve"> (</w:t>
            </w:r>
            <w:r w:rsidRPr="000E0961">
              <w:t>43</w:t>
            </w:r>
            <w:r w:rsidR="0038100E" w:rsidRPr="000E0961">
              <w:t>.</w:t>
            </w:r>
            <w:r w:rsidRPr="000E0961">
              <w:t>3</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0E0961" w:rsidRDefault="0038100E" w:rsidP="00EB0BF6">
            <w:pPr>
              <w:pStyle w:val="Tabletext"/>
            </w:pPr>
            <w:r w:rsidRPr="000E0961">
              <w:t>174 (100)</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0E0961" w:rsidRDefault="0038100E" w:rsidP="00EB0BF6">
            <w:pPr>
              <w:pStyle w:val="Tabletext"/>
            </w:pPr>
            <w:r w:rsidRPr="000E0961">
              <w:t>75 (100)</w:t>
            </w:r>
          </w:p>
        </w:tc>
        <w:tc>
          <w:tcPr>
            <w:tcW w:w="147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0E0961" w:rsidRDefault="00C50FDB" w:rsidP="00EB0BF6">
            <w:pPr>
              <w:pStyle w:val="Tabletext"/>
            </w:pPr>
            <w:r w:rsidRPr="000E0961">
              <w:t>156</w:t>
            </w:r>
            <w:r w:rsidR="0038100E" w:rsidRPr="000E0961">
              <w:t xml:space="preserve"> (</w:t>
            </w:r>
            <w:r w:rsidR="003004A4" w:rsidRPr="000E0961">
              <w:t>34</w:t>
            </w:r>
            <w:r w:rsidR="0038100E" w:rsidRPr="000E0961">
              <w:t>.</w:t>
            </w:r>
            <w:r w:rsidR="003004A4" w:rsidRPr="000E0961">
              <w:t>6</w:t>
            </w:r>
            <w:r w:rsidR="0038100E" w:rsidRPr="000E0961">
              <w:t>)</w:t>
            </w:r>
          </w:p>
        </w:tc>
        <w:tc>
          <w:tcPr>
            <w:tcW w:w="1531"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0E0961" w:rsidRDefault="0038100E" w:rsidP="00EB0BF6">
            <w:pPr>
              <w:pStyle w:val="Tabletext"/>
            </w:pPr>
            <w:r w:rsidRPr="000E0961">
              <w:t>2</w:t>
            </w:r>
            <w:r w:rsidR="003176AF" w:rsidRPr="000E0961">
              <w:t>21</w:t>
            </w:r>
            <w:r w:rsidRPr="000E0961">
              <w:t xml:space="preserve"> (</w:t>
            </w:r>
            <w:r w:rsidR="003176AF" w:rsidRPr="000E0961">
              <w:t>84</w:t>
            </w:r>
            <w:r w:rsidRPr="000E0961">
              <w:t>.</w:t>
            </w:r>
            <w:r w:rsidR="003176AF" w:rsidRPr="000E0961">
              <w:t>7</w:t>
            </w:r>
            <w:r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0E0961" w:rsidRDefault="0038100E" w:rsidP="00EB0BF6">
            <w:pPr>
              <w:pStyle w:val="Tabletext"/>
            </w:pPr>
            <w:r w:rsidRPr="000E0961">
              <w:t>22</w:t>
            </w:r>
            <w:r w:rsidR="00C60824" w:rsidRPr="000E0961">
              <w:t>2</w:t>
            </w:r>
            <w:r w:rsidRPr="000E0961">
              <w:t xml:space="preserve"> (</w:t>
            </w:r>
            <w:r w:rsidR="00C60824" w:rsidRPr="000E0961">
              <w:t>89</w:t>
            </w:r>
            <w:r w:rsidRPr="000E0961">
              <w:t>.</w:t>
            </w:r>
            <w:r w:rsidR="00C60824" w:rsidRPr="000E0961">
              <w:t>2</w:t>
            </w:r>
            <w:r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0E0961" w:rsidRDefault="00FC3327" w:rsidP="00EB0BF6">
            <w:pPr>
              <w:pStyle w:val="Tabletext"/>
            </w:pPr>
            <w:r w:rsidRPr="000E0961">
              <w:t>618</w:t>
            </w:r>
            <w:r w:rsidR="0038100E" w:rsidRPr="000E0961">
              <w:t xml:space="preserve"> (</w:t>
            </w:r>
            <w:r w:rsidR="00B2204B" w:rsidRPr="000E0961">
              <w:t>81</w:t>
            </w:r>
            <w:r w:rsidR="0038100E" w:rsidRPr="000E0961">
              <w:t>.</w:t>
            </w:r>
            <w:r w:rsidR="006320D4" w:rsidRPr="000E0961">
              <w:t>9</w:t>
            </w:r>
            <w:r w:rsidR="0038100E" w:rsidRPr="000E0961">
              <w:t>)</w:t>
            </w:r>
          </w:p>
        </w:tc>
        <w:tc>
          <w:tcPr>
            <w:tcW w:w="130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0E0961" w:rsidRDefault="00333ACB" w:rsidP="00EB0BF6">
            <w:pPr>
              <w:pStyle w:val="Tabletext"/>
            </w:pPr>
            <w:r w:rsidRPr="000E0961">
              <w:t>1880</w:t>
            </w:r>
            <w:r w:rsidR="0038100E" w:rsidRPr="000E0961">
              <w:t xml:space="preserve"> (</w:t>
            </w:r>
            <w:r w:rsidRPr="000E0961">
              <w:t>59</w:t>
            </w:r>
            <w:r w:rsidR="0038100E" w:rsidRPr="000E0961">
              <w:t>.</w:t>
            </w:r>
            <w:r w:rsidRPr="000E0961">
              <w:t>3</w:t>
            </w:r>
            <w:r w:rsidR="0038100E" w:rsidRPr="000E0961">
              <w:t>)</w:t>
            </w:r>
          </w:p>
        </w:tc>
      </w:tr>
    </w:tbl>
    <w:p w14:paraId="5B5F808A" w14:textId="76F8EF0D" w:rsidR="00170AFA" w:rsidRDefault="00170AFA" w:rsidP="00170AFA">
      <w:pPr>
        <w:pStyle w:val="Tablefooter"/>
      </w:pPr>
      <w:r w:rsidRPr="00DB7B7B">
        <w:lastRenderedPageBreak/>
        <w:t>APACHE II, Acute Physiology and Chronic Health Evaluation II; C: plasma concentration; CRRT:</w:t>
      </w:r>
      <w:r w:rsidRPr="00DB7B7B">
        <w:rPr>
          <w:b/>
          <w:bCs/>
        </w:rPr>
        <w:t xml:space="preserve"> </w:t>
      </w:r>
      <w:r w:rsidRPr="00DB7B7B">
        <w:t>continuous renal replacement therapy; eGFR</w:t>
      </w:r>
      <w:r w:rsidRPr="00DB7B7B">
        <w:rPr>
          <w:vertAlign w:val="subscript"/>
        </w:rPr>
        <w:t>CKD-EPI</w:t>
      </w:r>
      <w:r w:rsidRPr="00DB7B7B">
        <w:t>:</w:t>
      </w:r>
      <w:r w:rsidRPr="00DB7B7B">
        <w:rPr>
          <w:b/>
          <w:bCs/>
        </w:rPr>
        <w:t xml:space="preserve"> </w:t>
      </w:r>
      <w:r w:rsidRPr="00DB7B7B">
        <w:t>estimated glomerular filtration rate calculated using the Chronic Kidney Disease Epidemiology Collaboration equation without a race variable ; IHD: intermittent haemodialysis; n, number of patients; N, number of events (either dosing or sampling or both); NA, not available ; Q1, 1</w:t>
      </w:r>
      <w:r w:rsidRPr="00DB7B7B">
        <w:rPr>
          <w:vertAlign w:val="superscript"/>
        </w:rPr>
        <w:t>st</w:t>
      </w:r>
      <w:r w:rsidRPr="00DB7B7B">
        <w:t xml:space="preserve"> quartile; Q3, 3</w:t>
      </w:r>
      <w:r w:rsidRPr="00DB7B7B">
        <w:rPr>
          <w:vertAlign w:val="superscript"/>
        </w:rPr>
        <w:t>rd</w:t>
      </w:r>
      <w:r w:rsidRPr="00DB7B7B">
        <w:t xml:space="preserve"> quartile.</w:t>
      </w:r>
    </w:p>
    <w:p w14:paraId="517D9807" w14:textId="77777777" w:rsidR="00170AFA" w:rsidRPr="00A72BCD" w:rsidRDefault="00170AFA" w:rsidP="00CE3795">
      <w:pPr>
        <w:sectPr w:rsidR="00170AFA" w:rsidRPr="00A72BCD" w:rsidSect="001E4D5C">
          <w:pgSz w:w="16838" w:h="11906" w:orient="landscape" w:code="9"/>
          <w:pgMar w:top="1440" w:right="1440" w:bottom="1440" w:left="1440" w:header="720" w:footer="720" w:gutter="0"/>
          <w:cols w:space="720"/>
          <w:docGrid w:linePitch="360"/>
        </w:sectPr>
      </w:pPr>
    </w:p>
    <w:p w14:paraId="7B414DE9" w14:textId="41CA3026" w:rsidR="00F73945" w:rsidRPr="00170AFA" w:rsidRDefault="00B901B3" w:rsidP="00170AFA">
      <w:pPr>
        <w:pStyle w:val="Tableheader"/>
        <w:rPr>
          <w:b w:val="0"/>
          <w:bCs w:val="0"/>
        </w:rPr>
      </w:pPr>
      <w:r w:rsidRPr="00E03B11">
        <w:lastRenderedPageBreak/>
        <w:t xml:space="preserve">Table 2. </w:t>
      </w:r>
      <w:r w:rsidR="00D92590" w:rsidRPr="00170AFA">
        <w:rPr>
          <w:b w:val="0"/>
          <w:bCs w:val="0"/>
        </w:rPr>
        <w:t>Model p</w:t>
      </w:r>
      <w:r w:rsidRPr="00170AFA">
        <w:rPr>
          <w:b w:val="0"/>
          <w:bCs w:val="0"/>
        </w:rPr>
        <w:t xml:space="preserve">arameter </w:t>
      </w:r>
      <w:r w:rsidR="007464C8" w:rsidRPr="00170AFA">
        <w:rPr>
          <w:b w:val="0"/>
          <w:bCs w:val="0"/>
        </w:rPr>
        <w:t>estimates</w:t>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6C7FF9"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6BF46C10" w:rsidR="002B0CBD" w:rsidRPr="00170AFA" w:rsidRDefault="002B0CBD" w:rsidP="00170AFA">
            <w:pPr>
              <w:pStyle w:val="Tabletext"/>
              <w:rPr>
                <w:b/>
                <w:bCs/>
              </w:rPr>
            </w:pPr>
            <w:r w:rsidRPr="00170AFA">
              <w:rPr>
                <w:b/>
                <w:bCs/>
              </w:rPr>
              <w:t>Parameter</w:t>
            </w:r>
            <w:r w:rsidR="00A635EF" w:rsidRPr="00170AFA">
              <w:rPr>
                <w:b/>
                <w:bCs/>
              </w:rPr>
              <w:t>s</w:t>
            </w:r>
          </w:p>
        </w:tc>
        <w:tc>
          <w:tcPr>
            <w:tcW w:w="1220" w:type="pct"/>
            <w:tcBorders>
              <w:top w:val="single" w:sz="18" w:space="0" w:color="000000"/>
              <w:left w:val="nil"/>
              <w:bottom w:val="single" w:sz="8" w:space="0" w:color="000000"/>
              <w:right w:val="nil"/>
            </w:tcBorders>
            <w:shd w:val="clear" w:color="auto" w:fill="FFFFFF"/>
            <w:vAlign w:val="center"/>
          </w:tcPr>
          <w:p w14:paraId="08CAA11E" w14:textId="2A7B55E1" w:rsidR="002B0CBD" w:rsidRPr="00170AFA" w:rsidRDefault="008E0FFF" w:rsidP="00170AFA">
            <w:pPr>
              <w:pStyle w:val="Tabletext"/>
              <w:rPr>
                <w:b/>
                <w:bCs/>
                <w:lang w:val="es-ES"/>
              </w:rPr>
            </w:pPr>
            <w:r w:rsidRPr="00170AFA">
              <w:rPr>
                <w:b/>
                <w:bCs/>
                <w:lang w:val="es-ES"/>
              </w:rPr>
              <w:t>Base model</w:t>
            </w:r>
            <w:r w:rsidR="0067647F" w:rsidRPr="00170AFA">
              <w:rPr>
                <w:b/>
                <w:bCs/>
                <w:lang w:val="es-ES"/>
              </w:rPr>
              <w:t xml:space="preserve"> estimate</w:t>
            </w:r>
            <w:r w:rsidRPr="00170AFA">
              <w:rPr>
                <w:b/>
                <w:bCs/>
                <w:lang w:val="es-ES"/>
              </w:rPr>
              <w:t xml:space="preserve"> </w:t>
            </w:r>
            <w:r w:rsidR="00C9166C" w:rsidRPr="00170AFA">
              <w:rPr>
                <w:b/>
                <w:bCs/>
                <w:lang w:val="es-ES"/>
              </w:rPr>
              <w:t>(</w:t>
            </w:r>
            <w:r w:rsidR="00FF63CE" w:rsidRPr="00170AFA">
              <w:rPr>
                <w:b/>
                <w:bCs/>
                <w:lang w:val="es-ES"/>
              </w:rPr>
              <w:t xml:space="preserve">% </w:t>
            </w:r>
            <w:r w:rsidR="00C9166C" w:rsidRPr="00170AFA">
              <w:rPr>
                <w:b/>
                <w:bCs/>
                <w:lang w:val="es-ES"/>
              </w:rPr>
              <w:t>RSE)</w:t>
            </w:r>
            <w:r w:rsidR="00896B15" w:rsidRPr="00170AFA">
              <w:rPr>
                <w:b/>
                <w:bCs/>
                <w:lang w:val="es-ES"/>
              </w:rPr>
              <w:t xml:space="preserve"> </w:t>
            </w:r>
            <w:r w:rsidR="005F7B5F" w:rsidRPr="00170AFA">
              <w:rPr>
                <w:b/>
                <w:bCs/>
                <w:lang w:val="es-ES"/>
              </w:rPr>
              <w:t>[%shrinkage]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170AFA" w:rsidRDefault="008B5AC4" w:rsidP="00170AFA">
            <w:pPr>
              <w:pStyle w:val="Tabletext"/>
              <w:rPr>
                <w:b/>
                <w:bCs/>
                <w:lang w:val="es-ES"/>
              </w:rPr>
            </w:pPr>
            <w:r w:rsidRPr="00170AFA">
              <w:rPr>
                <w:b/>
                <w:bCs/>
                <w:lang w:val="es-ES"/>
              </w:rPr>
              <w:t xml:space="preserve">Final model </w:t>
            </w:r>
            <w:r w:rsidR="00B4099D" w:rsidRPr="00170AFA">
              <w:rPr>
                <w:b/>
                <w:bCs/>
                <w:lang w:val="es-ES"/>
              </w:rPr>
              <w:t>p</w:t>
            </w:r>
            <w:r w:rsidR="002B0CBD" w:rsidRPr="00170AFA">
              <w:rPr>
                <w:b/>
                <w:bCs/>
                <w:lang w:val="es-ES"/>
              </w:rPr>
              <w:t>ooled estimate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170AFA" w:rsidRDefault="002B0CBD" w:rsidP="00170AFA">
            <w:pPr>
              <w:pStyle w:val="Tabletext"/>
              <w:rPr>
                <w:b/>
                <w:bCs/>
                <w:lang w:val="es-ES"/>
              </w:rPr>
            </w:pPr>
            <w:r w:rsidRPr="00170AFA">
              <w:rPr>
                <w:b/>
                <w:bCs/>
                <w:lang w:val="es-ES"/>
              </w:rPr>
              <w:t>Bootstrap median</w:t>
            </w:r>
            <w:r w:rsidR="00ED5C39" w:rsidRPr="00170AFA">
              <w:rPr>
                <w:b/>
                <w:bCs/>
                <w:lang w:val="es-ES"/>
              </w:rPr>
              <w:t xml:space="preserve"> final model</w:t>
            </w:r>
            <w:r w:rsidRPr="00170AFA">
              <w:rPr>
                <w:b/>
                <w:bCs/>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170AFA">
            <w:pPr>
              <w:pStyle w:val="Tabletext"/>
            </w:pPr>
            <w: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170AFA">
            <w:pPr>
              <w:pStyle w:val="Tabletext"/>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170AFA">
            <w:pPr>
              <w:pStyle w:val="Tabletext"/>
            </w:pPr>
            <w:r w:rsidRPr="002E01AC">
              <w:t>C</w:t>
            </w:r>
            <w:r w:rsidR="00601028" w:rsidRPr="002E01AC">
              <w:t>l</w:t>
            </w:r>
            <w:r w:rsidR="00601028" w:rsidRPr="00494DCF">
              <w:rPr>
                <w:vertAlign w:val="subscript"/>
              </w:rPr>
              <w:t>on</w:t>
            </w:r>
            <w:r w:rsidR="0065700E">
              <w:rPr>
                <w:vertAlign w:val="subscript"/>
                <w:lang w:val="fr-FR"/>
              </w:rPr>
              <w:t>-</w:t>
            </w:r>
            <w:r w:rsidRPr="002E01AC">
              <w:rPr>
                <w:vertAlign w:val="subscript"/>
              </w:rPr>
              <w:t>CRRT</w:t>
            </w:r>
            <w:r w:rsidRPr="002E01AC">
              <w:t xml:space="preserve"> (L/h)</w:t>
            </w:r>
          </w:p>
        </w:tc>
        <w:tc>
          <w:tcPr>
            <w:tcW w:w="1220" w:type="pct"/>
            <w:tcBorders>
              <w:top w:val="nil"/>
              <w:left w:val="nil"/>
              <w:bottom w:val="nil"/>
              <w:right w:val="nil"/>
            </w:tcBorders>
            <w:shd w:val="clear" w:color="auto" w:fill="FFFFFF"/>
          </w:tcPr>
          <w:p w14:paraId="32F23A6D" w14:textId="1D8B383E" w:rsidR="00E05082" w:rsidRPr="002E01AC" w:rsidRDefault="00E05082" w:rsidP="00170AFA">
            <w:pPr>
              <w:pStyle w:val="Tabletext"/>
            </w:pPr>
            <w:r w:rsidRPr="00BE0814">
              <w:t>1.</w:t>
            </w:r>
            <w:r w:rsidR="00635D99">
              <w:t xml:space="preserve">56 </w:t>
            </w:r>
            <w:r w:rsidR="00DB491F">
              <w:t>(</w:t>
            </w:r>
            <w:r w:rsidR="00635D99">
              <w:t>10</w:t>
            </w:r>
            <w:r w:rsidR="00DB491F">
              <w:t>.2)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153CBCC8" w:rsidR="00E05082" w:rsidRPr="002E01AC" w:rsidRDefault="00E05082" w:rsidP="00170AFA">
            <w:pPr>
              <w:pStyle w:val="Tabletext"/>
              <w:rPr>
                <w:color w:val="000000"/>
              </w:rPr>
            </w:pPr>
            <w:r w:rsidRPr="002E01AC">
              <w:t>1.</w:t>
            </w:r>
            <w:r w:rsidR="00755FCD">
              <w:t>56</w:t>
            </w:r>
            <w:r w:rsidR="00755FCD" w:rsidRPr="002E01AC">
              <w:t xml:space="preserve"> </w:t>
            </w:r>
            <w:r w:rsidRPr="002E01AC">
              <w:t>(1.</w:t>
            </w:r>
            <w:r w:rsidR="00717BAB">
              <w:t>25</w:t>
            </w:r>
            <w:r w:rsidRPr="002E01AC">
              <w:t>–1.</w:t>
            </w:r>
            <w:r w:rsidR="00717BAB">
              <w:t>87</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5268931C" w:rsidR="00E05082" w:rsidRPr="002E01AC" w:rsidRDefault="00E05082" w:rsidP="00170AFA">
            <w:pPr>
              <w:pStyle w:val="Tabletext"/>
              <w:rPr>
                <w:color w:val="000000"/>
              </w:rPr>
            </w:pPr>
            <w:r w:rsidRPr="002E01AC">
              <w:t>1.</w:t>
            </w:r>
            <w:r w:rsidR="009322E9">
              <w:t>58</w:t>
            </w:r>
            <w:r w:rsidR="009322E9" w:rsidRPr="002E01AC">
              <w:t xml:space="preserve"> </w:t>
            </w:r>
            <w:r w:rsidRPr="002E01AC">
              <w:t>(1.</w:t>
            </w:r>
            <w:r w:rsidR="00EE7FEC">
              <w:t>24</w:t>
            </w:r>
            <w:r w:rsidRPr="002E01AC">
              <w:t>–1.</w:t>
            </w:r>
            <w:r w:rsidR="00E8634D">
              <w:t>88</w:t>
            </w:r>
            <w:r w:rsidRPr="002E01AC">
              <w:t>)</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170AFA">
            <w:pPr>
              <w:pStyle w:val="Tabletext"/>
            </w:pPr>
            <w:r w:rsidRPr="002E01AC">
              <w:t>CL</w:t>
            </w:r>
            <w:r>
              <w:rPr>
                <w:vertAlign w:val="subscript"/>
              </w:rPr>
              <w:t>off</w:t>
            </w:r>
            <w:r w:rsidR="0065700E">
              <w:rPr>
                <w:vertAlign w:val="subscript"/>
                <w:lang w:val="fr-FR"/>
              </w:rPr>
              <w:t>-</w:t>
            </w:r>
            <w:r w:rsidR="00E05082" w:rsidRPr="002E01AC">
              <w:rPr>
                <w:vertAlign w:val="subscript"/>
              </w:rPr>
              <w:t xml:space="preserve">CRRT </w:t>
            </w:r>
            <w:r w:rsidR="00E05082" w:rsidRPr="002E01AC">
              <w:t>(L/h)</w:t>
            </w:r>
          </w:p>
        </w:tc>
        <w:tc>
          <w:tcPr>
            <w:tcW w:w="1220" w:type="pct"/>
            <w:tcBorders>
              <w:top w:val="nil"/>
              <w:left w:val="nil"/>
              <w:bottom w:val="nil"/>
              <w:right w:val="nil"/>
            </w:tcBorders>
            <w:shd w:val="clear" w:color="auto" w:fill="FFFFFF"/>
          </w:tcPr>
          <w:p w14:paraId="35BE4A04" w14:textId="0E0227C2" w:rsidR="00E05082" w:rsidRPr="002E01AC" w:rsidRDefault="00E05082" w:rsidP="00170AFA">
            <w:pPr>
              <w:pStyle w:val="Tabletext"/>
            </w:pPr>
            <w:r w:rsidRPr="00BE0814">
              <w:t>0.</w:t>
            </w:r>
            <w:r w:rsidR="00C1222A" w:rsidRPr="00BE0814">
              <w:t>63</w:t>
            </w:r>
            <w:r w:rsidR="00C1222A">
              <w:t>3</w:t>
            </w:r>
            <w:r w:rsidR="00C1222A" w:rsidRPr="00BE0814">
              <w:t xml:space="preserve"> </w:t>
            </w:r>
            <w:r w:rsidR="008F2DC8">
              <w:t>(5.</w:t>
            </w:r>
            <w:r w:rsidR="004014F9">
              <w:t>4</w:t>
            </w:r>
            <w:r w:rsidR="008F2DC8">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2D327D96" w:rsidR="00E05082" w:rsidRPr="002E01AC" w:rsidRDefault="00E05082" w:rsidP="00170AFA">
            <w:pPr>
              <w:pStyle w:val="Tabletext"/>
            </w:pPr>
            <w:r w:rsidRPr="002E01AC">
              <w:t>0.</w:t>
            </w:r>
            <w:r w:rsidR="00B8608A" w:rsidRPr="002E01AC">
              <w:t>6</w:t>
            </w:r>
            <w:r w:rsidR="00B8608A">
              <w:t>14</w:t>
            </w:r>
            <w:r w:rsidR="00B8608A" w:rsidRPr="002E01AC">
              <w:t xml:space="preserve"> </w:t>
            </w:r>
            <w:r w:rsidRPr="002E01AC">
              <w:t>(0.</w:t>
            </w:r>
            <w:r w:rsidR="0018223B" w:rsidRPr="002E01AC">
              <w:t>5</w:t>
            </w:r>
            <w:r w:rsidR="0018223B">
              <w:t>48</w:t>
            </w:r>
            <w:r w:rsidRPr="002E01AC">
              <w:t>–0.</w:t>
            </w:r>
            <w:r w:rsidR="0049426E" w:rsidRPr="002E01AC">
              <w:t>6</w:t>
            </w:r>
            <w:r w:rsidR="0049426E">
              <w:t>79</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133D7A45" w:rsidR="00E05082" w:rsidRPr="002E01AC" w:rsidRDefault="00E05082" w:rsidP="00170AFA">
            <w:pPr>
              <w:pStyle w:val="Tabletext"/>
            </w:pPr>
            <w:r w:rsidRPr="002E01AC">
              <w:t>0.</w:t>
            </w:r>
            <w:r w:rsidR="00813D80" w:rsidRPr="002E01AC">
              <w:t>6</w:t>
            </w:r>
            <w:r w:rsidR="00813D80">
              <w:t>14</w:t>
            </w:r>
            <w:r w:rsidR="00813D80" w:rsidRPr="002E01AC">
              <w:t xml:space="preserve"> </w:t>
            </w:r>
            <w:r w:rsidRPr="002E01AC">
              <w:t>(0.</w:t>
            </w:r>
            <w:r w:rsidR="00034514" w:rsidRPr="002E01AC">
              <w:t>5</w:t>
            </w:r>
            <w:r w:rsidR="00034514">
              <w:t>50</w:t>
            </w:r>
            <w:r w:rsidRPr="002E01AC">
              <w:t>–0.</w:t>
            </w:r>
            <w:r w:rsidR="00A71709">
              <w:t>676</w:t>
            </w:r>
            <w:r w:rsidRPr="002E01AC">
              <w:t>)</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E01DA7" w:rsidRDefault="00E05082" w:rsidP="00170AFA">
            <w:pPr>
              <w:pStyle w:val="Tabletext"/>
              <w:rPr>
                <w:lang w:val="en-GB"/>
              </w:rPr>
            </w:pPr>
            <w:r w:rsidRPr="00E01DA7">
              <w:rPr>
                <w:lang w:val="en-GB"/>
              </w:rPr>
              <w:t>eGFR</w:t>
            </w:r>
            <w:r w:rsidRPr="00E01DA7">
              <w:rPr>
                <w:vertAlign w:val="subscript"/>
                <w:lang w:val="en-GB"/>
              </w:rPr>
              <w:t>CKD-EPI</w:t>
            </w:r>
            <w:r w:rsidRPr="00E01DA7">
              <w:rPr>
                <w:lang w:val="en-GB"/>
              </w:rPr>
              <w:t xml:space="preserve"> on </w:t>
            </w:r>
            <w:r w:rsidR="00AF0391" w:rsidRPr="00E01DA7">
              <w:rPr>
                <w:lang w:val="en-GB"/>
              </w:rPr>
              <w:t>CL</w:t>
            </w:r>
            <w:r w:rsidR="00AF0391" w:rsidRPr="00E01DA7">
              <w:rPr>
                <w:vertAlign w:val="subscript"/>
                <w:lang w:val="en-GB"/>
              </w:rPr>
              <w:t>off</w:t>
            </w:r>
            <w:r w:rsidRPr="00E01DA7">
              <w:rPr>
                <w:vertAlign w:val="subscript"/>
                <w:lang w:val="en-GB"/>
              </w:rPr>
              <w:t>-CRRT</w:t>
            </w:r>
          </w:p>
        </w:tc>
        <w:tc>
          <w:tcPr>
            <w:tcW w:w="1220" w:type="pct"/>
            <w:tcBorders>
              <w:top w:val="nil"/>
              <w:left w:val="nil"/>
              <w:bottom w:val="nil"/>
              <w:right w:val="nil"/>
            </w:tcBorders>
            <w:shd w:val="clear" w:color="auto" w:fill="FFFFFF"/>
          </w:tcPr>
          <w:p w14:paraId="3919F920" w14:textId="6DE53945" w:rsidR="00E05082" w:rsidRPr="00E01DA7" w:rsidRDefault="00E05082" w:rsidP="00170AFA">
            <w:pPr>
              <w:pStyle w:val="Tabletext"/>
              <w:rPr>
                <w:lang w:val="en-GB"/>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03DE1743" w:rsidR="00E05082" w:rsidRPr="002E01AC" w:rsidRDefault="00E05082" w:rsidP="00170AFA">
            <w:pPr>
              <w:pStyle w:val="Tabletext"/>
            </w:pPr>
            <w:r w:rsidRPr="002E01AC">
              <w:t>0.</w:t>
            </w:r>
            <w:r w:rsidR="00205626">
              <w:t>53</w:t>
            </w:r>
            <w:r w:rsidR="00931589">
              <w:t>2</w:t>
            </w:r>
            <w:r w:rsidR="00205626" w:rsidRPr="002E01AC">
              <w:t xml:space="preserve"> </w:t>
            </w:r>
            <w:r w:rsidRPr="002E01AC">
              <w:t>(0.</w:t>
            </w:r>
            <w:r w:rsidR="00F4705D" w:rsidRPr="002E01AC">
              <w:t>1</w:t>
            </w:r>
            <w:r w:rsidR="00F4705D">
              <w:t>3</w:t>
            </w:r>
            <w:r w:rsidR="00D27E08">
              <w:t>1</w:t>
            </w:r>
            <w:r w:rsidRPr="002E01AC">
              <w:t>–0.</w:t>
            </w:r>
            <w:r w:rsidR="00F4705D">
              <w:t>93</w:t>
            </w:r>
            <w:r w:rsidR="00D27E08">
              <w:t>3</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03A92C40" w:rsidR="00E05082" w:rsidRPr="002E01AC" w:rsidRDefault="00E05082" w:rsidP="00170AFA">
            <w:pPr>
              <w:pStyle w:val="Tabletext"/>
            </w:pPr>
            <w:r w:rsidRPr="002E01AC">
              <w:t>0.</w:t>
            </w:r>
            <w:r w:rsidR="00092DAC">
              <w:t>512</w:t>
            </w:r>
            <w:r w:rsidR="00092DAC" w:rsidRPr="002E01AC">
              <w:t xml:space="preserve"> </w:t>
            </w:r>
            <w:r w:rsidRPr="002E01AC">
              <w:t>(0.</w:t>
            </w:r>
            <w:r w:rsidR="001439A0">
              <w:t>222</w:t>
            </w:r>
            <w:r w:rsidRPr="002E01AC">
              <w:t>–0.</w:t>
            </w:r>
            <w:r w:rsidR="00C75815" w:rsidRPr="002E01AC">
              <w:t>8</w:t>
            </w:r>
            <w:r w:rsidR="00C75815">
              <w:t>79</w:t>
            </w:r>
            <w:r w:rsidRPr="002E01AC">
              <w:t>)</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170AFA">
            <w:pPr>
              <w:pStyle w:val="Tabletext"/>
            </w:pPr>
            <w:r w:rsidRPr="002E01AC">
              <w:t>V</w:t>
            </w:r>
            <w:r>
              <w:t>c</w:t>
            </w:r>
            <w:r w:rsidRPr="002E01AC">
              <w:t xml:space="preserve"> (L)</w:t>
            </w:r>
          </w:p>
        </w:tc>
        <w:tc>
          <w:tcPr>
            <w:tcW w:w="1220" w:type="pct"/>
            <w:tcBorders>
              <w:top w:val="nil"/>
              <w:left w:val="nil"/>
              <w:bottom w:val="nil"/>
              <w:right w:val="nil"/>
            </w:tcBorders>
            <w:shd w:val="clear" w:color="auto" w:fill="FFFFFF"/>
          </w:tcPr>
          <w:p w14:paraId="4569A7B4" w14:textId="732F3AF2" w:rsidR="00E1478F" w:rsidRPr="002E01AC" w:rsidRDefault="00E1478F" w:rsidP="00170AFA">
            <w:pPr>
              <w:pStyle w:val="Tabletext"/>
            </w:pPr>
            <w:r w:rsidRPr="00BE0814">
              <w:t>38.</w:t>
            </w:r>
            <w:r w:rsidR="00CA1EB1">
              <w:t xml:space="preserve">7 </w:t>
            </w:r>
            <w:r w:rsidR="0096184E">
              <w:t>(</w:t>
            </w:r>
            <w:r w:rsidR="00071E8D">
              <w:t>8</w:t>
            </w:r>
            <w:r w:rsidR="0096184E" w:rsidRPr="0096184E">
              <w:t>.</w:t>
            </w:r>
            <w:r w:rsidR="00071E8D">
              <w:t>1</w:t>
            </w:r>
            <w:r w:rsidR="0096184E">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3E154BA2" w:rsidR="00E1478F" w:rsidRPr="002E01AC" w:rsidRDefault="00C77B05" w:rsidP="00170AFA">
            <w:pPr>
              <w:pStyle w:val="Tabletext"/>
            </w:pPr>
            <w:r w:rsidRPr="002E01AC">
              <w:t>3</w:t>
            </w:r>
            <w:r>
              <w:t>9</w:t>
            </w:r>
            <w:r w:rsidR="00E1478F" w:rsidRPr="002E01AC">
              <w:t>.</w:t>
            </w:r>
            <w:r>
              <w:t>4</w:t>
            </w:r>
            <w:r w:rsidRPr="002E01AC">
              <w:t xml:space="preserve"> </w:t>
            </w:r>
            <w:r w:rsidR="00E1478F" w:rsidRPr="002E01AC">
              <w:t>(</w:t>
            </w:r>
            <w:r w:rsidR="008608D1" w:rsidRPr="002E01AC">
              <w:t>3</w:t>
            </w:r>
            <w:r w:rsidR="008608D1">
              <w:t>3</w:t>
            </w:r>
            <w:r w:rsidR="00E1478F" w:rsidRPr="002E01AC">
              <w:t>.</w:t>
            </w:r>
            <w:r w:rsidR="008608D1">
              <w:t>1</w:t>
            </w:r>
            <w:r w:rsidR="00E1478F" w:rsidRPr="002E01AC">
              <w:t>–45.</w:t>
            </w:r>
            <w:r w:rsidR="00213888">
              <w:t>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514AEF73" w:rsidR="00E1478F" w:rsidRPr="002E01AC" w:rsidRDefault="00CC74C9" w:rsidP="00170AFA">
            <w:pPr>
              <w:pStyle w:val="Tabletext"/>
            </w:pPr>
            <w:r w:rsidRPr="002E01AC">
              <w:t>3</w:t>
            </w:r>
            <w:r>
              <w:t>9</w:t>
            </w:r>
            <w:r w:rsidR="00E1478F" w:rsidRPr="002E01AC">
              <w:t>.</w:t>
            </w:r>
            <w:r>
              <w:t>0</w:t>
            </w:r>
            <w:r w:rsidRPr="002E01AC">
              <w:t xml:space="preserve"> </w:t>
            </w:r>
            <w:r w:rsidR="00E1478F" w:rsidRPr="002E01AC">
              <w:t>(</w:t>
            </w:r>
            <w:r w:rsidR="009B5B7A">
              <w:t>32.0</w:t>
            </w:r>
            <w:r w:rsidR="00E1478F" w:rsidRPr="002E01AC">
              <w:t>–</w:t>
            </w:r>
            <w:r w:rsidR="00CF5A2A">
              <w:t>45</w:t>
            </w:r>
            <w:r w:rsidR="00E1478F" w:rsidRPr="002E01AC">
              <w:t>.</w:t>
            </w:r>
            <w:r w:rsidR="00CF5A2A">
              <w:t>7</w:t>
            </w:r>
            <w:r w:rsidR="00E1478F" w:rsidRPr="002E01AC">
              <w:t>)</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170AFA">
            <w:pPr>
              <w:pStyle w:val="Tabletext"/>
            </w:pPr>
            <w:r w:rsidRPr="002E01AC">
              <w:t>BW on Vc</w:t>
            </w:r>
          </w:p>
        </w:tc>
        <w:tc>
          <w:tcPr>
            <w:tcW w:w="1220" w:type="pct"/>
            <w:tcBorders>
              <w:top w:val="nil"/>
              <w:left w:val="nil"/>
              <w:bottom w:val="nil"/>
              <w:right w:val="nil"/>
            </w:tcBorders>
            <w:shd w:val="clear" w:color="auto" w:fill="FFFFFF"/>
          </w:tcPr>
          <w:p w14:paraId="3E7A13EF" w14:textId="30BB742F"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98B1E63" w:rsidR="00E1478F" w:rsidRPr="002E01AC" w:rsidRDefault="00D57E99" w:rsidP="00170AFA">
            <w:pPr>
              <w:pStyle w:val="Tabletext"/>
            </w:pPr>
            <w:r>
              <w:t>0</w:t>
            </w:r>
            <w:r w:rsidR="00E1478F" w:rsidRPr="002E01AC">
              <w:t>.</w:t>
            </w:r>
            <w:r>
              <w:t>9</w:t>
            </w:r>
            <w:r w:rsidR="0045684F">
              <w:t>08</w:t>
            </w:r>
            <w:r w:rsidRPr="002E01AC">
              <w:t xml:space="preserve"> </w:t>
            </w:r>
            <w:r w:rsidR="00E1478F" w:rsidRPr="002E01AC">
              <w:t>(0.</w:t>
            </w:r>
            <w:r w:rsidR="00995036">
              <w:t>498</w:t>
            </w:r>
            <w:r w:rsidR="00E1478F" w:rsidRPr="002E01AC">
              <w:t>–1.</w:t>
            </w:r>
            <w:r w:rsidR="00C96CB5">
              <w:t>317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C761955" w:rsidR="00E1478F" w:rsidRPr="002E01AC" w:rsidRDefault="00D0235F" w:rsidP="00170AFA">
            <w:pPr>
              <w:pStyle w:val="Tabletext"/>
            </w:pPr>
            <w:r>
              <w:t>0</w:t>
            </w:r>
            <w:r w:rsidR="00E1478F" w:rsidRPr="002E01AC">
              <w:t>.</w:t>
            </w:r>
            <w:r w:rsidR="001E5FB3">
              <w:t>906</w:t>
            </w:r>
            <w:r w:rsidR="001E5FB3" w:rsidRPr="002E01AC">
              <w:t xml:space="preserve"> </w:t>
            </w:r>
            <w:r w:rsidR="00E1478F" w:rsidRPr="002E01AC">
              <w:t>(0.</w:t>
            </w:r>
            <w:r w:rsidR="00D61CA7">
              <w:t>508</w:t>
            </w:r>
            <w:r w:rsidR="00E1478F" w:rsidRPr="002E01AC">
              <w:t>–1.</w:t>
            </w:r>
            <w:r w:rsidR="00250A6A">
              <w:t>328</w:t>
            </w:r>
            <w:r w:rsidR="00E1478F" w:rsidRPr="002E01AC">
              <w:t>)</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170AFA">
            <w:pPr>
              <w:pStyle w:val="Tabletext"/>
            </w:pPr>
            <w:r w:rsidRPr="002E01AC">
              <w:t>Q (L/h)</w:t>
            </w:r>
          </w:p>
        </w:tc>
        <w:tc>
          <w:tcPr>
            <w:tcW w:w="1220" w:type="pct"/>
            <w:tcBorders>
              <w:top w:val="nil"/>
              <w:left w:val="nil"/>
              <w:bottom w:val="nil"/>
              <w:right w:val="nil"/>
            </w:tcBorders>
            <w:shd w:val="clear" w:color="auto" w:fill="FFFFFF"/>
          </w:tcPr>
          <w:p w14:paraId="48E6E83C" w14:textId="293F708B" w:rsidR="00E1478F" w:rsidRPr="002E01AC" w:rsidRDefault="00E1478F" w:rsidP="00170AFA">
            <w:pPr>
              <w:pStyle w:val="Tabletext"/>
            </w:pPr>
            <w:r w:rsidRPr="00BE0814">
              <w:t>13.</w:t>
            </w:r>
            <w:r w:rsidR="002919B4">
              <w:t xml:space="preserve">5 </w:t>
            </w:r>
            <w:r w:rsidR="00EC632A">
              <w:t>(</w:t>
            </w:r>
            <w:r w:rsidR="00E76B83">
              <w:t>32.8</w:t>
            </w:r>
            <w:r w:rsidR="00EC632A">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1884EA78" w:rsidR="00E1478F" w:rsidRPr="002E01AC" w:rsidRDefault="00E1478F" w:rsidP="00170AFA">
            <w:pPr>
              <w:pStyle w:val="Tabletext"/>
            </w:pPr>
            <w:r w:rsidRPr="002E01AC">
              <w:t>12.</w:t>
            </w:r>
            <w:r w:rsidR="0036187B">
              <w:t>1</w:t>
            </w:r>
            <w:r w:rsidR="0036187B" w:rsidRPr="002E01AC">
              <w:t xml:space="preserve"> </w:t>
            </w:r>
            <w:r w:rsidRPr="002E01AC">
              <w:t>(</w:t>
            </w:r>
            <w:r w:rsidR="00DC54CB">
              <w:t>3</w:t>
            </w:r>
            <w:r w:rsidRPr="002E01AC">
              <w:t>.7–</w:t>
            </w:r>
            <w:r w:rsidR="00DC54CB" w:rsidRPr="002E01AC">
              <w:t>2</w:t>
            </w:r>
            <w:r w:rsidR="00DC54CB">
              <w:t>0</w:t>
            </w:r>
            <w:r w:rsidRPr="002E01AC">
              <w:t>.</w:t>
            </w:r>
            <w:r w:rsidR="00DC54CB">
              <w:t>5</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3466C0D9" w:rsidR="00E1478F" w:rsidRPr="002E01AC" w:rsidRDefault="00E1478F" w:rsidP="00170AFA">
            <w:pPr>
              <w:pStyle w:val="Tabletext"/>
            </w:pPr>
            <w:r w:rsidRPr="002E01AC">
              <w:t>12.0 (</w:t>
            </w:r>
            <w:r w:rsidR="00C2109E">
              <w:t>3</w:t>
            </w:r>
            <w:r w:rsidRPr="002E01AC">
              <w:t>.</w:t>
            </w:r>
            <w:r w:rsidR="00C2109E">
              <w:t>8</w:t>
            </w:r>
            <w:r w:rsidRPr="002E01AC">
              <w:t>–28.</w:t>
            </w:r>
            <w:r w:rsidR="008E5307">
              <w:t>2</w:t>
            </w:r>
            <w:r w:rsidRPr="002E01AC">
              <w:t>)</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170AFA">
            <w:pPr>
              <w:pStyle w:val="Tabletext"/>
            </w:pPr>
            <w:r w:rsidRPr="002E01AC">
              <w:t>V</w:t>
            </w:r>
            <w:r w:rsidRPr="002E01AC">
              <w:rPr>
                <w:vertAlign w:val="subscript"/>
              </w:rPr>
              <w:t>p</w:t>
            </w:r>
            <w:r w:rsidRPr="002E01AC">
              <w:t xml:space="preserve"> (L)</w:t>
            </w:r>
          </w:p>
        </w:tc>
        <w:tc>
          <w:tcPr>
            <w:tcW w:w="1220" w:type="pct"/>
            <w:tcBorders>
              <w:top w:val="nil"/>
              <w:left w:val="nil"/>
              <w:bottom w:val="nil"/>
              <w:right w:val="nil"/>
            </w:tcBorders>
            <w:shd w:val="clear" w:color="auto" w:fill="FFFFFF"/>
          </w:tcPr>
          <w:p w14:paraId="204F58B8" w14:textId="7D116AC8" w:rsidR="00E1478F" w:rsidRPr="002E01AC" w:rsidRDefault="00E1478F" w:rsidP="00170AFA">
            <w:pPr>
              <w:pStyle w:val="Tabletext"/>
            </w:pPr>
            <w:r w:rsidRPr="00BE0814">
              <w:t>8.</w:t>
            </w:r>
            <w:r w:rsidR="003A2642">
              <w:t xml:space="preserve">66 </w:t>
            </w:r>
            <w:r w:rsidR="003B18FE">
              <w:t>(</w:t>
            </w:r>
            <w:r w:rsidR="005B381D">
              <w:t>32</w:t>
            </w:r>
            <w:r w:rsidR="003B18FE">
              <w:t>.9)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BA7F4B2" w:rsidR="00E1478F" w:rsidRPr="002E01AC" w:rsidRDefault="00E1478F" w:rsidP="00170AFA">
            <w:pPr>
              <w:pStyle w:val="Tabletext"/>
            </w:pPr>
            <w:r w:rsidRPr="002E01AC">
              <w:t>8.</w:t>
            </w:r>
            <w:r w:rsidR="00CA46A1">
              <w:t>47</w:t>
            </w:r>
            <w:r w:rsidR="00CA46A1" w:rsidRPr="002E01AC">
              <w:t xml:space="preserve"> </w:t>
            </w:r>
            <w:r w:rsidRPr="002E01AC">
              <w:t>(2.</w:t>
            </w:r>
            <w:r w:rsidR="007D391E">
              <w:t>73</w:t>
            </w:r>
            <w:r w:rsidRPr="002E01AC">
              <w:t>–14.</w:t>
            </w:r>
            <w:r w:rsidR="0018252C">
              <w:t>20</w:t>
            </w:r>
            <w:r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4F1C60CE" w:rsidR="00E1478F" w:rsidRPr="002E01AC" w:rsidRDefault="000B55AF" w:rsidP="00170AFA">
            <w:pPr>
              <w:pStyle w:val="Tabletext"/>
            </w:pPr>
            <w:r>
              <w:t>8</w:t>
            </w:r>
            <w:r w:rsidR="00E1478F" w:rsidRPr="002E01AC">
              <w:t>.</w:t>
            </w:r>
            <w:r>
              <w:t>71</w:t>
            </w:r>
            <w:r w:rsidRPr="002E01AC">
              <w:t xml:space="preserve"> </w:t>
            </w:r>
            <w:r w:rsidR="00E1478F" w:rsidRPr="002E01AC">
              <w:t>(</w:t>
            </w:r>
            <w:r w:rsidR="006014A0">
              <w:t>2</w:t>
            </w:r>
            <w:r w:rsidR="00E1478F" w:rsidRPr="002E01AC">
              <w:t>.</w:t>
            </w:r>
            <w:r w:rsidR="006014A0">
              <w:t>64</w:t>
            </w:r>
            <w:r w:rsidR="00E1478F" w:rsidRPr="002E01AC">
              <w:t>–15.</w:t>
            </w:r>
            <w:r w:rsidR="000B0B62">
              <w:t>82</w:t>
            </w:r>
            <w:r w:rsidR="00E1478F" w:rsidRPr="002E01AC">
              <w:t>)</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170AFA">
            <w:pPr>
              <w:pStyle w:val="Tabletext"/>
            </w:pPr>
            <w:r>
              <w:t>Variability parameters</w:t>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170AFA">
            <w:pPr>
              <w:pStyle w:val="Tabletext"/>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170AFA">
            <w:pPr>
              <w:pStyle w:val="Tabletext"/>
              <w:rPr>
                <w:lang w:val="fr-FR"/>
              </w:rPr>
            </w:pPr>
            <w:r w:rsidRPr="00494DCF">
              <w:rPr>
                <w:lang w:val="fr-FR"/>
              </w:rPr>
              <w:t>IIV on CL</w:t>
            </w:r>
            <w:r w:rsidR="004F7803" w:rsidRPr="00494DCF">
              <w:rPr>
                <w:vertAlign w:val="subscript"/>
                <w:lang w:val="fr-FR"/>
              </w:rPr>
              <w:t>on</w:t>
            </w:r>
            <w:r w:rsidR="00E36609">
              <w:rPr>
                <w:vertAlign w:val="subscript"/>
                <w:lang w:val="fr-FR"/>
              </w:rPr>
              <w:t>-</w:t>
            </w:r>
            <w:r w:rsidRPr="00494DCF">
              <w:rPr>
                <w:vertAlign w:val="subscript"/>
                <w:lang w:val="fr-FR"/>
              </w:rPr>
              <w:t>CRRT</w:t>
            </w:r>
            <w:r w:rsidRPr="00494DCF">
              <w:rPr>
                <w:lang w:val="fr-FR"/>
              </w:rPr>
              <w:t xml:space="preserve"> (%CV)</w:t>
            </w:r>
          </w:p>
        </w:tc>
        <w:tc>
          <w:tcPr>
            <w:tcW w:w="1220" w:type="pct"/>
            <w:tcBorders>
              <w:top w:val="nil"/>
              <w:left w:val="nil"/>
              <w:bottom w:val="nil"/>
              <w:right w:val="nil"/>
            </w:tcBorders>
            <w:shd w:val="clear" w:color="auto" w:fill="FFFFFF"/>
            <w:vAlign w:val="center"/>
          </w:tcPr>
          <w:p w14:paraId="11567E4B" w14:textId="7349823A" w:rsidR="00E1478F" w:rsidRPr="002E01AC" w:rsidRDefault="00D010B5" w:rsidP="00170AFA">
            <w:pPr>
              <w:pStyle w:val="Tabletext"/>
            </w:pPr>
            <w:r>
              <w:t>57</w:t>
            </w:r>
            <w:r w:rsidR="00E1478F" w:rsidRPr="00BE0814">
              <w:t>.</w:t>
            </w:r>
            <w:r w:rsidR="0047175E">
              <w:t xml:space="preserve">9 </w:t>
            </w:r>
            <w:r w:rsidR="004C2ECE">
              <w:t>(</w:t>
            </w:r>
            <w:r w:rsidR="00187B27">
              <w:t>20</w:t>
            </w:r>
            <w:r w:rsidR="004C2ECE">
              <w:t>.</w:t>
            </w:r>
            <w:r w:rsidR="00187B27">
              <w:t>1</w:t>
            </w:r>
            <w:r w:rsidR="004C2ECE">
              <w:t>)</w:t>
            </w:r>
            <w:r w:rsidR="00673031">
              <w:t xml:space="preserve"> [58]</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0B279E74" w:rsidR="00E1478F" w:rsidRPr="002E01AC" w:rsidRDefault="00D015AC" w:rsidP="00170AFA">
            <w:pPr>
              <w:pStyle w:val="Tabletext"/>
              <w:rPr>
                <w:b/>
                <w:bCs/>
              </w:rPr>
            </w:pPr>
            <w:r>
              <w:t>57</w:t>
            </w:r>
            <w:r w:rsidR="00E1478F" w:rsidRPr="002E01AC">
              <w:t>.</w:t>
            </w:r>
            <w:r>
              <w:t>1</w:t>
            </w:r>
            <w:r w:rsidRPr="002E01AC">
              <w:t xml:space="preserve"> </w:t>
            </w:r>
            <w:r w:rsidR="00E1478F" w:rsidRPr="002E01AC">
              <w:t>(</w:t>
            </w:r>
            <w:r w:rsidR="00AB0ED5">
              <w:t>36</w:t>
            </w:r>
            <w:r w:rsidR="00E1478F" w:rsidRPr="002E01AC">
              <w:t>.</w:t>
            </w:r>
            <w:r w:rsidR="00AB0ED5">
              <w:t>1</w:t>
            </w:r>
            <w:r w:rsidR="00E1478F" w:rsidRPr="002E01AC">
              <w:t>–</w:t>
            </w:r>
            <w:r w:rsidR="009C1F4B">
              <w:t>95</w:t>
            </w:r>
            <w:r w:rsidR="00E1478F" w:rsidRPr="002E01AC">
              <w:t>.</w:t>
            </w:r>
            <w:r w:rsidR="009C1F4B">
              <w:t>7</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1C4CCBF4" w:rsidR="00E1478F" w:rsidRPr="002E01AC" w:rsidRDefault="00A0340D" w:rsidP="00170AFA">
            <w:pPr>
              <w:pStyle w:val="Tabletext"/>
            </w:pPr>
            <w:r>
              <w:t>54</w:t>
            </w:r>
            <w:r w:rsidR="00E1478F" w:rsidRPr="002E01AC">
              <w:t>.</w:t>
            </w:r>
            <w:r>
              <w:t>7</w:t>
            </w:r>
            <w:r w:rsidRPr="002E01AC">
              <w:t xml:space="preserve"> </w:t>
            </w:r>
            <w:r w:rsidR="00E1478F" w:rsidRPr="002E01AC">
              <w:t>(</w:t>
            </w:r>
            <w:r w:rsidR="00BF388F">
              <w:t>31</w:t>
            </w:r>
            <w:r w:rsidR="00E1478F" w:rsidRPr="002E01AC">
              <w:t>.2–</w:t>
            </w:r>
            <w:r w:rsidR="002C2252">
              <w:t>90</w:t>
            </w:r>
            <w:r w:rsidR="00E1478F" w:rsidRPr="002E01AC">
              <w:t>.</w:t>
            </w:r>
            <w:r w:rsidR="002C2252">
              <w:t>7</w:t>
            </w:r>
            <w:r w:rsidR="00E1478F" w:rsidRPr="002E01AC">
              <w:t>)</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E01DA7" w:rsidRDefault="00E1478F" w:rsidP="00170AFA">
            <w:pPr>
              <w:pStyle w:val="Tabletext"/>
              <w:rPr>
                <w:lang w:val="en-GB"/>
              </w:rPr>
            </w:pPr>
            <w:r w:rsidRPr="00E01DA7">
              <w:rPr>
                <w:lang w:val="en-GB"/>
              </w:rPr>
              <w:t xml:space="preserve">IIV on </w:t>
            </w:r>
            <w:r w:rsidR="00F841C2" w:rsidRPr="00E01DA7">
              <w:rPr>
                <w:lang w:val="en-GB"/>
              </w:rPr>
              <w:t>CL</w:t>
            </w:r>
            <w:r w:rsidR="00F841C2" w:rsidRPr="00E01DA7">
              <w:rPr>
                <w:vertAlign w:val="subscript"/>
                <w:lang w:val="en-GB"/>
              </w:rPr>
              <w:t>off</w:t>
            </w:r>
            <w:r w:rsidR="003434C0" w:rsidRPr="00E01DA7">
              <w:rPr>
                <w:vertAlign w:val="subscript"/>
                <w:lang w:val="en-GB"/>
              </w:rPr>
              <w:t>-</w:t>
            </w:r>
            <w:r w:rsidRPr="00E01DA7">
              <w:rPr>
                <w:vertAlign w:val="subscript"/>
                <w:lang w:val="en-GB"/>
              </w:rPr>
              <w:t>CRRT</w:t>
            </w:r>
            <w:r w:rsidRPr="00E01DA7">
              <w:rPr>
                <w:lang w:val="en-GB"/>
              </w:rPr>
              <w:t xml:space="preserve"> (%CV)</w:t>
            </w:r>
          </w:p>
        </w:tc>
        <w:tc>
          <w:tcPr>
            <w:tcW w:w="1220" w:type="pct"/>
            <w:tcBorders>
              <w:top w:val="nil"/>
              <w:left w:val="nil"/>
              <w:bottom w:val="nil"/>
              <w:right w:val="nil"/>
            </w:tcBorders>
            <w:shd w:val="clear" w:color="auto" w:fill="FFFFFF"/>
          </w:tcPr>
          <w:p w14:paraId="1F21B1A4" w14:textId="4A483CAE" w:rsidR="00E1478F" w:rsidRPr="002E01AC" w:rsidRDefault="00E1478F" w:rsidP="00170AFA">
            <w:pPr>
              <w:pStyle w:val="Tabletext"/>
            </w:pPr>
            <w:r w:rsidRPr="00BE0814">
              <w:t>57.</w:t>
            </w:r>
            <w:r w:rsidR="00CF7CF6">
              <w:t xml:space="preserve">4 </w:t>
            </w:r>
            <w:r w:rsidR="00A056AE">
              <w:t>(8.</w:t>
            </w:r>
            <w:r w:rsidR="00775186">
              <w:t>3</w:t>
            </w:r>
            <w:r w:rsidR="00A056AE">
              <w:t>)</w:t>
            </w:r>
            <w:r w:rsidR="00196DA7">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61C6C84B" w:rsidR="00E1478F" w:rsidRPr="002E01AC" w:rsidRDefault="00E1478F" w:rsidP="00170AFA">
            <w:pPr>
              <w:pStyle w:val="Tabletext"/>
              <w:rPr>
                <w:color w:val="000000"/>
              </w:rPr>
            </w:pPr>
            <w:r w:rsidRPr="002E01AC">
              <w:t>49.</w:t>
            </w:r>
            <w:r w:rsidR="00674E28">
              <w:t>3</w:t>
            </w:r>
            <w:r w:rsidR="00674E28" w:rsidRPr="002E01AC">
              <w:t xml:space="preserve"> </w:t>
            </w:r>
            <w:r w:rsidRPr="002E01AC">
              <w:t>(</w:t>
            </w:r>
            <w:r w:rsidR="00A70B51">
              <w:t>39</w:t>
            </w:r>
            <w:r w:rsidRPr="002E01AC">
              <w:t>.</w:t>
            </w:r>
            <w:r w:rsidR="00A70B51">
              <w:t>5</w:t>
            </w:r>
            <w:r w:rsidRPr="002E01AC">
              <w:t>–62.1)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0ED6DCA3" w:rsidR="00E1478F" w:rsidRPr="002E01AC" w:rsidRDefault="00592AB3" w:rsidP="00170AFA">
            <w:pPr>
              <w:pStyle w:val="Tabletext"/>
            </w:pPr>
            <w:r>
              <w:t>49</w:t>
            </w:r>
            <w:r w:rsidR="00E1478F" w:rsidRPr="002E01AC">
              <w:t>.</w:t>
            </w:r>
            <w:r>
              <w:t>7</w:t>
            </w:r>
            <w:r w:rsidRPr="002E01AC">
              <w:t xml:space="preserve"> </w:t>
            </w:r>
            <w:r w:rsidR="00E1478F" w:rsidRPr="002E01AC">
              <w:t>(</w:t>
            </w:r>
            <w:r w:rsidR="004E063C">
              <w:t>39</w:t>
            </w:r>
            <w:r w:rsidR="00E1478F" w:rsidRPr="002E01AC">
              <w:t>.2–</w:t>
            </w:r>
            <w:r w:rsidR="00DA1C28" w:rsidRPr="002E01AC">
              <w:t>6</w:t>
            </w:r>
            <w:r w:rsidR="00DA1C28">
              <w:t>2</w:t>
            </w:r>
            <w:r w:rsidR="00E1478F" w:rsidRPr="002E01AC">
              <w:t>.</w:t>
            </w:r>
            <w:r w:rsidR="00DA1C28">
              <w:t>1</w:t>
            </w:r>
            <w:r w:rsidR="00E1478F" w:rsidRPr="002E01AC">
              <w:t>)</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170AFA">
            <w:pPr>
              <w:pStyle w:val="Tabletext"/>
            </w:pPr>
            <w:r w:rsidRPr="002E01AC">
              <w:t>IIV on Vc (%CV)</w:t>
            </w:r>
          </w:p>
        </w:tc>
        <w:tc>
          <w:tcPr>
            <w:tcW w:w="1220" w:type="pct"/>
            <w:tcBorders>
              <w:top w:val="nil"/>
              <w:left w:val="nil"/>
              <w:bottom w:val="nil"/>
              <w:right w:val="nil"/>
            </w:tcBorders>
            <w:shd w:val="clear" w:color="auto" w:fill="FFFFFF"/>
          </w:tcPr>
          <w:p w14:paraId="0225DE7E" w14:textId="4E9EB6AC" w:rsidR="00E1478F" w:rsidRPr="002E01AC" w:rsidRDefault="00E833E2" w:rsidP="00170AFA">
            <w:pPr>
              <w:pStyle w:val="Tabletext"/>
            </w:pPr>
            <w:r w:rsidRPr="00BE0814">
              <w:t>6</w:t>
            </w:r>
            <w:r>
              <w:t>7</w:t>
            </w:r>
            <w:r w:rsidR="00E1478F" w:rsidRPr="00BE0814">
              <w:t>.6</w:t>
            </w:r>
            <w:r w:rsidR="001E6922">
              <w:t xml:space="preserve"> (</w:t>
            </w:r>
            <w:r w:rsidR="00924DE2">
              <w:t>9</w:t>
            </w:r>
            <w:r w:rsidR="001E6922">
              <w:t>.</w:t>
            </w:r>
            <w:r w:rsidR="00924DE2">
              <w:t>1</w:t>
            </w:r>
            <w:r w:rsidR="001E6922">
              <w:t>)</w:t>
            </w:r>
            <w:r w:rsidR="00035D7D">
              <w:t xml:space="preserve"> [15]</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1158ACD2" w:rsidR="00E1478F" w:rsidRPr="002E01AC" w:rsidRDefault="00B47B96" w:rsidP="00170AFA">
            <w:pPr>
              <w:pStyle w:val="Tabletext"/>
              <w:rPr>
                <w:color w:val="000000"/>
              </w:rPr>
            </w:pPr>
            <w:r>
              <w:t>60</w:t>
            </w:r>
            <w:r w:rsidR="00E1478F" w:rsidRPr="002E01AC">
              <w:t>.</w:t>
            </w:r>
            <w:r>
              <w:t>5</w:t>
            </w:r>
            <w:r w:rsidRPr="002E01AC">
              <w:t xml:space="preserve"> </w:t>
            </w:r>
            <w:r w:rsidR="00E1478F" w:rsidRPr="002E01AC">
              <w:t>(</w:t>
            </w:r>
            <w:r w:rsidR="003338EB" w:rsidRPr="002E01AC">
              <w:t>4</w:t>
            </w:r>
            <w:r w:rsidR="003338EB">
              <w:t>7</w:t>
            </w:r>
            <w:r w:rsidR="00E1478F" w:rsidRPr="002E01AC">
              <w:t>.</w:t>
            </w:r>
            <w:r w:rsidR="00FE2A2F">
              <w:t>9</w:t>
            </w:r>
            <w:r w:rsidR="00E1478F" w:rsidRPr="002E01AC">
              <w:t>–</w:t>
            </w:r>
            <w:r w:rsidR="003A5F10" w:rsidRPr="002E01AC">
              <w:t>7</w:t>
            </w:r>
            <w:r w:rsidR="003A5F10">
              <w:t>7</w:t>
            </w:r>
            <w:r w:rsidR="00E1478F" w:rsidRPr="002E01AC">
              <w:t>.</w:t>
            </w:r>
            <w:r w:rsidR="003A5F10">
              <w:t>6</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2EAD07FB" w:rsidR="00E1478F" w:rsidRPr="002E01AC" w:rsidRDefault="00C442D7" w:rsidP="00170AFA">
            <w:pPr>
              <w:pStyle w:val="Tabletext"/>
            </w:pPr>
            <w:r w:rsidRPr="002E01AC">
              <w:t>5</w:t>
            </w:r>
            <w:r>
              <w:t>9</w:t>
            </w:r>
            <w:r w:rsidR="00E1478F" w:rsidRPr="002E01AC">
              <w:t>.</w:t>
            </w:r>
            <w:r>
              <w:t>5</w:t>
            </w:r>
            <w:r w:rsidRPr="002E01AC">
              <w:t xml:space="preserve"> </w:t>
            </w:r>
            <w:r w:rsidR="00E1478F" w:rsidRPr="002E01AC">
              <w:t>(</w:t>
            </w:r>
            <w:r w:rsidR="00F83C4A" w:rsidRPr="002E01AC">
              <w:t>4</w:t>
            </w:r>
            <w:r w:rsidR="00F83C4A">
              <w:t>5</w:t>
            </w:r>
            <w:r w:rsidR="00E1478F" w:rsidRPr="002E01AC">
              <w:t>.</w:t>
            </w:r>
            <w:r w:rsidR="00F83C4A">
              <w:t>1</w:t>
            </w:r>
            <w:r w:rsidR="00E1478F" w:rsidRPr="002E01AC">
              <w:t>–</w:t>
            </w:r>
            <w:r w:rsidR="00546321" w:rsidRPr="002E01AC">
              <w:t>7</w:t>
            </w:r>
            <w:r w:rsidR="00546321">
              <w:t>5</w:t>
            </w:r>
            <w:r w:rsidR="00E1478F" w:rsidRPr="002E01AC">
              <w:t>.</w:t>
            </w:r>
            <w:r w:rsidR="00546321">
              <w:t>9</w:t>
            </w:r>
            <w:r w:rsidR="00E1478F" w:rsidRPr="002E01AC">
              <w:t>)</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E01DA7" w:rsidRDefault="00E1478F" w:rsidP="00170AFA">
            <w:pPr>
              <w:pStyle w:val="Tabletext"/>
              <w:rPr>
                <w:lang w:val="en-GB"/>
              </w:rPr>
            </w:pPr>
            <w:r w:rsidRPr="00E01DA7">
              <w:rPr>
                <w:i/>
                <w:iCs/>
                <w:lang w:val="en-GB"/>
              </w:rPr>
              <w:t>Cov</w:t>
            </w:r>
            <w:r w:rsidRPr="00E01DA7">
              <w:rPr>
                <w:lang w:val="en-GB"/>
              </w:rPr>
              <w:t xml:space="preserve">(IIV on </w:t>
            </w:r>
            <w:r w:rsidR="005C216D" w:rsidRPr="00E01DA7">
              <w:rPr>
                <w:lang w:val="en-GB"/>
              </w:rPr>
              <w:t>CL</w:t>
            </w:r>
            <w:r w:rsidR="005C216D" w:rsidRPr="00E01DA7">
              <w:rPr>
                <w:vertAlign w:val="subscript"/>
                <w:lang w:val="en-GB"/>
              </w:rPr>
              <w:t>off</w:t>
            </w:r>
            <w:r w:rsidRPr="00E01DA7">
              <w:rPr>
                <w:vertAlign w:val="subscript"/>
                <w:lang w:val="en-GB"/>
              </w:rPr>
              <w:t>-CRRT</w:t>
            </w:r>
            <w:r w:rsidRPr="00E01DA7">
              <w:rPr>
                <w:lang w:val="en-GB"/>
              </w:rPr>
              <w:t>-Vc) (%CV)</w:t>
            </w:r>
          </w:p>
        </w:tc>
        <w:tc>
          <w:tcPr>
            <w:tcW w:w="1220" w:type="pct"/>
            <w:tcBorders>
              <w:top w:val="nil"/>
              <w:left w:val="nil"/>
              <w:bottom w:val="nil"/>
              <w:right w:val="nil"/>
            </w:tcBorders>
            <w:shd w:val="clear" w:color="auto" w:fill="FFFFFF"/>
          </w:tcPr>
          <w:p w14:paraId="6CADB8A0" w14:textId="79C95771" w:rsidR="00E1478F" w:rsidRPr="002E01AC" w:rsidRDefault="00A065D7" w:rsidP="00170AFA">
            <w:pPr>
              <w:pStyle w:val="Tabletext"/>
            </w:pPr>
            <w:r w:rsidRPr="00BE0814">
              <w:t>3</w:t>
            </w:r>
            <w:r>
              <w:t>3</w:t>
            </w:r>
            <w:r w:rsidR="00E1478F" w:rsidRPr="00BE0814">
              <w:t>.</w:t>
            </w:r>
            <w:r>
              <w:t xml:space="preserve">9 </w:t>
            </w:r>
            <w:r w:rsidR="00C56DB7">
              <w:t>(</w:t>
            </w:r>
            <w:r w:rsidR="00B1129B">
              <w:t>20</w:t>
            </w:r>
            <w:r w:rsidR="00C56DB7">
              <w:t>.</w:t>
            </w:r>
            <w:r w:rsidR="00B1129B">
              <w:t>5</w:t>
            </w:r>
            <w:r w:rsidR="00C56DB7">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B0FFA92" w:rsidR="00E1478F" w:rsidRPr="002E01AC" w:rsidRDefault="00CD40CD" w:rsidP="00170AFA">
            <w:pPr>
              <w:pStyle w:val="Tabletext"/>
            </w:pPr>
            <w:r w:rsidRPr="002E01AC">
              <w:t>2</w:t>
            </w:r>
            <w:r>
              <w:t>6</w:t>
            </w:r>
            <w:r w:rsidR="00E1478F" w:rsidRPr="002E01AC">
              <w:t>.</w:t>
            </w:r>
            <w:r>
              <w:t>4</w:t>
            </w:r>
            <w:r w:rsidRPr="002E01AC">
              <w:t xml:space="preserve"> </w:t>
            </w:r>
            <w:r w:rsidR="00E1478F" w:rsidRPr="002E01AC">
              <w:t>(</w:t>
            </w:r>
            <w:r w:rsidR="001434C9">
              <w:t>9</w:t>
            </w:r>
            <w:r w:rsidR="00E1478F" w:rsidRPr="002E01AC">
              <w:t>.</w:t>
            </w:r>
            <w:r w:rsidR="001434C9">
              <w:t>4</w:t>
            </w:r>
            <w:r w:rsidR="00E1478F" w:rsidRPr="002E01AC">
              <w:t>–</w:t>
            </w:r>
            <w:r w:rsidR="005F0E84">
              <w:t>39</w:t>
            </w:r>
            <w:r w:rsidR="00E1478F" w:rsidRPr="002E01AC">
              <w:t>.</w:t>
            </w:r>
            <w:r w:rsidR="005F0E84">
              <w:t>3</w:t>
            </w:r>
            <w:r w:rsidR="00E1478F" w:rsidRPr="002E01AC">
              <w:t>)</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51792230" w:rsidR="00E1478F" w:rsidRPr="002E01AC" w:rsidRDefault="002564ED" w:rsidP="00170AFA">
            <w:pPr>
              <w:pStyle w:val="Tabletext"/>
            </w:pPr>
            <w:r w:rsidRPr="002E01AC">
              <w:t>2</w:t>
            </w:r>
            <w:r>
              <w:t>7</w:t>
            </w:r>
            <w:r w:rsidR="00E1478F" w:rsidRPr="002E01AC">
              <w:t>.</w:t>
            </w:r>
            <w:r>
              <w:t>3</w:t>
            </w:r>
            <w:r w:rsidRPr="002E01AC">
              <w:t xml:space="preserve"> </w:t>
            </w:r>
            <w:r w:rsidR="00E1478F" w:rsidRPr="002E01AC">
              <w:t>(</w:t>
            </w:r>
            <w:r w:rsidR="00110463">
              <w:t>7</w:t>
            </w:r>
            <w:r w:rsidR="00E1478F" w:rsidRPr="002E01AC">
              <w:t>.</w:t>
            </w:r>
            <w:r w:rsidR="00110463">
              <w:t>7</w:t>
            </w:r>
            <w:r w:rsidR="00E1478F" w:rsidRPr="002E01AC">
              <w:t>–</w:t>
            </w:r>
            <w:r w:rsidR="00844811" w:rsidRPr="002E01AC">
              <w:t>4</w:t>
            </w:r>
            <w:r w:rsidR="00844811">
              <w:t>1</w:t>
            </w:r>
            <w:r w:rsidR="00E1478F" w:rsidRPr="002E01AC">
              <w:t>.</w:t>
            </w:r>
            <w:r w:rsidR="00844811">
              <w:t>7</w:t>
            </w:r>
            <w:r w:rsidR="00E1478F" w:rsidRPr="002E01AC">
              <w:t>)</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170AFA">
            <w:pPr>
              <w:pStyle w:val="Tabletext"/>
            </w:pPr>
            <w:r w:rsidRPr="002E01AC">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170AFA">
            <w:pPr>
              <w:pStyle w:val="Tabletext"/>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170AFA">
            <w:pPr>
              <w:pStyle w:val="Tabletext"/>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170AFA">
            <w:pPr>
              <w:pStyle w:val="Tabletext"/>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170AFA">
            <w:pPr>
              <w:pStyle w:val="Tabletext"/>
            </w:pPr>
            <w:r w:rsidRPr="002E01AC">
              <w:t>Proportional error(%CV)</w:t>
            </w:r>
          </w:p>
        </w:tc>
        <w:tc>
          <w:tcPr>
            <w:tcW w:w="1220" w:type="pct"/>
            <w:tcBorders>
              <w:top w:val="nil"/>
              <w:left w:val="nil"/>
              <w:bottom w:val="single" w:sz="4" w:space="0" w:color="auto"/>
              <w:right w:val="nil"/>
            </w:tcBorders>
            <w:shd w:val="clear" w:color="auto" w:fill="FFFFFF"/>
          </w:tcPr>
          <w:p w14:paraId="69883E58" w14:textId="2E87CE5B" w:rsidR="00E1478F" w:rsidRPr="002E01AC" w:rsidRDefault="00E1478F" w:rsidP="00170AFA">
            <w:pPr>
              <w:pStyle w:val="Tabletext"/>
            </w:pPr>
            <w:r w:rsidRPr="00BE0814">
              <w:t>16.</w:t>
            </w:r>
            <w:r w:rsidR="006440C9">
              <w:t xml:space="preserve">9 </w:t>
            </w:r>
            <w:r w:rsidR="00EA2450">
              <w:t>(6.5)</w:t>
            </w:r>
            <w:r w:rsidR="00CD7D54">
              <w:t xml:space="preserve"> [8]</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2B04414B" w:rsidR="00E1478F" w:rsidRPr="002E01AC" w:rsidRDefault="00E1478F" w:rsidP="00170AFA">
            <w:pPr>
              <w:pStyle w:val="Tabletext"/>
            </w:pPr>
            <w:r w:rsidRPr="002E01AC">
              <w:t>16.7 (14.6–19.</w:t>
            </w:r>
            <w:r w:rsidR="00237AEB">
              <w:t>2</w:t>
            </w:r>
            <w:r w:rsidRPr="002E01AC">
              <w:t>)</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6A643D27" w:rsidR="00E1478F" w:rsidRPr="002E01AC" w:rsidRDefault="00E1478F" w:rsidP="00170AFA">
            <w:pPr>
              <w:pStyle w:val="Tabletext"/>
            </w:pPr>
            <w:r w:rsidRPr="002E01AC">
              <w:t>16.</w:t>
            </w:r>
            <w:r w:rsidR="00283012">
              <w:t>6</w:t>
            </w:r>
            <w:r w:rsidR="00283012" w:rsidRPr="002E01AC">
              <w:t xml:space="preserve"> </w:t>
            </w:r>
            <w:r w:rsidRPr="002E01AC">
              <w:t>(14.4–18.</w:t>
            </w:r>
            <w:r w:rsidR="00E736F8">
              <w:t>9</w:t>
            </w:r>
            <w:r w:rsidRPr="002E01AC">
              <w:t>)</w:t>
            </w:r>
          </w:p>
        </w:tc>
      </w:tr>
    </w:tbl>
    <w:p w14:paraId="613DE60C" w14:textId="69132775" w:rsidR="005B7E8A" w:rsidRPr="00DC46F5" w:rsidRDefault="005B7E8A" w:rsidP="00170AFA">
      <w:pPr>
        <w:pStyle w:val="Tablefooter"/>
      </w:pPr>
      <w:r w:rsidRPr="00DC46F5">
        <w:t>BW, body weight; CI, confidence interval; CRRT, continuous renal replacement therapy; C</w:t>
      </w:r>
      <w:r w:rsidR="00C95EDC" w:rsidRPr="00DC46F5">
        <w:t>l</w:t>
      </w:r>
      <w:r w:rsidR="00C95EDC" w:rsidRPr="00494DCF">
        <w:rPr>
          <w:vertAlign w:val="subscript"/>
        </w:rPr>
        <w:t>on-</w:t>
      </w:r>
      <w:r w:rsidRPr="00DC46F5">
        <w:rPr>
          <w:vertAlign w:val="subscript"/>
        </w:rPr>
        <w:t>CRRT</w:t>
      </w:r>
      <w:r w:rsidRPr="00DC46F5">
        <w:t xml:space="preserve">, clearance when patients were on CRRT; </w:t>
      </w:r>
      <w:r w:rsidR="00CF7E36" w:rsidRPr="00DC46F5">
        <w:t>CL</w:t>
      </w:r>
      <w:r w:rsidR="00CF7E36">
        <w:rPr>
          <w:vertAlign w:val="subscript"/>
        </w:rPr>
        <w:t>off</w:t>
      </w:r>
      <w:r w:rsidRPr="00DC46F5">
        <w:rPr>
          <w:vertAlign w:val="subscript"/>
        </w:rPr>
        <w:t>-CRRT</w:t>
      </w:r>
      <w:r w:rsidRPr="00DC46F5">
        <w:t xml:space="preserve">, clearance when patients were not on CRRT; Cov, covariance; CV, coefficient of variation expressed as % CV = </w:t>
      </w:r>
      <m:oMath>
        <m:rad>
          <m:radPr>
            <m:degHide m:val="1"/>
            <m:ctrlPr>
              <w:rPr>
                <w:rFonts w:ascii="Cambria Math" w:hAnsi="Cambria Math"/>
              </w:rPr>
            </m:ctrlPr>
          </m:radPr>
          <m:deg/>
          <m:e>
            <m:sSup>
              <m:sSupPr>
                <m:ctrlPr>
                  <w:rPr>
                    <w:rFonts w:ascii="Cambria Math" w:hAnsi="Cambria Math"/>
                    <w:i/>
                  </w:rPr>
                </m:ctrlPr>
              </m:sSupPr>
              <m:e>
                <m:r>
                  <m:rPr>
                    <m:nor/>
                  </m:rPr>
                  <m:t>e</m:t>
                </m:r>
              </m:e>
              <m:sup>
                <m:sSup>
                  <m:sSupPr>
                    <m:ctrlPr>
                      <w:rPr>
                        <w:rFonts w:ascii="Cambria Math" w:hAnsi="Cambria Math"/>
                        <w:i/>
                      </w:rPr>
                    </m:ctrlPr>
                  </m:sSupPr>
                  <m:e>
                    <m:r>
                      <m:rPr>
                        <m:nor/>
                      </m:rPr>
                      <m:t>ω</m:t>
                    </m:r>
                  </m:e>
                  <m:sup>
                    <m:r>
                      <m:rPr>
                        <m:nor/>
                      </m:rPr>
                      <m:t>2</m:t>
                    </m:r>
                  </m:sup>
                </m:sSup>
              </m:sup>
            </m:sSup>
            <m:r>
              <m:rPr>
                <m:nor/>
              </m:rPr>
              <m:t>-1</m:t>
            </m:r>
          </m:e>
        </m:rad>
      </m:oMath>
      <w:r w:rsidRPr="00DC46F5">
        <w:t>×100%;</w:t>
      </w:r>
      <w:r w:rsidRPr="00DC46F5">
        <w:rPr>
          <w:color w:val="000000"/>
        </w:rPr>
        <w:t xml:space="preserve"> eGFR</w:t>
      </w:r>
      <w:r w:rsidRPr="00DC46F5">
        <w:rPr>
          <w:color w:val="000000"/>
          <w:vertAlign w:val="subscript"/>
        </w:rPr>
        <w:t>CKD-EPI</w:t>
      </w:r>
      <w:r w:rsidRPr="00DC46F5">
        <w:rPr>
          <w:color w:val="000000"/>
        </w:rPr>
        <w:t>,</w:t>
      </w:r>
      <w:r w:rsidRPr="00DC46F5">
        <w:rPr>
          <w:color w:val="000000"/>
          <w:vertAlign w:val="subscript"/>
        </w:rPr>
        <w:t xml:space="preserve"> </w:t>
      </w:r>
      <w:r w:rsidRPr="00DC46F5">
        <w:t>estimated glomerular filtration rate (calculated using the Chronic Kidney Disease Epidemiology Collaboration equation)</w:t>
      </w:r>
      <w:r w:rsidRPr="00DC46F5">
        <w:rPr>
          <w:color w:val="000000"/>
        </w:rPr>
        <w:t>;</w:t>
      </w:r>
      <w:r w:rsidRPr="00DC46F5">
        <w:t xml:space="preserve"> IIV, inter-individual variability; Q, inter-compartmental clearance;</w:t>
      </w:r>
      <w:r w:rsidR="00DE7A2C">
        <w:t xml:space="preserve"> RSE</w:t>
      </w:r>
      <w:r w:rsidR="00DE7A2C" w:rsidRPr="00DC46F5">
        <w:t xml:space="preserve">, </w:t>
      </w:r>
      <w:r w:rsidR="00DE7A2C">
        <w:t>relative standard erro</w:t>
      </w:r>
      <w:r w:rsidR="000509CC">
        <w:t>r</w:t>
      </w:r>
      <w:r w:rsidR="00DE7A2C">
        <w:t>;</w:t>
      </w:r>
      <w:r w:rsidRPr="00DC46F5">
        <w:t xml:space="preserve"> V</w:t>
      </w:r>
      <w:r w:rsidR="003522FA" w:rsidRPr="003522FA">
        <w:t>c</w:t>
      </w:r>
      <w:r w:rsidRPr="00DC46F5">
        <w:t>, volume of distribution in the central compartment; V</w:t>
      </w:r>
      <w:r w:rsidRPr="00DC46F5">
        <w:rPr>
          <w:vertAlign w:val="subscript"/>
        </w:rPr>
        <w:t>p</w:t>
      </w:r>
      <w:r w:rsidRPr="00DC46F5">
        <w:t>, volume of distribution in the peripheral compartment.</w:t>
      </w:r>
    </w:p>
    <w:p w14:paraId="4F8A2DE3" w14:textId="6C9E658A" w:rsidR="007C5719" w:rsidRDefault="005B7E8A" w:rsidP="00170AFA">
      <w:pPr>
        <w:pStyle w:val="Tablefooter"/>
        <w:rPr>
          <w:b/>
          <w:bCs/>
        </w:rPr>
      </w:pPr>
      <w:r w:rsidRPr="00DC46F5">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7FEAE0AA" w:rsidR="001B111A" w:rsidRPr="00170AFA" w:rsidRDefault="001B111A" w:rsidP="00170AFA">
      <w:pPr>
        <w:pStyle w:val="Tableheader"/>
        <w:rPr>
          <w:b w:val="0"/>
          <w:bCs w:val="0"/>
        </w:rPr>
      </w:pPr>
      <w:r w:rsidRPr="00E03B11">
        <w:lastRenderedPageBreak/>
        <w:t xml:space="preserve">Table 3. </w:t>
      </w:r>
      <w:r w:rsidR="00125C5F" w:rsidRPr="00170AFA">
        <w:rPr>
          <w:b w:val="0"/>
          <w:bCs w:val="0"/>
        </w:rPr>
        <w:t>Fluconazole dosing strategy with minimally 90% probability of</w:t>
      </w:r>
      <w:ins w:id="56" w:author="My Luong Vuong" w:date="2025-02-06T10:00:00Z">
        <w:r w:rsidR="00A216A9" w:rsidRPr="00A216A9">
          <w:rPr>
            <w:b w:val="0"/>
            <w:bCs w:val="0"/>
          </w:rPr>
          <w:t xml:space="preserve"> </w:t>
        </w:r>
        <w:r w:rsidR="00A216A9" w:rsidRPr="00A216A9">
          <w:rPr>
            <w:b w:val="0"/>
            <w:bCs w:val="0"/>
            <w:i/>
            <w:iCs/>
            <w:rPrChange w:id="57" w:author="My Luong Vuong" w:date="2025-02-06T10:01:00Z">
              <w:rPr>
                <w:i/>
                <w:iCs/>
              </w:rPr>
            </w:rPrChange>
          </w:rPr>
          <w:t>f</w:t>
        </w:r>
        <w:r w:rsidR="00A216A9" w:rsidRPr="00A216A9">
          <w:rPr>
            <w:b w:val="0"/>
            <w:bCs w:val="0"/>
            <w:rPrChange w:id="58" w:author="My Luong Vuong" w:date="2025-02-06T10:01:00Z">
              <w:rPr/>
            </w:rPrChange>
          </w:rPr>
          <w:t>AUC</w:t>
        </w:r>
        <w:r w:rsidR="00A216A9" w:rsidRPr="00A216A9">
          <w:rPr>
            <w:b w:val="0"/>
            <w:bCs w:val="0"/>
            <w:vertAlign w:val="subscript"/>
            <w:rPrChange w:id="59" w:author="My Luong Vuong" w:date="2025-02-06T10:01:00Z">
              <w:rPr>
                <w:vertAlign w:val="subscript"/>
              </w:rPr>
            </w:rPrChange>
          </w:rPr>
          <w:t>0-24</w:t>
        </w:r>
        <w:r w:rsidR="00A216A9" w:rsidRPr="00A216A9">
          <w:rPr>
            <w:b w:val="0"/>
            <w:bCs w:val="0"/>
            <w:rPrChange w:id="60" w:author="My Luong Vuong" w:date="2025-02-06T10:01:00Z">
              <w:rPr/>
            </w:rPrChange>
          </w:rPr>
          <w:t xml:space="preserve"> 200 mg×h/L</w:t>
        </w:r>
        <w:r w:rsidR="00A216A9">
          <w:t xml:space="preserve"> </w:t>
        </w:r>
      </w:ins>
      <w:r w:rsidR="00125C5F" w:rsidRPr="00170AFA">
        <w:rPr>
          <w:b w:val="0"/>
          <w:bCs w:val="0"/>
        </w:rPr>
        <w:t xml:space="preserve"> target attainment in ICU patients.</w:t>
      </w:r>
    </w:p>
    <w:tbl>
      <w:tblPr>
        <w:tblStyle w:val="TableGrid"/>
        <w:tblW w:w="0" w:type="auto"/>
        <w:tblLook w:val="04A0" w:firstRow="1" w:lastRow="0" w:firstColumn="1" w:lastColumn="0" w:noHBand="0" w:noVBand="1"/>
      </w:tblPr>
      <w:tblGrid>
        <w:gridCol w:w="2263"/>
        <w:gridCol w:w="2671"/>
        <w:gridCol w:w="2672"/>
        <w:gridCol w:w="2672"/>
        <w:gridCol w:w="2672"/>
      </w:tblGrid>
      <w:tr w:rsidR="00B257DD" w:rsidRPr="00170AFA" w14:paraId="3FDFFF5B" w14:textId="77777777" w:rsidTr="002755C5">
        <w:tc>
          <w:tcPr>
            <w:tcW w:w="2263" w:type="dxa"/>
            <w:vMerge w:val="restart"/>
            <w:tcBorders>
              <w:left w:val="nil"/>
              <w:right w:val="nil"/>
            </w:tcBorders>
            <w:vAlign w:val="center"/>
          </w:tcPr>
          <w:p w14:paraId="24FC66C3" w14:textId="4CAD0D8E" w:rsidR="00B257DD" w:rsidRPr="00170AFA" w:rsidRDefault="00966C2F" w:rsidP="00536D7C">
            <w:pPr>
              <w:pStyle w:val="Tabletext"/>
              <w:jc w:val="center"/>
              <w:rPr>
                <w:b/>
                <w:bCs/>
              </w:rPr>
            </w:pPr>
            <w:r w:rsidRPr="00170AFA">
              <w:rPr>
                <w:b/>
                <w:bCs/>
              </w:rPr>
              <w:t xml:space="preserve">Total body </w:t>
            </w:r>
            <w:r w:rsidR="00B257DD" w:rsidRPr="00170AFA">
              <w:rPr>
                <w:b/>
                <w:bCs/>
              </w:rPr>
              <w:t>weight</w:t>
            </w:r>
          </w:p>
        </w:tc>
        <w:tc>
          <w:tcPr>
            <w:tcW w:w="5343" w:type="dxa"/>
            <w:gridSpan w:val="2"/>
            <w:tcBorders>
              <w:left w:val="nil"/>
              <w:bottom w:val="nil"/>
              <w:right w:val="nil"/>
            </w:tcBorders>
            <w:vAlign w:val="center"/>
          </w:tcPr>
          <w:p w14:paraId="01FF081B" w14:textId="2F96BFE2" w:rsidR="00B257DD" w:rsidRPr="00170AFA" w:rsidRDefault="0035102B" w:rsidP="00536D7C">
            <w:pPr>
              <w:pStyle w:val="Tabletext"/>
              <w:jc w:val="center"/>
              <w:rPr>
                <w:b/>
                <w:bCs/>
              </w:rPr>
            </w:pPr>
            <w:r w:rsidRPr="00170AFA">
              <w:rPr>
                <w:b/>
                <w:bCs/>
              </w:rPr>
              <w:t>O</w:t>
            </w:r>
            <w:r w:rsidR="00ED270C" w:rsidRPr="00170AFA">
              <w:rPr>
                <w:b/>
                <w:bCs/>
              </w:rPr>
              <w:t>ff</w:t>
            </w:r>
            <w:r w:rsidRPr="00170AFA">
              <w:rPr>
                <w:b/>
                <w:bCs/>
              </w:rPr>
              <w:t>-</w:t>
            </w:r>
            <w:r w:rsidR="00B257DD" w:rsidRPr="00170AFA">
              <w:rPr>
                <w:b/>
                <w:bCs/>
              </w:rPr>
              <w:t>CRRT</w:t>
            </w:r>
          </w:p>
        </w:tc>
        <w:tc>
          <w:tcPr>
            <w:tcW w:w="5344" w:type="dxa"/>
            <w:gridSpan w:val="2"/>
            <w:tcBorders>
              <w:left w:val="nil"/>
              <w:bottom w:val="nil"/>
              <w:right w:val="nil"/>
            </w:tcBorders>
            <w:vAlign w:val="center"/>
          </w:tcPr>
          <w:p w14:paraId="2FE6AF4E" w14:textId="4D3A7040" w:rsidR="00B257DD" w:rsidRPr="00170AFA" w:rsidRDefault="00ED270C" w:rsidP="00536D7C">
            <w:pPr>
              <w:pStyle w:val="Tabletext"/>
              <w:jc w:val="center"/>
              <w:rPr>
                <w:b/>
                <w:bCs/>
              </w:rPr>
            </w:pPr>
            <w:r w:rsidRPr="00170AFA">
              <w:rPr>
                <w:b/>
                <w:bCs/>
              </w:rPr>
              <w:t>On-</w:t>
            </w:r>
            <w:r w:rsidR="00B257DD" w:rsidRPr="00170AFA">
              <w:rPr>
                <w:b/>
                <w:bCs/>
              </w:rPr>
              <w:t>CRRT</w:t>
            </w:r>
          </w:p>
        </w:tc>
      </w:tr>
      <w:tr w:rsidR="00B257DD" w14:paraId="460418A3" w14:textId="77777777" w:rsidTr="005B2ED7">
        <w:tc>
          <w:tcPr>
            <w:tcW w:w="2263" w:type="dxa"/>
            <w:vMerge/>
            <w:tcBorders>
              <w:left w:val="nil"/>
              <w:right w:val="nil"/>
            </w:tcBorders>
          </w:tcPr>
          <w:p w14:paraId="0F54237F" w14:textId="77777777" w:rsidR="00B257DD" w:rsidRPr="00E13681" w:rsidRDefault="00B257DD" w:rsidP="00536D7C">
            <w:pPr>
              <w:pStyle w:val="Tabletext"/>
              <w:jc w:val="center"/>
            </w:pPr>
          </w:p>
        </w:tc>
        <w:tc>
          <w:tcPr>
            <w:tcW w:w="2671" w:type="dxa"/>
            <w:tcBorders>
              <w:top w:val="nil"/>
              <w:left w:val="nil"/>
              <w:right w:val="nil"/>
            </w:tcBorders>
            <w:vAlign w:val="center"/>
          </w:tcPr>
          <w:p w14:paraId="29E28605" w14:textId="77777777" w:rsidR="00B257DD" w:rsidRPr="00E13681" w:rsidRDefault="00B257DD" w:rsidP="00536D7C">
            <w:pPr>
              <w:pStyle w:val="Tabletext"/>
              <w:jc w:val="center"/>
            </w:pPr>
            <w:r w:rsidRPr="00E13681">
              <w:t>Loading dose</w:t>
            </w:r>
          </w:p>
          <w:p w14:paraId="723C4135" w14:textId="77777777" w:rsidR="00B257DD" w:rsidRPr="00E13681" w:rsidRDefault="00B257DD" w:rsidP="00536D7C">
            <w:pPr>
              <w:pStyle w:val="Tabletext"/>
              <w:jc w:val="center"/>
            </w:pPr>
            <w:r w:rsidRPr="00E13681">
              <w:t>(day 1)</w:t>
            </w:r>
          </w:p>
        </w:tc>
        <w:tc>
          <w:tcPr>
            <w:tcW w:w="2672" w:type="dxa"/>
            <w:tcBorders>
              <w:top w:val="nil"/>
              <w:left w:val="nil"/>
              <w:right w:val="nil"/>
            </w:tcBorders>
            <w:vAlign w:val="center"/>
          </w:tcPr>
          <w:p w14:paraId="0C9E94D4" w14:textId="77777777" w:rsidR="00B257DD" w:rsidRPr="00E13681" w:rsidRDefault="00B257DD" w:rsidP="00536D7C">
            <w:pPr>
              <w:pStyle w:val="Tabletext"/>
              <w:jc w:val="center"/>
            </w:pPr>
            <w:r w:rsidRPr="00E13681">
              <w:t>Maintenance dose</w:t>
            </w:r>
          </w:p>
          <w:p w14:paraId="3AC0452F" w14:textId="77777777" w:rsidR="00B257DD" w:rsidRPr="00E13681" w:rsidRDefault="00B257DD" w:rsidP="00536D7C">
            <w:pPr>
              <w:pStyle w:val="Tabletext"/>
              <w:jc w:val="center"/>
            </w:pPr>
            <w:r w:rsidRPr="00E13681">
              <w:t>(from day 2)</w:t>
            </w:r>
          </w:p>
        </w:tc>
        <w:tc>
          <w:tcPr>
            <w:tcW w:w="2672" w:type="dxa"/>
            <w:tcBorders>
              <w:top w:val="nil"/>
              <w:left w:val="nil"/>
              <w:right w:val="nil"/>
            </w:tcBorders>
            <w:vAlign w:val="center"/>
          </w:tcPr>
          <w:p w14:paraId="7D2AF071" w14:textId="77777777" w:rsidR="00B257DD" w:rsidRPr="00E13681" w:rsidRDefault="00B257DD" w:rsidP="00536D7C">
            <w:pPr>
              <w:pStyle w:val="Tabletext"/>
              <w:jc w:val="center"/>
            </w:pPr>
            <w:r w:rsidRPr="00E13681">
              <w:t>Loading dose</w:t>
            </w:r>
          </w:p>
          <w:p w14:paraId="73570D1E" w14:textId="77777777" w:rsidR="00B257DD" w:rsidRPr="00E13681" w:rsidRDefault="00B257DD" w:rsidP="00536D7C">
            <w:pPr>
              <w:pStyle w:val="Tabletext"/>
              <w:jc w:val="center"/>
            </w:pPr>
            <w:r w:rsidRPr="00E13681">
              <w:t>(day 1)</w:t>
            </w:r>
          </w:p>
        </w:tc>
        <w:tc>
          <w:tcPr>
            <w:tcW w:w="2672" w:type="dxa"/>
            <w:tcBorders>
              <w:top w:val="nil"/>
              <w:left w:val="nil"/>
              <w:right w:val="nil"/>
            </w:tcBorders>
            <w:vAlign w:val="center"/>
          </w:tcPr>
          <w:p w14:paraId="6D9F31A8" w14:textId="77777777" w:rsidR="00B257DD" w:rsidRPr="00E13681" w:rsidRDefault="00B257DD" w:rsidP="00536D7C">
            <w:pPr>
              <w:pStyle w:val="Tabletext"/>
              <w:jc w:val="center"/>
            </w:pPr>
            <w:r w:rsidRPr="00E13681">
              <w:t>Maintenance dose</w:t>
            </w:r>
          </w:p>
          <w:p w14:paraId="0F40DA51" w14:textId="77777777" w:rsidR="00B257DD" w:rsidRPr="00E13681" w:rsidRDefault="00B257DD" w:rsidP="00536D7C">
            <w:pPr>
              <w:pStyle w:val="Tabletext"/>
              <w:jc w:val="center"/>
            </w:pPr>
            <w:r w:rsidRPr="00E13681">
              <w:t>(from day 2)</w:t>
            </w:r>
          </w:p>
        </w:tc>
      </w:tr>
      <w:tr w:rsidR="00B257DD" w14:paraId="747C373D" w14:textId="77777777" w:rsidTr="005B2ED7">
        <w:tc>
          <w:tcPr>
            <w:tcW w:w="2263" w:type="dxa"/>
            <w:tcBorders>
              <w:left w:val="nil"/>
              <w:bottom w:val="nil"/>
              <w:right w:val="nil"/>
            </w:tcBorders>
            <w:vAlign w:val="center"/>
          </w:tcPr>
          <w:p w14:paraId="2631FC6F" w14:textId="228AEA72" w:rsidR="00B257DD" w:rsidRPr="00E13681" w:rsidRDefault="00B257DD" w:rsidP="00536D7C">
            <w:pPr>
              <w:pStyle w:val="Tabletext"/>
              <w:jc w:val="center"/>
            </w:pPr>
            <w:r w:rsidRPr="00E13681">
              <w:t>30</w:t>
            </w:r>
            <w:r w:rsidR="005E768B">
              <w:t>.0</w:t>
            </w:r>
            <w:r w:rsidRPr="00E13681">
              <w:t xml:space="preserve"> kg </w:t>
            </w:r>
            <w:r w:rsidR="00833FED">
              <w:t>–</w:t>
            </w:r>
            <w:r w:rsidRPr="00E13681">
              <w:t xml:space="preserve"> </w:t>
            </w:r>
            <w:r w:rsidR="001363B3" w:rsidRPr="00E13681">
              <w:t>60</w:t>
            </w:r>
            <w:r w:rsidR="00833FED">
              <w:t>.0</w:t>
            </w:r>
            <w:r w:rsidRPr="00E13681">
              <w:t xml:space="preserve"> kg</w:t>
            </w:r>
          </w:p>
        </w:tc>
        <w:tc>
          <w:tcPr>
            <w:tcW w:w="2671" w:type="dxa"/>
            <w:tcBorders>
              <w:left w:val="nil"/>
              <w:bottom w:val="nil"/>
              <w:right w:val="nil"/>
            </w:tcBorders>
            <w:vAlign w:val="center"/>
          </w:tcPr>
          <w:p w14:paraId="66ADF248" w14:textId="77777777" w:rsidR="00B257DD" w:rsidRPr="00E13681" w:rsidRDefault="00B257DD" w:rsidP="00536D7C">
            <w:pPr>
              <w:pStyle w:val="Tabletext"/>
              <w:jc w:val="center"/>
            </w:pPr>
            <w:r w:rsidRPr="00E13681">
              <w:t>800 mg q24h</w:t>
            </w:r>
          </w:p>
        </w:tc>
        <w:tc>
          <w:tcPr>
            <w:tcW w:w="2672" w:type="dxa"/>
            <w:vMerge w:val="restart"/>
            <w:tcBorders>
              <w:left w:val="nil"/>
              <w:right w:val="nil"/>
            </w:tcBorders>
            <w:vAlign w:val="center"/>
          </w:tcPr>
          <w:p w14:paraId="3A34AAB2" w14:textId="77777777" w:rsidR="00B257DD" w:rsidRPr="00E13681" w:rsidRDefault="00B257DD" w:rsidP="00536D7C">
            <w:pPr>
              <w:pStyle w:val="Tabletext"/>
              <w:jc w:val="center"/>
            </w:pPr>
            <w:r w:rsidRPr="00E13681">
              <w:t>400 mg q24h</w:t>
            </w:r>
          </w:p>
        </w:tc>
        <w:tc>
          <w:tcPr>
            <w:tcW w:w="2672" w:type="dxa"/>
            <w:tcBorders>
              <w:left w:val="nil"/>
              <w:bottom w:val="nil"/>
              <w:right w:val="nil"/>
            </w:tcBorders>
            <w:vAlign w:val="center"/>
          </w:tcPr>
          <w:p w14:paraId="11852FC8" w14:textId="77777777" w:rsidR="00B257DD" w:rsidRPr="00E13681" w:rsidRDefault="00B257DD" w:rsidP="00536D7C">
            <w:pPr>
              <w:pStyle w:val="Tabletext"/>
              <w:jc w:val="center"/>
            </w:pPr>
            <w:r w:rsidRPr="00E13681">
              <w:t>1000 mg q24h</w:t>
            </w:r>
          </w:p>
        </w:tc>
        <w:tc>
          <w:tcPr>
            <w:tcW w:w="2672" w:type="dxa"/>
            <w:vMerge w:val="restart"/>
            <w:tcBorders>
              <w:left w:val="nil"/>
              <w:right w:val="nil"/>
            </w:tcBorders>
            <w:vAlign w:val="center"/>
          </w:tcPr>
          <w:p w14:paraId="3D86B937" w14:textId="77777777" w:rsidR="00B257DD" w:rsidRPr="00E13681" w:rsidRDefault="00B257DD" w:rsidP="00536D7C">
            <w:pPr>
              <w:pStyle w:val="Tabletext"/>
              <w:jc w:val="center"/>
            </w:pPr>
            <w:r w:rsidRPr="00E13681">
              <w:t>800 mg q24h</w:t>
            </w:r>
          </w:p>
        </w:tc>
      </w:tr>
      <w:tr w:rsidR="00B257DD" w14:paraId="3DF17ECA" w14:textId="77777777" w:rsidTr="005B2ED7">
        <w:tc>
          <w:tcPr>
            <w:tcW w:w="2263" w:type="dxa"/>
            <w:tcBorders>
              <w:top w:val="nil"/>
              <w:left w:val="nil"/>
              <w:bottom w:val="nil"/>
              <w:right w:val="nil"/>
            </w:tcBorders>
            <w:vAlign w:val="center"/>
          </w:tcPr>
          <w:p w14:paraId="5C600B35" w14:textId="44E837FA" w:rsidR="00B257DD" w:rsidRPr="00E13681" w:rsidRDefault="00B257DD" w:rsidP="00536D7C">
            <w:pPr>
              <w:pStyle w:val="Tabletext"/>
              <w:jc w:val="center"/>
            </w:pPr>
            <w:r w:rsidRPr="00E13681">
              <w:t>6</w:t>
            </w:r>
            <w:r w:rsidR="00A97994">
              <w:t>0.</w:t>
            </w:r>
            <w:r w:rsidR="00CA0E24" w:rsidRPr="00E13681">
              <w:t>1</w:t>
            </w:r>
            <w:r w:rsidRPr="00E13681">
              <w:t xml:space="preserve"> kg – </w:t>
            </w:r>
            <w:r w:rsidR="00CA0E24" w:rsidRPr="00E13681">
              <w:t>80</w:t>
            </w:r>
            <w:r w:rsidR="00D61368">
              <w:t>.0</w:t>
            </w:r>
            <w:r w:rsidRPr="00E13681">
              <w:t xml:space="preserve"> kg</w:t>
            </w:r>
          </w:p>
        </w:tc>
        <w:tc>
          <w:tcPr>
            <w:tcW w:w="2671" w:type="dxa"/>
            <w:tcBorders>
              <w:top w:val="nil"/>
              <w:left w:val="nil"/>
              <w:bottom w:val="nil"/>
              <w:right w:val="nil"/>
            </w:tcBorders>
            <w:vAlign w:val="center"/>
          </w:tcPr>
          <w:p w14:paraId="6B9AC765" w14:textId="77777777" w:rsidR="00B257DD" w:rsidRPr="00E13681" w:rsidRDefault="00B257DD" w:rsidP="00536D7C">
            <w:pPr>
              <w:pStyle w:val="Tabletext"/>
              <w:jc w:val="center"/>
            </w:pPr>
            <w:r w:rsidRPr="00E13681">
              <w:t>1000 mg q24h</w:t>
            </w:r>
          </w:p>
        </w:tc>
        <w:tc>
          <w:tcPr>
            <w:tcW w:w="2672" w:type="dxa"/>
            <w:vMerge/>
            <w:tcBorders>
              <w:left w:val="nil"/>
              <w:right w:val="nil"/>
            </w:tcBorders>
            <w:vAlign w:val="center"/>
          </w:tcPr>
          <w:p w14:paraId="2BE0510C" w14:textId="77777777" w:rsidR="00B257DD" w:rsidRPr="00E13681" w:rsidRDefault="00B257DD" w:rsidP="00170AFA">
            <w:pPr>
              <w:pStyle w:val="Tabletext"/>
            </w:pPr>
          </w:p>
        </w:tc>
        <w:tc>
          <w:tcPr>
            <w:tcW w:w="2672" w:type="dxa"/>
            <w:tcBorders>
              <w:top w:val="nil"/>
              <w:left w:val="nil"/>
              <w:bottom w:val="nil"/>
              <w:right w:val="nil"/>
            </w:tcBorders>
            <w:vAlign w:val="center"/>
          </w:tcPr>
          <w:p w14:paraId="57920DCD" w14:textId="77777777" w:rsidR="00B257DD" w:rsidRPr="00E13681" w:rsidRDefault="00B257DD" w:rsidP="00F26456">
            <w:pPr>
              <w:pStyle w:val="Tabletext"/>
              <w:jc w:val="center"/>
            </w:pPr>
            <w:r w:rsidRPr="00E13681">
              <w:t>1200 mg q24h</w:t>
            </w:r>
          </w:p>
        </w:tc>
        <w:tc>
          <w:tcPr>
            <w:tcW w:w="2672" w:type="dxa"/>
            <w:vMerge/>
            <w:tcBorders>
              <w:left w:val="nil"/>
              <w:right w:val="nil"/>
            </w:tcBorders>
            <w:vAlign w:val="center"/>
          </w:tcPr>
          <w:p w14:paraId="19286683" w14:textId="77777777" w:rsidR="00B257DD" w:rsidRPr="00E13681" w:rsidRDefault="00B257DD" w:rsidP="00170AFA">
            <w:pPr>
              <w:pStyle w:val="Tabletext"/>
            </w:pPr>
          </w:p>
        </w:tc>
      </w:tr>
      <w:tr w:rsidR="00B257DD" w14:paraId="44028E42" w14:textId="77777777" w:rsidTr="005B2ED7">
        <w:tc>
          <w:tcPr>
            <w:tcW w:w="2263" w:type="dxa"/>
            <w:tcBorders>
              <w:top w:val="nil"/>
              <w:left w:val="nil"/>
              <w:bottom w:val="nil"/>
              <w:right w:val="nil"/>
            </w:tcBorders>
            <w:vAlign w:val="center"/>
          </w:tcPr>
          <w:p w14:paraId="7499E4FF" w14:textId="25B230EC" w:rsidR="00B257DD" w:rsidRPr="00E13681" w:rsidRDefault="00040817" w:rsidP="00536D7C">
            <w:pPr>
              <w:pStyle w:val="Tabletext"/>
              <w:jc w:val="center"/>
            </w:pPr>
            <w:r w:rsidRPr="00E13681">
              <w:t>8</w:t>
            </w:r>
            <w:r>
              <w:t>0.1</w:t>
            </w:r>
            <w:r w:rsidRPr="00E13681">
              <w:t xml:space="preserve"> </w:t>
            </w:r>
            <w:r w:rsidR="00B257DD" w:rsidRPr="00E13681">
              <w:t xml:space="preserve">kg – </w:t>
            </w:r>
            <w:r w:rsidR="005D5ED7" w:rsidRPr="00E13681">
              <w:t>100</w:t>
            </w:r>
            <w:r w:rsidR="0018026C">
              <w:t>.0</w:t>
            </w:r>
            <w:r w:rsidR="00B257DD" w:rsidRPr="00E13681">
              <w:t xml:space="preserve"> kg</w:t>
            </w:r>
          </w:p>
        </w:tc>
        <w:tc>
          <w:tcPr>
            <w:tcW w:w="2671" w:type="dxa"/>
            <w:tcBorders>
              <w:top w:val="nil"/>
              <w:left w:val="nil"/>
              <w:bottom w:val="nil"/>
              <w:right w:val="nil"/>
            </w:tcBorders>
            <w:vAlign w:val="center"/>
          </w:tcPr>
          <w:p w14:paraId="4EF2EDC4" w14:textId="77777777" w:rsidR="00B257DD" w:rsidRPr="00E13681" w:rsidRDefault="00B257DD" w:rsidP="00536D7C">
            <w:pPr>
              <w:pStyle w:val="Tabletext"/>
              <w:jc w:val="center"/>
            </w:pPr>
            <w:r w:rsidRPr="00E13681">
              <w:t>1200 mg q24h</w:t>
            </w:r>
          </w:p>
        </w:tc>
        <w:tc>
          <w:tcPr>
            <w:tcW w:w="2672" w:type="dxa"/>
            <w:vMerge/>
            <w:tcBorders>
              <w:left w:val="nil"/>
              <w:right w:val="nil"/>
            </w:tcBorders>
            <w:vAlign w:val="center"/>
          </w:tcPr>
          <w:p w14:paraId="58985E08" w14:textId="77777777" w:rsidR="00B257DD" w:rsidRPr="00E13681" w:rsidRDefault="00B257DD" w:rsidP="00170AFA">
            <w:pPr>
              <w:pStyle w:val="Tabletext"/>
            </w:pPr>
          </w:p>
        </w:tc>
        <w:tc>
          <w:tcPr>
            <w:tcW w:w="2672" w:type="dxa"/>
            <w:tcBorders>
              <w:top w:val="nil"/>
              <w:left w:val="nil"/>
              <w:bottom w:val="nil"/>
              <w:right w:val="nil"/>
            </w:tcBorders>
            <w:vAlign w:val="center"/>
          </w:tcPr>
          <w:p w14:paraId="685C2CF9" w14:textId="77777777" w:rsidR="00B257DD" w:rsidRPr="00E13681" w:rsidRDefault="00B257DD" w:rsidP="00F26456">
            <w:pPr>
              <w:pStyle w:val="Tabletext"/>
              <w:jc w:val="center"/>
            </w:pPr>
            <w:r w:rsidRPr="00E13681">
              <w:t>1400 mg q24h</w:t>
            </w:r>
          </w:p>
        </w:tc>
        <w:tc>
          <w:tcPr>
            <w:tcW w:w="2672" w:type="dxa"/>
            <w:vMerge/>
            <w:tcBorders>
              <w:left w:val="nil"/>
              <w:right w:val="nil"/>
            </w:tcBorders>
            <w:vAlign w:val="center"/>
          </w:tcPr>
          <w:p w14:paraId="33364505" w14:textId="77777777" w:rsidR="00B257DD" w:rsidRPr="00E13681" w:rsidRDefault="00B257DD" w:rsidP="00170AFA">
            <w:pPr>
              <w:pStyle w:val="Tabletext"/>
            </w:pPr>
          </w:p>
        </w:tc>
      </w:tr>
      <w:tr w:rsidR="00B257DD" w14:paraId="4C4DB81D" w14:textId="77777777" w:rsidTr="005B2ED7">
        <w:tc>
          <w:tcPr>
            <w:tcW w:w="2263" w:type="dxa"/>
            <w:tcBorders>
              <w:top w:val="nil"/>
              <w:left w:val="nil"/>
              <w:bottom w:val="nil"/>
              <w:right w:val="nil"/>
            </w:tcBorders>
            <w:vAlign w:val="center"/>
          </w:tcPr>
          <w:p w14:paraId="311851B8" w14:textId="43302252" w:rsidR="00B257DD" w:rsidRPr="00E13681" w:rsidRDefault="00B257DD" w:rsidP="00536D7C">
            <w:pPr>
              <w:pStyle w:val="Tabletext"/>
              <w:jc w:val="center"/>
            </w:pPr>
            <w:r w:rsidRPr="00E13681">
              <w:t>10</w:t>
            </w:r>
            <w:r w:rsidR="00753384">
              <w:t>0.</w:t>
            </w:r>
            <w:r w:rsidR="00AD7FAB" w:rsidRPr="00E13681">
              <w:t>1</w:t>
            </w:r>
            <w:r w:rsidRPr="00E13681">
              <w:t xml:space="preserve"> kg – 1</w:t>
            </w:r>
            <w:r w:rsidR="00AD7FAB" w:rsidRPr="00E13681">
              <w:t>20</w:t>
            </w:r>
            <w:r w:rsidR="00753384">
              <w:t>.0</w:t>
            </w:r>
            <w:r w:rsidRPr="00E13681">
              <w:t xml:space="preserve"> kg</w:t>
            </w:r>
          </w:p>
        </w:tc>
        <w:tc>
          <w:tcPr>
            <w:tcW w:w="2671" w:type="dxa"/>
            <w:tcBorders>
              <w:top w:val="nil"/>
              <w:left w:val="nil"/>
              <w:bottom w:val="nil"/>
              <w:right w:val="nil"/>
            </w:tcBorders>
            <w:vAlign w:val="center"/>
          </w:tcPr>
          <w:p w14:paraId="0D03CE39" w14:textId="77777777" w:rsidR="00B257DD" w:rsidRPr="00E13681" w:rsidRDefault="00B257DD" w:rsidP="00536D7C">
            <w:pPr>
              <w:pStyle w:val="Tabletext"/>
              <w:jc w:val="center"/>
            </w:pPr>
            <w:r w:rsidRPr="00E13681">
              <w:t>1400 mg q24h</w:t>
            </w:r>
          </w:p>
        </w:tc>
        <w:tc>
          <w:tcPr>
            <w:tcW w:w="2672" w:type="dxa"/>
            <w:vMerge/>
            <w:tcBorders>
              <w:left w:val="nil"/>
              <w:right w:val="nil"/>
            </w:tcBorders>
            <w:vAlign w:val="center"/>
          </w:tcPr>
          <w:p w14:paraId="660B1408" w14:textId="77777777" w:rsidR="00B257DD" w:rsidRPr="00E13681" w:rsidRDefault="00B257DD" w:rsidP="00170AFA">
            <w:pPr>
              <w:pStyle w:val="Tabletext"/>
            </w:pPr>
          </w:p>
        </w:tc>
        <w:tc>
          <w:tcPr>
            <w:tcW w:w="2672" w:type="dxa"/>
            <w:tcBorders>
              <w:top w:val="nil"/>
              <w:left w:val="nil"/>
              <w:bottom w:val="nil"/>
              <w:right w:val="nil"/>
            </w:tcBorders>
            <w:vAlign w:val="center"/>
          </w:tcPr>
          <w:p w14:paraId="520C6101" w14:textId="77777777" w:rsidR="00B257DD" w:rsidRPr="00E13681" w:rsidRDefault="00B257DD" w:rsidP="00F26456">
            <w:pPr>
              <w:pStyle w:val="Tabletext"/>
              <w:jc w:val="center"/>
            </w:pPr>
            <w:r w:rsidRPr="00E13681">
              <w:t>1600 mg q24h</w:t>
            </w:r>
          </w:p>
        </w:tc>
        <w:tc>
          <w:tcPr>
            <w:tcW w:w="2672" w:type="dxa"/>
            <w:vMerge/>
            <w:tcBorders>
              <w:left w:val="nil"/>
              <w:right w:val="nil"/>
            </w:tcBorders>
            <w:vAlign w:val="center"/>
          </w:tcPr>
          <w:p w14:paraId="3FF244FF" w14:textId="77777777" w:rsidR="00B257DD" w:rsidRPr="00E13681" w:rsidRDefault="00B257DD" w:rsidP="00170AFA">
            <w:pPr>
              <w:pStyle w:val="Tabletext"/>
            </w:pPr>
          </w:p>
        </w:tc>
      </w:tr>
      <w:tr w:rsidR="00B257DD" w14:paraId="46107EAD" w14:textId="77777777" w:rsidTr="005B2ED7">
        <w:tc>
          <w:tcPr>
            <w:tcW w:w="2263" w:type="dxa"/>
            <w:tcBorders>
              <w:top w:val="nil"/>
              <w:left w:val="nil"/>
              <w:right w:val="nil"/>
            </w:tcBorders>
            <w:vAlign w:val="center"/>
          </w:tcPr>
          <w:p w14:paraId="5C9D0354" w14:textId="70640495" w:rsidR="00B257DD" w:rsidRPr="00E13681" w:rsidRDefault="00B257DD" w:rsidP="00536D7C">
            <w:pPr>
              <w:pStyle w:val="Tabletext"/>
              <w:jc w:val="center"/>
            </w:pPr>
            <w:r w:rsidRPr="00E13681">
              <w:t>12</w:t>
            </w:r>
            <w:r w:rsidR="00A2161E">
              <w:t>0.</w:t>
            </w:r>
            <w:r w:rsidR="000F75F3" w:rsidRPr="00E13681">
              <w:t>1</w:t>
            </w:r>
            <w:r w:rsidRPr="00E13681">
              <w:t xml:space="preserve"> kg – </w:t>
            </w:r>
            <w:r w:rsidR="0017322D" w:rsidRPr="00E13681">
              <w:t>1</w:t>
            </w:r>
            <w:r w:rsidR="0017322D">
              <w:t>5</w:t>
            </w:r>
            <w:r w:rsidR="0017322D" w:rsidRPr="00E13681">
              <w:t>0</w:t>
            </w:r>
            <w:r w:rsidR="00A2161E">
              <w:t>.0</w:t>
            </w:r>
            <w:r w:rsidR="0017322D" w:rsidRPr="00E13681">
              <w:t xml:space="preserve"> </w:t>
            </w:r>
            <w:r w:rsidRPr="00E13681">
              <w:t>kg</w:t>
            </w:r>
          </w:p>
        </w:tc>
        <w:tc>
          <w:tcPr>
            <w:tcW w:w="2671" w:type="dxa"/>
            <w:tcBorders>
              <w:top w:val="nil"/>
              <w:left w:val="nil"/>
              <w:right w:val="nil"/>
            </w:tcBorders>
            <w:vAlign w:val="center"/>
          </w:tcPr>
          <w:p w14:paraId="0E95A2B5" w14:textId="59FB3F65" w:rsidR="00B257DD" w:rsidRPr="00E13681" w:rsidRDefault="002A2972" w:rsidP="00536D7C">
            <w:pPr>
              <w:pStyle w:val="Tabletext"/>
              <w:jc w:val="center"/>
            </w:pPr>
            <w:r w:rsidRPr="00E13681">
              <w:t>1600 mg q24h</w:t>
            </w:r>
          </w:p>
        </w:tc>
        <w:tc>
          <w:tcPr>
            <w:tcW w:w="2672" w:type="dxa"/>
            <w:vMerge/>
            <w:tcBorders>
              <w:left w:val="nil"/>
              <w:right w:val="nil"/>
            </w:tcBorders>
            <w:vAlign w:val="center"/>
          </w:tcPr>
          <w:p w14:paraId="1D8FB087" w14:textId="77777777" w:rsidR="00B257DD" w:rsidRPr="00E13681" w:rsidRDefault="00B257DD" w:rsidP="00170AFA">
            <w:pPr>
              <w:pStyle w:val="Tabletext"/>
            </w:pPr>
          </w:p>
        </w:tc>
        <w:tc>
          <w:tcPr>
            <w:tcW w:w="2672" w:type="dxa"/>
            <w:tcBorders>
              <w:top w:val="nil"/>
              <w:left w:val="nil"/>
              <w:right w:val="nil"/>
            </w:tcBorders>
            <w:vAlign w:val="center"/>
          </w:tcPr>
          <w:p w14:paraId="2C73FC6B" w14:textId="77777777" w:rsidR="00B257DD" w:rsidRPr="00E13681" w:rsidRDefault="00B257DD" w:rsidP="00F26456">
            <w:pPr>
              <w:pStyle w:val="Tabletext"/>
              <w:jc w:val="center"/>
            </w:pPr>
            <w:r w:rsidRPr="00E13681">
              <w:t>1800 mg q24h</w:t>
            </w:r>
          </w:p>
        </w:tc>
        <w:tc>
          <w:tcPr>
            <w:tcW w:w="2672" w:type="dxa"/>
            <w:vMerge/>
            <w:tcBorders>
              <w:left w:val="nil"/>
              <w:right w:val="nil"/>
            </w:tcBorders>
            <w:vAlign w:val="center"/>
          </w:tcPr>
          <w:p w14:paraId="78A75262" w14:textId="77777777" w:rsidR="00B257DD" w:rsidRPr="00E13681" w:rsidRDefault="00B257DD" w:rsidP="00170AFA">
            <w:pPr>
              <w:pStyle w:val="Tabletext"/>
            </w:pPr>
          </w:p>
        </w:tc>
      </w:tr>
    </w:tbl>
    <w:p w14:paraId="02FE5DCC" w14:textId="5732FC89" w:rsidR="00E66019" w:rsidRDefault="009946B5" w:rsidP="00170AFA">
      <w:pPr>
        <w:pStyle w:val="Tablefooter"/>
        <w:sectPr w:rsidR="00E66019" w:rsidSect="001E4D5C">
          <w:pgSz w:w="16838" w:h="11906" w:orient="landscape" w:code="9"/>
          <w:pgMar w:top="1440" w:right="1440" w:bottom="1440" w:left="1440" w:header="720" w:footer="720" w:gutter="0"/>
          <w:cols w:space="720"/>
          <w:docGrid w:linePitch="360"/>
        </w:sectPr>
      </w:pPr>
      <w:r w:rsidRPr="00E13681">
        <w:t>CRRT: continuous renal replacement therapy; q24h: every 24 hours.</w:t>
      </w:r>
    </w:p>
    <w:p w14:paraId="30731143" w14:textId="48A38009" w:rsidR="00AB1B25" w:rsidRDefault="00AB1B25" w:rsidP="00CE3795">
      <w:pPr>
        <w:pStyle w:val="Heading1"/>
      </w:pPr>
      <w:r>
        <w:lastRenderedPageBreak/>
        <w:t>Figures</w:t>
      </w:r>
    </w:p>
    <w:p w14:paraId="3ACBCF1D" w14:textId="161A9464" w:rsidR="00C40B2F" w:rsidRDefault="00642C91" w:rsidP="00CE3795">
      <w:r w:rsidRPr="00E03B11">
        <w:rPr>
          <w:noProof/>
        </w:rPr>
        <w:drawing>
          <wp:inline distT="0" distB="0" distL="0" distR="0" wp14:anchorId="6D084236" wp14:editId="5DBD0E25">
            <wp:extent cx="6534000" cy="6534000"/>
            <wp:effectExtent l="0" t="0" r="635" b="63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6199936D" w14:textId="2D60EE9C" w:rsidR="00C40B2F" w:rsidRDefault="00C40B2F" w:rsidP="00CE3795">
      <w:r w:rsidRPr="00A72BCD">
        <w:rPr>
          <w:b/>
          <w:bCs/>
        </w:rPr>
        <w:t>Fig</w:t>
      </w:r>
      <w:r w:rsidR="00A67769">
        <w:rPr>
          <w:b/>
          <w:bCs/>
        </w:rPr>
        <w:t>.</w:t>
      </w:r>
      <w:r w:rsidRPr="00A72BCD">
        <w:rPr>
          <w:b/>
          <w:bCs/>
        </w:rPr>
        <w:t xml:space="preserve"> </w:t>
      </w:r>
      <w:r w:rsidR="007F5861">
        <w:rPr>
          <w:b/>
          <w:bCs/>
        </w:rPr>
        <w:t>1</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r w:rsidR="005518E1" w:rsidRPr="001B3939">
        <w:t>mg</w:t>
      </w:r>
      <w:r w:rsidR="005518E1">
        <w:t>×</w:t>
      </w:r>
      <w:r w:rsidR="005518E1" w:rsidRPr="001B3939">
        <w:t>h/L</w:t>
      </w:r>
      <w:r w:rsidR="005518E1">
        <w:t xml:space="preserve"> vs </w:t>
      </w:r>
      <w:r w:rsidR="008E1904">
        <w:t>body weight</w:t>
      </w:r>
      <w:ins w:id="61" w:author="My Luong Vuong" w:date="2025-01-29T17:19:00Z">
        <w:r w:rsidR="00692ACD">
          <w:t xml:space="preserve"> on day 1 (a) and day 14 </w:t>
        </w:r>
      </w:ins>
      <w:ins w:id="62" w:author="My Luong Vuong" w:date="2025-01-29T17:20:00Z">
        <w:r w:rsidR="00692ACD">
          <w:t>(b)</w:t>
        </w:r>
      </w:ins>
      <w:r w:rsidR="005518E1" w:rsidRPr="001B3939">
        <w:t xml:space="preserve"> </w:t>
      </w:r>
      <w:del w:id="63" w:author="My Luong Vuong" w:date="2025-01-29T16:57:00Z">
        <w:r w:rsidR="005518E1" w:rsidRPr="001B3939" w:rsidDel="00EB60DB">
          <w:delText>over time</w:delText>
        </w:r>
        <w:r w:rsidR="005518E1" w:rsidDel="00EB60DB">
          <w:delText xml:space="preserve"> </w:delText>
        </w:r>
      </w:del>
      <w:r w:rsidR="005518E1">
        <w:t>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ins w:id="64" w:author="My Luong Vuong" w:date="2025-01-29T17:20:00Z">
        <w:r w:rsidR="002348AF">
          <w:t xml:space="preserve"> </w:t>
        </w:r>
        <w:r w:rsidR="002348AF" w:rsidRPr="002348AF">
          <w:t>The dashed gray line represents the target probability of PKPD target attainment of 90%.</w:t>
        </w:r>
      </w:ins>
    </w:p>
    <w:p w14:paraId="4838DBE5" w14:textId="28F78591" w:rsidR="006662BF" w:rsidRPr="00E03B11" w:rsidRDefault="006662BF" w:rsidP="00CE3795">
      <w:r w:rsidRPr="00E03B11">
        <w:rPr>
          <w:noProof/>
        </w:rPr>
        <w:lastRenderedPageBreak/>
        <w:drawing>
          <wp:inline distT="0" distB="0" distL="0" distR="0" wp14:anchorId="715D9BE3" wp14:editId="0A92AA4B">
            <wp:extent cx="6534000" cy="6534000"/>
            <wp:effectExtent l="0" t="0" r="635" b="63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108B99B7" w14:textId="2279E347" w:rsidR="0034198D" w:rsidRDefault="000C6D32" w:rsidP="00CE3795">
      <w:r w:rsidRPr="00BA7DD3">
        <w:rPr>
          <w:b/>
          <w:bCs/>
        </w:rPr>
        <w:t xml:space="preserve">Fig. </w:t>
      </w:r>
      <w:r w:rsidR="006E091A">
        <w:rPr>
          <w:b/>
          <w:bCs/>
        </w:rPr>
        <w:t>2</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r w:rsidR="00A37D58" w:rsidRPr="001B3939">
        <w:t>mg</w:t>
      </w:r>
      <w:r w:rsidR="00A37D58">
        <w:t>×</w:t>
      </w:r>
      <w:r w:rsidR="00A37D58" w:rsidRPr="001B3939">
        <w:t>h/L</w:t>
      </w:r>
      <w:r w:rsidR="00A37D58">
        <w:t xml:space="preserve"> vs body weight</w:t>
      </w:r>
      <w:ins w:id="65" w:author="My Luong Vuong" w:date="2025-01-29T17:19:00Z">
        <w:r w:rsidR="00E73C3B">
          <w:t xml:space="preserve"> on day 1 (a) and day 14 (b)</w:t>
        </w:r>
      </w:ins>
      <w:r w:rsidR="00A37D58" w:rsidRPr="001B3939">
        <w:t xml:space="preserve"> </w:t>
      </w:r>
      <w:del w:id="66" w:author="My Luong Vuong" w:date="2025-01-29T16:57:00Z">
        <w:r w:rsidR="00A37D58" w:rsidRPr="001B3939" w:rsidDel="006A35B2">
          <w:delText>over time</w:delText>
        </w:r>
        <w:r w:rsidR="00A37D58" w:rsidDel="006A35B2">
          <w:delText xml:space="preserve"> </w:delText>
        </w:r>
      </w:del>
      <w:r w:rsidR="00A37D58">
        <w:t>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ins w:id="67" w:author="My Luong Vuong" w:date="2025-01-29T17:19:00Z">
        <w:r w:rsidR="00593D8F">
          <w:t xml:space="preserve"> </w:t>
        </w:r>
        <w:r w:rsidR="00593D8F" w:rsidRPr="00B25B2A">
          <w:t>The dashed gray line represents the target probability of</w:t>
        </w:r>
        <w:r w:rsidR="00593D8F">
          <w:t xml:space="preserve"> PKPD</w:t>
        </w:r>
        <w:r w:rsidR="00593D8F" w:rsidRPr="00B25B2A">
          <w:t xml:space="preserve"> target attainment of 90%.</w:t>
        </w:r>
      </w:ins>
      <w:r w:rsidR="0034198D">
        <w:br w:type="page"/>
      </w:r>
    </w:p>
    <w:p w14:paraId="06EA2BB5" w14:textId="561A3003" w:rsidR="0034198D" w:rsidRDefault="00DB7DE0" w:rsidP="00CE3795">
      <w:r>
        <w:rPr>
          <w:noProof/>
        </w:rPr>
        <w:lastRenderedPageBreak/>
        <w:drawing>
          <wp:inline distT="0" distB="0" distL="0" distR="0" wp14:anchorId="45B0BC2E" wp14:editId="178871CB">
            <wp:extent cx="6534000" cy="6534000"/>
            <wp:effectExtent l="0" t="0" r="635" b="63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1159DE4" w14:textId="393503FC" w:rsidR="00686A21" w:rsidRDefault="0034198D" w:rsidP="00CE3795">
      <w:r w:rsidRPr="00A72BCD">
        <w:rPr>
          <w:b/>
          <w:bCs/>
        </w:rPr>
        <w:t xml:space="preserve">Fig. </w:t>
      </w:r>
      <w:r>
        <w:rPr>
          <w:b/>
          <w:bCs/>
        </w:rPr>
        <w:t>3</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t> </w:t>
      </w:r>
      <w:r w:rsidRPr="001B3939">
        <w:t>mg</w:t>
      </w:r>
      <w:r>
        <w:t>×</w:t>
      </w:r>
      <w:r w:rsidRPr="001B3939">
        <w:t>h/L</w:t>
      </w:r>
      <w:r>
        <w:t xml:space="preserve"> vs eGFR</w:t>
      </w:r>
      <w:r w:rsidRPr="008D08CE">
        <w:rPr>
          <w:vertAlign w:val="subscript"/>
        </w:rPr>
        <w:t>CKD-EPI</w:t>
      </w:r>
      <w:r w:rsidDel="00F92D91">
        <w:t xml:space="preserve"> </w:t>
      </w:r>
      <w:ins w:id="68" w:author="My Luong Vuong" w:date="2025-01-29T17:19:00Z">
        <w:r w:rsidR="002A0DBF">
          <w:t xml:space="preserve">on day 1 (a) and day 14 (b) </w:t>
        </w:r>
      </w:ins>
      <w:del w:id="69" w:author="My Luong Vuong" w:date="2025-01-29T16:57:00Z">
        <w:r w:rsidRPr="001B3939" w:rsidDel="00C410C4">
          <w:delText>over time</w:delText>
        </w:r>
        <w:r w:rsidDel="00C410C4">
          <w:delText xml:space="preserve"> </w:delText>
        </w:r>
      </w:del>
      <w:r>
        <w:t>when not on CRRT</w:t>
      </w:r>
      <w:r w:rsidRPr="001B3939">
        <w:t xml:space="preserve">. </w:t>
      </w:r>
      <w:r>
        <w:t>eGFR</w:t>
      </w:r>
      <w:r w:rsidRPr="00494DCF">
        <w:rPr>
          <w:vertAlign w:val="subscript"/>
        </w:rPr>
        <w:t>CKD-EPI</w:t>
      </w:r>
      <w:r w:rsidRPr="001B3939">
        <w:t xml:space="preserve">: </w:t>
      </w:r>
      <w:r w:rsidRPr="009224E3">
        <w:t>estimated glomerular filtration rate (calculated using the Chronic Kidney Disease Epidemiology Collaboration equation</w:t>
      </w:r>
      <w:r>
        <w:t>)</w:t>
      </w:r>
      <w:r w:rsidRPr="001B3939">
        <w:t>.</w:t>
      </w:r>
      <w:r>
        <w:t xml:space="preserve"> </w:t>
      </w:r>
      <w:r w:rsidRPr="00C40B2F">
        <w:t>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ins w:id="70" w:author="My Luong Vuong" w:date="2025-01-29T17:19:00Z">
        <w:r w:rsidR="00094FB9">
          <w:t xml:space="preserve"> </w:t>
        </w:r>
        <w:r w:rsidR="00094FB9" w:rsidRPr="00094FB9">
          <w:t>The dashed gray line represents the target probability of PKPD target attainment of 90%.</w:t>
        </w:r>
      </w:ins>
      <w:r w:rsidR="00686A21">
        <w:br w:type="page"/>
      </w:r>
    </w:p>
    <w:p w14:paraId="744797E9" w14:textId="34C7FA3D" w:rsidR="00686A21" w:rsidRDefault="00686A21" w:rsidP="00CE3795">
      <w:r w:rsidRPr="00E03B11">
        <w:rPr>
          <w:noProof/>
        </w:rPr>
        <w:lastRenderedPageBreak/>
        <w:drawing>
          <wp:inline distT="0" distB="0" distL="0" distR="0" wp14:anchorId="6597E34F" wp14:editId="094130E9">
            <wp:extent cx="6534000" cy="6534000"/>
            <wp:effectExtent l="0" t="0" r="635" b="63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792BEBAB" w14:textId="5269AF41" w:rsidR="00373B90" w:rsidRDefault="00686A21" w:rsidP="00CE3795">
      <w:r w:rsidRPr="00A72BCD">
        <w:rPr>
          <w:b/>
          <w:bCs/>
        </w:rPr>
        <w:t>Fig</w:t>
      </w:r>
      <w:r>
        <w:rPr>
          <w:b/>
          <w:bCs/>
        </w:rPr>
        <w:t>.</w:t>
      </w:r>
      <w:r w:rsidRPr="00A72BCD">
        <w:rPr>
          <w:b/>
          <w:bCs/>
        </w:rPr>
        <w:t xml:space="preserve"> </w:t>
      </w:r>
      <w:r w:rsidR="009523DE">
        <w:rPr>
          <w:b/>
          <w:bCs/>
        </w:rPr>
        <w:t>4</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C075FF">
        <w:t>4</w:t>
      </w:r>
      <w:r w:rsidRPr="001B3939">
        <w:t>00</w:t>
      </w:r>
      <w:r>
        <w:t> </w:t>
      </w:r>
      <w:r w:rsidRPr="001B3939">
        <w:t>mg</w:t>
      </w:r>
      <w:r>
        <w:t>×</w:t>
      </w:r>
      <w:r w:rsidRPr="001B3939">
        <w:t>h/L</w:t>
      </w:r>
      <w:r>
        <w:t xml:space="preserve"> vs </w:t>
      </w:r>
      <w:r w:rsidR="00847483">
        <w:t xml:space="preserve">total </w:t>
      </w:r>
      <w:r>
        <w:t>body weight</w:t>
      </w:r>
      <w:r w:rsidRPr="001B3939">
        <w:t xml:space="preserve"> </w:t>
      </w:r>
      <w:ins w:id="71" w:author="My Luong Vuong" w:date="2025-01-29T17:17:00Z">
        <w:r w:rsidR="00C809D1">
          <w:t>on day 1 (a) and day 14 (b</w:t>
        </w:r>
        <w:r w:rsidR="00C809D1" w:rsidRPr="0087718C">
          <w:t>)</w:t>
        </w:r>
        <w:r w:rsidR="00C809D1">
          <w:t xml:space="preserve"> </w:t>
        </w:r>
      </w:ins>
      <w:del w:id="72" w:author="My Luong Vuong" w:date="2025-01-29T16:57:00Z">
        <w:r w:rsidRPr="001B3939" w:rsidDel="00100C0C">
          <w:delText>over time</w:delText>
        </w:r>
        <w:r w:rsidDel="00100C0C">
          <w:delText xml:space="preserve"> </w:delText>
        </w:r>
      </w:del>
      <w:r>
        <w:t>when not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ins w:id="73" w:author="My Luong Vuong" w:date="2025-01-29T17:17:00Z">
        <w:r w:rsidR="00B25B2A">
          <w:t xml:space="preserve"> </w:t>
        </w:r>
        <w:r w:rsidR="00B25B2A" w:rsidRPr="00B25B2A">
          <w:t>The dashed gray line represents the target probability of</w:t>
        </w:r>
      </w:ins>
      <w:ins w:id="74" w:author="My Luong Vuong" w:date="2025-01-29T17:18:00Z">
        <w:r w:rsidR="006637F8">
          <w:t xml:space="preserve"> PKPD</w:t>
        </w:r>
      </w:ins>
      <w:ins w:id="75" w:author="My Luong Vuong" w:date="2025-01-29T17:17:00Z">
        <w:r w:rsidR="00B25B2A" w:rsidRPr="00B25B2A">
          <w:t xml:space="preserve"> target attainment of 90%.</w:t>
        </w:r>
      </w:ins>
      <w:r w:rsidR="00373B90">
        <w:br w:type="page"/>
      </w:r>
    </w:p>
    <w:p w14:paraId="74F6BB4B" w14:textId="76D7C641" w:rsidR="00373B90" w:rsidRPr="00E03B11" w:rsidRDefault="00373B90" w:rsidP="00CE3795">
      <w:r w:rsidRPr="00E03B11">
        <w:rPr>
          <w:noProof/>
        </w:rPr>
        <w:lastRenderedPageBreak/>
        <w:drawing>
          <wp:inline distT="0" distB="0" distL="0" distR="0" wp14:anchorId="0C245EAA" wp14:editId="4B5F8057">
            <wp:extent cx="6534000" cy="6534000"/>
            <wp:effectExtent l="0" t="0" r="635" b="63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p>
    <w:p w14:paraId="33467031" w14:textId="0385942D" w:rsidR="00216F6C" w:rsidRDefault="00373B90" w:rsidP="004C55C9">
      <w:r w:rsidRPr="00BA7DD3">
        <w:rPr>
          <w:b/>
          <w:bCs/>
        </w:rPr>
        <w:t xml:space="preserve">Fig. </w:t>
      </w:r>
      <w:r w:rsidR="00C46408">
        <w:rPr>
          <w:b/>
          <w:bCs/>
        </w:rPr>
        <w:t>5</w:t>
      </w:r>
      <w:r w:rsidRPr="00C40B2F">
        <w:t xml:space="preserve">. </w:t>
      </w:r>
      <w:r w:rsidRPr="001B3939">
        <w:t xml:space="preserve">Probability of target attainment of </w:t>
      </w:r>
      <w:r w:rsidRPr="00A72BCD">
        <w:rPr>
          <w:i/>
          <w:iCs/>
        </w:rPr>
        <w:t>f</w:t>
      </w:r>
      <w:r w:rsidRPr="001B3939">
        <w:t>AUC</w:t>
      </w:r>
      <w:r w:rsidRPr="00A72BCD">
        <w:rPr>
          <w:vertAlign w:val="subscript"/>
        </w:rPr>
        <w:t>0-24</w:t>
      </w:r>
      <w:r w:rsidRPr="001B3939">
        <w:t xml:space="preserve"> </w:t>
      </w:r>
      <w:r w:rsidR="00422C2C">
        <w:t>4</w:t>
      </w:r>
      <w:r w:rsidRPr="001B3939">
        <w:t>00</w:t>
      </w:r>
      <w:r>
        <w:t> </w:t>
      </w:r>
      <w:r w:rsidRPr="001B3939">
        <w:t>mg</w:t>
      </w:r>
      <w:r>
        <w:t>×</w:t>
      </w:r>
      <w:r w:rsidRPr="001B3939">
        <w:t>h/L</w:t>
      </w:r>
      <w:r>
        <w:t xml:space="preserve"> vs </w:t>
      </w:r>
      <w:r w:rsidR="000B5AA2">
        <w:t xml:space="preserve">total </w:t>
      </w:r>
      <w:r>
        <w:t>body weight</w:t>
      </w:r>
      <w:r w:rsidR="00BC7EFE">
        <w:t xml:space="preserve"> on day 1 (a) and day 14 (b</w:t>
      </w:r>
      <w:r w:rsidR="00BC7EFE" w:rsidRPr="0087718C">
        <w:t>)</w:t>
      </w:r>
      <w:del w:id="76" w:author="My Luong Vuong" w:date="2025-01-29T17:01:00Z">
        <w:r w:rsidRPr="0087718C" w:rsidDel="00CB5FC5">
          <w:delText xml:space="preserve"> </w:delText>
        </w:r>
        <w:commentRangeStart w:id="77"/>
        <w:r w:rsidRPr="0087718C" w:rsidDel="00CB5FC5">
          <w:rPr>
            <w:strike/>
            <w:color w:val="FF0000"/>
            <w:rPrChange w:id="78" w:author="My Luong Vuong" w:date="2025-01-29T17:01:00Z">
              <w:rPr>
                <w:strike/>
                <w:color w:val="FF0000"/>
                <w:highlight w:val="yellow"/>
              </w:rPr>
            </w:rPrChange>
          </w:rPr>
          <w:delText>over time</w:delText>
        </w:r>
      </w:del>
      <w:r w:rsidRPr="0087718C">
        <w:rPr>
          <w:color w:val="FF0000"/>
          <w:rPrChange w:id="79" w:author="My Luong Vuong" w:date="2025-01-29T17:01:00Z">
            <w:rPr>
              <w:color w:val="FF0000"/>
              <w:highlight w:val="yellow"/>
            </w:rPr>
          </w:rPrChange>
        </w:rPr>
        <w:t xml:space="preserve"> </w:t>
      </w:r>
      <w:commentRangeEnd w:id="77"/>
      <w:r w:rsidR="000B5AA2" w:rsidRPr="0087718C">
        <w:rPr>
          <w:rStyle w:val="CommentReference"/>
          <w:color w:val="FF0000"/>
          <w:rPrChange w:id="80" w:author="My Luong Vuong" w:date="2025-01-29T17:01:00Z">
            <w:rPr>
              <w:rStyle w:val="CommentReference"/>
              <w:color w:val="FF0000"/>
              <w:highlight w:val="yellow"/>
            </w:rPr>
          </w:rPrChange>
        </w:rPr>
        <w:commentReference w:id="77"/>
      </w:r>
      <w:r>
        <w:t>when on CRRT</w:t>
      </w:r>
      <w:r w:rsidRPr="00C40B2F">
        <w:t>. CRRT: continuous renal replacement therapy</w:t>
      </w:r>
      <w:r>
        <w:t xml:space="preserve">; </w:t>
      </w:r>
      <w:r w:rsidRPr="00CE1DF2">
        <w:rPr>
          <w:i/>
          <w:iCs/>
        </w:rPr>
        <w:t>f</w:t>
      </w:r>
      <w:r w:rsidRPr="0042308B">
        <w:t>AUC</w:t>
      </w:r>
      <w:r w:rsidRPr="00CE1DF2">
        <w:rPr>
          <w:vertAlign w:val="subscript"/>
        </w:rPr>
        <w:t>0-24</w:t>
      </w:r>
      <w:r>
        <w:t xml:space="preserve">: </w:t>
      </w:r>
      <w:r w:rsidRPr="00461004">
        <w:t>area under the unbound concentration–time curve for 24 hours</w:t>
      </w:r>
      <w:r>
        <w:t>; LD: loading dose; MD: maintenance dose.</w:t>
      </w:r>
      <w:ins w:id="81" w:author="My Luong Vuong" w:date="2025-01-29T17:16:00Z">
        <w:r w:rsidR="006A0380">
          <w:t xml:space="preserve"> The dashed gray line represents </w:t>
        </w:r>
        <w:r w:rsidR="009E06FA">
          <w:t>the target prob</w:t>
        </w:r>
      </w:ins>
      <w:ins w:id="82" w:author="My Luong Vuong" w:date="2025-01-29T17:17:00Z">
        <w:r w:rsidR="009E06FA">
          <w:t xml:space="preserve">ability of </w:t>
        </w:r>
      </w:ins>
      <w:ins w:id="83" w:author="My Luong Vuong" w:date="2025-01-29T17:18:00Z">
        <w:r w:rsidR="00943959">
          <w:t>PKPD</w:t>
        </w:r>
        <w:r w:rsidR="00943959" w:rsidRPr="00B25B2A">
          <w:t xml:space="preserve"> </w:t>
        </w:r>
      </w:ins>
      <w:ins w:id="84" w:author="My Luong Vuong" w:date="2025-01-29T17:17:00Z">
        <w:r w:rsidR="009E06FA">
          <w:t>target attainment of 90%.</w:t>
        </w:r>
      </w:ins>
      <w:r w:rsidR="00216F6C">
        <w:br w:type="page"/>
      </w:r>
    </w:p>
    <w:p w14:paraId="5F56027B" w14:textId="0F2416DC" w:rsidR="00F76D85" w:rsidRPr="00E03B11" w:rsidRDefault="00632A7E" w:rsidP="00CE3795">
      <w:r>
        <w:rPr>
          <w:noProof/>
        </w:rPr>
        <w:lastRenderedPageBreak/>
        <w:drawing>
          <wp:inline distT="0" distB="0" distL="0" distR="0" wp14:anchorId="1083E491" wp14:editId="72A51A77">
            <wp:extent cx="6534000" cy="6534000"/>
            <wp:effectExtent l="0" t="0" r="635" b="63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52">
                      <a:extLst>
                        <a:ext uri="{28A0092B-C50C-407E-A947-70E740481C1C}">
                          <a14:useLocalDpi xmlns:a14="http://schemas.microsoft.com/office/drawing/2010/main" val="0"/>
                        </a:ext>
                      </a:extLst>
                    </a:blip>
                    <a:stretch>
                      <a:fillRect/>
                    </a:stretch>
                  </pic:blipFill>
                  <pic:spPr>
                    <a:xfrm>
                      <a:off x="0" y="0"/>
                      <a:ext cx="6534000" cy="6534000"/>
                    </a:xfrm>
                    <a:prstGeom prst="rect">
                      <a:avLst/>
                    </a:prstGeom>
                  </pic:spPr>
                </pic:pic>
              </a:graphicData>
            </a:graphic>
          </wp:inline>
        </w:drawing>
      </w:r>
      <w:r w:rsidR="00A32FA2" w:rsidRPr="0070785F">
        <w:rPr>
          <w:b/>
          <w:bCs/>
        </w:rPr>
        <w:t xml:space="preserve">Fig. </w:t>
      </w:r>
      <w:r w:rsidR="00B204E1">
        <w:rPr>
          <w:b/>
          <w:bCs/>
        </w:rPr>
        <w:t>6</w:t>
      </w:r>
      <w:r w:rsidR="00A32FA2" w:rsidRPr="0070785F">
        <w:rPr>
          <w:b/>
          <w:bCs/>
        </w:rPr>
        <w:t>.</w:t>
      </w:r>
      <w:r w:rsidR="00A32FA2" w:rsidRPr="00A32FA2">
        <w:t xml:space="preserve"> </w:t>
      </w:r>
      <w:r w:rsidR="00E813A2" w:rsidRPr="00E813A2">
        <w:t>Fluconazole total concentration over time at the population level for standard and optimi</w:t>
      </w:r>
      <w:r w:rsidR="00E813A2">
        <w:t>s</w:t>
      </w:r>
      <w:r w:rsidR="00E813A2" w:rsidRPr="00E813A2">
        <w:t>ed dosing regimens. The concentration is represented by the median line, with dashed lines showing the range between the 5th and 95th percentiles of the population.</w:t>
      </w:r>
      <w:ins w:id="85" w:author="My Luong Vuong" w:date="2025-01-29T17:14:00Z">
        <w:r w:rsidR="003C2DF7">
          <w:t xml:space="preserve"> The dashed gray line represents the</w:t>
        </w:r>
      </w:ins>
      <w:ins w:id="86" w:author="My Luong Vuong" w:date="2025-01-29T17:12:00Z">
        <w:r w:rsidR="00623177">
          <w:t xml:space="preserve"> </w:t>
        </w:r>
      </w:ins>
      <w:ins w:id="87" w:author="My Luong Vuong" w:date="2025-01-29T17:15:00Z">
        <w:r w:rsidR="002A031E" w:rsidRPr="002A031E">
          <w:t xml:space="preserve">threshold for </w:t>
        </w:r>
        <w:r w:rsidR="004675B9">
          <w:t xml:space="preserve">fluconazole </w:t>
        </w:r>
        <w:r w:rsidR="002A031E" w:rsidRPr="002A031E">
          <w:t>toxicity</w:t>
        </w:r>
        <w:r w:rsidR="002B0968">
          <w:t>.</w:t>
        </w:r>
        <w:r w:rsidR="002A031E" w:rsidRPr="002A031E">
          <w:t xml:space="preserve"> </w:t>
        </w:r>
      </w:ins>
    </w:p>
    <w:sectPr w:rsidR="00F76D85" w:rsidRPr="00E03B11" w:rsidSect="00CE12B9">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y Luong Vuong" w:date="2024-06-14T16:54:00Z" w:initials="MLV">
    <w:p w14:paraId="376C032E" w14:textId="1DE73970" w:rsidR="00161E92" w:rsidRDefault="00161E92" w:rsidP="00950680">
      <w:pPr>
        <w:pStyle w:val="CommentText"/>
      </w:pPr>
      <w:r>
        <w:rPr>
          <w:rStyle w:val="CommentReference"/>
        </w:rPr>
        <w:annotationRef/>
      </w:r>
      <w:r>
        <w:rPr>
          <w:lang w:val="en-US"/>
        </w:rPr>
        <w:t xml:space="preserve">In the email: "8.If you simulate dosing on CRRT, then your maintenance dose needs to 9mg/kg, it is higher than the non-CRRT dose for obvious reasons. At the moment you haven’t simulated a CRRT dose for CRRT patients". </w:t>
      </w:r>
    </w:p>
  </w:comment>
  <w:comment w:id="19" w:author="Erwin Dreesen" w:date="2025-01-27T20:41:00Z" w:initials="ED">
    <w:p w14:paraId="749F88EE" w14:textId="77777777" w:rsidR="00F53383" w:rsidRDefault="00F53383" w:rsidP="00F53383">
      <w:pPr>
        <w:pStyle w:val="CommentText"/>
        <w:jc w:val="left"/>
      </w:pPr>
      <w:r>
        <w:rPr>
          <w:rStyle w:val="CommentReference"/>
        </w:rPr>
        <w:annotationRef/>
      </w:r>
      <w:r>
        <w:t>What about the 9 mg/kg?</w:t>
      </w:r>
    </w:p>
  </w:comment>
  <w:comment w:id="20" w:author="My Luong Vuong" w:date="2025-02-06T09:52:00Z" w:initials="MV">
    <w:p w14:paraId="1D5D7B68" w14:textId="77777777" w:rsidR="00291C2D" w:rsidRDefault="0098393A" w:rsidP="00291C2D">
      <w:pPr>
        <w:pStyle w:val="CommentText"/>
        <w:jc w:val="left"/>
      </w:pPr>
      <w:r>
        <w:rPr>
          <w:rStyle w:val="CommentReference"/>
        </w:rPr>
        <w:annotationRef/>
      </w:r>
      <w:r w:rsidR="00291C2D">
        <w:rPr>
          <w:color w:val="242424"/>
          <w:highlight w:val="white"/>
        </w:rPr>
        <w:t>We have provided a detailed answer in the attached PowerPoint. In short,, Figure 2 indicates that the 9 mg/kg dosing regimen will lead to underexposure in patients weighing less than 67 kg. To maintain the paper's readability, we decided not to perform this simulation. However, if you could provide us with the reference for the 9 mg/kg regimen, we would be happy to include that simulation.</w:t>
      </w:r>
      <w:r w:rsidR="00291C2D">
        <w:rPr>
          <w:color w:val="000000"/>
        </w:rPr>
        <w:t xml:space="preserve"> </w:t>
      </w:r>
    </w:p>
  </w:comment>
  <w:comment w:id="21" w:author="My Luong Vuong" w:date="2025-02-06T17:09:00Z" w:initials="MV">
    <w:p w14:paraId="488815A3" w14:textId="77777777" w:rsidR="00167F8D" w:rsidRDefault="00167F8D" w:rsidP="00167F8D">
      <w:pPr>
        <w:pStyle w:val="CommentText"/>
        <w:jc w:val="left"/>
      </w:pPr>
      <w:r>
        <w:rPr>
          <w:rStyle w:val="CommentReference"/>
        </w:rPr>
        <w:annotationRef/>
      </w:r>
      <w:r>
        <w:rPr>
          <w:lang w:val="en-US"/>
        </w:rPr>
        <w:t>I updated this</w:t>
      </w:r>
    </w:p>
  </w:comment>
  <w:comment w:id="25" w:author="Jason Roberts" w:date="2024-06-14T18:35:00Z" w:initials="JR">
    <w:p w14:paraId="57C16E87" w14:textId="73B96C5A" w:rsidR="00D77C3B" w:rsidRDefault="00D77C3B" w:rsidP="00CE3795">
      <w:r>
        <w:rPr>
          <w:rStyle w:val="CommentReference"/>
        </w:rPr>
        <w:annotationRef/>
      </w:r>
      <w:r>
        <w:t>Did you test other GFR/CrCL estimates?</w:t>
      </w:r>
    </w:p>
  </w:comment>
  <w:comment w:id="26" w:author="My Luong Vuong" w:date="2024-06-14T16:20:00Z" w:initials="MLV">
    <w:p w14:paraId="1E8B0A34" w14:textId="77777777" w:rsidR="001A2B3D" w:rsidRDefault="00D51601" w:rsidP="00CE3795">
      <w:pPr>
        <w:pStyle w:val="CommentText"/>
      </w:pPr>
      <w:r>
        <w:rPr>
          <w:rStyle w:val="CommentReference"/>
        </w:rPr>
        <w:annotationRef/>
      </w:r>
      <w:r w:rsidR="001A2B3D">
        <w:t>In the email "7. Did you test more than just CKD-EPI for inclusion in the model?"</w:t>
      </w:r>
    </w:p>
  </w:comment>
  <w:comment w:id="27" w:author="My Luong Vuong" w:date="2024-06-14T16:53:00Z" w:initials="MLV">
    <w:p w14:paraId="42932369" w14:textId="77777777" w:rsidR="002B1BF4" w:rsidRDefault="00790F7B" w:rsidP="002B1BF4">
      <w:pPr>
        <w:pStyle w:val="CommentText"/>
        <w:jc w:val="left"/>
      </w:pPr>
      <w:r>
        <w:rPr>
          <w:rStyle w:val="CommentReference"/>
        </w:rPr>
        <w:annotationRef/>
      </w:r>
      <w:r w:rsidR="002B1BF4">
        <w:rPr>
          <w:color w:val="242424"/>
          <w:highlight w:val="white"/>
        </w:rPr>
        <w:t>We chose to test only the eGFR CKD-EPI equation as it is more accurate than equations like Cockcroft-Gault or MDRD. This was mentioned in a recent publication:</w:t>
      </w:r>
      <w:r w:rsidR="002B1BF4">
        <w:rPr>
          <w:color w:val="000000"/>
        </w:rPr>
        <w:t xml:space="preserve"> </w:t>
      </w:r>
      <w:hyperlink r:id="rId1" w:history="1">
        <w:r w:rsidR="002B1BF4" w:rsidRPr="009E1468">
          <w:rPr>
            <w:rStyle w:val="Hyperlink"/>
          </w:rPr>
          <w:t>https://ascpt.onlinelibrary.wiley.com/doi/10.1002/cpt.2489</w:t>
        </w:r>
      </w:hyperlink>
      <w:r w:rsidR="002B1BF4">
        <w:rPr>
          <w:color w:val="000000"/>
        </w:rPr>
        <w:t>. We have integrated this into the Discussion of our paper.</w:t>
      </w:r>
    </w:p>
  </w:comment>
  <w:comment w:id="28" w:author="Erwin Dreesen" w:date="2025-01-27T20:49:00Z" w:initials="ED">
    <w:p w14:paraId="73793537" w14:textId="2D0F1AA1" w:rsidR="009F628D" w:rsidRDefault="00F00ED9" w:rsidP="009F628D">
      <w:pPr>
        <w:pStyle w:val="CommentText"/>
        <w:jc w:val="left"/>
      </w:pPr>
      <w:r>
        <w:rPr>
          <w:rStyle w:val="CommentReference"/>
        </w:rPr>
        <w:annotationRef/>
      </w:r>
      <w:r w:rsidR="009F628D">
        <w:rPr>
          <w:color w:val="000000"/>
        </w:rPr>
        <w:t>I don’t see where this is integrated in the discussion.</w:t>
      </w:r>
    </w:p>
  </w:comment>
  <w:comment w:id="29" w:author="My Luong Vuong" w:date="2025-02-06T17:01:00Z" w:initials="MV">
    <w:p w14:paraId="6C24C02A" w14:textId="77777777" w:rsidR="001C6B1D" w:rsidRDefault="001C6B1D" w:rsidP="001C6B1D">
      <w:pPr>
        <w:pStyle w:val="CommentText"/>
        <w:jc w:val="left"/>
      </w:pPr>
      <w:r>
        <w:rPr>
          <w:rStyle w:val="CommentReference"/>
        </w:rPr>
        <w:annotationRef/>
      </w:r>
      <w:r>
        <w:rPr>
          <w:lang w:val="en-US"/>
        </w:rPr>
        <w:t>I updated the response</w:t>
      </w:r>
    </w:p>
  </w:comment>
  <w:comment w:id="37" w:author="My Luong Vuong" w:date="2025-01-30T17:17:00Z" w:initials="MV">
    <w:p w14:paraId="24CAE22D" w14:textId="64F123F6" w:rsidR="00A16322" w:rsidRDefault="00A16322" w:rsidP="00A16322">
      <w:pPr>
        <w:pStyle w:val="CommentText"/>
        <w:jc w:val="left"/>
      </w:pPr>
      <w:r>
        <w:rPr>
          <w:rStyle w:val="CommentReference"/>
        </w:rPr>
        <w:annotationRef/>
      </w:r>
      <w:r>
        <w:rPr>
          <w:lang w:val="en-US"/>
        </w:rPr>
        <w:t>@Erwin: this is where I addressed his comment above</w:t>
      </w:r>
    </w:p>
  </w:comment>
  <w:comment w:id="38" w:author="My Luong Vuong" w:date="2025-01-30T17:24:00Z" w:initials="MV">
    <w:p w14:paraId="5B5F689D" w14:textId="77777777" w:rsidR="007D01E6" w:rsidRDefault="007D01E6" w:rsidP="007D01E6">
      <w:pPr>
        <w:pStyle w:val="CommentText"/>
        <w:jc w:val="left"/>
      </w:pPr>
      <w:r>
        <w:rPr>
          <w:rStyle w:val="CommentReference"/>
        </w:rPr>
        <w:annotationRef/>
      </w:r>
      <w:r>
        <w:rPr>
          <w:lang w:val="en-US"/>
        </w:rPr>
        <w:t>And I have made it clearer</w:t>
      </w:r>
    </w:p>
  </w:comment>
  <w:comment w:id="43" w:author="My Luong Vuong" w:date="2025-01-29T09:32:00Z" w:initials="MV">
    <w:p w14:paraId="5B90B0B9" w14:textId="141B9CC7" w:rsidR="00E01DA7" w:rsidRDefault="007A09A5" w:rsidP="00E01DA7">
      <w:pPr>
        <w:pStyle w:val="CommentText"/>
        <w:jc w:val="left"/>
      </w:pPr>
      <w:r>
        <w:rPr>
          <w:rStyle w:val="CommentReference"/>
        </w:rPr>
        <w:annotationRef/>
      </w:r>
      <w:r w:rsidR="00E01DA7">
        <w:rPr>
          <w:color w:val="000000"/>
        </w:rPr>
        <w:t>Note-to-self: still need to remove field code in Endnote before submission (cf. Author guide)</w:t>
      </w:r>
    </w:p>
  </w:comment>
  <w:comment w:id="77" w:author="Erwin Dreesen" w:date="2025-01-27T21:25:00Z" w:initials="ED">
    <w:p w14:paraId="066389B9" w14:textId="472FC1E4" w:rsidR="000B5AA2" w:rsidRDefault="000B5AA2" w:rsidP="000B5AA2">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C032E" w15:done="0"/>
  <w15:commentEx w15:paraId="749F88EE" w15:paraIdParent="376C032E" w15:done="0"/>
  <w15:commentEx w15:paraId="1D5D7B68" w15:paraIdParent="749F88EE" w15:done="0"/>
  <w15:commentEx w15:paraId="488815A3" w15:paraIdParent="376C032E" w15:done="0"/>
  <w15:commentEx w15:paraId="57C16E87" w15:done="0"/>
  <w15:commentEx w15:paraId="1E8B0A34" w15:paraIdParent="57C16E87" w15:done="0"/>
  <w15:commentEx w15:paraId="42932369" w15:paraIdParent="57C16E87" w15:done="0"/>
  <w15:commentEx w15:paraId="73793537" w15:paraIdParent="57C16E87" w15:done="0"/>
  <w15:commentEx w15:paraId="6C24C02A" w15:paraIdParent="57C16E87" w15:done="0"/>
  <w15:commentEx w15:paraId="24CAE22D" w15:done="0"/>
  <w15:commentEx w15:paraId="5B5F689D" w15:paraIdParent="24CAE22D" w15:done="0"/>
  <w15:commentEx w15:paraId="5B90B0B9" w15:done="0"/>
  <w15:commentEx w15:paraId="066389B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16F45C" w16cex:dateUtc="2024-06-14T14:54:00Z"/>
  <w16cex:commentExtensible w16cex:durableId="2E94EC7D" w16cex:dateUtc="2025-01-27T19:41:00Z"/>
  <w16cex:commentExtensible w16cex:durableId="55CE8552" w16cex:dateUtc="2025-02-06T08:52:00Z"/>
  <w16cex:commentExtensible w16cex:durableId="1A57CF56" w16cex:dateUtc="2025-02-06T16:09:00Z"/>
  <w16cex:commentExtensible w16cex:durableId="2A1ED36D" w16cex:dateUtc="2024-06-14T08:35:00Z"/>
  <w16cex:commentExtensible w16cex:durableId="2A16EC38" w16cex:dateUtc="2024-06-14T14:20:00Z"/>
  <w16cex:commentExtensible w16cex:durableId="2A16F40C" w16cex:dateUtc="2024-06-14T14:53:00Z"/>
  <w16cex:commentExtensible w16cex:durableId="5A89C0C6" w16cex:dateUtc="2025-01-27T19:49:00Z"/>
  <w16cex:commentExtensible w16cex:durableId="6619C6B7" w16cex:dateUtc="2025-02-06T16:01:00Z"/>
  <w16cex:commentExtensible w16cex:durableId="1E8DA47A" w16cex:dateUtc="2025-01-30T16:17:00Z"/>
  <w16cex:commentExtensible w16cex:durableId="6EA7FEEE" w16cex:dateUtc="2025-01-30T16:24:00Z"/>
  <w16cex:commentExtensible w16cex:durableId="0DBB84B8" w16cex:dateUtc="2025-01-29T08:32:00Z"/>
  <w16cex:commentExtensible w16cex:durableId="5CDBA038" w16cex:dateUtc="2025-01-27T2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C032E" w16cid:durableId="2A16F45C"/>
  <w16cid:commentId w16cid:paraId="749F88EE" w16cid:durableId="2E94EC7D"/>
  <w16cid:commentId w16cid:paraId="1D5D7B68" w16cid:durableId="55CE8552"/>
  <w16cid:commentId w16cid:paraId="488815A3" w16cid:durableId="1A57CF56"/>
  <w16cid:commentId w16cid:paraId="57C16E87" w16cid:durableId="2A1ED36D"/>
  <w16cid:commentId w16cid:paraId="1E8B0A34" w16cid:durableId="2A16EC38"/>
  <w16cid:commentId w16cid:paraId="42932369" w16cid:durableId="2A16F40C"/>
  <w16cid:commentId w16cid:paraId="73793537" w16cid:durableId="5A89C0C6"/>
  <w16cid:commentId w16cid:paraId="6C24C02A" w16cid:durableId="6619C6B7"/>
  <w16cid:commentId w16cid:paraId="24CAE22D" w16cid:durableId="1E8DA47A"/>
  <w16cid:commentId w16cid:paraId="5B5F689D" w16cid:durableId="6EA7FEEE"/>
  <w16cid:commentId w16cid:paraId="5B90B0B9" w16cid:durableId="0DBB84B8"/>
  <w16cid:commentId w16cid:paraId="066389B9" w16cid:durableId="5CDBA0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0CF6D" w14:textId="77777777" w:rsidR="00B77243" w:rsidRDefault="00B77243" w:rsidP="00CE3795">
      <w:r>
        <w:separator/>
      </w:r>
    </w:p>
    <w:p w14:paraId="7E727B29" w14:textId="77777777" w:rsidR="00B77243" w:rsidRDefault="00B77243" w:rsidP="00CE3795"/>
  </w:endnote>
  <w:endnote w:type="continuationSeparator" w:id="0">
    <w:p w14:paraId="58A7E6AD" w14:textId="77777777" w:rsidR="00B77243" w:rsidRDefault="00B77243" w:rsidP="00CE3795">
      <w:r>
        <w:continuationSeparator/>
      </w:r>
    </w:p>
    <w:p w14:paraId="3C495476" w14:textId="77777777" w:rsidR="00B77243" w:rsidRDefault="00B77243" w:rsidP="00CE3795"/>
  </w:endnote>
  <w:endnote w:type="continuationNotice" w:id="1">
    <w:p w14:paraId="236ABD64" w14:textId="77777777" w:rsidR="00B77243" w:rsidRDefault="00B77243" w:rsidP="00CE3795"/>
    <w:p w14:paraId="50F0726E" w14:textId="77777777" w:rsidR="00B77243" w:rsidRDefault="00B77243" w:rsidP="00CE3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183F96">
        <w:pPr>
          <w:pStyle w:val="Footer"/>
          <w:jc w:val="cen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C1B07" w14:textId="77777777" w:rsidR="00B77243" w:rsidRDefault="00B77243" w:rsidP="00CE3795">
      <w:r>
        <w:separator/>
      </w:r>
    </w:p>
    <w:p w14:paraId="59E5C21E" w14:textId="77777777" w:rsidR="00B77243" w:rsidRDefault="00B77243" w:rsidP="00CE3795"/>
  </w:footnote>
  <w:footnote w:type="continuationSeparator" w:id="0">
    <w:p w14:paraId="7AF9A23B" w14:textId="77777777" w:rsidR="00B77243" w:rsidRDefault="00B77243" w:rsidP="00CE3795">
      <w:r>
        <w:continuationSeparator/>
      </w:r>
    </w:p>
    <w:p w14:paraId="55D198FC" w14:textId="77777777" w:rsidR="00B77243" w:rsidRDefault="00B77243" w:rsidP="00CE3795"/>
  </w:footnote>
  <w:footnote w:type="continuationNotice" w:id="1">
    <w:p w14:paraId="06C30692" w14:textId="77777777" w:rsidR="00B77243" w:rsidRDefault="00B77243" w:rsidP="00CE3795"/>
    <w:p w14:paraId="02DFCCDC" w14:textId="77777777" w:rsidR="00B77243" w:rsidRDefault="00B77243" w:rsidP="00CE37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BB5194"/>
    <w:multiLevelType w:val="hybridMultilevel"/>
    <w:tmpl w:val="3116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6"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7"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1"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34EE3"/>
    <w:multiLevelType w:val="multilevel"/>
    <w:tmpl w:val="5E56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9216B9"/>
    <w:multiLevelType w:val="hybridMultilevel"/>
    <w:tmpl w:val="E6B6682C"/>
    <w:lvl w:ilvl="0" w:tplc="C742A36A">
      <w:start w:val="1"/>
      <w:numFmt w:val="bullet"/>
      <w:lvlText w:val=""/>
      <w:lvlJc w:val="left"/>
      <w:pPr>
        <w:ind w:left="1440" w:hanging="360"/>
      </w:pPr>
      <w:rPr>
        <w:rFonts w:ascii="Symbol" w:hAnsi="Symbol"/>
      </w:rPr>
    </w:lvl>
    <w:lvl w:ilvl="1" w:tplc="8CAC309E">
      <w:start w:val="1"/>
      <w:numFmt w:val="bullet"/>
      <w:lvlText w:val=""/>
      <w:lvlJc w:val="left"/>
      <w:pPr>
        <w:ind w:left="1440" w:hanging="360"/>
      </w:pPr>
      <w:rPr>
        <w:rFonts w:ascii="Symbol" w:hAnsi="Symbol"/>
      </w:rPr>
    </w:lvl>
    <w:lvl w:ilvl="2" w:tplc="A074F11E">
      <w:start w:val="1"/>
      <w:numFmt w:val="bullet"/>
      <w:lvlText w:val=""/>
      <w:lvlJc w:val="left"/>
      <w:pPr>
        <w:ind w:left="1440" w:hanging="360"/>
      </w:pPr>
      <w:rPr>
        <w:rFonts w:ascii="Symbol" w:hAnsi="Symbol"/>
      </w:rPr>
    </w:lvl>
    <w:lvl w:ilvl="3" w:tplc="CA828058">
      <w:start w:val="1"/>
      <w:numFmt w:val="bullet"/>
      <w:lvlText w:val=""/>
      <w:lvlJc w:val="left"/>
      <w:pPr>
        <w:ind w:left="1440" w:hanging="360"/>
      </w:pPr>
      <w:rPr>
        <w:rFonts w:ascii="Symbol" w:hAnsi="Symbol"/>
      </w:rPr>
    </w:lvl>
    <w:lvl w:ilvl="4" w:tplc="3A0A0F7C">
      <w:start w:val="1"/>
      <w:numFmt w:val="bullet"/>
      <w:lvlText w:val=""/>
      <w:lvlJc w:val="left"/>
      <w:pPr>
        <w:ind w:left="1440" w:hanging="360"/>
      </w:pPr>
      <w:rPr>
        <w:rFonts w:ascii="Symbol" w:hAnsi="Symbol"/>
      </w:rPr>
    </w:lvl>
    <w:lvl w:ilvl="5" w:tplc="5B008BE4">
      <w:start w:val="1"/>
      <w:numFmt w:val="bullet"/>
      <w:lvlText w:val=""/>
      <w:lvlJc w:val="left"/>
      <w:pPr>
        <w:ind w:left="1440" w:hanging="360"/>
      </w:pPr>
      <w:rPr>
        <w:rFonts w:ascii="Symbol" w:hAnsi="Symbol"/>
      </w:rPr>
    </w:lvl>
    <w:lvl w:ilvl="6" w:tplc="30129746">
      <w:start w:val="1"/>
      <w:numFmt w:val="bullet"/>
      <w:lvlText w:val=""/>
      <w:lvlJc w:val="left"/>
      <w:pPr>
        <w:ind w:left="1440" w:hanging="360"/>
      </w:pPr>
      <w:rPr>
        <w:rFonts w:ascii="Symbol" w:hAnsi="Symbol"/>
      </w:rPr>
    </w:lvl>
    <w:lvl w:ilvl="7" w:tplc="CD5A7078">
      <w:start w:val="1"/>
      <w:numFmt w:val="bullet"/>
      <w:lvlText w:val=""/>
      <w:lvlJc w:val="left"/>
      <w:pPr>
        <w:ind w:left="1440" w:hanging="360"/>
      </w:pPr>
      <w:rPr>
        <w:rFonts w:ascii="Symbol" w:hAnsi="Symbol"/>
      </w:rPr>
    </w:lvl>
    <w:lvl w:ilvl="8" w:tplc="2BB4DDC4">
      <w:start w:val="1"/>
      <w:numFmt w:val="bullet"/>
      <w:lvlText w:val=""/>
      <w:lvlJc w:val="left"/>
      <w:pPr>
        <w:ind w:left="1440" w:hanging="360"/>
      </w:pPr>
      <w:rPr>
        <w:rFonts w:ascii="Symbol" w:hAnsi="Symbol"/>
      </w:rPr>
    </w:lvl>
  </w:abstractNum>
  <w:abstractNum w:abstractNumId="15"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5"/>
  </w:num>
  <w:num w:numId="2" w16cid:durableId="744301894">
    <w:abstractNumId w:val="7"/>
  </w:num>
  <w:num w:numId="3" w16cid:durableId="1198927472">
    <w:abstractNumId w:val="12"/>
  </w:num>
  <w:num w:numId="4" w16cid:durableId="1095712407">
    <w:abstractNumId w:val="9"/>
  </w:num>
  <w:num w:numId="5" w16cid:durableId="928007866">
    <w:abstractNumId w:val="1"/>
  </w:num>
  <w:num w:numId="6" w16cid:durableId="170217602">
    <w:abstractNumId w:val="8"/>
  </w:num>
  <w:num w:numId="7" w16cid:durableId="434249372">
    <w:abstractNumId w:val="11"/>
  </w:num>
  <w:num w:numId="8" w16cid:durableId="294331904">
    <w:abstractNumId w:val="5"/>
  </w:num>
  <w:num w:numId="9" w16cid:durableId="86925338">
    <w:abstractNumId w:val="0"/>
  </w:num>
  <w:num w:numId="10" w16cid:durableId="1112941236">
    <w:abstractNumId w:val="10"/>
  </w:num>
  <w:num w:numId="11" w16cid:durableId="2146659328">
    <w:abstractNumId w:val="6"/>
  </w:num>
  <w:num w:numId="12" w16cid:durableId="800926683">
    <w:abstractNumId w:val="3"/>
  </w:num>
  <w:num w:numId="13" w16cid:durableId="2058163114">
    <w:abstractNumId w:val="4"/>
  </w:num>
  <w:num w:numId="14" w16cid:durableId="1744640004">
    <w:abstractNumId w:val="14"/>
  </w:num>
  <w:num w:numId="15" w16cid:durableId="1061052685">
    <w:abstractNumId w:val="2"/>
  </w:num>
  <w:num w:numId="16" w16cid:durableId="190926240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y Luong Vuong">
    <w15:presenceInfo w15:providerId="AD" w15:userId="S::myluong.vuong@kuleuven.be::3a095926-c094-4dc5-9520-da494b4df4d0"/>
  </w15:person>
  <w15:person w15:author="Erwin Dreesen">
    <w15:presenceInfo w15:providerId="AD" w15:userId="S::erwin.dreesen@kuleuven.be::39e8a593-296e-4c2d-badd-96647c71f9bc"/>
  </w15:person>
  <w15:person w15:author="Jason Roberts">
    <w15:presenceInfo w15:providerId="AD" w15:userId="S::uqjrobe2@uq.edu.au::7f7aca20-af8b-4bf5-83a7-cf16f8acfa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1&lt;/Suspended&gt;&lt;/ENInstantFormat&gt;"/>
    <w:docVar w:name="EN.Layout" w:val="&lt;ENLayout&gt;&lt;Style&gt;IJAA_Style&lt;/Style&gt;&lt;LeftDelim&gt;{&lt;/LeftDelim&gt;&lt;RightDelim&gt;}&lt;/RightDelim&gt;&lt;FontName&gt;Aptos&lt;/FontName&gt;&lt;FontSize&gt;11&lt;/FontSize&gt;&lt;ReflistTitle&gt;&lt;/ReflistTitle&gt;&lt;StartingRefnum&gt;1&lt;/StartingRefnum&gt;&lt;FirstLineIndent&gt;0&lt;/FirstLineIndent&gt;&lt;HangingIndent&gt;0&lt;/HangingIndent&gt;&lt;LineSpacing&gt;1&lt;/LineSpacing&gt;&lt;SpaceAfter&gt;2&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4&lt;/item&gt;&lt;item&gt;5&lt;/item&gt;&lt;item&gt;6&lt;/item&gt;&lt;item&gt;7&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8&lt;/item&gt;&lt;item&gt;72&lt;/item&gt;&lt;item&gt;73&lt;/item&gt;&lt;item&gt;75&lt;/item&gt;&lt;item&gt;77&lt;/item&gt;&lt;item&gt;79&lt;/item&gt;&lt;item&gt;80&lt;/item&gt;&lt;item&gt;81&lt;/item&gt;&lt;/record-ids&gt;&lt;/item&gt;&lt;/Libraries&gt;"/>
  </w:docVars>
  <w:rsids>
    <w:rsidRoot w:val="009A24FE"/>
    <w:rsid w:val="000005EE"/>
    <w:rsid w:val="00000EE0"/>
    <w:rsid w:val="000012A7"/>
    <w:rsid w:val="00001605"/>
    <w:rsid w:val="0000186A"/>
    <w:rsid w:val="00001CFF"/>
    <w:rsid w:val="00001DD7"/>
    <w:rsid w:val="00001FE4"/>
    <w:rsid w:val="0000226C"/>
    <w:rsid w:val="000022EB"/>
    <w:rsid w:val="000026CF"/>
    <w:rsid w:val="00002905"/>
    <w:rsid w:val="000029E8"/>
    <w:rsid w:val="00002A2D"/>
    <w:rsid w:val="00003024"/>
    <w:rsid w:val="0000319A"/>
    <w:rsid w:val="00003881"/>
    <w:rsid w:val="00003A21"/>
    <w:rsid w:val="00003CAF"/>
    <w:rsid w:val="00004C4E"/>
    <w:rsid w:val="00004E98"/>
    <w:rsid w:val="00005008"/>
    <w:rsid w:val="000054B0"/>
    <w:rsid w:val="000056A8"/>
    <w:rsid w:val="00005DA2"/>
    <w:rsid w:val="00006708"/>
    <w:rsid w:val="0000694F"/>
    <w:rsid w:val="00006A93"/>
    <w:rsid w:val="0000758C"/>
    <w:rsid w:val="000078AC"/>
    <w:rsid w:val="000078AF"/>
    <w:rsid w:val="00007A05"/>
    <w:rsid w:val="00007D5B"/>
    <w:rsid w:val="00010229"/>
    <w:rsid w:val="00010298"/>
    <w:rsid w:val="0001053A"/>
    <w:rsid w:val="00010937"/>
    <w:rsid w:val="00010954"/>
    <w:rsid w:val="00011053"/>
    <w:rsid w:val="000112E3"/>
    <w:rsid w:val="000112F1"/>
    <w:rsid w:val="000118F3"/>
    <w:rsid w:val="00011DAB"/>
    <w:rsid w:val="0001219E"/>
    <w:rsid w:val="00012976"/>
    <w:rsid w:val="00012DD9"/>
    <w:rsid w:val="000133BA"/>
    <w:rsid w:val="000134CA"/>
    <w:rsid w:val="0001360C"/>
    <w:rsid w:val="000137D0"/>
    <w:rsid w:val="00013AD6"/>
    <w:rsid w:val="00013CD2"/>
    <w:rsid w:val="00013EF8"/>
    <w:rsid w:val="00013F83"/>
    <w:rsid w:val="000149CE"/>
    <w:rsid w:val="00014A08"/>
    <w:rsid w:val="00014D31"/>
    <w:rsid w:val="00014D98"/>
    <w:rsid w:val="00014F4D"/>
    <w:rsid w:val="000152C6"/>
    <w:rsid w:val="0001563B"/>
    <w:rsid w:val="0001591E"/>
    <w:rsid w:val="000159F5"/>
    <w:rsid w:val="00016206"/>
    <w:rsid w:val="00016FA0"/>
    <w:rsid w:val="0001749E"/>
    <w:rsid w:val="00017584"/>
    <w:rsid w:val="000178D6"/>
    <w:rsid w:val="00017C28"/>
    <w:rsid w:val="00017CBA"/>
    <w:rsid w:val="00017E6F"/>
    <w:rsid w:val="00020103"/>
    <w:rsid w:val="0002016D"/>
    <w:rsid w:val="0002033A"/>
    <w:rsid w:val="00020828"/>
    <w:rsid w:val="00021221"/>
    <w:rsid w:val="0002165B"/>
    <w:rsid w:val="0002169B"/>
    <w:rsid w:val="000217AB"/>
    <w:rsid w:val="00021944"/>
    <w:rsid w:val="00021E38"/>
    <w:rsid w:val="0002249B"/>
    <w:rsid w:val="0002259C"/>
    <w:rsid w:val="000228F7"/>
    <w:rsid w:val="00022E85"/>
    <w:rsid w:val="000234BB"/>
    <w:rsid w:val="000237B6"/>
    <w:rsid w:val="00023AB8"/>
    <w:rsid w:val="00023EAD"/>
    <w:rsid w:val="000240B2"/>
    <w:rsid w:val="000243E5"/>
    <w:rsid w:val="000244F3"/>
    <w:rsid w:val="00024729"/>
    <w:rsid w:val="0002472B"/>
    <w:rsid w:val="000247C2"/>
    <w:rsid w:val="0002535A"/>
    <w:rsid w:val="000254A2"/>
    <w:rsid w:val="000255CF"/>
    <w:rsid w:val="00025A30"/>
    <w:rsid w:val="00025CB1"/>
    <w:rsid w:val="0002635B"/>
    <w:rsid w:val="00026643"/>
    <w:rsid w:val="00026B36"/>
    <w:rsid w:val="00026B55"/>
    <w:rsid w:val="00027325"/>
    <w:rsid w:val="00027FC0"/>
    <w:rsid w:val="00030062"/>
    <w:rsid w:val="0003061E"/>
    <w:rsid w:val="00030735"/>
    <w:rsid w:val="00030D0F"/>
    <w:rsid w:val="000311FF"/>
    <w:rsid w:val="00031419"/>
    <w:rsid w:val="00031716"/>
    <w:rsid w:val="000318DC"/>
    <w:rsid w:val="00031971"/>
    <w:rsid w:val="00032145"/>
    <w:rsid w:val="00032644"/>
    <w:rsid w:val="000329AF"/>
    <w:rsid w:val="00032BFA"/>
    <w:rsid w:val="0003308C"/>
    <w:rsid w:val="000334CB"/>
    <w:rsid w:val="00033576"/>
    <w:rsid w:val="0003366C"/>
    <w:rsid w:val="00033B3B"/>
    <w:rsid w:val="000344A3"/>
    <w:rsid w:val="00034514"/>
    <w:rsid w:val="0003455F"/>
    <w:rsid w:val="00034A3B"/>
    <w:rsid w:val="00034FD9"/>
    <w:rsid w:val="00035A20"/>
    <w:rsid w:val="00035AF8"/>
    <w:rsid w:val="00035BB0"/>
    <w:rsid w:val="00035D7D"/>
    <w:rsid w:val="00035E4E"/>
    <w:rsid w:val="0003626F"/>
    <w:rsid w:val="00036378"/>
    <w:rsid w:val="000368A7"/>
    <w:rsid w:val="000369E5"/>
    <w:rsid w:val="00036E49"/>
    <w:rsid w:val="00037192"/>
    <w:rsid w:val="00037D26"/>
    <w:rsid w:val="00037E4A"/>
    <w:rsid w:val="00040181"/>
    <w:rsid w:val="0004043A"/>
    <w:rsid w:val="000406A6"/>
    <w:rsid w:val="00040817"/>
    <w:rsid w:val="0004156D"/>
    <w:rsid w:val="0004173C"/>
    <w:rsid w:val="00041875"/>
    <w:rsid w:val="00041942"/>
    <w:rsid w:val="00041D63"/>
    <w:rsid w:val="000421AB"/>
    <w:rsid w:val="000424EE"/>
    <w:rsid w:val="00042569"/>
    <w:rsid w:val="0004268F"/>
    <w:rsid w:val="00042840"/>
    <w:rsid w:val="00042D1B"/>
    <w:rsid w:val="0004340C"/>
    <w:rsid w:val="000435D9"/>
    <w:rsid w:val="00043910"/>
    <w:rsid w:val="000439E1"/>
    <w:rsid w:val="00043F91"/>
    <w:rsid w:val="0004401E"/>
    <w:rsid w:val="00044832"/>
    <w:rsid w:val="000449D5"/>
    <w:rsid w:val="00044CFA"/>
    <w:rsid w:val="00044E33"/>
    <w:rsid w:val="00045731"/>
    <w:rsid w:val="00045A42"/>
    <w:rsid w:val="00045BCE"/>
    <w:rsid w:val="00045C42"/>
    <w:rsid w:val="00045E2C"/>
    <w:rsid w:val="000461F0"/>
    <w:rsid w:val="0004683D"/>
    <w:rsid w:val="00046914"/>
    <w:rsid w:val="000469F8"/>
    <w:rsid w:val="00047164"/>
    <w:rsid w:val="00047193"/>
    <w:rsid w:val="00047461"/>
    <w:rsid w:val="0004753D"/>
    <w:rsid w:val="00047D64"/>
    <w:rsid w:val="00047E03"/>
    <w:rsid w:val="00050360"/>
    <w:rsid w:val="0005039A"/>
    <w:rsid w:val="000509CC"/>
    <w:rsid w:val="0005105E"/>
    <w:rsid w:val="00051426"/>
    <w:rsid w:val="00051790"/>
    <w:rsid w:val="00051938"/>
    <w:rsid w:val="00051A6C"/>
    <w:rsid w:val="00051A95"/>
    <w:rsid w:val="00051CEA"/>
    <w:rsid w:val="000524EC"/>
    <w:rsid w:val="00053064"/>
    <w:rsid w:val="0005376E"/>
    <w:rsid w:val="0005389A"/>
    <w:rsid w:val="00053A0A"/>
    <w:rsid w:val="00053E2C"/>
    <w:rsid w:val="00054377"/>
    <w:rsid w:val="00054667"/>
    <w:rsid w:val="00054C4F"/>
    <w:rsid w:val="00054F2F"/>
    <w:rsid w:val="00055089"/>
    <w:rsid w:val="0005525B"/>
    <w:rsid w:val="00055265"/>
    <w:rsid w:val="00055E26"/>
    <w:rsid w:val="00055F24"/>
    <w:rsid w:val="00056090"/>
    <w:rsid w:val="00056240"/>
    <w:rsid w:val="00056FF0"/>
    <w:rsid w:val="000576C6"/>
    <w:rsid w:val="0005797E"/>
    <w:rsid w:val="00057A91"/>
    <w:rsid w:val="00057C16"/>
    <w:rsid w:val="00057CF0"/>
    <w:rsid w:val="000606D3"/>
    <w:rsid w:val="00060879"/>
    <w:rsid w:val="00060A09"/>
    <w:rsid w:val="00061522"/>
    <w:rsid w:val="00061C8B"/>
    <w:rsid w:val="00061E3A"/>
    <w:rsid w:val="00062123"/>
    <w:rsid w:val="0006232A"/>
    <w:rsid w:val="0006243B"/>
    <w:rsid w:val="000625FD"/>
    <w:rsid w:val="000626A6"/>
    <w:rsid w:val="00062FBC"/>
    <w:rsid w:val="000633F7"/>
    <w:rsid w:val="000634D0"/>
    <w:rsid w:val="00063D9B"/>
    <w:rsid w:val="00063E85"/>
    <w:rsid w:val="000640FF"/>
    <w:rsid w:val="0006511A"/>
    <w:rsid w:val="000651A0"/>
    <w:rsid w:val="000657F0"/>
    <w:rsid w:val="00066020"/>
    <w:rsid w:val="00066555"/>
    <w:rsid w:val="00066A79"/>
    <w:rsid w:val="00066B6E"/>
    <w:rsid w:val="00066E5F"/>
    <w:rsid w:val="00066EE2"/>
    <w:rsid w:val="00066F25"/>
    <w:rsid w:val="000673C3"/>
    <w:rsid w:val="0006799D"/>
    <w:rsid w:val="00067A26"/>
    <w:rsid w:val="00067D63"/>
    <w:rsid w:val="00067FAE"/>
    <w:rsid w:val="00070081"/>
    <w:rsid w:val="00070472"/>
    <w:rsid w:val="00070854"/>
    <w:rsid w:val="00070C01"/>
    <w:rsid w:val="000715BB"/>
    <w:rsid w:val="00071E5C"/>
    <w:rsid w:val="00071E8D"/>
    <w:rsid w:val="00072BD1"/>
    <w:rsid w:val="0007305C"/>
    <w:rsid w:val="00074279"/>
    <w:rsid w:val="0007442E"/>
    <w:rsid w:val="000744EF"/>
    <w:rsid w:val="00074506"/>
    <w:rsid w:val="0007462D"/>
    <w:rsid w:val="0007476F"/>
    <w:rsid w:val="00075CAA"/>
    <w:rsid w:val="00075E0F"/>
    <w:rsid w:val="00075E44"/>
    <w:rsid w:val="00076497"/>
    <w:rsid w:val="00076498"/>
    <w:rsid w:val="00076D57"/>
    <w:rsid w:val="00076F67"/>
    <w:rsid w:val="0007719F"/>
    <w:rsid w:val="000779BD"/>
    <w:rsid w:val="00077D91"/>
    <w:rsid w:val="00077F33"/>
    <w:rsid w:val="00077F5C"/>
    <w:rsid w:val="00080449"/>
    <w:rsid w:val="00080524"/>
    <w:rsid w:val="00080642"/>
    <w:rsid w:val="0008076C"/>
    <w:rsid w:val="000808E4"/>
    <w:rsid w:val="00080AA2"/>
    <w:rsid w:val="00080F35"/>
    <w:rsid w:val="00081F03"/>
    <w:rsid w:val="00082D86"/>
    <w:rsid w:val="000830E7"/>
    <w:rsid w:val="0008378B"/>
    <w:rsid w:val="00083BC1"/>
    <w:rsid w:val="00083C79"/>
    <w:rsid w:val="00083CAF"/>
    <w:rsid w:val="00083F71"/>
    <w:rsid w:val="0008414D"/>
    <w:rsid w:val="000842C2"/>
    <w:rsid w:val="0008452E"/>
    <w:rsid w:val="0008491A"/>
    <w:rsid w:val="00084DAF"/>
    <w:rsid w:val="00084E05"/>
    <w:rsid w:val="000852B3"/>
    <w:rsid w:val="0008592A"/>
    <w:rsid w:val="00085ED2"/>
    <w:rsid w:val="0008678C"/>
    <w:rsid w:val="00086F52"/>
    <w:rsid w:val="0008755F"/>
    <w:rsid w:val="00087634"/>
    <w:rsid w:val="000878AC"/>
    <w:rsid w:val="000879F1"/>
    <w:rsid w:val="00087F50"/>
    <w:rsid w:val="00087F51"/>
    <w:rsid w:val="000902AF"/>
    <w:rsid w:val="00090502"/>
    <w:rsid w:val="00090798"/>
    <w:rsid w:val="00090CA8"/>
    <w:rsid w:val="00090F1D"/>
    <w:rsid w:val="00091057"/>
    <w:rsid w:val="00091227"/>
    <w:rsid w:val="00091CB8"/>
    <w:rsid w:val="00091CF0"/>
    <w:rsid w:val="00091F8D"/>
    <w:rsid w:val="00092485"/>
    <w:rsid w:val="000926FF"/>
    <w:rsid w:val="000929A3"/>
    <w:rsid w:val="00092B52"/>
    <w:rsid w:val="00092DAB"/>
    <w:rsid w:val="00092DAC"/>
    <w:rsid w:val="00093820"/>
    <w:rsid w:val="00094328"/>
    <w:rsid w:val="0009444E"/>
    <w:rsid w:val="000946E7"/>
    <w:rsid w:val="00094837"/>
    <w:rsid w:val="0009498D"/>
    <w:rsid w:val="00094ABB"/>
    <w:rsid w:val="00094C7C"/>
    <w:rsid w:val="00094CD1"/>
    <w:rsid w:val="00094E5A"/>
    <w:rsid w:val="00094FB9"/>
    <w:rsid w:val="0009541D"/>
    <w:rsid w:val="00095DF6"/>
    <w:rsid w:val="00095F49"/>
    <w:rsid w:val="00095FDF"/>
    <w:rsid w:val="00096005"/>
    <w:rsid w:val="00096141"/>
    <w:rsid w:val="00096B7A"/>
    <w:rsid w:val="00096C9B"/>
    <w:rsid w:val="00096D94"/>
    <w:rsid w:val="000970AE"/>
    <w:rsid w:val="00097269"/>
    <w:rsid w:val="000972A6"/>
    <w:rsid w:val="000979C6"/>
    <w:rsid w:val="00097C69"/>
    <w:rsid w:val="000A07E1"/>
    <w:rsid w:val="000A0B13"/>
    <w:rsid w:val="000A15B7"/>
    <w:rsid w:val="000A1607"/>
    <w:rsid w:val="000A2447"/>
    <w:rsid w:val="000A2C96"/>
    <w:rsid w:val="000A2F68"/>
    <w:rsid w:val="000A34FA"/>
    <w:rsid w:val="000A35AE"/>
    <w:rsid w:val="000A39E1"/>
    <w:rsid w:val="000A4196"/>
    <w:rsid w:val="000A45BA"/>
    <w:rsid w:val="000A495C"/>
    <w:rsid w:val="000A4A2D"/>
    <w:rsid w:val="000A4B10"/>
    <w:rsid w:val="000A4CA7"/>
    <w:rsid w:val="000A4FF6"/>
    <w:rsid w:val="000A53E1"/>
    <w:rsid w:val="000A5800"/>
    <w:rsid w:val="000A5C30"/>
    <w:rsid w:val="000A6202"/>
    <w:rsid w:val="000A65AA"/>
    <w:rsid w:val="000A69B3"/>
    <w:rsid w:val="000A6BC3"/>
    <w:rsid w:val="000A6E01"/>
    <w:rsid w:val="000A6F57"/>
    <w:rsid w:val="000A720A"/>
    <w:rsid w:val="000A75A5"/>
    <w:rsid w:val="000B01A2"/>
    <w:rsid w:val="000B02E4"/>
    <w:rsid w:val="000B0321"/>
    <w:rsid w:val="000B032C"/>
    <w:rsid w:val="000B0591"/>
    <w:rsid w:val="000B0976"/>
    <w:rsid w:val="000B0B62"/>
    <w:rsid w:val="000B0E5F"/>
    <w:rsid w:val="000B0EF4"/>
    <w:rsid w:val="000B12EF"/>
    <w:rsid w:val="000B1478"/>
    <w:rsid w:val="000B154D"/>
    <w:rsid w:val="000B15E6"/>
    <w:rsid w:val="000B181D"/>
    <w:rsid w:val="000B1D58"/>
    <w:rsid w:val="000B1E12"/>
    <w:rsid w:val="000B2471"/>
    <w:rsid w:val="000B2581"/>
    <w:rsid w:val="000B26B8"/>
    <w:rsid w:val="000B291E"/>
    <w:rsid w:val="000B2C87"/>
    <w:rsid w:val="000B2C8D"/>
    <w:rsid w:val="000B2E99"/>
    <w:rsid w:val="000B2ED9"/>
    <w:rsid w:val="000B34C7"/>
    <w:rsid w:val="000B44C0"/>
    <w:rsid w:val="000B469E"/>
    <w:rsid w:val="000B4EE2"/>
    <w:rsid w:val="000B53A6"/>
    <w:rsid w:val="000B555B"/>
    <w:rsid w:val="000B55AF"/>
    <w:rsid w:val="000B5856"/>
    <w:rsid w:val="000B5A95"/>
    <w:rsid w:val="000B5AA2"/>
    <w:rsid w:val="000B5DFF"/>
    <w:rsid w:val="000B5F4F"/>
    <w:rsid w:val="000B60B6"/>
    <w:rsid w:val="000B61D2"/>
    <w:rsid w:val="000B62B8"/>
    <w:rsid w:val="000B6705"/>
    <w:rsid w:val="000B69DC"/>
    <w:rsid w:val="000B6C0C"/>
    <w:rsid w:val="000B6E47"/>
    <w:rsid w:val="000B7238"/>
    <w:rsid w:val="000B72F4"/>
    <w:rsid w:val="000B7386"/>
    <w:rsid w:val="000B744B"/>
    <w:rsid w:val="000B7CF6"/>
    <w:rsid w:val="000C0CD1"/>
    <w:rsid w:val="000C1092"/>
    <w:rsid w:val="000C127D"/>
    <w:rsid w:val="000C1519"/>
    <w:rsid w:val="000C17BA"/>
    <w:rsid w:val="000C196E"/>
    <w:rsid w:val="000C1A56"/>
    <w:rsid w:val="000C1C59"/>
    <w:rsid w:val="000C1EE2"/>
    <w:rsid w:val="000C2CBF"/>
    <w:rsid w:val="000C2D91"/>
    <w:rsid w:val="000C379B"/>
    <w:rsid w:val="000C37F2"/>
    <w:rsid w:val="000C3847"/>
    <w:rsid w:val="000C3C4B"/>
    <w:rsid w:val="000C409D"/>
    <w:rsid w:val="000C47B8"/>
    <w:rsid w:val="000C4B88"/>
    <w:rsid w:val="000C514A"/>
    <w:rsid w:val="000C54A3"/>
    <w:rsid w:val="000C6212"/>
    <w:rsid w:val="000C67BC"/>
    <w:rsid w:val="000C6A38"/>
    <w:rsid w:val="000C6C19"/>
    <w:rsid w:val="000C6C2A"/>
    <w:rsid w:val="000C6D32"/>
    <w:rsid w:val="000C6FDC"/>
    <w:rsid w:val="000C70AB"/>
    <w:rsid w:val="000C70C5"/>
    <w:rsid w:val="000C73B4"/>
    <w:rsid w:val="000C73ED"/>
    <w:rsid w:val="000C7670"/>
    <w:rsid w:val="000C7742"/>
    <w:rsid w:val="000C7DB8"/>
    <w:rsid w:val="000D089E"/>
    <w:rsid w:val="000D0ABD"/>
    <w:rsid w:val="000D13B2"/>
    <w:rsid w:val="000D13E2"/>
    <w:rsid w:val="000D1952"/>
    <w:rsid w:val="000D1B7A"/>
    <w:rsid w:val="000D1DF0"/>
    <w:rsid w:val="000D1F14"/>
    <w:rsid w:val="000D2579"/>
    <w:rsid w:val="000D2705"/>
    <w:rsid w:val="000D27CE"/>
    <w:rsid w:val="000D2C8D"/>
    <w:rsid w:val="000D2EDF"/>
    <w:rsid w:val="000D2F6A"/>
    <w:rsid w:val="000D30A5"/>
    <w:rsid w:val="000D30DB"/>
    <w:rsid w:val="000D3D17"/>
    <w:rsid w:val="000D3E8C"/>
    <w:rsid w:val="000D4147"/>
    <w:rsid w:val="000D4B6A"/>
    <w:rsid w:val="000D4F8F"/>
    <w:rsid w:val="000D504D"/>
    <w:rsid w:val="000D51B5"/>
    <w:rsid w:val="000D5473"/>
    <w:rsid w:val="000D5942"/>
    <w:rsid w:val="000D5FD6"/>
    <w:rsid w:val="000D6006"/>
    <w:rsid w:val="000D62AF"/>
    <w:rsid w:val="000D63C2"/>
    <w:rsid w:val="000D6744"/>
    <w:rsid w:val="000D6BF2"/>
    <w:rsid w:val="000D6C75"/>
    <w:rsid w:val="000D6ED5"/>
    <w:rsid w:val="000D710D"/>
    <w:rsid w:val="000D76AB"/>
    <w:rsid w:val="000D7FFB"/>
    <w:rsid w:val="000E00CD"/>
    <w:rsid w:val="000E00F2"/>
    <w:rsid w:val="000E083E"/>
    <w:rsid w:val="000E0961"/>
    <w:rsid w:val="000E09CC"/>
    <w:rsid w:val="000E15F8"/>
    <w:rsid w:val="000E18D7"/>
    <w:rsid w:val="000E1D50"/>
    <w:rsid w:val="000E1F0D"/>
    <w:rsid w:val="000E22C9"/>
    <w:rsid w:val="000E2F77"/>
    <w:rsid w:val="000E3998"/>
    <w:rsid w:val="000E3CA1"/>
    <w:rsid w:val="000E47A6"/>
    <w:rsid w:val="000E4846"/>
    <w:rsid w:val="000E4A1F"/>
    <w:rsid w:val="000E54B9"/>
    <w:rsid w:val="000E5E32"/>
    <w:rsid w:val="000E5EEA"/>
    <w:rsid w:val="000E604D"/>
    <w:rsid w:val="000E671B"/>
    <w:rsid w:val="000E756A"/>
    <w:rsid w:val="000E75A6"/>
    <w:rsid w:val="000E78F0"/>
    <w:rsid w:val="000E79DB"/>
    <w:rsid w:val="000E7B66"/>
    <w:rsid w:val="000E7C17"/>
    <w:rsid w:val="000E7CC4"/>
    <w:rsid w:val="000E7E3F"/>
    <w:rsid w:val="000F012D"/>
    <w:rsid w:val="000F01CC"/>
    <w:rsid w:val="000F0336"/>
    <w:rsid w:val="000F0680"/>
    <w:rsid w:val="000F126E"/>
    <w:rsid w:val="000F1BF8"/>
    <w:rsid w:val="000F2498"/>
    <w:rsid w:val="000F28F8"/>
    <w:rsid w:val="000F2E10"/>
    <w:rsid w:val="000F2F60"/>
    <w:rsid w:val="000F3F9B"/>
    <w:rsid w:val="000F41E5"/>
    <w:rsid w:val="000F456D"/>
    <w:rsid w:val="000F4A56"/>
    <w:rsid w:val="000F53CC"/>
    <w:rsid w:val="000F5D43"/>
    <w:rsid w:val="000F6320"/>
    <w:rsid w:val="000F63E1"/>
    <w:rsid w:val="000F63F4"/>
    <w:rsid w:val="000F65A4"/>
    <w:rsid w:val="000F689A"/>
    <w:rsid w:val="000F6C15"/>
    <w:rsid w:val="000F6C6F"/>
    <w:rsid w:val="000F6C7F"/>
    <w:rsid w:val="000F74BB"/>
    <w:rsid w:val="000F75BE"/>
    <w:rsid w:val="000F75F3"/>
    <w:rsid w:val="000F7A33"/>
    <w:rsid w:val="000F7C9B"/>
    <w:rsid w:val="001004F2"/>
    <w:rsid w:val="00100C0C"/>
    <w:rsid w:val="00102674"/>
    <w:rsid w:val="001026C6"/>
    <w:rsid w:val="0010285C"/>
    <w:rsid w:val="00103091"/>
    <w:rsid w:val="0010321E"/>
    <w:rsid w:val="00103583"/>
    <w:rsid w:val="001045BF"/>
    <w:rsid w:val="001047B0"/>
    <w:rsid w:val="00104AE0"/>
    <w:rsid w:val="00104BC4"/>
    <w:rsid w:val="001053A6"/>
    <w:rsid w:val="001054FE"/>
    <w:rsid w:val="00105584"/>
    <w:rsid w:val="0010559F"/>
    <w:rsid w:val="00105E39"/>
    <w:rsid w:val="00105EA5"/>
    <w:rsid w:val="001060D8"/>
    <w:rsid w:val="001063D0"/>
    <w:rsid w:val="0010641B"/>
    <w:rsid w:val="00106AB2"/>
    <w:rsid w:val="00106CBD"/>
    <w:rsid w:val="00106F16"/>
    <w:rsid w:val="00107530"/>
    <w:rsid w:val="001077B7"/>
    <w:rsid w:val="001077C9"/>
    <w:rsid w:val="001078F7"/>
    <w:rsid w:val="00107C8C"/>
    <w:rsid w:val="00107E97"/>
    <w:rsid w:val="001102F5"/>
    <w:rsid w:val="00110463"/>
    <w:rsid w:val="00110745"/>
    <w:rsid w:val="00110B31"/>
    <w:rsid w:val="001111A9"/>
    <w:rsid w:val="00111685"/>
    <w:rsid w:val="00111EE1"/>
    <w:rsid w:val="0011248C"/>
    <w:rsid w:val="00112613"/>
    <w:rsid w:val="001127B0"/>
    <w:rsid w:val="00112C0C"/>
    <w:rsid w:val="001130E1"/>
    <w:rsid w:val="001131AF"/>
    <w:rsid w:val="001133CB"/>
    <w:rsid w:val="00113778"/>
    <w:rsid w:val="00113B4B"/>
    <w:rsid w:val="00113BC1"/>
    <w:rsid w:val="00113E7A"/>
    <w:rsid w:val="001144AE"/>
    <w:rsid w:val="001145A6"/>
    <w:rsid w:val="001165B8"/>
    <w:rsid w:val="00116703"/>
    <w:rsid w:val="001169CB"/>
    <w:rsid w:val="001169E0"/>
    <w:rsid w:val="00116AAE"/>
    <w:rsid w:val="001170B9"/>
    <w:rsid w:val="00117C6B"/>
    <w:rsid w:val="001200D7"/>
    <w:rsid w:val="0012034A"/>
    <w:rsid w:val="0012099C"/>
    <w:rsid w:val="00120AFE"/>
    <w:rsid w:val="00120C80"/>
    <w:rsid w:val="00120D53"/>
    <w:rsid w:val="0012111B"/>
    <w:rsid w:val="001214C8"/>
    <w:rsid w:val="001220D0"/>
    <w:rsid w:val="0012221E"/>
    <w:rsid w:val="00122284"/>
    <w:rsid w:val="0012236D"/>
    <w:rsid w:val="00122528"/>
    <w:rsid w:val="001225C3"/>
    <w:rsid w:val="00123819"/>
    <w:rsid w:val="00123A1E"/>
    <w:rsid w:val="00124A25"/>
    <w:rsid w:val="00124A86"/>
    <w:rsid w:val="00124BC3"/>
    <w:rsid w:val="00124CC1"/>
    <w:rsid w:val="00124F5D"/>
    <w:rsid w:val="001251A5"/>
    <w:rsid w:val="001253F4"/>
    <w:rsid w:val="001256C7"/>
    <w:rsid w:val="001257CE"/>
    <w:rsid w:val="00125A47"/>
    <w:rsid w:val="00125AB7"/>
    <w:rsid w:val="00125C5F"/>
    <w:rsid w:val="00126433"/>
    <w:rsid w:val="001265E1"/>
    <w:rsid w:val="00126B13"/>
    <w:rsid w:val="00126FE5"/>
    <w:rsid w:val="001272EC"/>
    <w:rsid w:val="001273A1"/>
    <w:rsid w:val="001274A1"/>
    <w:rsid w:val="00127535"/>
    <w:rsid w:val="00127C42"/>
    <w:rsid w:val="00127E83"/>
    <w:rsid w:val="00130074"/>
    <w:rsid w:val="001300AC"/>
    <w:rsid w:val="00130EA5"/>
    <w:rsid w:val="0013155F"/>
    <w:rsid w:val="00131638"/>
    <w:rsid w:val="00131B8D"/>
    <w:rsid w:val="00131C35"/>
    <w:rsid w:val="00132108"/>
    <w:rsid w:val="00132C36"/>
    <w:rsid w:val="001331B6"/>
    <w:rsid w:val="00133E72"/>
    <w:rsid w:val="00134107"/>
    <w:rsid w:val="00134566"/>
    <w:rsid w:val="001348B8"/>
    <w:rsid w:val="00134DDC"/>
    <w:rsid w:val="001350FC"/>
    <w:rsid w:val="00135AC2"/>
    <w:rsid w:val="00135C38"/>
    <w:rsid w:val="00136119"/>
    <w:rsid w:val="001362BF"/>
    <w:rsid w:val="001363B3"/>
    <w:rsid w:val="0013641A"/>
    <w:rsid w:val="00136623"/>
    <w:rsid w:val="00137308"/>
    <w:rsid w:val="001373C7"/>
    <w:rsid w:val="00137C30"/>
    <w:rsid w:val="00137F48"/>
    <w:rsid w:val="001405E0"/>
    <w:rsid w:val="0014066C"/>
    <w:rsid w:val="001407A0"/>
    <w:rsid w:val="00140ABC"/>
    <w:rsid w:val="00140C9F"/>
    <w:rsid w:val="00140CC1"/>
    <w:rsid w:val="001410CD"/>
    <w:rsid w:val="001410DD"/>
    <w:rsid w:val="001413C2"/>
    <w:rsid w:val="00141472"/>
    <w:rsid w:val="001419CF"/>
    <w:rsid w:val="0014274F"/>
    <w:rsid w:val="00142AE8"/>
    <w:rsid w:val="00142CAE"/>
    <w:rsid w:val="00142F78"/>
    <w:rsid w:val="001434C9"/>
    <w:rsid w:val="00143934"/>
    <w:rsid w:val="001439A0"/>
    <w:rsid w:val="00143D99"/>
    <w:rsid w:val="00144C75"/>
    <w:rsid w:val="001451A1"/>
    <w:rsid w:val="00145497"/>
    <w:rsid w:val="00145E8F"/>
    <w:rsid w:val="0014611D"/>
    <w:rsid w:val="00146125"/>
    <w:rsid w:val="00146601"/>
    <w:rsid w:val="001476CE"/>
    <w:rsid w:val="00147713"/>
    <w:rsid w:val="001478CD"/>
    <w:rsid w:val="00147C34"/>
    <w:rsid w:val="001503AB"/>
    <w:rsid w:val="001505EF"/>
    <w:rsid w:val="00150921"/>
    <w:rsid w:val="00150AD9"/>
    <w:rsid w:val="00150BF0"/>
    <w:rsid w:val="00151048"/>
    <w:rsid w:val="00151066"/>
    <w:rsid w:val="001510D2"/>
    <w:rsid w:val="0015172C"/>
    <w:rsid w:val="00151998"/>
    <w:rsid w:val="00151A8A"/>
    <w:rsid w:val="00152593"/>
    <w:rsid w:val="001528EA"/>
    <w:rsid w:val="0015296D"/>
    <w:rsid w:val="00152F76"/>
    <w:rsid w:val="00153138"/>
    <w:rsid w:val="00153382"/>
    <w:rsid w:val="001538AA"/>
    <w:rsid w:val="001538E1"/>
    <w:rsid w:val="0015488A"/>
    <w:rsid w:val="0015491C"/>
    <w:rsid w:val="00154D98"/>
    <w:rsid w:val="001557AB"/>
    <w:rsid w:val="00155B5D"/>
    <w:rsid w:val="00155F4D"/>
    <w:rsid w:val="001564C6"/>
    <w:rsid w:val="0015663D"/>
    <w:rsid w:val="001567E4"/>
    <w:rsid w:val="00156BEE"/>
    <w:rsid w:val="00156D2A"/>
    <w:rsid w:val="00156EC2"/>
    <w:rsid w:val="001570AC"/>
    <w:rsid w:val="00157111"/>
    <w:rsid w:val="001574F9"/>
    <w:rsid w:val="001577A9"/>
    <w:rsid w:val="00160299"/>
    <w:rsid w:val="0016057F"/>
    <w:rsid w:val="001606B7"/>
    <w:rsid w:val="00160BA5"/>
    <w:rsid w:val="00160D65"/>
    <w:rsid w:val="00160D99"/>
    <w:rsid w:val="00160E98"/>
    <w:rsid w:val="00160FB2"/>
    <w:rsid w:val="0016127B"/>
    <w:rsid w:val="001613F7"/>
    <w:rsid w:val="0016151B"/>
    <w:rsid w:val="00161666"/>
    <w:rsid w:val="0016181A"/>
    <w:rsid w:val="0016182A"/>
    <w:rsid w:val="00161910"/>
    <w:rsid w:val="00161D27"/>
    <w:rsid w:val="00161E92"/>
    <w:rsid w:val="00162D5F"/>
    <w:rsid w:val="0016315C"/>
    <w:rsid w:val="00163580"/>
    <w:rsid w:val="0016391A"/>
    <w:rsid w:val="00163A01"/>
    <w:rsid w:val="00163B36"/>
    <w:rsid w:val="00163FA6"/>
    <w:rsid w:val="00163FE8"/>
    <w:rsid w:val="00164079"/>
    <w:rsid w:val="00164363"/>
    <w:rsid w:val="001645F0"/>
    <w:rsid w:val="00164C4E"/>
    <w:rsid w:val="00165148"/>
    <w:rsid w:val="00165488"/>
    <w:rsid w:val="00165516"/>
    <w:rsid w:val="00165F41"/>
    <w:rsid w:val="00165FB1"/>
    <w:rsid w:val="0016605A"/>
    <w:rsid w:val="00166575"/>
    <w:rsid w:val="001673BF"/>
    <w:rsid w:val="001675E0"/>
    <w:rsid w:val="00167CF2"/>
    <w:rsid w:val="00167F8D"/>
    <w:rsid w:val="0017013D"/>
    <w:rsid w:val="00170263"/>
    <w:rsid w:val="0017061F"/>
    <w:rsid w:val="00170811"/>
    <w:rsid w:val="00170AFA"/>
    <w:rsid w:val="00170D4C"/>
    <w:rsid w:val="00170F19"/>
    <w:rsid w:val="0017103F"/>
    <w:rsid w:val="0017105E"/>
    <w:rsid w:val="00171626"/>
    <w:rsid w:val="00171A0F"/>
    <w:rsid w:val="00171EA5"/>
    <w:rsid w:val="001721EA"/>
    <w:rsid w:val="00172399"/>
    <w:rsid w:val="0017322D"/>
    <w:rsid w:val="00173610"/>
    <w:rsid w:val="00173752"/>
    <w:rsid w:val="00173CDF"/>
    <w:rsid w:val="00173F7F"/>
    <w:rsid w:val="001743A2"/>
    <w:rsid w:val="00174495"/>
    <w:rsid w:val="0017471B"/>
    <w:rsid w:val="00175313"/>
    <w:rsid w:val="00175844"/>
    <w:rsid w:val="00175B0B"/>
    <w:rsid w:val="00175C2C"/>
    <w:rsid w:val="00175F84"/>
    <w:rsid w:val="00176338"/>
    <w:rsid w:val="001763B0"/>
    <w:rsid w:val="0017675F"/>
    <w:rsid w:val="00176C58"/>
    <w:rsid w:val="0017709B"/>
    <w:rsid w:val="001773D6"/>
    <w:rsid w:val="0017791D"/>
    <w:rsid w:val="00177C1B"/>
    <w:rsid w:val="00177C80"/>
    <w:rsid w:val="0018006A"/>
    <w:rsid w:val="0018026C"/>
    <w:rsid w:val="001808F9"/>
    <w:rsid w:val="00180A9C"/>
    <w:rsid w:val="00180F34"/>
    <w:rsid w:val="00180FBD"/>
    <w:rsid w:val="0018159C"/>
    <w:rsid w:val="001818AE"/>
    <w:rsid w:val="00181981"/>
    <w:rsid w:val="00181BF2"/>
    <w:rsid w:val="0018223B"/>
    <w:rsid w:val="0018243B"/>
    <w:rsid w:val="001824BA"/>
    <w:rsid w:val="0018252C"/>
    <w:rsid w:val="0018261D"/>
    <w:rsid w:val="001826C3"/>
    <w:rsid w:val="001827A0"/>
    <w:rsid w:val="001827ED"/>
    <w:rsid w:val="00182834"/>
    <w:rsid w:val="0018291C"/>
    <w:rsid w:val="0018296F"/>
    <w:rsid w:val="00182E91"/>
    <w:rsid w:val="00183725"/>
    <w:rsid w:val="00183953"/>
    <w:rsid w:val="00183F96"/>
    <w:rsid w:val="0018402E"/>
    <w:rsid w:val="00184089"/>
    <w:rsid w:val="0018416A"/>
    <w:rsid w:val="0018433E"/>
    <w:rsid w:val="00184492"/>
    <w:rsid w:val="001846ED"/>
    <w:rsid w:val="00184887"/>
    <w:rsid w:val="00184DCD"/>
    <w:rsid w:val="00184EA5"/>
    <w:rsid w:val="00184EF6"/>
    <w:rsid w:val="00185538"/>
    <w:rsid w:val="00185C4C"/>
    <w:rsid w:val="001864CE"/>
    <w:rsid w:val="0018666F"/>
    <w:rsid w:val="00186BC2"/>
    <w:rsid w:val="001872F5"/>
    <w:rsid w:val="001876AE"/>
    <w:rsid w:val="001876E4"/>
    <w:rsid w:val="00187AC3"/>
    <w:rsid w:val="00187B27"/>
    <w:rsid w:val="00187BAF"/>
    <w:rsid w:val="00187F5D"/>
    <w:rsid w:val="001906FF"/>
    <w:rsid w:val="001908EC"/>
    <w:rsid w:val="00190FB2"/>
    <w:rsid w:val="0019155F"/>
    <w:rsid w:val="0019156E"/>
    <w:rsid w:val="00191AED"/>
    <w:rsid w:val="0019219A"/>
    <w:rsid w:val="001923A3"/>
    <w:rsid w:val="001926B3"/>
    <w:rsid w:val="00192BD5"/>
    <w:rsid w:val="0019303B"/>
    <w:rsid w:val="001935BD"/>
    <w:rsid w:val="001940CD"/>
    <w:rsid w:val="00194D58"/>
    <w:rsid w:val="001955D5"/>
    <w:rsid w:val="00196078"/>
    <w:rsid w:val="00196081"/>
    <w:rsid w:val="00196755"/>
    <w:rsid w:val="00196DA7"/>
    <w:rsid w:val="00197631"/>
    <w:rsid w:val="00197FBF"/>
    <w:rsid w:val="001A02C2"/>
    <w:rsid w:val="001A0946"/>
    <w:rsid w:val="001A0B76"/>
    <w:rsid w:val="001A0CDA"/>
    <w:rsid w:val="001A0DD3"/>
    <w:rsid w:val="001A0DF5"/>
    <w:rsid w:val="001A1334"/>
    <w:rsid w:val="001A140A"/>
    <w:rsid w:val="001A14D8"/>
    <w:rsid w:val="001A23A6"/>
    <w:rsid w:val="001A247B"/>
    <w:rsid w:val="001A26CE"/>
    <w:rsid w:val="001A26F3"/>
    <w:rsid w:val="001A29BE"/>
    <w:rsid w:val="001A2B3D"/>
    <w:rsid w:val="001A2DC4"/>
    <w:rsid w:val="001A2DCE"/>
    <w:rsid w:val="001A33DD"/>
    <w:rsid w:val="001A35F5"/>
    <w:rsid w:val="001A4D2C"/>
    <w:rsid w:val="001A56DC"/>
    <w:rsid w:val="001A6045"/>
    <w:rsid w:val="001A675D"/>
    <w:rsid w:val="001A6B0E"/>
    <w:rsid w:val="001A6D2C"/>
    <w:rsid w:val="001A6EE3"/>
    <w:rsid w:val="001A74D0"/>
    <w:rsid w:val="001A7D62"/>
    <w:rsid w:val="001A7EB9"/>
    <w:rsid w:val="001A7ECE"/>
    <w:rsid w:val="001B08F1"/>
    <w:rsid w:val="001B09A3"/>
    <w:rsid w:val="001B111A"/>
    <w:rsid w:val="001B1441"/>
    <w:rsid w:val="001B14C5"/>
    <w:rsid w:val="001B14F4"/>
    <w:rsid w:val="001B1CF6"/>
    <w:rsid w:val="001B1E07"/>
    <w:rsid w:val="001B1E5C"/>
    <w:rsid w:val="001B294A"/>
    <w:rsid w:val="001B2A70"/>
    <w:rsid w:val="001B2E51"/>
    <w:rsid w:val="001B2F1A"/>
    <w:rsid w:val="001B2F89"/>
    <w:rsid w:val="001B3939"/>
    <w:rsid w:val="001B3BFB"/>
    <w:rsid w:val="001B40F7"/>
    <w:rsid w:val="001B4568"/>
    <w:rsid w:val="001B497D"/>
    <w:rsid w:val="001B4997"/>
    <w:rsid w:val="001B5462"/>
    <w:rsid w:val="001B569B"/>
    <w:rsid w:val="001B5B4F"/>
    <w:rsid w:val="001B6003"/>
    <w:rsid w:val="001B6E2B"/>
    <w:rsid w:val="001B6F79"/>
    <w:rsid w:val="001B732E"/>
    <w:rsid w:val="001B7553"/>
    <w:rsid w:val="001B79EF"/>
    <w:rsid w:val="001B7A91"/>
    <w:rsid w:val="001B7A9F"/>
    <w:rsid w:val="001B7CC1"/>
    <w:rsid w:val="001B7FDE"/>
    <w:rsid w:val="001C02CD"/>
    <w:rsid w:val="001C03AF"/>
    <w:rsid w:val="001C0A43"/>
    <w:rsid w:val="001C0D9F"/>
    <w:rsid w:val="001C14C6"/>
    <w:rsid w:val="001C1772"/>
    <w:rsid w:val="001C1894"/>
    <w:rsid w:val="001C2339"/>
    <w:rsid w:val="001C2352"/>
    <w:rsid w:val="001C3606"/>
    <w:rsid w:val="001C38F1"/>
    <w:rsid w:val="001C3B9F"/>
    <w:rsid w:val="001C3BFC"/>
    <w:rsid w:val="001C4009"/>
    <w:rsid w:val="001C442F"/>
    <w:rsid w:val="001C45C4"/>
    <w:rsid w:val="001C4782"/>
    <w:rsid w:val="001C49AB"/>
    <w:rsid w:val="001C4D5E"/>
    <w:rsid w:val="001C5151"/>
    <w:rsid w:val="001C5412"/>
    <w:rsid w:val="001C582D"/>
    <w:rsid w:val="001C6163"/>
    <w:rsid w:val="001C6240"/>
    <w:rsid w:val="001C6687"/>
    <w:rsid w:val="001C6B1D"/>
    <w:rsid w:val="001C6F2C"/>
    <w:rsid w:val="001C7042"/>
    <w:rsid w:val="001C74F2"/>
    <w:rsid w:val="001C7CC4"/>
    <w:rsid w:val="001D00C1"/>
    <w:rsid w:val="001D0143"/>
    <w:rsid w:val="001D0393"/>
    <w:rsid w:val="001D0764"/>
    <w:rsid w:val="001D0F9F"/>
    <w:rsid w:val="001D131B"/>
    <w:rsid w:val="001D2B7D"/>
    <w:rsid w:val="001D2E6A"/>
    <w:rsid w:val="001D315F"/>
    <w:rsid w:val="001D3165"/>
    <w:rsid w:val="001D35D4"/>
    <w:rsid w:val="001D3C4A"/>
    <w:rsid w:val="001D4038"/>
    <w:rsid w:val="001D44D9"/>
    <w:rsid w:val="001D4AEC"/>
    <w:rsid w:val="001D5190"/>
    <w:rsid w:val="001D541F"/>
    <w:rsid w:val="001D55B0"/>
    <w:rsid w:val="001D56DE"/>
    <w:rsid w:val="001D58CE"/>
    <w:rsid w:val="001D5917"/>
    <w:rsid w:val="001D6211"/>
    <w:rsid w:val="001D66E2"/>
    <w:rsid w:val="001D6740"/>
    <w:rsid w:val="001D6AED"/>
    <w:rsid w:val="001D6C7E"/>
    <w:rsid w:val="001D6C9C"/>
    <w:rsid w:val="001D7188"/>
    <w:rsid w:val="001D71F2"/>
    <w:rsid w:val="001D741B"/>
    <w:rsid w:val="001D74F2"/>
    <w:rsid w:val="001D76C7"/>
    <w:rsid w:val="001D7BFA"/>
    <w:rsid w:val="001D7FDC"/>
    <w:rsid w:val="001E01E1"/>
    <w:rsid w:val="001E0968"/>
    <w:rsid w:val="001E0F8D"/>
    <w:rsid w:val="001E0FDF"/>
    <w:rsid w:val="001E1408"/>
    <w:rsid w:val="001E18A5"/>
    <w:rsid w:val="001E1CA6"/>
    <w:rsid w:val="001E1D69"/>
    <w:rsid w:val="001E244C"/>
    <w:rsid w:val="001E279D"/>
    <w:rsid w:val="001E2F80"/>
    <w:rsid w:val="001E2FD9"/>
    <w:rsid w:val="001E330E"/>
    <w:rsid w:val="001E3E48"/>
    <w:rsid w:val="001E419D"/>
    <w:rsid w:val="001E48D1"/>
    <w:rsid w:val="001E4BCA"/>
    <w:rsid w:val="001E4D5C"/>
    <w:rsid w:val="001E4ECF"/>
    <w:rsid w:val="001E4F00"/>
    <w:rsid w:val="001E51EC"/>
    <w:rsid w:val="001E5203"/>
    <w:rsid w:val="001E590A"/>
    <w:rsid w:val="001E5CA8"/>
    <w:rsid w:val="001E5D46"/>
    <w:rsid w:val="001E5FB3"/>
    <w:rsid w:val="001E5FD2"/>
    <w:rsid w:val="001E6370"/>
    <w:rsid w:val="001E6519"/>
    <w:rsid w:val="001E6585"/>
    <w:rsid w:val="001E65A6"/>
    <w:rsid w:val="001E680E"/>
    <w:rsid w:val="001E6922"/>
    <w:rsid w:val="001E69F1"/>
    <w:rsid w:val="001E6DED"/>
    <w:rsid w:val="001E783D"/>
    <w:rsid w:val="001F0491"/>
    <w:rsid w:val="001F0B81"/>
    <w:rsid w:val="001F1217"/>
    <w:rsid w:val="001F143C"/>
    <w:rsid w:val="001F19E6"/>
    <w:rsid w:val="001F1C5D"/>
    <w:rsid w:val="001F1EB5"/>
    <w:rsid w:val="001F204B"/>
    <w:rsid w:val="001F2376"/>
    <w:rsid w:val="001F2969"/>
    <w:rsid w:val="001F2DC5"/>
    <w:rsid w:val="001F3050"/>
    <w:rsid w:val="001F334C"/>
    <w:rsid w:val="001F3790"/>
    <w:rsid w:val="001F3792"/>
    <w:rsid w:val="001F39CA"/>
    <w:rsid w:val="001F3C06"/>
    <w:rsid w:val="001F3F57"/>
    <w:rsid w:val="001F3F63"/>
    <w:rsid w:val="001F45A6"/>
    <w:rsid w:val="001F48C6"/>
    <w:rsid w:val="001F4CBE"/>
    <w:rsid w:val="001F4CF0"/>
    <w:rsid w:val="001F4CF3"/>
    <w:rsid w:val="001F4E46"/>
    <w:rsid w:val="001F5108"/>
    <w:rsid w:val="001F5CB8"/>
    <w:rsid w:val="001F6035"/>
    <w:rsid w:val="001F60AD"/>
    <w:rsid w:val="001F6266"/>
    <w:rsid w:val="001F62C6"/>
    <w:rsid w:val="001F6569"/>
    <w:rsid w:val="001F6CD8"/>
    <w:rsid w:val="001F6EAD"/>
    <w:rsid w:val="001F752F"/>
    <w:rsid w:val="001F7CC7"/>
    <w:rsid w:val="002003B6"/>
    <w:rsid w:val="00200493"/>
    <w:rsid w:val="00200930"/>
    <w:rsid w:val="00201009"/>
    <w:rsid w:val="00201486"/>
    <w:rsid w:val="00201500"/>
    <w:rsid w:val="00201561"/>
    <w:rsid w:val="002017A4"/>
    <w:rsid w:val="0020197E"/>
    <w:rsid w:val="00201AF2"/>
    <w:rsid w:val="00201C3B"/>
    <w:rsid w:val="00201D9F"/>
    <w:rsid w:val="00202403"/>
    <w:rsid w:val="002024C6"/>
    <w:rsid w:val="0020274B"/>
    <w:rsid w:val="00202976"/>
    <w:rsid w:val="00202E1C"/>
    <w:rsid w:val="00203027"/>
    <w:rsid w:val="002030C4"/>
    <w:rsid w:val="00203C97"/>
    <w:rsid w:val="0020444C"/>
    <w:rsid w:val="00205626"/>
    <w:rsid w:val="00205CFE"/>
    <w:rsid w:val="00206265"/>
    <w:rsid w:val="0020637E"/>
    <w:rsid w:val="002068A4"/>
    <w:rsid w:val="002072B3"/>
    <w:rsid w:val="002073BD"/>
    <w:rsid w:val="0020750F"/>
    <w:rsid w:val="00207758"/>
    <w:rsid w:val="00207B7A"/>
    <w:rsid w:val="00207BBF"/>
    <w:rsid w:val="0021014C"/>
    <w:rsid w:val="00210776"/>
    <w:rsid w:val="0021111B"/>
    <w:rsid w:val="00211C8C"/>
    <w:rsid w:val="002120D9"/>
    <w:rsid w:val="0021227E"/>
    <w:rsid w:val="00212C40"/>
    <w:rsid w:val="00212C4B"/>
    <w:rsid w:val="00212F43"/>
    <w:rsid w:val="00213190"/>
    <w:rsid w:val="0021336A"/>
    <w:rsid w:val="00213443"/>
    <w:rsid w:val="002135FC"/>
    <w:rsid w:val="0021375E"/>
    <w:rsid w:val="0021385D"/>
    <w:rsid w:val="00213888"/>
    <w:rsid w:val="00213909"/>
    <w:rsid w:val="00213D72"/>
    <w:rsid w:val="00214DAB"/>
    <w:rsid w:val="0021501D"/>
    <w:rsid w:val="00216361"/>
    <w:rsid w:val="0021637D"/>
    <w:rsid w:val="00216385"/>
    <w:rsid w:val="002164A6"/>
    <w:rsid w:val="00216562"/>
    <w:rsid w:val="00216F6C"/>
    <w:rsid w:val="00217422"/>
    <w:rsid w:val="00217685"/>
    <w:rsid w:val="00217734"/>
    <w:rsid w:val="00217884"/>
    <w:rsid w:val="00217923"/>
    <w:rsid w:val="00217A7D"/>
    <w:rsid w:val="00217BF7"/>
    <w:rsid w:val="00217DE2"/>
    <w:rsid w:val="0022019F"/>
    <w:rsid w:val="00220BCC"/>
    <w:rsid w:val="00220CBB"/>
    <w:rsid w:val="00220D4F"/>
    <w:rsid w:val="00221238"/>
    <w:rsid w:val="002213BB"/>
    <w:rsid w:val="00221AE5"/>
    <w:rsid w:val="00221CB3"/>
    <w:rsid w:val="00221E79"/>
    <w:rsid w:val="00222286"/>
    <w:rsid w:val="002223C0"/>
    <w:rsid w:val="00222650"/>
    <w:rsid w:val="002229A5"/>
    <w:rsid w:val="00222A5D"/>
    <w:rsid w:val="00222C11"/>
    <w:rsid w:val="00222F9A"/>
    <w:rsid w:val="00222F9D"/>
    <w:rsid w:val="0022330F"/>
    <w:rsid w:val="00223567"/>
    <w:rsid w:val="002235DB"/>
    <w:rsid w:val="00223921"/>
    <w:rsid w:val="00223BCE"/>
    <w:rsid w:val="00223BD5"/>
    <w:rsid w:val="00223F22"/>
    <w:rsid w:val="00224ABE"/>
    <w:rsid w:val="00225221"/>
    <w:rsid w:val="0022540E"/>
    <w:rsid w:val="002256F4"/>
    <w:rsid w:val="0022578E"/>
    <w:rsid w:val="00225A58"/>
    <w:rsid w:val="00225ACC"/>
    <w:rsid w:val="00226097"/>
    <w:rsid w:val="00226906"/>
    <w:rsid w:val="00226AE6"/>
    <w:rsid w:val="00226FDC"/>
    <w:rsid w:val="002271E7"/>
    <w:rsid w:val="002275CE"/>
    <w:rsid w:val="002279A5"/>
    <w:rsid w:val="0023038A"/>
    <w:rsid w:val="00230687"/>
    <w:rsid w:val="00230998"/>
    <w:rsid w:val="00230C53"/>
    <w:rsid w:val="00231302"/>
    <w:rsid w:val="002321EF"/>
    <w:rsid w:val="002323EE"/>
    <w:rsid w:val="0023246B"/>
    <w:rsid w:val="00232A10"/>
    <w:rsid w:val="00232CD1"/>
    <w:rsid w:val="002332FA"/>
    <w:rsid w:val="00233740"/>
    <w:rsid w:val="00233772"/>
    <w:rsid w:val="0023380C"/>
    <w:rsid w:val="00233DE7"/>
    <w:rsid w:val="002340EC"/>
    <w:rsid w:val="002340FD"/>
    <w:rsid w:val="002341E7"/>
    <w:rsid w:val="0023474D"/>
    <w:rsid w:val="002348AF"/>
    <w:rsid w:val="00235497"/>
    <w:rsid w:val="002359F5"/>
    <w:rsid w:val="00235D90"/>
    <w:rsid w:val="0023663A"/>
    <w:rsid w:val="0023698A"/>
    <w:rsid w:val="002370A9"/>
    <w:rsid w:val="002373C7"/>
    <w:rsid w:val="00237570"/>
    <w:rsid w:val="00237AEB"/>
    <w:rsid w:val="00237D7C"/>
    <w:rsid w:val="0024022C"/>
    <w:rsid w:val="00240EC2"/>
    <w:rsid w:val="00241A56"/>
    <w:rsid w:val="00241D0A"/>
    <w:rsid w:val="00241F3A"/>
    <w:rsid w:val="00242600"/>
    <w:rsid w:val="0024287B"/>
    <w:rsid w:val="00242B08"/>
    <w:rsid w:val="00242B4C"/>
    <w:rsid w:val="00242FC4"/>
    <w:rsid w:val="002432F7"/>
    <w:rsid w:val="0024361E"/>
    <w:rsid w:val="0024399C"/>
    <w:rsid w:val="00243C32"/>
    <w:rsid w:val="00243F4D"/>
    <w:rsid w:val="00244206"/>
    <w:rsid w:val="0024430C"/>
    <w:rsid w:val="00244451"/>
    <w:rsid w:val="00244653"/>
    <w:rsid w:val="002446ED"/>
    <w:rsid w:val="00244A5D"/>
    <w:rsid w:val="00244CA1"/>
    <w:rsid w:val="00245117"/>
    <w:rsid w:val="00245163"/>
    <w:rsid w:val="002457E7"/>
    <w:rsid w:val="00245C82"/>
    <w:rsid w:val="002463AC"/>
    <w:rsid w:val="00246952"/>
    <w:rsid w:val="0024699D"/>
    <w:rsid w:val="00246D73"/>
    <w:rsid w:val="00247135"/>
    <w:rsid w:val="00247687"/>
    <w:rsid w:val="002479D8"/>
    <w:rsid w:val="002500E8"/>
    <w:rsid w:val="00250420"/>
    <w:rsid w:val="00250A6A"/>
    <w:rsid w:val="00252012"/>
    <w:rsid w:val="002529F7"/>
    <w:rsid w:val="00252CEB"/>
    <w:rsid w:val="00253788"/>
    <w:rsid w:val="002539AB"/>
    <w:rsid w:val="002539C5"/>
    <w:rsid w:val="00253BE1"/>
    <w:rsid w:val="00253EBE"/>
    <w:rsid w:val="002546DE"/>
    <w:rsid w:val="002547AC"/>
    <w:rsid w:val="0025542E"/>
    <w:rsid w:val="002556F5"/>
    <w:rsid w:val="002557EA"/>
    <w:rsid w:val="00255C59"/>
    <w:rsid w:val="00255F6B"/>
    <w:rsid w:val="002564ED"/>
    <w:rsid w:val="002566FB"/>
    <w:rsid w:val="00256865"/>
    <w:rsid w:val="00256952"/>
    <w:rsid w:val="00256ADD"/>
    <w:rsid w:val="00256FFF"/>
    <w:rsid w:val="00257613"/>
    <w:rsid w:val="0025785E"/>
    <w:rsid w:val="00257977"/>
    <w:rsid w:val="00260028"/>
    <w:rsid w:val="0026067C"/>
    <w:rsid w:val="00261E77"/>
    <w:rsid w:val="00262355"/>
    <w:rsid w:val="00262661"/>
    <w:rsid w:val="00262A1C"/>
    <w:rsid w:val="00262C56"/>
    <w:rsid w:val="00262DC2"/>
    <w:rsid w:val="00262FB6"/>
    <w:rsid w:val="0026333B"/>
    <w:rsid w:val="00263807"/>
    <w:rsid w:val="00263A44"/>
    <w:rsid w:val="00263A6E"/>
    <w:rsid w:val="002643B0"/>
    <w:rsid w:val="0026449D"/>
    <w:rsid w:val="00264769"/>
    <w:rsid w:val="00264BF7"/>
    <w:rsid w:val="00264C02"/>
    <w:rsid w:val="002653B0"/>
    <w:rsid w:val="002654ED"/>
    <w:rsid w:val="002657C9"/>
    <w:rsid w:val="002658C3"/>
    <w:rsid w:val="00266F1E"/>
    <w:rsid w:val="00266F53"/>
    <w:rsid w:val="00266FD6"/>
    <w:rsid w:val="002671D7"/>
    <w:rsid w:val="00267307"/>
    <w:rsid w:val="002673F2"/>
    <w:rsid w:val="0026752B"/>
    <w:rsid w:val="00267D1A"/>
    <w:rsid w:val="00267E6A"/>
    <w:rsid w:val="002702BD"/>
    <w:rsid w:val="00270621"/>
    <w:rsid w:val="00271041"/>
    <w:rsid w:val="00271148"/>
    <w:rsid w:val="002714B4"/>
    <w:rsid w:val="002716C7"/>
    <w:rsid w:val="002720AC"/>
    <w:rsid w:val="00272E56"/>
    <w:rsid w:val="002732B6"/>
    <w:rsid w:val="00273524"/>
    <w:rsid w:val="002739B0"/>
    <w:rsid w:val="00273C01"/>
    <w:rsid w:val="00273CCB"/>
    <w:rsid w:val="00274161"/>
    <w:rsid w:val="0027451E"/>
    <w:rsid w:val="0027454E"/>
    <w:rsid w:val="00274553"/>
    <w:rsid w:val="002745D9"/>
    <w:rsid w:val="00274604"/>
    <w:rsid w:val="002748C4"/>
    <w:rsid w:val="00274AAB"/>
    <w:rsid w:val="00274BCA"/>
    <w:rsid w:val="00274D12"/>
    <w:rsid w:val="00274DB8"/>
    <w:rsid w:val="0027550A"/>
    <w:rsid w:val="002755AD"/>
    <w:rsid w:val="002755C5"/>
    <w:rsid w:val="00275A3E"/>
    <w:rsid w:val="00275AB4"/>
    <w:rsid w:val="00275CDD"/>
    <w:rsid w:val="002762B6"/>
    <w:rsid w:val="002764DA"/>
    <w:rsid w:val="0027650D"/>
    <w:rsid w:val="00276706"/>
    <w:rsid w:val="0027686E"/>
    <w:rsid w:val="002774A0"/>
    <w:rsid w:val="002774C3"/>
    <w:rsid w:val="0027770D"/>
    <w:rsid w:val="002778BF"/>
    <w:rsid w:val="00277B05"/>
    <w:rsid w:val="00277BBA"/>
    <w:rsid w:val="00277D91"/>
    <w:rsid w:val="002806E4"/>
    <w:rsid w:val="00280A2A"/>
    <w:rsid w:val="0028135A"/>
    <w:rsid w:val="0028153A"/>
    <w:rsid w:val="00281B53"/>
    <w:rsid w:val="0028213F"/>
    <w:rsid w:val="00282A1D"/>
    <w:rsid w:val="00283012"/>
    <w:rsid w:val="002830D2"/>
    <w:rsid w:val="002831DA"/>
    <w:rsid w:val="00283422"/>
    <w:rsid w:val="0028381C"/>
    <w:rsid w:val="00283CA5"/>
    <w:rsid w:val="00283E28"/>
    <w:rsid w:val="00283FED"/>
    <w:rsid w:val="00284018"/>
    <w:rsid w:val="002844D8"/>
    <w:rsid w:val="0028490E"/>
    <w:rsid w:val="00284B70"/>
    <w:rsid w:val="0028504F"/>
    <w:rsid w:val="002855D3"/>
    <w:rsid w:val="00285AA2"/>
    <w:rsid w:val="00285B62"/>
    <w:rsid w:val="00286614"/>
    <w:rsid w:val="0028672A"/>
    <w:rsid w:val="00286954"/>
    <w:rsid w:val="00286F68"/>
    <w:rsid w:val="00287652"/>
    <w:rsid w:val="00287C66"/>
    <w:rsid w:val="00287FBA"/>
    <w:rsid w:val="0029012B"/>
    <w:rsid w:val="00290813"/>
    <w:rsid w:val="00290A33"/>
    <w:rsid w:val="00290CD3"/>
    <w:rsid w:val="002912AC"/>
    <w:rsid w:val="002919B4"/>
    <w:rsid w:val="00291C2D"/>
    <w:rsid w:val="00291F87"/>
    <w:rsid w:val="00292106"/>
    <w:rsid w:val="0029252F"/>
    <w:rsid w:val="00292569"/>
    <w:rsid w:val="00292A89"/>
    <w:rsid w:val="00292B48"/>
    <w:rsid w:val="0029302E"/>
    <w:rsid w:val="00293509"/>
    <w:rsid w:val="002936D6"/>
    <w:rsid w:val="00294434"/>
    <w:rsid w:val="002944C7"/>
    <w:rsid w:val="00294520"/>
    <w:rsid w:val="00294727"/>
    <w:rsid w:val="0029481C"/>
    <w:rsid w:val="0029491A"/>
    <w:rsid w:val="00294BAA"/>
    <w:rsid w:val="00294CCA"/>
    <w:rsid w:val="0029516D"/>
    <w:rsid w:val="002954A5"/>
    <w:rsid w:val="002954F7"/>
    <w:rsid w:val="00295824"/>
    <w:rsid w:val="00295CBA"/>
    <w:rsid w:val="0029610E"/>
    <w:rsid w:val="0029658F"/>
    <w:rsid w:val="00296AC2"/>
    <w:rsid w:val="0029736A"/>
    <w:rsid w:val="002A023E"/>
    <w:rsid w:val="002A031E"/>
    <w:rsid w:val="002A053E"/>
    <w:rsid w:val="002A0551"/>
    <w:rsid w:val="002A07A1"/>
    <w:rsid w:val="002A0A25"/>
    <w:rsid w:val="002A0ACE"/>
    <w:rsid w:val="002A0C09"/>
    <w:rsid w:val="002A0DBF"/>
    <w:rsid w:val="002A14CB"/>
    <w:rsid w:val="002A1709"/>
    <w:rsid w:val="002A171A"/>
    <w:rsid w:val="002A1763"/>
    <w:rsid w:val="002A2448"/>
    <w:rsid w:val="002A2810"/>
    <w:rsid w:val="002A2972"/>
    <w:rsid w:val="002A2EDA"/>
    <w:rsid w:val="002A3220"/>
    <w:rsid w:val="002A3543"/>
    <w:rsid w:val="002A35B5"/>
    <w:rsid w:val="002A377B"/>
    <w:rsid w:val="002A41A5"/>
    <w:rsid w:val="002A4724"/>
    <w:rsid w:val="002A492E"/>
    <w:rsid w:val="002A4ACC"/>
    <w:rsid w:val="002A4B31"/>
    <w:rsid w:val="002A4E16"/>
    <w:rsid w:val="002A4F7F"/>
    <w:rsid w:val="002A51DA"/>
    <w:rsid w:val="002A5674"/>
    <w:rsid w:val="002A571E"/>
    <w:rsid w:val="002A58CF"/>
    <w:rsid w:val="002A5F55"/>
    <w:rsid w:val="002A63E1"/>
    <w:rsid w:val="002A6419"/>
    <w:rsid w:val="002A6B40"/>
    <w:rsid w:val="002A6C23"/>
    <w:rsid w:val="002A6C27"/>
    <w:rsid w:val="002A6DD1"/>
    <w:rsid w:val="002A6E12"/>
    <w:rsid w:val="002A7BB7"/>
    <w:rsid w:val="002A7F06"/>
    <w:rsid w:val="002B0183"/>
    <w:rsid w:val="002B06F3"/>
    <w:rsid w:val="002B0968"/>
    <w:rsid w:val="002B0CBD"/>
    <w:rsid w:val="002B0F0E"/>
    <w:rsid w:val="002B166C"/>
    <w:rsid w:val="002B192D"/>
    <w:rsid w:val="002B1BF4"/>
    <w:rsid w:val="002B1CF1"/>
    <w:rsid w:val="002B2118"/>
    <w:rsid w:val="002B30F7"/>
    <w:rsid w:val="002B35F8"/>
    <w:rsid w:val="002B380F"/>
    <w:rsid w:val="002B3E9C"/>
    <w:rsid w:val="002B3F1C"/>
    <w:rsid w:val="002B40A4"/>
    <w:rsid w:val="002B5377"/>
    <w:rsid w:val="002B5A8F"/>
    <w:rsid w:val="002B5F77"/>
    <w:rsid w:val="002B6053"/>
    <w:rsid w:val="002B65E9"/>
    <w:rsid w:val="002B6672"/>
    <w:rsid w:val="002B6C54"/>
    <w:rsid w:val="002B709E"/>
    <w:rsid w:val="002B727A"/>
    <w:rsid w:val="002B7A75"/>
    <w:rsid w:val="002C0533"/>
    <w:rsid w:val="002C064C"/>
    <w:rsid w:val="002C0974"/>
    <w:rsid w:val="002C0D51"/>
    <w:rsid w:val="002C1317"/>
    <w:rsid w:val="002C1346"/>
    <w:rsid w:val="002C1638"/>
    <w:rsid w:val="002C1720"/>
    <w:rsid w:val="002C176E"/>
    <w:rsid w:val="002C1A62"/>
    <w:rsid w:val="002C2252"/>
    <w:rsid w:val="002C24A8"/>
    <w:rsid w:val="002C280E"/>
    <w:rsid w:val="002C28A2"/>
    <w:rsid w:val="002C2A46"/>
    <w:rsid w:val="002C2B33"/>
    <w:rsid w:val="002C2D64"/>
    <w:rsid w:val="002C3084"/>
    <w:rsid w:val="002C33A9"/>
    <w:rsid w:val="002C379A"/>
    <w:rsid w:val="002C38AB"/>
    <w:rsid w:val="002C40EC"/>
    <w:rsid w:val="002C49EC"/>
    <w:rsid w:val="002C4E9C"/>
    <w:rsid w:val="002C5321"/>
    <w:rsid w:val="002C54E1"/>
    <w:rsid w:val="002C569F"/>
    <w:rsid w:val="002C58AC"/>
    <w:rsid w:val="002C5A86"/>
    <w:rsid w:val="002C5C6C"/>
    <w:rsid w:val="002C5D83"/>
    <w:rsid w:val="002C6462"/>
    <w:rsid w:val="002C6ACD"/>
    <w:rsid w:val="002C6F69"/>
    <w:rsid w:val="002C7A1A"/>
    <w:rsid w:val="002C7A23"/>
    <w:rsid w:val="002D015E"/>
    <w:rsid w:val="002D04DE"/>
    <w:rsid w:val="002D0580"/>
    <w:rsid w:val="002D062E"/>
    <w:rsid w:val="002D08CE"/>
    <w:rsid w:val="002D093F"/>
    <w:rsid w:val="002D0E22"/>
    <w:rsid w:val="002D1B9A"/>
    <w:rsid w:val="002D21CD"/>
    <w:rsid w:val="002D32C6"/>
    <w:rsid w:val="002D33F4"/>
    <w:rsid w:val="002D3460"/>
    <w:rsid w:val="002D34A3"/>
    <w:rsid w:val="002D364A"/>
    <w:rsid w:val="002D399E"/>
    <w:rsid w:val="002D3F81"/>
    <w:rsid w:val="002D44DD"/>
    <w:rsid w:val="002D4D84"/>
    <w:rsid w:val="002D4DF0"/>
    <w:rsid w:val="002D5394"/>
    <w:rsid w:val="002D5804"/>
    <w:rsid w:val="002D585B"/>
    <w:rsid w:val="002D6076"/>
    <w:rsid w:val="002D61EE"/>
    <w:rsid w:val="002D66B5"/>
    <w:rsid w:val="002D67F2"/>
    <w:rsid w:val="002D6811"/>
    <w:rsid w:val="002D713F"/>
    <w:rsid w:val="002D7142"/>
    <w:rsid w:val="002D7725"/>
    <w:rsid w:val="002D791B"/>
    <w:rsid w:val="002D7923"/>
    <w:rsid w:val="002D7B04"/>
    <w:rsid w:val="002D7B53"/>
    <w:rsid w:val="002D7C7A"/>
    <w:rsid w:val="002D7EE7"/>
    <w:rsid w:val="002E01AC"/>
    <w:rsid w:val="002E040F"/>
    <w:rsid w:val="002E1126"/>
    <w:rsid w:val="002E16BD"/>
    <w:rsid w:val="002E21B9"/>
    <w:rsid w:val="002E2200"/>
    <w:rsid w:val="002E22C7"/>
    <w:rsid w:val="002E2ACB"/>
    <w:rsid w:val="002E2BC8"/>
    <w:rsid w:val="002E3073"/>
    <w:rsid w:val="002E311D"/>
    <w:rsid w:val="002E3318"/>
    <w:rsid w:val="002E3831"/>
    <w:rsid w:val="002E3EF4"/>
    <w:rsid w:val="002E49B0"/>
    <w:rsid w:val="002E49FF"/>
    <w:rsid w:val="002E4CCC"/>
    <w:rsid w:val="002E4D7A"/>
    <w:rsid w:val="002E4F76"/>
    <w:rsid w:val="002E4FE0"/>
    <w:rsid w:val="002E500D"/>
    <w:rsid w:val="002E5831"/>
    <w:rsid w:val="002E58AB"/>
    <w:rsid w:val="002E5A49"/>
    <w:rsid w:val="002E6576"/>
    <w:rsid w:val="002E6C9D"/>
    <w:rsid w:val="002E6EE8"/>
    <w:rsid w:val="002E6F82"/>
    <w:rsid w:val="002E7346"/>
    <w:rsid w:val="002E763C"/>
    <w:rsid w:val="002E7B28"/>
    <w:rsid w:val="002F02A1"/>
    <w:rsid w:val="002F0345"/>
    <w:rsid w:val="002F0393"/>
    <w:rsid w:val="002F040A"/>
    <w:rsid w:val="002F074F"/>
    <w:rsid w:val="002F092A"/>
    <w:rsid w:val="002F0A13"/>
    <w:rsid w:val="002F0B2A"/>
    <w:rsid w:val="002F0B6E"/>
    <w:rsid w:val="002F0D7A"/>
    <w:rsid w:val="002F0EDE"/>
    <w:rsid w:val="002F1296"/>
    <w:rsid w:val="002F12D2"/>
    <w:rsid w:val="002F1382"/>
    <w:rsid w:val="002F139B"/>
    <w:rsid w:val="002F1656"/>
    <w:rsid w:val="002F1914"/>
    <w:rsid w:val="002F1C3F"/>
    <w:rsid w:val="002F2006"/>
    <w:rsid w:val="002F2023"/>
    <w:rsid w:val="002F2428"/>
    <w:rsid w:val="002F2608"/>
    <w:rsid w:val="002F2AE5"/>
    <w:rsid w:val="002F2B6F"/>
    <w:rsid w:val="002F2E73"/>
    <w:rsid w:val="002F3AFA"/>
    <w:rsid w:val="002F3DE6"/>
    <w:rsid w:val="002F4554"/>
    <w:rsid w:val="002F47D5"/>
    <w:rsid w:val="002F47E9"/>
    <w:rsid w:val="002F4A2C"/>
    <w:rsid w:val="002F4EE4"/>
    <w:rsid w:val="002F5684"/>
    <w:rsid w:val="002F56EE"/>
    <w:rsid w:val="002F5821"/>
    <w:rsid w:val="002F5853"/>
    <w:rsid w:val="002F5E2A"/>
    <w:rsid w:val="002F60EF"/>
    <w:rsid w:val="002F6403"/>
    <w:rsid w:val="002F66FF"/>
    <w:rsid w:val="002F6C0B"/>
    <w:rsid w:val="002F6FFE"/>
    <w:rsid w:val="002F708A"/>
    <w:rsid w:val="002F70F7"/>
    <w:rsid w:val="002F742C"/>
    <w:rsid w:val="002F76B6"/>
    <w:rsid w:val="002F79E8"/>
    <w:rsid w:val="002F7ABF"/>
    <w:rsid w:val="002F7B46"/>
    <w:rsid w:val="002F7FEC"/>
    <w:rsid w:val="003003EA"/>
    <w:rsid w:val="003004A4"/>
    <w:rsid w:val="00300AE7"/>
    <w:rsid w:val="0030100B"/>
    <w:rsid w:val="00301051"/>
    <w:rsid w:val="00301DFC"/>
    <w:rsid w:val="003020A8"/>
    <w:rsid w:val="00302928"/>
    <w:rsid w:val="00302D4E"/>
    <w:rsid w:val="0030311E"/>
    <w:rsid w:val="003034E2"/>
    <w:rsid w:val="003039DC"/>
    <w:rsid w:val="00303AD0"/>
    <w:rsid w:val="00303FE3"/>
    <w:rsid w:val="00304128"/>
    <w:rsid w:val="00304630"/>
    <w:rsid w:val="00304AF8"/>
    <w:rsid w:val="00304C35"/>
    <w:rsid w:val="00304C72"/>
    <w:rsid w:val="00304C78"/>
    <w:rsid w:val="003054EF"/>
    <w:rsid w:val="00305711"/>
    <w:rsid w:val="00305755"/>
    <w:rsid w:val="00305BD2"/>
    <w:rsid w:val="0030676C"/>
    <w:rsid w:val="00306CE7"/>
    <w:rsid w:val="003071D0"/>
    <w:rsid w:val="0030799F"/>
    <w:rsid w:val="00307C35"/>
    <w:rsid w:val="0031010B"/>
    <w:rsid w:val="00310197"/>
    <w:rsid w:val="003103CE"/>
    <w:rsid w:val="00310836"/>
    <w:rsid w:val="003126D2"/>
    <w:rsid w:val="0031293D"/>
    <w:rsid w:val="00312C8B"/>
    <w:rsid w:val="003137B9"/>
    <w:rsid w:val="00313822"/>
    <w:rsid w:val="00313A65"/>
    <w:rsid w:val="00313D6E"/>
    <w:rsid w:val="00314142"/>
    <w:rsid w:val="00314441"/>
    <w:rsid w:val="00314526"/>
    <w:rsid w:val="003146BF"/>
    <w:rsid w:val="00314F4D"/>
    <w:rsid w:val="003159D3"/>
    <w:rsid w:val="00315A60"/>
    <w:rsid w:val="00315E02"/>
    <w:rsid w:val="00316795"/>
    <w:rsid w:val="00316AE6"/>
    <w:rsid w:val="00316EAD"/>
    <w:rsid w:val="003171CE"/>
    <w:rsid w:val="003176AF"/>
    <w:rsid w:val="003176FD"/>
    <w:rsid w:val="00317B99"/>
    <w:rsid w:val="00317BE0"/>
    <w:rsid w:val="00317FE8"/>
    <w:rsid w:val="0032033C"/>
    <w:rsid w:val="00320728"/>
    <w:rsid w:val="00320E7A"/>
    <w:rsid w:val="00321482"/>
    <w:rsid w:val="00321485"/>
    <w:rsid w:val="00322162"/>
    <w:rsid w:val="00322D7D"/>
    <w:rsid w:val="00323736"/>
    <w:rsid w:val="00323D95"/>
    <w:rsid w:val="00324002"/>
    <w:rsid w:val="0032414E"/>
    <w:rsid w:val="003243AE"/>
    <w:rsid w:val="00324767"/>
    <w:rsid w:val="00324BA3"/>
    <w:rsid w:val="00325045"/>
    <w:rsid w:val="00325778"/>
    <w:rsid w:val="00325AD8"/>
    <w:rsid w:val="003263D5"/>
    <w:rsid w:val="00326646"/>
    <w:rsid w:val="00326CC6"/>
    <w:rsid w:val="00326D1F"/>
    <w:rsid w:val="00326D38"/>
    <w:rsid w:val="00327143"/>
    <w:rsid w:val="0032715B"/>
    <w:rsid w:val="00327467"/>
    <w:rsid w:val="003274E0"/>
    <w:rsid w:val="00327697"/>
    <w:rsid w:val="00327978"/>
    <w:rsid w:val="003279B6"/>
    <w:rsid w:val="00327ED8"/>
    <w:rsid w:val="00330378"/>
    <w:rsid w:val="0033040E"/>
    <w:rsid w:val="0033062A"/>
    <w:rsid w:val="003307F5"/>
    <w:rsid w:val="00330E8C"/>
    <w:rsid w:val="00330EF4"/>
    <w:rsid w:val="003311C5"/>
    <w:rsid w:val="003312B0"/>
    <w:rsid w:val="003312BD"/>
    <w:rsid w:val="00331760"/>
    <w:rsid w:val="00331F5E"/>
    <w:rsid w:val="0033221B"/>
    <w:rsid w:val="0033256E"/>
    <w:rsid w:val="00332EE5"/>
    <w:rsid w:val="00333005"/>
    <w:rsid w:val="003332E2"/>
    <w:rsid w:val="003338EB"/>
    <w:rsid w:val="00333ACB"/>
    <w:rsid w:val="00333F97"/>
    <w:rsid w:val="00334777"/>
    <w:rsid w:val="003348A0"/>
    <w:rsid w:val="00334CCC"/>
    <w:rsid w:val="003350AA"/>
    <w:rsid w:val="00335192"/>
    <w:rsid w:val="0033561E"/>
    <w:rsid w:val="00335BB9"/>
    <w:rsid w:val="00336189"/>
    <w:rsid w:val="00336629"/>
    <w:rsid w:val="00336833"/>
    <w:rsid w:val="00337182"/>
    <w:rsid w:val="00337633"/>
    <w:rsid w:val="003378A5"/>
    <w:rsid w:val="00337DC0"/>
    <w:rsid w:val="0034029C"/>
    <w:rsid w:val="00340361"/>
    <w:rsid w:val="003404D5"/>
    <w:rsid w:val="003404E6"/>
    <w:rsid w:val="0034093F"/>
    <w:rsid w:val="003414CA"/>
    <w:rsid w:val="00341725"/>
    <w:rsid w:val="00341805"/>
    <w:rsid w:val="0034198D"/>
    <w:rsid w:val="00341BE0"/>
    <w:rsid w:val="00341CB8"/>
    <w:rsid w:val="00341EFF"/>
    <w:rsid w:val="0034281B"/>
    <w:rsid w:val="00342E01"/>
    <w:rsid w:val="00343281"/>
    <w:rsid w:val="003434C0"/>
    <w:rsid w:val="00343645"/>
    <w:rsid w:val="003439C8"/>
    <w:rsid w:val="00343E71"/>
    <w:rsid w:val="003440D4"/>
    <w:rsid w:val="00344236"/>
    <w:rsid w:val="00344866"/>
    <w:rsid w:val="003449AB"/>
    <w:rsid w:val="00344DCA"/>
    <w:rsid w:val="00344E1F"/>
    <w:rsid w:val="00344F02"/>
    <w:rsid w:val="00345C90"/>
    <w:rsid w:val="00345F96"/>
    <w:rsid w:val="00346601"/>
    <w:rsid w:val="003469D2"/>
    <w:rsid w:val="00346B30"/>
    <w:rsid w:val="00346B89"/>
    <w:rsid w:val="003471B9"/>
    <w:rsid w:val="0034755E"/>
    <w:rsid w:val="00347A49"/>
    <w:rsid w:val="00350032"/>
    <w:rsid w:val="00350298"/>
    <w:rsid w:val="00350452"/>
    <w:rsid w:val="00350876"/>
    <w:rsid w:val="00350CFD"/>
    <w:rsid w:val="0035102B"/>
    <w:rsid w:val="00351438"/>
    <w:rsid w:val="003517A9"/>
    <w:rsid w:val="003517DF"/>
    <w:rsid w:val="003517F1"/>
    <w:rsid w:val="00351A44"/>
    <w:rsid w:val="00351A91"/>
    <w:rsid w:val="00351B91"/>
    <w:rsid w:val="003522BD"/>
    <w:rsid w:val="003522FA"/>
    <w:rsid w:val="0035237B"/>
    <w:rsid w:val="003528DB"/>
    <w:rsid w:val="00352D6C"/>
    <w:rsid w:val="00352E8F"/>
    <w:rsid w:val="00353270"/>
    <w:rsid w:val="0035399D"/>
    <w:rsid w:val="00353A39"/>
    <w:rsid w:val="00353C3E"/>
    <w:rsid w:val="00354299"/>
    <w:rsid w:val="00354441"/>
    <w:rsid w:val="00354824"/>
    <w:rsid w:val="00354838"/>
    <w:rsid w:val="00354BF2"/>
    <w:rsid w:val="00354DBB"/>
    <w:rsid w:val="00355D77"/>
    <w:rsid w:val="00355E0F"/>
    <w:rsid w:val="00355EF2"/>
    <w:rsid w:val="00355F6D"/>
    <w:rsid w:val="003569C0"/>
    <w:rsid w:val="00356AF7"/>
    <w:rsid w:val="00356CE7"/>
    <w:rsid w:val="00357009"/>
    <w:rsid w:val="00357042"/>
    <w:rsid w:val="00357070"/>
    <w:rsid w:val="00357571"/>
    <w:rsid w:val="003577CF"/>
    <w:rsid w:val="0035789C"/>
    <w:rsid w:val="00357E67"/>
    <w:rsid w:val="003616FC"/>
    <w:rsid w:val="00361765"/>
    <w:rsid w:val="0036187B"/>
    <w:rsid w:val="00361DE9"/>
    <w:rsid w:val="00361DF2"/>
    <w:rsid w:val="003621DE"/>
    <w:rsid w:val="003625DF"/>
    <w:rsid w:val="0036283A"/>
    <w:rsid w:val="00362E9B"/>
    <w:rsid w:val="00363BCE"/>
    <w:rsid w:val="0036411B"/>
    <w:rsid w:val="00364138"/>
    <w:rsid w:val="00364903"/>
    <w:rsid w:val="003657F6"/>
    <w:rsid w:val="0036609B"/>
    <w:rsid w:val="00366783"/>
    <w:rsid w:val="00366788"/>
    <w:rsid w:val="0036690B"/>
    <w:rsid w:val="00366915"/>
    <w:rsid w:val="00367263"/>
    <w:rsid w:val="00367709"/>
    <w:rsid w:val="00367AC2"/>
    <w:rsid w:val="00367FFE"/>
    <w:rsid w:val="00370016"/>
    <w:rsid w:val="00371087"/>
    <w:rsid w:val="003713E8"/>
    <w:rsid w:val="003718D3"/>
    <w:rsid w:val="00372158"/>
    <w:rsid w:val="00372464"/>
    <w:rsid w:val="003725B7"/>
    <w:rsid w:val="00372B3E"/>
    <w:rsid w:val="00373B90"/>
    <w:rsid w:val="003747E7"/>
    <w:rsid w:val="00374A63"/>
    <w:rsid w:val="00374AB3"/>
    <w:rsid w:val="00374D9D"/>
    <w:rsid w:val="00375383"/>
    <w:rsid w:val="0037590D"/>
    <w:rsid w:val="00375BFA"/>
    <w:rsid w:val="00375DCA"/>
    <w:rsid w:val="0037610F"/>
    <w:rsid w:val="00376302"/>
    <w:rsid w:val="003766B4"/>
    <w:rsid w:val="00376FCF"/>
    <w:rsid w:val="0037711F"/>
    <w:rsid w:val="003771CA"/>
    <w:rsid w:val="003779D2"/>
    <w:rsid w:val="0038058A"/>
    <w:rsid w:val="003807E3"/>
    <w:rsid w:val="003808A0"/>
    <w:rsid w:val="003808F8"/>
    <w:rsid w:val="00380AF8"/>
    <w:rsid w:val="00380B7B"/>
    <w:rsid w:val="00380BD7"/>
    <w:rsid w:val="0038100E"/>
    <w:rsid w:val="003810BA"/>
    <w:rsid w:val="003817B5"/>
    <w:rsid w:val="00382269"/>
    <w:rsid w:val="003822C2"/>
    <w:rsid w:val="0038243B"/>
    <w:rsid w:val="0038244B"/>
    <w:rsid w:val="00383586"/>
    <w:rsid w:val="00383ACB"/>
    <w:rsid w:val="00383D26"/>
    <w:rsid w:val="00383D3E"/>
    <w:rsid w:val="00383DDF"/>
    <w:rsid w:val="003841C3"/>
    <w:rsid w:val="00384819"/>
    <w:rsid w:val="00384D0A"/>
    <w:rsid w:val="00385DB5"/>
    <w:rsid w:val="003861A4"/>
    <w:rsid w:val="003863D9"/>
    <w:rsid w:val="00386528"/>
    <w:rsid w:val="00386733"/>
    <w:rsid w:val="00386895"/>
    <w:rsid w:val="0038739A"/>
    <w:rsid w:val="003875A6"/>
    <w:rsid w:val="00387692"/>
    <w:rsid w:val="003877CA"/>
    <w:rsid w:val="00387837"/>
    <w:rsid w:val="00387D40"/>
    <w:rsid w:val="00387FBC"/>
    <w:rsid w:val="003900CA"/>
    <w:rsid w:val="0039037D"/>
    <w:rsid w:val="00390381"/>
    <w:rsid w:val="003906CB"/>
    <w:rsid w:val="0039087D"/>
    <w:rsid w:val="003908E9"/>
    <w:rsid w:val="003910D5"/>
    <w:rsid w:val="00391664"/>
    <w:rsid w:val="0039175D"/>
    <w:rsid w:val="00391E35"/>
    <w:rsid w:val="003925B9"/>
    <w:rsid w:val="0039314A"/>
    <w:rsid w:val="003938C1"/>
    <w:rsid w:val="00393F84"/>
    <w:rsid w:val="003940A5"/>
    <w:rsid w:val="00394374"/>
    <w:rsid w:val="00394553"/>
    <w:rsid w:val="00394856"/>
    <w:rsid w:val="00394AAC"/>
    <w:rsid w:val="00394C8E"/>
    <w:rsid w:val="00394D15"/>
    <w:rsid w:val="00394E23"/>
    <w:rsid w:val="003954E1"/>
    <w:rsid w:val="00395A2C"/>
    <w:rsid w:val="00395BC0"/>
    <w:rsid w:val="00395D4A"/>
    <w:rsid w:val="00395ECB"/>
    <w:rsid w:val="0039626A"/>
    <w:rsid w:val="003963CA"/>
    <w:rsid w:val="003964ED"/>
    <w:rsid w:val="0039666F"/>
    <w:rsid w:val="00396716"/>
    <w:rsid w:val="00396EB8"/>
    <w:rsid w:val="00396F81"/>
    <w:rsid w:val="00397168"/>
    <w:rsid w:val="003975EC"/>
    <w:rsid w:val="003977CF"/>
    <w:rsid w:val="0039793E"/>
    <w:rsid w:val="003A00A1"/>
    <w:rsid w:val="003A0615"/>
    <w:rsid w:val="003A0F31"/>
    <w:rsid w:val="003A11BA"/>
    <w:rsid w:val="003A155A"/>
    <w:rsid w:val="003A1946"/>
    <w:rsid w:val="003A223C"/>
    <w:rsid w:val="003A2327"/>
    <w:rsid w:val="003A2642"/>
    <w:rsid w:val="003A279B"/>
    <w:rsid w:val="003A28BB"/>
    <w:rsid w:val="003A292B"/>
    <w:rsid w:val="003A31CA"/>
    <w:rsid w:val="003A3465"/>
    <w:rsid w:val="003A38AE"/>
    <w:rsid w:val="003A43DA"/>
    <w:rsid w:val="003A4A84"/>
    <w:rsid w:val="003A4C44"/>
    <w:rsid w:val="003A4C79"/>
    <w:rsid w:val="003A56B0"/>
    <w:rsid w:val="003A5877"/>
    <w:rsid w:val="003A5D66"/>
    <w:rsid w:val="003A5E60"/>
    <w:rsid w:val="003A5F10"/>
    <w:rsid w:val="003A62DF"/>
    <w:rsid w:val="003A6618"/>
    <w:rsid w:val="003A6708"/>
    <w:rsid w:val="003A6EBA"/>
    <w:rsid w:val="003A735F"/>
    <w:rsid w:val="003A7484"/>
    <w:rsid w:val="003A7DB8"/>
    <w:rsid w:val="003A7ECD"/>
    <w:rsid w:val="003B008A"/>
    <w:rsid w:val="003B0645"/>
    <w:rsid w:val="003B08CD"/>
    <w:rsid w:val="003B0EE3"/>
    <w:rsid w:val="003B1032"/>
    <w:rsid w:val="003B12D9"/>
    <w:rsid w:val="003B162D"/>
    <w:rsid w:val="003B17D9"/>
    <w:rsid w:val="003B18FE"/>
    <w:rsid w:val="003B1CC1"/>
    <w:rsid w:val="003B1EF5"/>
    <w:rsid w:val="003B23B7"/>
    <w:rsid w:val="003B2AC6"/>
    <w:rsid w:val="003B2AFF"/>
    <w:rsid w:val="003B2E73"/>
    <w:rsid w:val="003B3620"/>
    <w:rsid w:val="003B3768"/>
    <w:rsid w:val="003B388E"/>
    <w:rsid w:val="003B3BC8"/>
    <w:rsid w:val="003B41E8"/>
    <w:rsid w:val="003B4447"/>
    <w:rsid w:val="003B4498"/>
    <w:rsid w:val="003B4ED5"/>
    <w:rsid w:val="003B5525"/>
    <w:rsid w:val="003B586F"/>
    <w:rsid w:val="003B5C2F"/>
    <w:rsid w:val="003B5CA9"/>
    <w:rsid w:val="003B6291"/>
    <w:rsid w:val="003B643F"/>
    <w:rsid w:val="003B6587"/>
    <w:rsid w:val="003B66EE"/>
    <w:rsid w:val="003B6736"/>
    <w:rsid w:val="003B693C"/>
    <w:rsid w:val="003B7A83"/>
    <w:rsid w:val="003B7B90"/>
    <w:rsid w:val="003C0095"/>
    <w:rsid w:val="003C014E"/>
    <w:rsid w:val="003C0341"/>
    <w:rsid w:val="003C0692"/>
    <w:rsid w:val="003C0EBD"/>
    <w:rsid w:val="003C1455"/>
    <w:rsid w:val="003C1536"/>
    <w:rsid w:val="003C1554"/>
    <w:rsid w:val="003C17FA"/>
    <w:rsid w:val="003C1B0C"/>
    <w:rsid w:val="003C24EF"/>
    <w:rsid w:val="003C267E"/>
    <w:rsid w:val="003C2DF7"/>
    <w:rsid w:val="003C300A"/>
    <w:rsid w:val="003C482A"/>
    <w:rsid w:val="003C4C7A"/>
    <w:rsid w:val="003C5347"/>
    <w:rsid w:val="003C536C"/>
    <w:rsid w:val="003C5FE0"/>
    <w:rsid w:val="003C6122"/>
    <w:rsid w:val="003C6245"/>
    <w:rsid w:val="003C6487"/>
    <w:rsid w:val="003C65CE"/>
    <w:rsid w:val="003C6BE8"/>
    <w:rsid w:val="003C6DF9"/>
    <w:rsid w:val="003C6F1E"/>
    <w:rsid w:val="003C7668"/>
    <w:rsid w:val="003C786E"/>
    <w:rsid w:val="003D0696"/>
    <w:rsid w:val="003D0964"/>
    <w:rsid w:val="003D0B66"/>
    <w:rsid w:val="003D0D83"/>
    <w:rsid w:val="003D0D89"/>
    <w:rsid w:val="003D0E51"/>
    <w:rsid w:val="003D158C"/>
    <w:rsid w:val="003D160C"/>
    <w:rsid w:val="003D16B0"/>
    <w:rsid w:val="003D1C3F"/>
    <w:rsid w:val="003D1D5E"/>
    <w:rsid w:val="003D1D99"/>
    <w:rsid w:val="003D1E06"/>
    <w:rsid w:val="003D216C"/>
    <w:rsid w:val="003D24D9"/>
    <w:rsid w:val="003D27BD"/>
    <w:rsid w:val="003D28F7"/>
    <w:rsid w:val="003D2A28"/>
    <w:rsid w:val="003D3F81"/>
    <w:rsid w:val="003D44C4"/>
    <w:rsid w:val="003D48DD"/>
    <w:rsid w:val="003D4B0F"/>
    <w:rsid w:val="003D4C90"/>
    <w:rsid w:val="003D4E3F"/>
    <w:rsid w:val="003D4F7C"/>
    <w:rsid w:val="003D5AC1"/>
    <w:rsid w:val="003D5E26"/>
    <w:rsid w:val="003D5FB4"/>
    <w:rsid w:val="003D6865"/>
    <w:rsid w:val="003D68FB"/>
    <w:rsid w:val="003D69C6"/>
    <w:rsid w:val="003D6B86"/>
    <w:rsid w:val="003D7446"/>
    <w:rsid w:val="003D762A"/>
    <w:rsid w:val="003D7B16"/>
    <w:rsid w:val="003E0C8D"/>
    <w:rsid w:val="003E1406"/>
    <w:rsid w:val="003E15B1"/>
    <w:rsid w:val="003E20EF"/>
    <w:rsid w:val="003E2590"/>
    <w:rsid w:val="003E286F"/>
    <w:rsid w:val="003E290B"/>
    <w:rsid w:val="003E31FB"/>
    <w:rsid w:val="003E3831"/>
    <w:rsid w:val="003E400E"/>
    <w:rsid w:val="003E42FC"/>
    <w:rsid w:val="003E4D29"/>
    <w:rsid w:val="003E4E7D"/>
    <w:rsid w:val="003E502A"/>
    <w:rsid w:val="003E54AF"/>
    <w:rsid w:val="003E595D"/>
    <w:rsid w:val="003E6BEA"/>
    <w:rsid w:val="003E6D6E"/>
    <w:rsid w:val="003E6E4F"/>
    <w:rsid w:val="003E73B0"/>
    <w:rsid w:val="003E79D3"/>
    <w:rsid w:val="003E7A15"/>
    <w:rsid w:val="003E7A30"/>
    <w:rsid w:val="003E7E81"/>
    <w:rsid w:val="003E7EE5"/>
    <w:rsid w:val="003E7FF3"/>
    <w:rsid w:val="003F0240"/>
    <w:rsid w:val="003F03B0"/>
    <w:rsid w:val="003F06A7"/>
    <w:rsid w:val="003F0719"/>
    <w:rsid w:val="003F0A9B"/>
    <w:rsid w:val="003F0D07"/>
    <w:rsid w:val="003F0FE9"/>
    <w:rsid w:val="003F118E"/>
    <w:rsid w:val="003F137A"/>
    <w:rsid w:val="003F15B9"/>
    <w:rsid w:val="003F1E0F"/>
    <w:rsid w:val="003F2B19"/>
    <w:rsid w:val="003F2B54"/>
    <w:rsid w:val="003F31C2"/>
    <w:rsid w:val="003F352D"/>
    <w:rsid w:val="003F37EB"/>
    <w:rsid w:val="003F3C64"/>
    <w:rsid w:val="003F4891"/>
    <w:rsid w:val="003F49CC"/>
    <w:rsid w:val="003F51BA"/>
    <w:rsid w:val="003F52E2"/>
    <w:rsid w:val="003F5345"/>
    <w:rsid w:val="003F54CD"/>
    <w:rsid w:val="003F5BCE"/>
    <w:rsid w:val="003F5D3E"/>
    <w:rsid w:val="003F5E55"/>
    <w:rsid w:val="003F5EEC"/>
    <w:rsid w:val="003F61FD"/>
    <w:rsid w:val="003F6314"/>
    <w:rsid w:val="003F634B"/>
    <w:rsid w:val="003F6B20"/>
    <w:rsid w:val="003F6E02"/>
    <w:rsid w:val="003F6F3E"/>
    <w:rsid w:val="003F72E1"/>
    <w:rsid w:val="003F7970"/>
    <w:rsid w:val="003F799E"/>
    <w:rsid w:val="003F7C06"/>
    <w:rsid w:val="00401059"/>
    <w:rsid w:val="004014F9"/>
    <w:rsid w:val="0040156E"/>
    <w:rsid w:val="00401679"/>
    <w:rsid w:val="004018AA"/>
    <w:rsid w:val="00402497"/>
    <w:rsid w:val="00402519"/>
    <w:rsid w:val="00402AE7"/>
    <w:rsid w:val="00402B16"/>
    <w:rsid w:val="0040363F"/>
    <w:rsid w:val="004036F4"/>
    <w:rsid w:val="004037FD"/>
    <w:rsid w:val="00403E6A"/>
    <w:rsid w:val="00404147"/>
    <w:rsid w:val="00404F7E"/>
    <w:rsid w:val="004052E0"/>
    <w:rsid w:val="00405D69"/>
    <w:rsid w:val="00406117"/>
    <w:rsid w:val="00406D7B"/>
    <w:rsid w:val="0040757E"/>
    <w:rsid w:val="00407C5C"/>
    <w:rsid w:val="00407DBC"/>
    <w:rsid w:val="00407F24"/>
    <w:rsid w:val="004102EF"/>
    <w:rsid w:val="0041079A"/>
    <w:rsid w:val="00410881"/>
    <w:rsid w:val="0041098B"/>
    <w:rsid w:val="004109D7"/>
    <w:rsid w:val="00410B7E"/>
    <w:rsid w:val="0041107C"/>
    <w:rsid w:val="0041147A"/>
    <w:rsid w:val="004115F5"/>
    <w:rsid w:val="00411B4F"/>
    <w:rsid w:val="00411B79"/>
    <w:rsid w:val="00412158"/>
    <w:rsid w:val="0041239B"/>
    <w:rsid w:val="0041297D"/>
    <w:rsid w:val="00412E40"/>
    <w:rsid w:val="00412F80"/>
    <w:rsid w:val="0041326E"/>
    <w:rsid w:val="004134AF"/>
    <w:rsid w:val="00413C52"/>
    <w:rsid w:val="00414373"/>
    <w:rsid w:val="00414394"/>
    <w:rsid w:val="00414B71"/>
    <w:rsid w:val="004156A5"/>
    <w:rsid w:val="00415B59"/>
    <w:rsid w:val="00415B71"/>
    <w:rsid w:val="00415EA4"/>
    <w:rsid w:val="00415F24"/>
    <w:rsid w:val="00415FA7"/>
    <w:rsid w:val="004164B9"/>
    <w:rsid w:val="004166D3"/>
    <w:rsid w:val="00416873"/>
    <w:rsid w:val="004169C9"/>
    <w:rsid w:val="00416A1F"/>
    <w:rsid w:val="00416AA6"/>
    <w:rsid w:val="00416B67"/>
    <w:rsid w:val="004175D0"/>
    <w:rsid w:val="004179E2"/>
    <w:rsid w:val="00417A92"/>
    <w:rsid w:val="00417C7A"/>
    <w:rsid w:val="00420159"/>
    <w:rsid w:val="00420229"/>
    <w:rsid w:val="00420805"/>
    <w:rsid w:val="004208D5"/>
    <w:rsid w:val="00420BAC"/>
    <w:rsid w:val="0042166A"/>
    <w:rsid w:val="0042194D"/>
    <w:rsid w:val="00421A11"/>
    <w:rsid w:val="00421A4F"/>
    <w:rsid w:val="00421F7F"/>
    <w:rsid w:val="00421FB0"/>
    <w:rsid w:val="0042210E"/>
    <w:rsid w:val="00422C2C"/>
    <w:rsid w:val="00422E95"/>
    <w:rsid w:val="0042308B"/>
    <w:rsid w:val="004234E7"/>
    <w:rsid w:val="004235B6"/>
    <w:rsid w:val="004244EE"/>
    <w:rsid w:val="00425088"/>
    <w:rsid w:val="00425155"/>
    <w:rsid w:val="00425204"/>
    <w:rsid w:val="00425695"/>
    <w:rsid w:val="004257F5"/>
    <w:rsid w:val="00425987"/>
    <w:rsid w:val="00426124"/>
    <w:rsid w:val="00426272"/>
    <w:rsid w:val="00426826"/>
    <w:rsid w:val="00426960"/>
    <w:rsid w:val="00427372"/>
    <w:rsid w:val="004276D1"/>
    <w:rsid w:val="004278C0"/>
    <w:rsid w:val="00427B5A"/>
    <w:rsid w:val="0043017A"/>
    <w:rsid w:val="004305D5"/>
    <w:rsid w:val="00430C7C"/>
    <w:rsid w:val="00430CA7"/>
    <w:rsid w:val="00431309"/>
    <w:rsid w:val="004318FB"/>
    <w:rsid w:val="00431EC9"/>
    <w:rsid w:val="00432B4D"/>
    <w:rsid w:val="00433543"/>
    <w:rsid w:val="00434600"/>
    <w:rsid w:val="00434683"/>
    <w:rsid w:val="00434858"/>
    <w:rsid w:val="00434E1C"/>
    <w:rsid w:val="00434E7B"/>
    <w:rsid w:val="00435ADB"/>
    <w:rsid w:val="00435C27"/>
    <w:rsid w:val="00436BE8"/>
    <w:rsid w:val="00436E24"/>
    <w:rsid w:val="00436EAC"/>
    <w:rsid w:val="00436EAE"/>
    <w:rsid w:val="00436EDE"/>
    <w:rsid w:val="00437542"/>
    <w:rsid w:val="004376C7"/>
    <w:rsid w:val="00437D6F"/>
    <w:rsid w:val="00437EEB"/>
    <w:rsid w:val="004404E2"/>
    <w:rsid w:val="004404F5"/>
    <w:rsid w:val="004408BA"/>
    <w:rsid w:val="00440C96"/>
    <w:rsid w:val="00441710"/>
    <w:rsid w:val="004418EA"/>
    <w:rsid w:val="004424F8"/>
    <w:rsid w:val="004425E0"/>
    <w:rsid w:val="00442629"/>
    <w:rsid w:val="004429CA"/>
    <w:rsid w:val="00442AA9"/>
    <w:rsid w:val="00442B6E"/>
    <w:rsid w:val="00442CCC"/>
    <w:rsid w:val="00442F1B"/>
    <w:rsid w:val="00442F98"/>
    <w:rsid w:val="004431EE"/>
    <w:rsid w:val="0044373C"/>
    <w:rsid w:val="00443AE0"/>
    <w:rsid w:val="00443BC0"/>
    <w:rsid w:val="00443C76"/>
    <w:rsid w:val="00443EEC"/>
    <w:rsid w:val="00443F1D"/>
    <w:rsid w:val="004444D9"/>
    <w:rsid w:val="00444789"/>
    <w:rsid w:val="00444CA2"/>
    <w:rsid w:val="00444E01"/>
    <w:rsid w:val="00444FAF"/>
    <w:rsid w:val="00445301"/>
    <w:rsid w:val="004453B5"/>
    <w:rsid w:val="00445E50"/>
    <w:rsid w:val="00446181"/>
    <w:rsid w:val="00446258"/>
    <w:rsid w:val="00446C99"/>
    <w:rsid w:val="00446D44"/>
    <w:rsid w:val="00446DC3"/>
    <w:rsid w:val="0044775E"/>
    <w:rsid w:val="00447812"/>
    <w:rsid w:val="00447923"/>
    <w:rsid w:val="00447AEB"/>
    <w:rsid w:val="00447B40"/>
    <w:rsid w:val="00447C75"/>
    <w:rsid w:val="00447F0E"/>
    <w:rsid w:val="00450323"/>
    <w:rsid w:val="0045099C"/>
    <w:rsid w:val="00450EB7"/>
    <w:rsid w:val="00451B0C"/>
    <w:rsid w:val="00451DDE"/>
    <w:rsid w:val="00452657"/>
    <w:rsid w:val="004528DA"/>
    <w:rsid w:val="00452CD3"/>
    <w:rsid w:val="00452DC7"/>
    <w:rsid w:val="00452E75"/>
    <w:rsid w:val="00452F10"/>
    <w:rsid w:val="00452F49"/>
    <w:rsid w:val="0045367E"/>
    <w:rsid w:val="0045388E"/>
    <w:rsid w:val="00453988"/>
    <w:rsid w:val="00453C63"/>
    <w:rsid w:val="00453E28"/>
    <w:rsid w:val="00453F43"/>
    <w:rsid w:val="00454171"/>
    <w:rsid w:val="0045449B"/>
    <w:rsid w:val="004545E9"/>
    <w:rsid w:val="004548EC"/>
    <w:rsid w:val="00454905"/>
    <w:rsid w:val="004549AA"/>
    <w:rsid w:val="004550F3"/>
    <w:rsid w:val="004551F6"/>
    <w:rsid w:val="004554B4"/>
    <w:rsid w:val="004555AE"/>
    <w:rsid w:val="00455693"/>
    <w:rsid w:val="0045684F"/>
    <w:rsid w:val="00456B66"/>
    <w:rsid w:val="00457206"/>
    <w:rsid w:val="00457216"/>
    <w:rsid w:val="004577DF"/>
    <w:rsid w:val="00457D1E"/>
    <w:rsid w:val="0046039E"/>
    <w:rsid w:val="004604DF"/>
    <w:rsid w:val="00460734"/>
    <w:rsid w:val="00460DF3"/>
    <w:rsid w:val="00461004"/>
    <w:rsid w:val="00461034"/>
    <w:rsid w:val="00461991"/>
    <w:rsid w:val="00461A95"/>
    <w:rsid w:val="00461BEC"/>
    <w:rsid w:val="00461C04"/>
    <w:rsid w:val="00461C40"/>
    <w:rsid w:val="00461CC2"/>
    <w:rsid w:val="00461CC9"/>
    <w:rsid w:val="00461FF4"/>
    <w:rsid w:val="00462AAC"/>
    <w:rsid w:val="00463294"/>
    <w:rsid w:val="00463C15"/>
    <w:rsid w:val="00464461"/>
    <w:rsid w:val="004648A1"/>
    <w:rsid w:val="00464C8B"/>
    <w:rsid w:val="004650C8"/>
    <w:rsid w:val="00465320"/>
    <w:rsid w:val="00465735"/>
    <w:rsid w:val="00465CE0"/>
    <w:rsid w:val="00465DC3"/>
    <w:rsid w:val="00465EAC"/>
    <w:rsid w:val="00465EE1"/>
    <w:rsid w:val="0046736D"/>
    <w:rsid w:val="004674D4"/>
    <w:rsid w:val="004675B9"/>
    <w:rsid w:val="00467969"/>
    <w:rsid w:val="00467B99"/>
    <w:rsid w:val="00467DF6"/>
    <w:rsid w:val="004700E5"/>
    <w:rsid w:val="00470194"/>
    <w:rsid w:val="004708CC"/>
    <w:rsid w:val="00470D36"/>
    <w:rsid w:val="00470F40"/>
    <w:rsid w:val="0047109C"/>
    <w:rsid w:val="004711D7"/>
    <w:rsid w:val="0047132B"/>
    <w:rsid w:val="00471366"/>
    <w:rsid w:val="004714AF"/>
    <w:rsid w:val="0047175E"/>
    <w:rsid w:val="00472421"/>
    <w:rsid w:val="004724A4"/>
    <w:rsid w:val="00472526"/>
    <w:rsid w:val="0047336D"/>
    <w:rsid w:val="004734AA"/>
    <w:rsid w:val="004736EF"/>
    <w:rsid w:val="004739AE"/>
    <w:rsid w:val="00473E38"/>
    <w:rsid w:val="00474F6F"/>
    <w:rsid w:val="0047500A"/>
    <w:rsid w:val="004750B5"/>
    <w:rsid w:val="004750FF"/>
    <w:rsid w:val="00475307"/>
    <w:rsid w:val="00475E0F"/>
    <w:rsid w:val="004766F3"/>
    <w:rsid w:val="004769A0"/>
    <w:rsid w:val="00477B65"/>
    <w:rsid w:val="00477EDB"/>
    <w:rsid w:val="0048055A"/>
    <w:rsid w:val="004806B6"/>
    <w:rsid w:val="00480AB9"/>
    <w:rsid w:val="00480B18"/>
    <w:rsid w:val="00480D7C"/>
    <w:rsid w:val="00480D7F"/>
    <w:rsid w:val="00480F9C"/>
    <w:rsid w:val="004811AE"/>
    <w:rsid w:val="004812FB"/>
    <w:rsid w:val="00481341"/>
    <w:rsid w:val="00481521"/>
    <w:rsid w:val="00481766"/>
    <w:rsid w:val="004818BF"/>
    <w:rsid w:val="004819EE"/>
    <w:rsid w:val="00481A4F"/>
    <w:rsid w:val="00481D3F"/>
    <w:rsid w:val="00482471"/>
    <w:rsid w:val="004825D6"/>
    <w:rsid w:val="00482CED"/>
    <w:rsid w:val="00482F84"/>
    <w:rsid w:val="004833CF"/>
    <w:rsid w:val="00483BFD"/>
    <w:rsid w:val="00483EE0"/>
    <w:rsid w:val="00484325"/>
    <w:rsid w:val="0048451B"/>
    <w:rsid w:val="00484D48"/>
    <w:rsid w:val="004852B3"/>
    <w:rsid w:val="004855E3"/>
    <w:rsid w:val="004857AC"/>
    <w:rsid w:val="004859F2"/>
    <w:rsid w:val="00485AD5"/>
    <w:rsid w:val="00485B54"/>
    <w:rsid w:val="00485DC7"/>
    <w:rsid w:val="004864A3"/>
    <w:rsid w:val="004866EF"/>
    <w:rsid w:val="00486D6C"/>
    <w:rsid w:val="00486D97"/>
    <w:rsid w:val="00486E2B"/>
    <w:rsid w:val="00486EAA"/>
    <w:rsid w:val="00486FBF"/>
    <w:rsid w:val="0048743C"/>
    <w:rsid w:val="004874B4"/>
    <w:rsid w:val="00487BCD"/>
    <w:rsid w:val="00487CCF"/>
    <w:rsid w:val="00487D25"/>
    <w:rsid w:val="00490183"/>
    <w:rsid w:val="0049045E"/>
    <w:rsid w:val="00490802"/>
    <w:rsid w:val="00491286"/>
    <w:rsid w:val="0049134C"/>
    <w:rsid w:val="004916B4"/>
    <w:rsid w:val="00491789"/>
    <w:rsid w:val="0049198C"/>
    <w:rsid w:val="004923E6"/>
    <w:rsid w:val="004925D4"/>
    <w:rsid w:val="00492651"/>
    <w:rsid w:val="004926BC"/>
    <w:rsid w:val="004929AE"/>
    <w:rsid w:val="00492F72"/>
    <w:rsid w:val="00493409"/>
    <w:rsid w:val="00493716"/>
    <w:rsid w:val="00493766"/>
    <w:rsid w:val="00493E7F"/>
    <w:rsid w:val="0049426E"/>
    <w:rsid w:val="00494518"/>
    <w:rsid w:val="00494A85"/>
    <w:rsid w:val="00494C9D"/>
    <w:rsid w:val="00494DCF"/>
    <w:rsid w:val="0049542F"/>
    <w:rsid w:val="0049591C"/>
    <w:rsid w:val="0049614C"/>
    <w:rsid w:val="004962DC"/>
    <w:rsid w:val="0049693A"/>
    <w:rsid w:val="00496A49"/>
    <w:rsid w:val="004976E1"/>
    <w:rsid w:val="00497D63"/>
    <w:rsid w:val="004A066E"/>
    <w:rsid w:val="004A06E3"/>
    <w:rsid w:val="004A07AC"/>
    <w:rsid w:val="004A0A9A"/>
    <w:rsid w:val="004A1016"/>
    <w:rsid w:val="004A12FA"/>
    <w:rsid w:val="004A1513"/>
    <w:rsid w:val="004A1542"/>
    <w:rsid w:val="004A16D4"/>
    <w:rsid w:val="004A1740"/>
    <w:rsid w:val="004A19BF"/>
    <w:rsid w:val="004A1BFC"/>
    <w:rsid w:val="004A1F8E"/>
    <w:rsid w:val="004A1FE8"/>
    <w:rsid w:val="004A2530"/>
    <w:rsid w:val="004A259E"/>
    <w:rsid w:val="004A2693"/>
    <w:rsid w:val="004A292B"/>
    <w:rsid w:val="004A29D7"/>
    <w:rsid w:val="004A2CAB"/>
    <w:rsid w:val="004A2DD7"/>
    <w:rsid w:val="004A2E94"/>
    <w:rsid w:val="004A3C26"/>
    <w:rsid w:val="004A3FB7"/>
    <w:rsid w:val="004A42A7"/>
    <w:rsid w:val="004A47EF"/>
    <w:rsid w:val="004A4A3E"/>
    <w:rsid w:val="004A5093"/>
    <w:rsid w:val="004A5312"/>
    <w:rsid w:val="004A5778"/>
    <w:rsid w:val="004A5C49"/>
    <w:rsid w:val="004A62BB"/>
    <w:rsid w:val="004A6848"/>
    <w:rsid w:val="004A6898"/>
    <w:rsid w:val="004A6BA2"/>
    <w:rsid w:val="004A7104"/>
    <w:rsid w:val="004A730C"/>
    <w:rsid w:val="004A74C6"/>
    <w:rsid w:val="004A7B2A"/>
    <w:rsid w:val="004A7C92"/>
    <w:rsid w:val="004B0235"/>
    <w:rsid w:val="004B0DC8"/>
    <w:rsid w:val="004B0E16"/>
    <w:rsid w:val="004B11C5"/>
    <w:rsid w:val="004B16DE"/>
    <w:rsid w:val="004B1B5C"/>
    <w:rsid w:val="004B1E51"/>
    <w:rsid w:val="004B1F58"/>
    <w:rsid w:val="004B1FBA"/>
    <w:rsid w:val="004B20D3"/>
    <w:rsid w:val="004B2255"/>
    <w:rsid w:val="004B27E1"/>
    <w:rsid w:val="004B2ACF"/>
    <w:rsid w:val="004B2BB3"/>
    <w:rsid w:val="004B2E39"/>
    <w:rsid w:val="004B2FAE"/>
    <w:rsid w:val="004B2FF4"/>
    <w:rsid w:val="004B3154"/>
    <w:rsid w:val="004B3349"/>
    <w:rsid w:val="004B36B4"/>
    <w:rsid w:val="004B3703"/>
    <w:rsid w:val="004B37FC"/>
    <w:rsid w:val="004B3DD7"/>
    <w:rsid w:val="004B3E39"/>
    <w:rsid w:val="004B4055"/>
    <w:rsid w:val="004B4775"/>
    <w:rsid w:val="004B48A7"/>
    <w:rsid w:val="004B4A80"/>
    <w:rsid w:val="004B4F99"/>
    <w:rsid w:val="004B55D0"/>
    <w:rsid w:val="004B58A8"/>
    <w:rsid w:val="004B596A"/>
    <w:rsid w:val="004B5B2F"/>
    <w:rsid w:val="004B5B8D"/>
    <w:rsid w:val="004B5C05"/>
    <w:rsid w:val="004B5EB8"/>
    <w:rsid w:val="004B6148"/>
    <w:rsid w:val="004B65BC"/>
    <w:rsid w:val="004B65F3"/>
    <w:rsid w:val="004B68A8"/>
    <w:rsid w:val="004B6BAF"/>
    <w:rsid w:val="004B6E8E"/>
    <w:rsid w:val="004B6FFB"/>
    <w:rsid w:val="004B7020"/>
    <w:rsid w:val="004B7307"/>
    <w:rsid w:val="004B7663"/>
    <w:rsid w:val="004B7BDF"/>
    <w:rsid w:val="004B7C38"/>
    <w:rsid w:val="004B7CB3"/>
    <w:rsid w:val="004B7F0D"/>
    <w:rsid w:val="004C01F1"/>
    <w:rsid w:val="004C0336"/>
    <w:rsid w:val="004C04F6"/>
    <w:rsid w:val="004C102C"/>
    <w:rsid w:val="004C172A"/>
    <w:rsid w:val="004C1AAB"/>
    <w:rsid w:val="004C224C"/>
    <w:rsid w:val="004C2265"/>
    <w:rsid w:val="004C2799"/>
    <w:rsid w:val="004C2A4D"/>
    <w:rsid w:val="004C2B51"/>
    <w:rsid w:val="004C2D19"/>
    <w:rsid w:val="004C2DC7"/>
    <w:rsid w:val="004C2EC2"/>
    <w:rsid w:val="004C2ECE"/>
    <w:rsid w:val="004C2F56"/>
    <w:rsid w:val="004C3451"/>
    <w:rsid w:val="004C36B8"/>
    <w:rsid w:val="004C387A"/>
    <w:rsid w:val="004C3ADA"/>
    <w:rsid w:val="004C3B1E"/>
    <w:rsid w:val="004C3C67"/>
    <w:rsid w:val="004C41FD"/>
    <w:rsid w:val="004C475E"/>
    <w:rsid w:val="004C4864"/>
    <w:rsid w:val="004C4A41"/>
    <w:rsid w:val="004C4ABE"/>
    <w:rsid w:val="004C4D78"/>
    <w:rsid w:val="004C5040"/>
    <w:rsid w:val="004C55C9"/>
    <w:rsid w:val="004C5678"/>
    <w:rsid w:val="004C57EA"/>
    <w:rsid w:val="004C5C52"/>
    <w:rsid w:val="004C5EB0"/>
    <w:rsid w:val="004C5F96"/>
    <w:rsid w:val="004C609C"/>
    <w:rsid w:val="004C6960"/>
    <w:rsid w:val="004C6F81"/>
    <w:rsid w:val="004C767F"/>
    <w:rsid w:val="004C7727"/>
    <w:rsid w:val="004C78E8"/>
    <w:rsid w:val="004D0027"/>
    <w:rsid w:val="004D038F"/>
    <w:rsid w:val="004D06F5"/>
    <w:rsid w:val="004D079D"/>
    <w:rsid w:val="004D0965"/>
    <w:rsid w:val="004D0B7F"/>
    <w:rsid w:val="004D0E0A"/>
    <w:rsid w:val="004D13D6"/>
    <w:rsid w:val="004D19C3"/>
    <w:rsid w:val="004D1AAC"/>
    <w:rsid w:val="004D1EAA"/>
    <w:rsid w:val="004D1F50"/>
    <w:rsid w:val="004D1FCF"/>
    <w:rsid w:val="004D220C"/>
    <w:rsid w:val="004D22DD"/>
    <w:rsid w:val="004D2A46"/>
    <w:rsid w:val="004D2EEC"/>
    <w:rsid w:val="004D2FEE"/>
    <w:rsid w:val="004D314E"/>
    <w:rsid w:val="004D3538"/>
    <w:rsid w:val="004D368C"/>
    <w:rsid w:val="004D36D2"/>
    <w:rsid w:val="004D3D34"/>
    <w:rsid w:val="004D3F19"/>
    <w:rsid w:val="004D4016"/>
    <w:rsid w:val="004D4863"/>
    <w:rsid w:val="004D4B90"/>
    <w:rsid w:val="004D4BCC"/>
    <w:rsid w:val="004D4DB1"/>
    <w:rsid w:val="004D5444"/>
    <w:rsid w:val="004D5FFC"/>
    <w:rsid w:val="004D60F3"/>
    <w:rsid w:val="004D6113"/>
    <w:rsid w:val="004D6208"/>
    <w:rsid w:val="004D6354"/>
    <w:rsid w:val="004D63AA"/>
    <w:rsid w:val="004D63C1"/>
    <w:rsid w:val="004D66B5"/>
    <w:rsid w:val="004D6743"/>
    <w:rsid w:val="004D6B38"/>
    <w:rsid w:val="004D6F26"/>
    <w:rsid w:val="004D713B"/>
    <w:rsid w:val="004D770B"/>
    <w:rsid w:val="004D77FE"/>
    <w:rsid w:val="004D7B5E"/>
    <w:rsid w:val="004E0267"/>
    <w:rsid w:val="004E030E"/>
    <w:rsid w:val="004E063C"/>
    <w:rsid w:val="004E0A67"/>
    <w:rsid w:val="004E0E68"/>
    <w:rsid w:val="004E11AA"/>
    <w:rsid w:val="004E12F8"/>
    <w:rsid w:val="004E1E34"/>
    <w:rsid w:val="004E2368"/>
    <w:rsid w:val="004E25A6"/>
    <w:rsid w:val="004E25CC"/>
    <w:rsid w:val="004E2727"/>
    <w:rsid w:val="004E3110"/>
    <w:rsid w:val="004E3431"/>
    <w:rsid w:val="004E3966"/>
    <w:rsid w:val="004E3B77"/>
    <w:rsid w:val="004E3F35"/>
    <w:rsid w:val="004E47B6"/>
    <w:rsid w:val="004E4B3C"/>
    <w:rsid w:val="004E4B98"/>
    <w:rsid w:val="004E4F8A"/>
    <w:rsid w:val="004E545A"/>
    <w:rsid w:val="004E54D1"/>
    <w:rsid w:val="004E55A9"/>
    <w:rsid w:val="004E58AA"/>
    <w:rsid w:val="004E5D0D"/>
    <w:rsid w:val="004E605C"/>
    <w:rsid w:val="004E656E"/>
    <w:rsid w:val="004E66F8"/>
    <w:rsid w:val="004E67E3"/>
    <w:rsid w:val="004E68AE"/>
    <w:rsid w:val="004E6981"/>
    <w:rsid w:val="004E724F"/>
    <w:rsid w:val="004E76CB"/>
    <w:rsid w:val="004E788E"/>
    <w:rsid w:val="004E7D33"/>
    <w:rsid w:val="004E7F98"/>
    <w:rsid w:val="004F02FE"/>
    <w:rsid w:val="004F05AB"/>
    <w:rsid w:val="004F05AE"/>
    <w:rsid w:val="004F077A"/>
    <w:rsid w:val="004F09C0"/>
    <w:rsid w:val="004F09DA"/>
    <w:rsid w:val="004F185F"/>
    <w:rsid w:val="004F1C05"/>
    <w:rsid w:val="004F1CEB"/>
    <w:rsid w:val="004F1DEF"/>
    <w:rsid w:val="004F2001"/>
    <w:rsid w:val="004F2D3E"/>
    <w:rsid w:val="004F3185"/>
    <w:rsid w:val="004F3659"/>
    <w:rsid w:val="004F3958"/>
    <w:rsid w:val="004F42D7"/>
    <w:rsid w:val="004F4509"/>
    <w:rsid w:val="004F457B"/>
    <w:rsid w:val="004F48A9"/>
    <w:rsid w:val="004F4B70"/>
    <w:rsid w:val="004F541D"/>
    <w:rsid w:val="004F5666"/>
    <w:rsid w:val="004F585C"/>
    <w:rsid w:val="004F5934"/>
    <w:rsid w:val="004F5AB6"/>
    <w:rsid w:val="004F5CF9"/>
    <w:rsid w:val="004F64FA"/>
    <w:rsid w:val="004F6C7D"/>
    <w:rsid w:val="004F6CBB"/>
    <w:rsid w:val="004F6E21"/>
    <w:rsid w:val="004F72FB"/>
    <w:rsid w:val="004F73E3"/>
    <w:rsid w:val="004F7803"/>
    <w:rsid w:val="004F7835"/>
    <w:rsid w:val="004F798D"/>
    <w:rsid w:val="005001D5"/>
    <w:rsid w:val="005006A0"/>
    <w:rsid w:val="005009E8"/>
    <w:rsid w:val="005009F7"/>
    <w:rsid w:val="00500B92"/>
    <w:rsid w:val="00500C3C"/>
    <w:rsid w:val="00500FD3"/>
    <w:rsid w:val="0050114B"/>
    <w:rsid w:val="005016F7"/>
    <w:rsid w:val="00501700"/>
    <w:rsid w:val="00501A8D"/>
    <w:rsid w:val="00502D39"/>
    <w:rsid w:val="00503090"/>
    <w:rsid w:val="00503450"/>
    <w:rsid w:val="005035BB"/>
    <w:rsid w:val="00503F9F"/>
    <w:rsid w:val="005042B0"/>
    <w:rsid w:val="00504CAC"/>
    <w:rsid w:val="00504D29"/>
    <w:rsid w:val="00504E21"/>
    <w:rsid w:val="00504F6F"/>
    <w:rsid w:val="005052F1"/>
    <w:rsid w:val="00505878"/>
    <w:rsid w:val="00506540"/>
    <w:rsid w:val="00506598"/>
    <w:rsid w:val="005065CD"/>
    <w:rsid w:val="0050669C"/>
    <w:rsid w:val="00506F04"/>
    <w:rsid w:val="00507045"/>
    <w:rsid w:val="00507ABC"/>
    <w:rsid w:val="00507BEC"/>
    <w:rsid w:val="00507DA4"/>
    <w:rsid w:val="00507F57"/>
    <w:rsid w:val="00507F58"/>
    <w:rsid w:val="005102BD"/>
    <w:rsid w:val="005105C1"/>
    <w:rsid w:val="00510EBB"/>
    <w:rsid w:val="00510FFA"/>
    <w:rsid w:val="00511307"/>
    <w:rsid w:val="0051132E"/>
    <w:rsid w:val="00511AA6"/>
    <w:rsid w:val="00511B22"/>
    <w:rsid w:val="00511D0F"/>
    <w:rsid w:val="00511DE2"/>
    <w:rsid w:val="00513061"/>
    <w:rsid w:val="00513621"/>
    <w:rsid w:val="0051372E"/>
    <w:rsid w:val="005140F7"/>
    <w:rsid w:val="00514357"/>
    <w:rsid w:val="005145D1"/>
    <w:rsid w:val="0051529B"/>
    <w:rsid w:val="0051538B"/>
    <w:rsid w:val="00515827"/>
    <w:rsid w:val="005158E4"/>
    <w:rsid w:val="00515A09"/>
    <w:rsid w:val="00515B54"/>
    <w:rsid w:val="00515E8D"/>
    <w:rsid w:val="00515F3B"/>
    <w:rsid w:val="0051600C"/>
    <w:rsid w:val="00516025"/>
    <w:rsid w:val="00516B4D"/>
    <w:rsid w:val="00516B69"/>
    <w:rsid w:val="005170F2"/>
    <w:rsid w:val="00517191"/>
    <w:rsid w:val="005173EA"/>
    <w:rsid w:val="005178B4"/>
    <w:rsid w:val="00517906"/>
    <w:rsid w:val="00517A54"/>
    <w:rsid w:val="00517A6D"/>
    <w:rsid w:val="00517C91"/>
    <w:rsid w:val="00517D98"/>
    <w:rsid w:val="00520169"/>
    <w:rsid w:val="005203B0"/>
    <w:rsid w:val="00520435"/>
    <w:rsid w:val="00520581"/>
    <w:rsid w:val="00520C78"/>
    <w:rsid w:val="005214A0"/>
    <w:rsid w:val="00521DDF"/>
    <w:rsid w:val="0052252C"/>
    <w:rsid w:val="00522739"/>
    <w:rsid w:val="00522B33"/>
    <w:rsid w:val="00522B6D"/>
    <w:rsid w:val="00522D5C"/>
    <w:rsid w:val="00523155"/>
    <w:rsid w:val="0052332C"/>
    <w:rsid w:val="0052333C"/>
    <w:rsid w:val="0052342D"/>
    <w:rsid w:val="00523439"/>
    <w:rsid w:val="00524EFA"/>
    <w:rsid w:val="00525017"/>
    <w:rsid w:val="0052533B"/>
    <w:rsid w:val="0052539F"/>
    <w:rsid w:val="00525471"/>
    <w:rsid w:val="005257E3"/>
    <w:rsid w:val="0052675C"/>
    <w:rsid w:val="005269D9"/>
    <w:rsid w:val="005270BF"/>
    <w:rsid w:val="0052771C"/>
    <w:rsid w:val="005308CD"/>
    <w:rsid w:val="005319A8"/>
    <w:rsid w:val="005321F0"/>
    <w:rsid w:val="00532469"/>
    <w:rsid w:val="00532F7B"/>
    <w:rsid w:val="0053304B"/>
    <w:rsid w:val="005330C2"/>
    <w:rsid w:val="0053316B"/>
    <w:rsid w:val="005331F7"/>
    <w:rsid w:val="005335FD"/>
    <w:rsid w:val="00533622"/>
    <w:rsid w:val="0053381E"/>
    <w:rsid w:val="00533C71"/>
    <w:rsid w:val="00534990"/>
    <w:rsid w:val="00534E3E"/>
    <w:rsid w:val="00535713"/>
    <w:rsid w:val="0053571D"/>
    <w:rsid w:val="0053582F"/>
    <w:rsid w:val="00535906"/>
    <w:rsid w:val="00535EFD"/>
    <w:rsid w:val="00535F1D"/>
    <w:rsid w:val="0053638F"/>
    <w:rsid w:val="0053691C"/>
    <w:rsid w:val="00536C00"/>
    <w:rsid w:val="00536D7C"/>
    <w:rsid w:val="00536DB6"/>
    <w:rsid w:val="00536F4B"/>
    <w:rsid w:val="00537809"/>
    <w:rsid w:val="00537CAF"/>
    <w:rsid w:val="0054022B"/>
    <w:rsid w:val="00540308"/>
    <w:rsid w:val="0054087F"/>
    <w:rsid w:val="00540AEF"/>
    <w:rsid w:val="00540B96"/>
    <w:rsid w:val="00540C01"/>
    <w:rsid w:val="00540D33"/>
    <w:rsid w:val="00540F0C"/>
    <w:rsid w:val="0054107B"/>
    <w:rsid w:val="0054174E"/>
    <w:rsid w:val="005425DF"/>
    <w:rsid w:val="005426C2"/>
    <w:rsid w:val="00542A1B"/>
    <w:rsid w:val="00542BDE"/>
    <w:rsid w:val="00542CE5"/>
    <w:rsid w:val="0054305E"/>
    <w:rsid w:val="005430DE"/>
    <w:rsid w:val="005432AA"/>
    <w:rsid w:val="00543749"/>
    <w:rsid w:val="00543891"/>
    <w:rsid w:val="00543ED7"/>
    <w:rsid w:val="00543F1B"/>
    <w:rsid w:val="005443DE"/>
    <w:rsid w:val="00544F28"/>
    <w:rsid w:val="005453ED"/>
    <w:rsid w:val="0054566D"/>
    <w:rsid w:val="005457FB"/>
    <w:rsid w:val="00545D2D"/>
    <w:rsid w:val="00546059"/>
    <w:rsid w:val="005460A5"/>
    <w:rsid w:val="005460E7"/>
    <w:rsid w:val="00546125"/>
    <w:rsid w:val="00546321"/>
    <w:rsid w:val="00546673"/>
    <w:rsid w:val="00546B01"/>
    <w:rsid w:val="00546F17"/>
    <w:rsid w:val="005470DB"/>
    <w:rsid w:val="00547134"/>
    <w:rsid w:val="00547221"/>
    <w:rsid w:val="005474CA"/>
    <w:rsid w:val="00547597"/>
    <w:rsid w:val="00547FE2"/>
    <w:rsid w:val="00550077"/>
    <w:rsid w:val="005501B9"/>
    <w:rsid w:val="005502C8"/>
    <w:rsid w:val="0055096D"/>
    <w:rsid w:val="00550B1C"/>
    <w:rsid w:val="00550CB3"/>
    <w:rsid w:val="0055129F"/>
    <w:rsid w:val="00551362"/>
    <w:rsid w:val="0055152B"/>
    <w:rsid w:val="00551726"/>
    <w:rsid w:val="005518E1"/>
    <w:rsid w:val="00551AE2"/>
    <w:rsid w:val="0055235E"/>
    <w:rsid w:val="00552605"/>
    <w:rsid w:val="00552DBC"/>
    <w:rsid w:val="00552E7C"/>
    <w:rsid w:val="00552F2F"/>
    <w:rsid w:val="00553261"/>
    <w:rsid w:val="00553986"/>
    <w:rsid w:val="00554417"/>
    <w:rsid w:val="00554C8A"/>
    <w:rsid w:val="00554DD6"/>
    <w:rsid w:val="005552D8"/>
    <w:rsid w:val="00555334"/>
    <w:rsid w:val="005558F0"/>
    <w:rsid w:val="0055598D"/>
    <w:rsid w:val="00555CEB"/>
    <w:rsid w:val="0055640E"/>
    <w:rsid w:val="00556769"/>
    <w:rsid w:val="005568F3"/>
    <w:rsid w:val="00557037"/>
    <w:rsid w:val="005571AE"/>
    <w:rsid w:val="00557492"/>
    <w:rsid w:val="0056004A"/>
    <w:rsid w:val="005609FC"/>
    <w:rsid w:val="00560D15"/>
    <w:rsid w:val="00560D34"/>
    <w:rsid w:val="00561113"/>
    <w:rsid w:val="0056199E"/>
    <w:rsid w:val="00561A22"/>
    <w:rsid w:val="00561B42"/>
    <w:rsid w:val="00561D67"/>
    <w:rsid w:val="00561F86"/>
    <w:rsid w:val="0056243E"/>
    <w:rsid w:val="00562465"/>
    <w:rsid w:val="00562889"/>
    <w:rsid w:val="00562B6D"/>
    <w:rsid w:val="00562E7B"/>
    <w:rsid w:val="005635AF"/>
    <w:rsid w:val="00563847"/>
    <w:rsid w:val="00563FC9"/>
    <w:rsid w:val="00564107"/>
    <w:rsid w:val="005642BA"/>
    <w:rsid w:val="005646AD"/>
    <w:rsid w:val="005647E5"/>
    <w:rsid w:val="005648FE"/>
    <w:rsid w:val="00564D5D"/>
    <w:rsid w:val="005653EE"/>
    <w:rsid w:val="00565FBF"/>
    <w:rsid w:val="00566052"/>
    <w:rsid w:val="0056614B"/>
    <w:rsid w:val="00566501"/>
    <w:rsid w:val="00566B93"/>
    <w:rsid w:val="00566CA6"/>
    <w:rsid w:val="00566F02"/>
    <w:rsid w:val="00567521"/>
    <w:rsid w:val="00567781"/>
    <w:rsid w:val="00567A9D"/>
    <w:rsid w:val="00567DD7"/>
    <w:rsid w:val="0057107A"/>
    <w:rsid w:val="0057110E"/>
    <w:rsid w:val="005713F2"/>
    <w:rsid w:val="0057161A"/>
    <w:rsid w:val="005718D8"/>
    <w:rsid w:val="00571B2A"/>
    <w:rsid w:val="00571D1F"/>
    <w:rsid w:val="00571D3D"/>
    <w:rsid w:val="00572697"/>
    <w:rsid w:val="0057294B"/>
    <w:rsid w:val="00572A12"/>
    <w:rsid w:val="00572C83"/>
    <w:rsid w:val="00572DCF"/>
    <w:rsid w:val="0057364E"/>
    <w:rsid w:val="00573B3D"/>
    <w:rsid w:val="00574151"/>
    <w:rsid w:val="00574243"/>
    <w:rsid w:val="0057479A"/>
    <w:rsid w:val="005749B3"/>
    <w:rsid w:val="00574D5A"/>
    <w:rsid w:val="005750D1"/>
    <w:rsid w:val="00575363"/>
    <w:rsid w:val="0057599B"/>
    <w:rsid w:val="00575A11"/>
    <w:rsid w:val="00575D7D"/>
    <w:rsid w:val="005766A0"/>
    <w:rsid w:val="0057670B"/>
    <w:rsid w:val="005768CB"/>
    <w:rsid w:val="00576B50"/>
    <w:rsid w:val="00577014"/>
    <w:rsid w:val="005771FA"/>
    <w:rsid w:val="00577C72"/>
    <w:rsid w:val="00580009"/>
    <w:rsid w:val="00580563"/>
    <w:rsid w:val="005809DA"/>
    <w:rsid w:val="00580BC8"/>
    <w:rsid w:val="00580FB7"/>
    <w:rsid w:val="005812CC"/>
    <w:rsid w:val="00581449"/>
    <w:rsid w:val="00581AD0"/>
    <w:rsid w:val="005822CC"/>
    <w:rsid w:val="00582539"/>
    <w:rsid w:val="00582568"/>
    <w:rsid w:val="00582836"/>
    <w:rsid w:val="00582A22"/>
    <w:rsid w:val="00582B20"/>
    <w:rsid w:val="0058332D"/>
    <w:rsid w:val="0058343C"/>
    <w:rsid w:val="0058351B"/>
    <w:rsid w:val="00583887"/>
    <w:rsid w:val="00583A2A"/>
    <w:rsid w:val="00583D2F"/>
    <w:rsid w:val="00583DEE"/>
    <w:rsid w:val="00583E19"/>
    <w:rsid w:val="00584981"/>
    <w:rsid w:val="005849CA"/>
    <w:rsid w:val="00584D00"/>
    <w:rsid w:val="00584DFD"/>
    <w:rsid w:val="00585AA6"/>
    <w:rsid w:val="00585CD0"/>
    <w:rsid w:val="005864D3"/>
    <w:rsid w:val="00586647"/>
    <w:rsid w:val="005866D3"/>
    <w:rsid w:val="00586D37"/>
    <w:rsid w:val="00587330"/>
    <w:rsid w:val="005877DB"/>
    <w:rsid w:val="00590011"/>
    <w:rsid w:val="0059037C"/>
    <w:rsid w:val="005904F2"/>
    <w:rsid w:val="00591292"/>
    <w:rsid w:val="00591383"/>
    <w:rsid w:val="005918DC"/>
    <w:rsid w:val="00591A5A"/>
    <w:rsid w:val="00591A84"/>
    <w:rsid w:val="00591B93"/>
    <w:rsid w:val="00591C70"/>
    <w:rsid w:val="00591E6D"/>
    <w:rsid w:val="00592674"/>
    <w:rsid w:val="0059275C"/>
    <w:rsid w:val="00592AB3"/>
    <w:rsid w:val="00592D8E"/>
    <w:rsid w:val="00592F1C"/>
    <w:rsid w:val="0059300F"/>
    <w:rsid w:val="0059313D"/>
    <w:rsid w:val="005933DE"/>
    <w:rsid w:val="0059359C"/>
    <w:rsid w:val="0059399F"/>
    <w:rsid w:val="00593C78"/>
    <w:rsid w:val="00593CAA"/>
    <w:rsid w:val="00593D8F"/>
    <w:rsid w:val="00594291"/>
    <w:rsid w:val="005945BF"/>
    <w:rsid w:val="005947DE"/>
    <w:rsid w:val="00594803"/>
    <w:rsid w:val="0059488E"/>
    <w:rsid w:val="005948F0"/>
    <w:rsid w:val="00594BB6"/>
    <w:rsid w:val="00594C8C"/>
    <w:rsid w:val="00594D22"/>
    <w:rsid w:val="00594D70"/>
    <w:rsid w:val="00594FC0"/>
    <w:rsid w:val="005958FE"/>
    <w:rsid w:val="00595E8E"/>
    <w:rsid w:val="00595FB7"/>
    <w:rsid w:val="0059609A"/>
    <w:rsid w:val="0059685A"/>
    <w:rsid w:val="00596890"/>
    <w:rsid w:val="0059694E"/>
    <w:rsid w:val="00596EC9"/>
    <w:rsid w:val="00597307"/>
    <w:rsid w:val="0059748A"/>
    <w:rsid w:val="005A006F"/>
    <w:rsid w:val="005A00BC"/>
    <w:rsid w:val="005A00D8"/>
    <w:rsid w:val="005A03DA"/>
    <w:rsid w:val="005A06F8"/>
    <w:rsid w:val="005A07CC"/>
    <w:rsid w:val="005A0F19"/>
    <w:rsid w:val="005A0F5F"/>
    <w:rsid w:val="005A10E9"/>
    <w:rsid w:val="005A1766"/>
    <w:rsid w:val="005A1AC0"/>
    <w:rsid w:val="005A228C"/>
    <w:rsid w:val="005A25A5"/>
    <w:rsid w:val="005A26EA"/>
    <w:rsid w:val="005A2762"/>
    <w:rsid w:val="005A32A5"/>
    <w:rsid w:val="005A38A2"/>
    <w:rsid w:val="005A3D30"/>
    <w:rsid w:val="005A3E3A"/>
    <w:rsid w:val="005A486F"/>
    <w:rsid w:val="005A4FAE"/>
    <w:rsid w:val="005A59EA"/>
    <w:rsid w:val="005A5B91"/>
    <w:rsid w:val="005A5CAD"/>
    <w:rsid w:val="005A5E71"/>
    <w:rsid w:val="005A640F"/>
    <w:rsid w:val="005A6444"/>
    <w:rsid w:val="005A64E7"/>
    <w:rsid w:val="005A6620"/>
    <w:rsid w:val="005A6950"/>
    <w:rsid w:val="005A6A41"/>
    <w:rsid w:val="005A6A6A"/>
    <w:rsid w:val="005A6C06"/>
    <w:rsid w:val="005A6D91"/>
    <w:rsid w:val="005A6D95"/>
    <w:rsid w:val="005A6DBF"/>
    <w:rsid w:val="005A6E35"/>
    <w:rsid w:val="005A7F05"/>
    <w:rsid w:val="005B066D"/>
    <w:rsid w:val="005B094D"/>
    <w:rsid w:val="005B0BE9"/>
    <w:rsid w:val="005B0EB5"/>
    <w:rsid w:val="005B1036"/>
    <w:rsid w:val="005B1662"/>
    <w:rsid w:val="005B1920"/>
    <w:rsid w:val="005B1A7B"/>
    <w:rsid w:val="005B1BB1"/>
    <w:rsid w:val="005B1FB2"/>
    <w:rsid w:val="005B207D"/>
    <w:rsid w:val="005B207F"/>
    <w:rsid w:val="005B2496"/>
    <w:rsid w:val="005B249A"/>
    <w:rsid w:val="005B27A7"/>
    <w:rsid w:val="005B2866"/>
    <w:rsid w:val="005B2AEB"/>
    <w:rsid w:val="005B2C62"/>
    <w:rsid w:val="005B2ED7"/>
    <w:rsid w:val="005B381D"/>
    <w:rsid w:val="005B3AD3"/>
    <w:rsid w:val="005B3E69"/>
    <w:rsid w:val="005B428F"/>
    <w:rsid w:val="005B4698"/>
    <w:rsid w:val="005B510E"/>
    <w:rsid w:val="005B5642"/>
    <w:rsid w:val="005B5755"/>
    <w:rsid w:val="005B5E12"/>
    <w:rsid w:val="005B5E9C"/>
    <w:rsid w:val="005B68BF"/>
    <w:rsid w:val="005B6958"/>
    <w:rsid w:val="005B69ED"/>
    <w:rsid w:val="005B6FBC"/>
    <w:rsid w:val="005B79C8"/>
    <w:rsid w:val="005B7C83"/>
    <w:rsid w:val="005B7E8A"/>
    <w:rsid w:val="005C013B"/>
    <w:rsid w:val="005C0756"/>
    <w:rsid w:val="005C08F2"/>
    <w:rsid w:val="005C12C9"/>
    <w:rsid w:val="005C1401"/>
    <w:rsid w:val="005C160A"/>
    <w:rsid w:val="005C1641"/>
    <w:rsid w:val="005C1797"/>
    <w:rsid w:val="005C1837"/>
    <w:rsid w:val="005C18E0"/>
    <w:rsid w:val="005C1EF9"/>
    <w:rsid w:val="005C1F10"/>
    <w:rsid w:val="005C216D"/>
    <w:rsid w:val="005C23F9"/>
    <w:rsid w:val="005C2A56"/>
    <w:rsid w:val="005C34B2"/>
    <w:rsid w:val="005C35FF"/>
    <w:rsid w:val="005C3678"/>
    <w:rsid w:val="005C3ACD"/>
    <w:rsid w:val="005C3C70"/>
    <w:rsid w:val="005C3CAC"/>
    <w:rsid w:val="005C3DB1"/>
    <w:rsid w:val="005C4328"/>
    <w:rsid w:val="005C45B5"/>
    <w:rsid w:val="005C48AA"/>
    <w:rsid w:val="005C4BC9"/>
    <w:rsid w:val="005C4CA9"/>
    <w:rsid w:val="005C4CE3"/>
    <w:rsid w:val="005C4D3F"/>
    <w:rsid w:val="005C4EA6"/>
    <w:rsid w:val="005C5D6B"/>
    <w:rsid w:val="005C6381"/>
    <w:rsid w:val="005C63B4"/>
    <w:rsid w:val="005C6DBC"/>
    <w:rsid w:val="005C6FE3"/>
    <w:rsid w:val="005C7103"/>
    <w:rsid w:val="005C7490"/>
    <w:rsid w:val="005C7828"/>
    <w:rsid w:val="005C7AEA"/>
    <w:rsid w:val="005C7B43"/>
    <w:rsid w:val="005C7BF0"/>
    <w:rsid w:val="005C7FBE"/>
    <w:rsid w:val="005D0046"/>
    <w:rsid w:val="005D0AE0"/>
    <w:rsid w:val="005D12E7"/>
    <w:rsid w:val="005D160B"/>
    <w:rsid w:val="005D1705"/>
    <w:rsid w:val="005D19B8"/>
    <w:rsid w:val="005D1B0B"/>
    <w:rsid w:val="005D1C63"/>
    <w:rsid w:val="005D214F"/>
    <w:rsid w:val="005D21F9"/>
    <w:rsid w:val="005D2944"/>
    <w:rsid w:val="005D2971"/>
    <w:rsid w:val="005D2DC1"/>
    <w:rsid w:val="005D33F2"/>
    <w:rsid w:val="005D4C8F"/>
    <w:rsid w:val="005D4ECC"/>
    <w:rsid w:val="005D5472"/>
    <w:rsid w:val="005D5CF3"/>
    <w:rsid w:val="005D5ED7"/>
    <w:rsid w:val="005D6324"/>
    <w:rsid w:val="005D6434"/>
    <w:rsid w:val="005D6876"/>
    <w:rsid w:val="005D6AE0"/>
    <w:rsid w:val="005D6BEB"/>
    <w:rsid w:val="005D6F0D"/>
    <w:rsid w:val="005D704D"/>
    <w:rsid w:val="005D77E1"/>
    <w:rsid w:val="005D7B87"/>
    <w:rsid w:val="005D7FE3"/>
    <w:rsid w:val="005E022B"/>
    <w:rsid w:val="005E02AF"/>
    <w:rsid w:val="005E0332"/>
    <w:rsid w:val="005E0B31"/>
    <w:rsid w:val="005E0ED8"/>
    <w:rsid w:val="005E111A"/>
    <w:rsid w:val="005E136A"/>
    <w:rsid w:val="005E19A4"/>
    <w:rsid w:val="005E1F6D"/>
    <w:rsid w:val="005E1F99"/>
    <w:rsid w:val="005E1FA3"/>
    <w:rsid w:val="005E1FFD"/>
    <w:rsid w:val="005E22D2"/>
    <w:rsid w:val="005E28A0"/>
    <w:rsid w:val="005E2A41"/>
    <w:rsid w:val="005E3036"/>
    <w:rsid w:val="005E305C"/>
    <w:rsid w:val="005E31E6"/>
    <w:rsid w:val="005E36F3"/>
    <w:rsid w:val="005E3DB9"/>
    <w:rsid w:val="005E446A"/>
    <w:rsid w:val="005E45EB"/>
    <w:rsid w:val="005E47A8"/>
    <w:rsid w:val="005E49D5"/>
    <w:rsid w:val="005E4FE6"/>
    <w:rsid w:val="005E567F"/>
    <w:rsid w:val="005E58A2"/>
    <w:rsid w:val="005E5B03"/>
    <w:rsid w:val="005E5C59"/>
    <w:rsid w:val="005E5D57"/>
    <w:rsid w:val="005E61F6"/>
    <w:rsid w:val="005E6782"/>
    <w:rsid w:val="005E67EF"/>
    <w:rsid w:val="005E6C50"/>
    <w:rsid w:val="005E7312"/>
    <w:rsid w:val="005E741E"/>
    <w:rsid w:val="005E745F"/>
    <w:rsid w:val="005E761A"/>
    <w:rsid w:val="005E768B"/>
    <w:rsid w:val="005E77DE"/>
    <w:rsid w:val="005E7AD1"/>
    <w:rsid w:val="005E7CB5"/>
    <w:rsid w:val="005E7E56"/>
    <w:rsid w:val="005E7EB9"/>
    <w:rsid w:val="005F048F"/>
    <w:rsid w:val="005F05FA"/>
    <w:rsid w:val="005F0E84"/>
    <w:rsid w:val="005F1A60"/>
    <w:rsid w:val="005F1C1C"/>
    <w:rsid w:val="005F1C2A"/>
    <w:rsid w:val="005F1E29"/>
    <w:rsid w:val="005F1F6A"/>
    <w:rsid w:val="005F3060"/>
    <w:rsid w:val="005F3070"/>
    <w:rsid w:val="005F31A3"/>
    <w:rsid w:val="005F3348"/>
    <w:rsid w:val="005F3504"/>
    <w:rsid w:val="005F35B9"/>
    <w:rsid w:val="005F35EF"/>
    <w:rsid w:val="005F4362"/>
    <w:rsid w:val="005F449C"/>
    <w:rsid w:val="005F496D"/>
    <w:rsid w:val="005F4C21"/>
    <w:rsid w:val="005F57EB"/>
    <w:rsid w:val="005F5EEE"/>
    <w:rsid w:val="005F607D"/>
    <w:rsid w:val="005F6496"/>
    <w:rsid w:val="005F66E1"/>
    <w:rsid w:val="005F682E"/>
    <w:rsid w:val="005F6938"/>
    <w:rsid w:val="005F69F7"/>
    <w:rsid w:val="005F6C0C"/>
    <w:rsid w:val="005F7604"/>
    <w:rsid w:val="005F7B5F"/>
    <w:rsid w:val="005F7BB6"/>
    <w:rsid w:val="005F7FD1"/>
    <w:rsid w:val="0060021F"/>
    <w:rsid w:val="00600361"/>
    <w:rsid w:val="00600552"/>
    <w:rsid w:val="00600A21"/>
    <w:rsid w:val="00600AC0"/>
    <w:rsid w:val="00600BA0"/>
    <w:rsid w:val="00600C54"/>
    <w:rsid w:val="00600DCB"/>
    <w:rsid w:val="00601028"/>
    <w:rsid w:val="006014A0"/>
    <w:rsid w:val="0060173C"/>
    <w:rsid w:val="00601F38"/>
    <w:rsid w:val="006020EF"/>
    <w:rsid w:val="00602549"/>
    <w:rsid w:val="006029C2"/>
    <w:rsid w:val="006029FD"/>
    <w:rsid w:val="00602C85"/>
    <w:rsid w:val="00602D35"/>
    <w:rsid w:val="00602E2F"/>
    <w:rsid w:val="00602F23"/>
    <w:rsid w:val="00602FBC"/>
    <w:rsid w:val="00602FD7"/>
    <w:rsid w:val="00603377"/>
    <w:rsid w:val="006034C3"/>
    <w:rsid w:val="006034F2"/>
    <w:rsid w:val="00603B0B"/>
    <w:rsid w:val="00604605"/>
    <w:rsid w:val="00604EFA"/>
    <w:rsid w:val="00605017"/>
    <w:rsid w:val="0060521C"/>
    <w:rsid w:val="006052DE"/>
    <w:rsid w:val="00605AF8"/>
    <w:rsid w:val="00605C54"/>
    <w:rsid w:val="00605F1B"/>
    <w:rsid w:val="00606189"/>
    <w:rsid w:val="00606886"/>
    <w:rsid w:val="0060711C"/>
    <w:rsid w:val="00607218"/>
    <w:rsid w:val="006077A5"/>
    <w:rsid w:val="00607DA2"/>
    <w:rsid w:val="00610004"/>
    <w:rsid w:val="00610131"/>
    <w:rsid w:val="006103BA"/>
    <w:rsid w:val="006105EB"/>
    <w:rsid w:val="0061073B"/>
    <w:rsid w:val="0061134B"/>
    <w:rsid w:val="006116CB"/>
    <w:rsid w:val="00611BD5"/>
    <w:rsid w:val="00612626"/>
    <w:rsid w:val="00612C31"/>
    <w:rsid w:val="00612D7F"/>
    <w:rsid w:val="00612EF0"/>
    <w:rsid w:val="0061304B"/>
    <w:rsid w:val="006134D4"/>
    <w:rsid w:val="00613AD8"/>
    <w:rsid w:val="00613EEF"/>
    <w:rsid w:val="00613FEF"/>
    <w:rsid w:val="006146C9"/>
    <w:rsid w:val="00614B29"/>
    <w:rsid w:val="00614D42"/>
    <w:rsid w:val="00614F0D"/>
    <w:rsid w:val="0061530A"/>
    <w:rsid w:val="006155E8"/>
    <w:rsid w:val="00615A40"/>
    <w:rsid w:val="00616C02"/>
    <w:rsid w:val="00616F01"/>
    <w:rsid w:val="00617405"/>
    <w:rsid w:val="00617A2A"/>
    <w:rsid w:val="00617B25"/>
    <w:rsid w:val="00617DD4"/>
    <w:rsid w:val="00617F50"/>
    <w:rsid w:val="006200CD"/>
    <w:rsid w:val="00620230"/>
    <w:rsid w:val="00620315"/>
    <w:rsid w:val="006203B2"/>
    <w:rsid w:val="00620420"/>
    <w:rsid w:val="00620432"/>
    <w:rsid w:val="006206B6"/>
    <w:rsid w:val="006210A6"/>
    <w:rsid w:val="006213E7"/>
    <w:rsid w:val="00621765"/>
    <w:rsid w:val="00621979"/>
    <w:rsid w:val="00621A14"/>
    <w:rsid w:val="00621AE8"/>
    <w:rsid w:val="00621D1B"/>
    <w:rsid w:val="006225A8"/>
    <w:rsid w:val="00622C1F"/>
    <w:rsid w:val="00623061"/>
    <w:rsid w:val="00623177"/>
    <w:rsid w:val="006233BE"/>
    <w:rsid w:val="006233D7"/>
    <w:rsid w:val="00623840"/>
    <w:rsid w:val="00623F7F"/>
    <w:rsid w:val="0062404C"/>
    <w:rsid w:val="006240A5"/>
    <w:rsid w:val="006240D3"/>
    <w:rsid w:val="006242A6"/>
    <w:rsid w:val="00624AAF"/>
    <w:rsid w:val="00625AF7"/>
    <w:rsid w:val="00625C88"/>
    <w:rsid w:val="00626236"/>
    <w:rsid w:val="006263CC"/>
    <w:rsid w:val="00626D02"/>
    <w:rsid w:val="00626FEF"/>
    <w:rsid w:val="006270A8"/>
    <w:rsid w:val="00627186"/>
    <w:rsid w:val="0062739B"/>
    <w:rsid w:val="0062747F"/>
    <w:rsid w:val="0062765C"/>
    <w:rsid w:val="00627963"/>
    <w:rsid w:val="00627D47"/>
    <w:rsid w:val="006302E2"/>
    <w:rsid w:val="0063066D"/>
    <w:rsid w:val="00630A27"/>
    <w:rsid w:val="00630A90"/>
    <w:rsid w:val="00631115"/>
    <w:rsid w:val="006311B9"/>
    <w:rsid w:val="00631638"/>
    <w:rsid w:val="00631AE6"/>
    <w:rsid w:val="00631F15"/>
    <w:rsid w:val="00631F2E"/>
    <w:rsid w:val="0063202B"/>
    <w:rsid w:val="006320D4"/>
    <w:rsid w:val="006321BE"/>
    <w:rsid w:val="0063221E"/>
    <w:rsid w:val="00632476"/>
    <w:rsid w:val="00632A7E"/>
    <w:rsid w:val="00633714"/>
    <w:rsid w:val="006337FC"/>
    <w:rsid w:val="006340A4"/>
    <w:rsid w:val="00634462"/>
    <w:rsid w:val="00634471"/>
    <w:rsid w:val="00634620"/>
    <w:rsid w:val="006347D2"/>
    <w:rsid w:val="0063531F"/>
    <w:rsid w:val="006358A3"/>
    <w:rsid w:val="00635D99"/>
    <w:rsid w:val="006361C6"/>
    <w:rsid w:val="00636251"/>
    <w:rsid w:val="006367FD"/>
    <w:rsid w:val="00636A70"/>
    <w:rsid w:val="00636BE9"/>
    <w:rsid w:val="00637555"/>
    <w:rsid w:val="00637569"/>
    <w:rsid w:val="00640229"/>
    <w:rsid w:val="006407C0"/>
    <w:rsid w:val="00640858"/>
    <w:rsid w:val="00640AC8"/>
    <w:rsid w:val="00640C11"/>
    <w:rsid w:val="00640E5D"/>
    <w:rsid w:val="00641008"/>
    <w:rsid w:val="0064166E"/>
    <w:rsid w:val="00641744"/>
    <w:rsid w:val="00641A58"/>
    <w:rsid w:val="00641D06"/>
    <w:rsid w:val="006421EA"/>
    <w:rsid w:val="00642243"/>
    <w:rsid w:val="00642743"/>
    <w:rsid w:val="00642B65"/>
    <w:rsid w:val="00642C91"/>
    <w:rsid w:val="00642CFC"/>
    <w:rsid w:val="006430BD"/>
    <w:rsid w:val="006430D5"/>
    <w:rsid w:val="0064343D"/>
    <w:rsid w:val="00643C26"/>
    <w:rsid w:val="00644069"/>
    <w:rsid w:val="006440C9"/>
    <w:rsid w:val="006443CE"/>
    <w:rsid w:val="00644DB8"/>
    <w:rsid w:val="00644DF0"/>
    <w:rsid w:val="00645D4E"/>
    <w:rsid w:val="00645E53"/>
    <w:rsid w:val="00646067"/>
    <w:rsid w:val="0064622E"/>
    <w:rsid w:val="0064658E"/>
    <w:rsid w:val="00646595"/>
    <w:rsid w:val="0064668B"/>
    <w:rsid w:val="0064687F"/>
    <w:rsid w:val="006469DC"/>
    <w:rsid w:val="00646C93"/>
    <w:rsid w:val="00646F62"/>
    <w:rsid w:val="00646FA4"/>
    <w:rsid w:val="006477F0"/>
    <w:rsid w:val="00647853"/>
    <w:rsid w:val="00647A01"/>
    <w:rsid w:val="00647E47"/>
    <w:rsid w:val="006502D0"/>
    <w:rsid w:val="006503FD"/>
    <w:rsid w:val="00650A79"/>
    <w:rsid w:val="00650D38"/>
    <w:rsid w:val="00650EA6"/>
    <w:rsid w:val="00651741"/>
    <w:rsid w:val="00651754"/>
    <w:rsid w:val="00651886"/>
    <w:rsid w:val="006519F0"/>
    <w:rsid w:val="0065287F"/>
    <w:rsid w:val="00652C7F"/>
    <w:rsid w:val="00652CA4"/>
    <w:rsid w:val="00653711"/>
    <w:rsid w:val="0065374F"/>
    <w:rsid w:val="00653907"/>
    <w:rsid w:val="00654056"/>
    <w:rsid w:val="006541D7"/>
    <w:rsid w:val="006544F4"/>
    <w:rsid w:val="00654C5B"/>
    <w:rsid w:val="0065543A"/>
    <w:rsid w:val="0065563A"/>
    <w:rsid w:val="00656225"/>
    <w:rsid w:val="0065635B"/>
    <w:rsid w:val="0065700E"/>
    <w:rsid w:val="00657A86"/>
    <w:rsid w:val="0066038B"/>
    <w:rsid w:val="00660A4A"/>
    <w:rsid w:val="00660CEF"/>
    <w:rsid w:val="00660F49"/>
    <w:rsid w:val="006615F2"/>
    <w:rsid w:val="006618EA"/>
    <w:rsid w:val="00661E01"/>
    <w:rsid w:val="00661E15"/>
    <w:rsid w:val="006620F4"/>
    <w:rsid w:val="00662235"/>
    <w:rsid w:val="006623F0"/>
    <w:rsid w:val="006623F2"/>
    <w:rsid w:val="006626FF"/>
    <w:rsid w:val="00662B4C"/>
    <w:rsid w:val="00663315"/>
    <w:rsid w:val="006637AC"/>
    <w:rsid w:val="006637F8"/>
    <w:rsid w:val="00663CDB"/>
    <w:rsid w:val="00663DA6"/>
    <w:rsid w:val="00664077"/>
    <w:rsid w:val="0066491F"/>
    <w:rsid w:val="00664C61"/>
    <w:rsid w:val="00665263"/>
    <w:rsid w:val="00665465"/>
    <w:rsid w:val="00666216"/>
    <w:rsid w:val="006662B0"/>
    <w:rsid w:val="006662BF"/>
    <w:rsid w:val="006663B7"/>
    <w:rsid w:val="006665E5"/>
    <w:rsid w:val="006666E0"/>
    <w:rsid w:val="00666B4A"/>
    <w:rsid w:val="006678D5"/>
    <w:rsid w:val="006679E7"/>
    <w:rsid w:val="00667B65"/>
    <w:rsid w:val="0067069E"/>
    <w:rsid w:val="006719D7"/>
    <w:rsid w:val="00671D20"/>
    <w:rsid w:val="0067276C"/>
    <w:rsid w:val="00672E2F"/>
    <w:rsid w:val="00672EA5"/>
    <w:rsid w:val="00673031"/>
    <w:rsid w:val="00673156"/>
    <w:rsid w:val="0067351A"/>
    <w:rsid w:val="006744EB"/>
    <w:rsid w:val="00674B31"/>
    <w:rsid w:val="00674BB7"/>
    <w:rsid w:val="00674E28"/>
    <w:rsid w:val="00674F0A"/>
    <w:rsid w:val="00675E77"/>
    <w:rsid w:val="00676057"/>
    <w:rsid w:val="0067647F"/>
    <w:rsid w:val="00676925"/>
    <w:rsid w:val="00676968"/>
    <w:rsid w:val="00677035"/>
    <w:rsid w:val="00677096"/>
    <w:rsid w:val="00677285"/>
    <w:rsid w:val="00677866"/>
    <w:rsid w:val="0068008B"/>
    <w:rsid w:val="00680222"/>
    <w:rsid w:val="006803D3"/>
    <w:rsid w:val="006804B4"/>
    <w:rsid w:val="006806D0"/>
    <w:rsid w:val="0068075E"/>
    <w:rsid w:val="00681574"/>
    <w:rsid w:val="00681F48"/>
    <w:rsid w:val="00682AD7"/>
    <w:rsid w:val="00682E0A"/>
    <w:rsid w:val="006832B1"/>
    <w:rsid w:val="006835AA"/>
    <w:rsid w:val="006836C0"/>
    <w:rsid w:val="00683E57"/>
    <w:rsid w:val="00683FA9"/>
    <w:rsid w:val="0068406F"/>
    <w:rsid w:val="0068407A"/>
    <w:rsid w:val="00684CB0"/>
    <w:rsid w:val="00684CB8"/>
    <w:rsid w:val="00684F2D"/>
    <w:rsid w:val="006852D3"/>
    <w:rsid w:val="00686259"/>
    <w:rsid w:val="00686678"/>
    <w:rsid w:val="00686A21"/>
    <w:rsid w:val="00686D68"/>
    <w:rsid w:val="006870CD"/>
    <w:rsid w:val="00687A39"/>
    <w:rsid w:val="00687D15"/>
    <w:rsid w:val="006902F8"/>
    <w:rsid w:val="00690695"/>
    <w:rsid w:val="00690A66"/>
    <w:rsid w:val="00690B60"/>
    <w:rsid w:val="00690EAB"/>
    <w:rsid w:val="00690FB0"/>
    <w:rsid w:val="006915ED"/>
    <w:rsid w:val="006919BE"/>
    <w:rsid w:val="0069280C"/>
    <w:rsid w:val="00692897"/>
    <w:rsid w:val="00692ACD"/>
    <w:rsid w:val="00692D9D"/>
    <w:rsid w:val="00693795"/>
    <w:rsid w:val="006938AA"/>
    <w:rsid w:val="00693B0B"/>
    <w:rsid w:val="0069444E"/>
    <w:rsid w:val="00694485"/>
    <w:rsid w:val="00694E3F"/>
    <w:rsid w:val="00695207"/>
    <w:rsid w:val="00695648"/>
    <w:rsid w:val="006956A9"/>
    <w:rsid w:val="00695BA7"/>
    <w:rsid w:val="00695FFB"/>
    <w:rsid w:val="00696321"/>
    <w:rsid w:val="0069694A"/>
    <w:rsid w:val="006977F7"/>
    <w:rsid w:val="00697827"/>
    <w:rsid w:val="00697C6E"/>
    <w:rsid w:val="00697DA6"/>
    <w:rsid w:val="006A0053"/>
    <w:rsid w:val="006A005D"/>
    <w:rsid w:val="006A0380"/>
    <w:rsid w:val="006A06B7"/>
    <w:rsid w:val="006A0D05"/>
    <w:rsid w:val="006A0F68"/>
    <w:rsid w:val="006A165A"/>
    <w:rsid w:val="006A169D"/>
    <w:rsid w:val="006A1AE8"/>
    <w:rsid w:val="006A1D98"/>
    <w:rsid w:val="006A226C"/>
    <w:rsid w:val="006A262D"/>
    <w:rsid w:val="006A286B"/>
    <w:rsid w:val="006A2F2F"/>
    <w:rsid w:val="006A2F75"/>
    <w:rsid w:val="006A309D"/>
    <w:rsid w:val="006A322E"/>
    <w:rsid w:val="006A333F"/>
    <w:rsid w:val="006A34E8"/>
    <w:rsid w:val="006A35B2"/>
    <w:rsid w:val="006A35F0"/>
    <w:rsid w:val="006A41C6"/>
    <w:rsid w:val="006A4790"/>
    <w:rsid w:val="006A4CE4"/>
    <w:rsid w:val="006A526C"/>
    <w:rsid w:val="006A5A3B"/>
    <w:rsid w:val="006A5CC3"/>
    <w:rsid w:val="006A5ECA"/>
    <w:rsid w:val="006A6850"/>
    <w:rsid w:val="006A6A54"/>
    <w:rsid w:val="006A6B00"/>
    <w:rsid w:val="006A6B4D"/>
    <w:rsid w:val="006A6C39"/>
    <w:rsid w:val="006A6E01"/>
    <w:rsid w:val="006A7237"/>
    <w:rsid w:val="006A7564"/>
    <w:rsid w:val="006A773D"/>
    <w:rsid w:val="006A7767"/>
    <w:rsid w:val="006A7841"/>
    <w:rsid w:val="006A78CB"/>
    <w:rsid w:val="006A7EB7"/>
    <w:rsid w:val="006A7F7D"/>
    <w:rsid w:val="006B08E0"/>
    <w:rsid w:val="006B0FCA"/>
    <w:rsid w:val="006B1229"/>
    <w:rsid w:val="006B1698"/>
    <w:rsid w:val="006B18A8"/>
    <w:rsid w:val="006B1CBD"/>
    <w:rsid w:val="006B1F90"/>
    <w:rsid w:val="006B2001"/>
    <w:rsid w:val="006B2187"/>
    <w:rsid w:val="006B2782"/>
    <w:rsid w:val="006B2C6C"/>
    <w:rsid w:val="006B2D9A"/>
    <w:rsid w:val="006B33BE"/>
    <w:rsid w:val="006B3400"/>
    <w:rsid w:val="006B3970"/>
    <w:rsid w:val="006B40BD"/>
    <w:rsid w:val="006B4438"/>
    <w:rsid w:val="006B484A"/>
    <w:rsid w:val="006B4960"/>
    <w:rsid w:val="006B496D"/>
    <w:rsid w:val="006B4C67"/>
    <w:rsid w:val="006B4DB7"/>
    <w:rsid w:val="006B4E27"/>
    <w:rsid w:val="006B4F39"/>
    <w:rsid w:val="006B5234"/>
    <w:rsid w:val="006B5279"/>
    <w:rsid w:val="006B541C"/>
    <w:rsid w:val="006B5715"/>
    <w:rsid w:val="006B5AE2"/>
    <w:rsid w:val="006B630E"/>
    <w:rsid w:val="006B6789"/>
    <w:rsid w:val="006B6DB4"/>
    <w:rsid w:val="006B6E97"/>
    <w:rsid w:val="006B6FBE"/>
    <w:rsid w:val="006B7076"/>
    <w:rsid w:val="006B7442"/>
    <w:rsid w:val="006B78A2"/>
    <w:rsid w:val="006B795E"/>
    <w:rsid w:val="006B7BE6"/>
    <w:rsid w:val="006B7C8A"/>
    <w:rsid w:val="006C07FF"/>
    <w:rsid w:val="006C0C9D"/>
    <w:rsid w:val="006C1056"/>
    <w:rsid w:val="006C127E"/>
    <w:rsid w:val="006C13C9"/>
    <w:rsid w:val="006C2335"/>
    <w:rsid w:val="006C2377"/>
    <w:rsid w:val="006C23D1"/>
    <w:rsid w:val="006C2C9D"/>
    <w:rsid w:val="006C319C"/>
    <w:rsid w:val="006C36A4"/>
    <w:rsid w:val="006C3817"/>
    <w:rsid w:val="006C3836"/>
    <w:rsid w:val="006C3D13"/>
    <w:rsid w:val="006C40C7"/>
    <w:rsid w:val="006C421A"/>
    <w:rsid w:val="006C43A2"/>
    <w:rsid w:val="006C4DFE"/>
    <w:rsid w:val="006C5135"/>
    <w:rsid w:val="006C5380"/>
    <w:rsid w:val="006C53BE"/>
    <w:rsid w:val="006C54C7"/>
    <w:rsid w:val="006C5688"/>
    <w:rsid w:val="006C56F3"/>
    <w:rsid w:val="006C5A4A"/>
    <w:rsid w:val="006C5B80"/>
    <w:rsid w:val="006C5ECA"/>
    <w:rsid w:val="006C6091"/>
    <w:rsid w:val="006C6452"/>
    <w:rsid w:val="006C661B"/>
    <w:rsid w:val="006C6741"/>
    <w:rsid w:val="006C6817"/>
    <w:rsid w:val="006C692B"/>
    <w:rsid w:val="006C6C9E"/>
    <w:rsid w:val="006C7172"/>
    <w:rsid w:val="006C7D61"/>
    <w:rsid w:val="006C7F9C"/>
    <w:rsid w:val="006C7FF9"/>
    <w:rsid w:val="006D024C"/>
    <w:rsid w:val="006D02D5"/>
    <w:rsid w:val="006D04F7"/>
    <w:rsid w:val="006D0783"/>
    <w:rsid w:val="006D0786"/>
    <w:rsid w:val="006D08BF"/>
    <w:rsid w:val="006D0DD0"/>
    <w:rsid w:val="006D1239"/>
    <w:rsid w:val="006D1B3C"/>
    <w:rsid w:val="006D2188"/>
    <w:rsid w:val="006D2352"/>
    <w:rsid w:val="006D2411"/>
    <w:rsid w:val="006D2759"/>
    <w:rsid w:val="006D297B"/>
    <w:rsid w:val="006D3299"/>
    <w:rsid w:val="006D33F2"/>
    <w:rsid w:val="006D3689"/>
    <w:rsid w:val="006D3B84"/>
    <w:rsid w:val="006D3F04"/>
    <w:rsid w:val="006D3F93"/>
    <w:rsid w:val="006D4090"/>
    <w:rsid w:val="006D4104"/>
    <w:rsid w:val="006D47AF"/>
    <w:rsid w:val="006D4AEE"/>
    <w:rsid w:val="006D5093"/>
    <w:rsid w:val="006D517D"/>
    <w:rsid w:val="006D56DF"/>
    <w:rsid w:val="006D583D"/>
    <w:rsid w:val="006D62E5"/>
    <w:rsid w:val="006D63AD"/>
    <w:rsid w:val="006D66B3"/>
    <w:rsid w:val="006D6B68"/>
    <w:rsid w:val="006D6C71"/>
    <w:rsid w:val="006D75A9"/>
    <w:rsid w:val="006D7B0B"/>
    <w:rsid w:val="006D7B3F"/>
    <w:rsid w:val="006D7F68"/>
    <w:rsid w:val="006E031D"/>
    <w:rsid w:val="006E037B"/>
    <w:rsid w:val="006E091A"/>
    <w:rsid w:val="006E0BB9"/>
    <w:rsid w:val="006E0C9C"/>
    <w:rsid w:val="006E1426"/>
    <w:rsid w:val="006E19B6"/>
    <w:rsid w:val="006E1C3F"/>
    <w:rsid w:val="006E1E6C"/>
    <w:rsid w:val="006E1F6C"/>
    <w:rsid w:val="006E1FF3"/>
    <w:rsid w:val="006E218C"/>
    <w:rsid w:val="006E34C6"/>
    <w:rsid w:val="006E37F2"/>
    <w:rsid w:val="006E3A18"/>
    <w:rsid w:val="006E3D15"/>
    <w:rsid w:val="006E3EBD"/>
    <w:rsid w:val="006E4092"/>
    <w:rsid w:val="006E41A0"/>
    <w:rsid w:val="006E41D5"/>
    <w:rsid w:val="006E430D"/>
    <w:rsid w:val="006E43A7"/>
    <w:rsid w:val="006E4509"/>
    <w:rsid w:val="006E4C9F"/>
    <w:rsid w:val="006E504D"/>
    <w:rsid w:val="006E5B06"/>
    <w:rsid w:val="006E5BE2"/>
    <w:rsid w:val="006E62F9"/>
    <w:rsid w:val="006E66BD"/>
    <w:rsid w:val="006E6A98"/>
    <w:rsid w:val="006E6E46"/>
    <w:rsid w:val="006E6F29"/>
    <w:rsid w:val="006E7639"/>
    <w:rsid w:val="006E7878"/>
    <w:rsid w:val="006E7BDC"/>
    <w:rsid w:val="006E7C90"/>
    <w:rsid w:val="006E7C98"/>
    <w:rsid w:val="006F00AA"/>
    <w:rsid w:val="006F026C"/>
    <w:rsid w:val="006F031D"/>
    <w:rsid w:val="006F0383"/>
    <w:rsid w:val="006F045C"/>
    <w:rsid w:val="006F057D"/>
    <w:rsid w:val="006F05B7"/>
    <w:rsid w:val="006F06AB"/>
    <w:rsid w:val="006F06C3"/>
    <w:rsid w:val="006F0880"/>
    <w:rsid w:val="006F0CB2"/>
    <w:rsid w:val="006F14E3"/>
    <w:rsid w:val="006F1685"/>
    <w:rsid w:val="006F16B1"/>
    <w:rsid w:val="006F1CFE"/>
    <w:rsid w:val="006F1D9D"/>
    <w:rsid w:val="006F1F55"/>
    <w:rsid w:val="006F1FC2"/>
    <w:rsid w:val="006F2551"/>
    <w:rsid w:val="006F3B77"/>
    <w:rsid w:val="006F3E9E"/>
    <w:rsid w:val="006F46CF"/>
    <w:rsid w:val="006F47DA"/>
    <w:rsid w:val="006F47F4"/>
    <w:rsid w:val="006F4CA8"/>
    <w:rsid w:val="006F4EE5"/>
    <w:rsid w:val="006F5057"/>
    <w:rsid w:val="006F5195"/>
    <w:rsid w:val="006F5C56"/>
    <w:rsid w:val="006F610A"/>
    <w:rsid w:val="006F6402"/>
    <w:rsid w:val="006F66B0"/>
    <w:rsid w:val="006F67E2"/>
    <w:rsid w:val="006F6C5F"/>
    <w:rsid w:val="006F6E2C"/>
    <w:rsid w:val="006F6EA5"/>
    <w:rsid w:val="006F6FDE"/>
    <w:rsid w:val="006F705C"/>
    <w:rsid w:val="006F73FD"/>
    <w:rsid w:val="006F7494"/>
    <w:rsid w:val="006F7ACA"/>
    <w:rsid w:val="006F7B09"/>
    <w:rsid w:val="006F7D5E"/>
    <w:rsid w:val="007006E7"/>
    <w:rsid w:val="007007DB"/>
    <w:rsid w:val="0070092E"/>
    <w:rsid w:val="007011E9"/>
    <w:rsid w:val="00701683"/>
    <w:rsid w:val="007019A1"/>
    <w:rsid w:val="00701B12"/>
    <w:rsid w:val="00701D7B"/>
    <w:rsid w:val="007025BD"/>
    <w:rsid w:val="0070267F"/>
    <w:rsid w:val="00702880"/>
    <w:rsid w:val="00702CF9"/>
    <w:rsid w:val="00703172"/>
    <w:rsid w:val="007032E1"/>
    <w:rsid w:val="0070367F"/>
    <w:rsid w:val="00703F82"/>
    <w:rsid w:val="0070474C"/>
    <w:rsid w:val="00704A41"/>
    <w:rsid w:val="00704ABD"/>
    <w:rsid w:val="00704F68"/>
    <w:rsid w:val="00705350"/>
    <w:rsid w:val="007054CD"/>
    <w:rsid w:val="00705528"/>
    <w:rsid w:val="007055B0"/>
    <w:rsid w:val="00705615"/>
    <w:rsid w:val="007057EA"/>
    <w:rsid w:val="007060D2"/>
    <w:rsid w:val="007064D2"/>
    <w:rsid w:val="00706653"/>
    <w:rsid w:val="007068AB"/>
    <w:rsid w:val="007070E0"/>
    <w:rsid w:val="007071BB"/>
    <w:rsid w:val="007075AD"/>
    <w:rsid w:val="00707680"/>
    <w:rsid w:val="0070785F"/>
    <w:rsid w:val="00707D4B"/>
    <w:rsid w:val="0071053B"/>
    <w:rsid w:val="00710884"/>
    <w:rsid w:val="00710BF5"/>
    <w:rsid w:val="00710CEB"/>
    <w:rsid w:val="00710F81"/>
    <w:rsid w:val="00711182"/>
    <w:rsid w:val="00711227"/>
    <w:rsid w:val="00711675"/>
    <w:rsid w:val="007119E5"/>
    <w:rsid w:val="00711EC2"/>
    <w:rsid w:val="00711F14"/>
    <w:rsid w:val="007125A2"/>
    <w:rsid w:val="007128FB"/>
    <w:rsid w:val="007132A7"/>
    <w:rsid w:val="00713366"/>
    <w:rsid w:val="00713419"/>
    <w:rsid w:val="00713ED9"/>
    <w:rsid w:val="0071403B"/>
    <w:rsid w:val="00714187"/>
    <w:rsid w:val="007142FE"/>
    <w:rsid w:val="007146AA"/>
    <w:rsid w:val="00714841"/>
    <w:rsid w:val="00714ADD"/>
    <w:rsid w:val="00714DCE"/>
    <w:rsid w:val="00715016"/>
    <w:rsid w:val="0071515A"/>
    <w:rsid w:val="00715C50"/>
    <w:rsid w:val="00715D14"/>
    <w:rsid w:val="00715E36"/>
    <w:rsid w:val="007160B6"/>
    <w:rsid w:val="0071636D"/>
    <w:rsid w:val="007165A8"/>
    <w:rsid w:val="0071671B"/>
    <w:rsid w:val="00716828"/>
    <w:rsid w:val="00716B5D"/>
    <w:rsid w:val="0071763B"/>
    <w:rsid w:val="007176BE"/>
    <w:rsid w:val="00717BAB"/>
    <w:rsid w:val="00717DD0"/>
    <w:rsid w:val="00717F95"/>
    <w:rsid w:val="007200BD"/>
    <w:rsid w:val="00720959"/>
    <w:rsid w:val="00720B63"/>
    <w:rsid w:val="00720FD8"/>
    <w:rsid w:val="007216A1"/>
    <w:rsid w:val="007218F7"/>
    <w:rsid w:val="00721BBE"/>
    <w:rsid w:val="00721DC8"/>
    <w:rsid w:val="007220D2"/>
    <w:rsid w:val="007222E9"/>
    <w:rsid w:val="0072290B"/>
    <w:rsid w:val="00722F74"/>
    <w:rsid w:val="00724157"/>
    <w:rsid w:val="007244F4"/>
    <w:rsid w:val="00724684"/>
    <w:rsid w:val="0072492E"/>
    <w:rsid w:val="00724EA0"/>
    <w:rsid w:val="00724FBC"/>
    <w:rsid w:val="007255A4"/>
    <w:rsid w:val="007255B8"/>
    <w:rsid w:val="0072645E"/>
    <w:rsid w:val="007265D2"/>
    <w:rsid w:val="00726745"/>
    <w:rsid w:val="007267BE"/>
    <w:rsid w:val="00727864"/>
    <w:rsid w:val="007278E8"/>
    <w:rsid w:val="00727D7B"/>
    <w:rsid w:val="00727E3A"/>
    <w:rsid w:val="00730DAC"/>
    <w:rsid w:val="00730F61"/>
    <w:rsid w:val="0073131B"/>
    <w:rsid w:val="0073163B"/>
    <w:rsid w:val="0073178A"/>
    <w:rsid w:val="00731ED7"/>
    <w:rsid w:val="0073265A"/>
    <w:rsid w:val="00732CBB"/>
    <w:rsid w:val="0073337C"/>
    <w:rsid w:val="007335F0"/>
    <w:rsid w:val="007337CC"/>
    <w:rsid w:val="00733BA4"/>
    <w:rsid w:val="00733BF1"/>
    <w:rsid w:val="00733DB3"/>
    <w:rsid w:val="00733EA1"/>
    <w:rsid w:val="0073404A"/>
    <w:rsid w:val="007340FB"/>
    <w:rsid w:val="007343E6"/>
    <w:rsid w:val="00734A9A"/>
    <w:rsid w:val="00734AEC"/>
    <w:rsid w:val="00734C9F"/>
    <w:rsid w:val="00734FDA"/>
    <w:rsid w:val="0073563E"/>
    <w:rsid w:val="00735C67"/>
    <w:rsid w:val="00735FA6"/>
    <w:rsid w:val="00736075"/>
    <w:rsid w:val="0073611E"/>
    <w:rsid w:val="00736523"/>
    <w:rsid w:val="007365A8"/>
    <w:rsid w:val="0073671E"/>
    <w:rsid w:val="00736B21"/>
    <w:rsid w:val="00736DFB"/>
    <w:rsid w:val="007370B4"/>
    <w:rsid w:val="007370F3"/>
    <w:rsid w:val="007373A8"/>
    <w:rsid w:val="007377FF"/>
    <w:rsid w:val="00737AFF"/>
    <w:rsid w:val="00737DF7"/>
    <w:rsid w:val="00737F9C"/>
    <w:rsid w:val="0074095F"/>
    <w:rsid w:val="00740FA5"/>
    <w:rsid w:val="00740FC2"/>
    <w:rsid w:val="00741224"/>
    <w:rsid w:val="00741301"/>
    <w:rsid w:val="00741535"/>
    <w:rsid w:val="0074168D"/>
    <w:rsid w:val="00741B96"/>
    <w:rsid w:val="0074272F"/>
    <w:rsid w:val="007427B0"/>
    <w:rsid w:val="00742C88"/>
    <w:rsid w:val="00742FEE"/>
    <w:rsid w:val="00743449"/>
    <w:rsid w:val="007435B4"/>
    <w:rsid w:val="007436E6"/>
    <w:rsid w:val="0074465A"/>
    <w:rsid w:val="007452AC"/>
    <w:rsid w:val="00745486"/>
    <w:rsid w:val="007457CF"/>
    <w:rsid w:val="007458F3"/>
    <w:rsid w:val="00745B80"/>
    <w:rsid w:val="00745EA2"/>
    <w:rsid w:val="007464C8"/>
    <w:rsid w:val="007469DB"/>
    <w:rsid w:val="00746A8A"/>
    <w:rsid w:val="00746D0D"/>
    <w:rsid w:val="007472F0"/>
    <w:rsid w:val="0074733B"/>
    <w:rsid w:val="007478B7"/>
    <w:rsid w:val="00747B58"/>
    <w:rsid w:val="00750052"/>
    <w:rsid w:val="00750B0C"/>
    <w:rsid w:val="00750B30"/>
    <w:rsid w:val="00750E95"/>
    <w:rsid w:val="00751C0F"/>
    <w:rsid w:val="00752720"/>
    <w:rsid w:val="00752B19"/>
    <w:rsid w:val="00752B6B"/>
    <w:rsid w:val="00753384"/>
    <w:rsid w:val="00753653"/>
    <w:rsid w:val="007538AD"/>
    <w:rsid w:val="007538B7"/>
    <w:rsid w:val="00753B59"/>
    <w:rsid w:val="007542C8"/>
    <w:rsid w:val="00754851"/>
    <w:rsid w:val="00755044"/>
    <w:rsid w:val="00755816"/>
    <w:rsid w:val="00755955"/>
    <w:rsid w:val="007559CA"/>
    <w:rsid w:val="00755C56"/>
    <w:rsid w:val="00755C62"/>
    <w:rsid w:val="00755D19"/>
    <w:rsid w:val="00755FCD"/>
    <w:rsid w:val="007561C7"/>
    <w:rsid w:val="00756340"/>
    <w:rsid w:val="00756421"/>
    <w:rsid w:val="00756530"/>
    <w:rsid w:val="00756CC4"/>
    <w:rsid w:val="00756E6B"/>
    <w:rsid w:val="00757179"/>
    <w:rsid w:val="0075746B"/>
    <w:rsid w:val="00757541"/>
    <w:rsid w:val="00757CE0"/>
    <w:rsid w:val="007601DF"/>
    <w:rsid w:val="00760AE6"/>
    <w:rsid w:val="00760D58"/>
    <w:rsid w:val="00761494"/>
    <w:rsid w:val="0076151A"/>
    <w:rsid w:val="00761E00"/>
    <w:rsid w:val="00762059"/>
    <w:rsid w:val="00762255"/>
    <w:rsid w:val="007625FA"/>
    <w:rsid w:val="007626DD"/>
    <w:rsid w:val="00762A62"/>
    <w:rsid w:val="00762D75"/>
    <w:rsid w:val="00762F8B"/>
    <w:rsid w:val="0076334E"/>
    <w:rsid w:val="00763CA4"/>
    <w:rsid w:val="007644CC"/>
    <w:rsid w:val="0076457F"/>
    <w:rsid w:val="00764B21"/>
    <w:rsid w:val="00764DC0"/>
    <w:rsid w:val="0076545F"/>
    <w:rsid w:val="00765B73"/>
    <w:rsid w:val="00765C79"/>
    <w:rsid w:val="007661E1"/>
    <w:rsid w:val="00766321"/>
    <w:rsid w:val="007664D6"/>
    <w:rsid w:val="007665AD"/>
    <w:rsid w:val="007668EC"/>
    <w:rsid w:val="00766900"/>
    <w:rsid w:val="00766E0B"/>
    <w:rsid w:val="00767005"/>
    <w:rsid w:val="007677EC"/>
    <w:rsid w:val="00767BB2"/>
    <w:rsid w:val="00767F50"/>
    <w:rsid w:val="00767FFC"/>
    <w:rsid w:val="007700A1"/>
    <w:rsid w:val="00770132"/>
    <w:rsid w:val="00770746"/>
    <w:rsid w:val="0077091E"/>
    <w:rsid w:val="00770974"/>
    <w:rsid w:val="00770A75"/>
    <w:rsid w:val="00770B51"/>
    <w:rsid w:val="00770C11"/>
    <w:rsid w:val="007719B2"/>
    <w:rsid w:val="00771B22"/>
    <w:rsid w:val="00771F2A"/>
    <w:rsid w:val="007723C0"/>
    <w:rsid w:val="00772590"/>
    <w:rsid w:val="007725C1"/>
    <w:rsid w:val="007727CD"/>
    <w:rsid w:val="00772A03"/>
    <w:rsid w:val="00772A1F"/>
    <w:rsid w:val="00772BF3"/>
    <w:rsid w:val="00773318"/>
    <w:rsid w:val="00773958"/>
    <w:rsid w:val="0077398F"/>
    <w:rsid w:val="00773A34"/>
    <w:rsid w:val="00773B1A"/>
    <w:rsid w:val="00773B22"/>
    <w:rsid w:val="00773C17"/>
    <w:rsid w:val="007740A6"/>
    <w:rsid w:val="00774330"/>
    <w:rsid w:val="007748D1"/>
    <w:rsid w:val="00774D1E"/>
    <w:rsid w:val="00774DB7"/>
    <w:rsid w:val="00775186"/>
    <w:rsid w:val="00775205"/>
    <w:rsid w:val="00775906"/>
    <w:rsid w:val="0077593C"/>
    <w:rsid w:val="00775A17"/>
    <w:rsid w:val="00775C9C"/>
    <w:rsid w:val="00775CC1"/>
    <w:rsid w:val="00776192"/>
    <w:rsid w:val="007761D3"/>
    <w:rsid w:val="0077622F"/>
    <w:rsid w:val="007769BB"/>
    <w:rsid w:val="00776AEF"/>
    <w:rsid w:val="00776AF7"/>
    <w:rsid w:val="00776F41"/>
    <w:rsid w:val="00776FBA"/>
    <w:rsid w:val="00776FDA"/>
    <w:rsid w:val="007770FA"/>
    <w:rsid w:val="00777157"/>
    <w:rsid w:val="00777C6B"/>
    <w:rsid w:val="007801C6"/>
    <w:rsid w:val="0078039F"/>
    <w:rsid w:val="007811A2"/>
    <w:rsid w:val="0078120D"/>
    <w:rsid w:val="0078152B"/>
    <w:rsid w:val="00781531"/>
    <w:rsid w:val="00781614"/>
    <w:rsid w:val="007818A0"/>
    <w:rsid w:val="00781DE3"/>
    <w:rsid w:val="00782468"/>
    <w:rsid w:val="00782507"/>
    <w:rsid w:val="0078287A"/>
    <w:rsid w:val="00784094"/>
    <w:rsid w:val="007844A0"/>
    <w:rsid w:val="007846B1"/>
    <w:rsid w:val="007851F3"/>
    <w:rsid w:val="00785326"/>
    <w:rsid w:val="00785566"/>
    <w:rsid w:val="0078562A"/>
    <w:rsid w:val="0078577B"/>
    <w:rsid w:val="00785A39"/>
    <w:rsid w:val="00786099"/>
    <w:rsid w:val="007865EC"/>
    <w:rsid w:val="0078667C"/>
    <w:rsid w:val="007867FF"/>
    <w:rsid w:val="00787267"/>
    <w:rsid w:val="00787289"/>
    <w:rsid w:val="0078729F"/>
    <w:rsid w:val="00787820"/>
    <w:rsid w:val="007879AA"/>
    <w:rsid w:val="00787CCB"/>
    <w:rsid w:val="00790105"/>
    <w:rsid w:val="00790227"/>
    <w:rsid w:val="00790475"/>
    <w:rsid w:val="007904CD"/>
    <w:rsid w:val="00790727"/>
    <w:rsid w:val="0079098D"/>
    <w:rsid w:val="00790CD6"/>
    <w:rsid w:val="00790CF2"/>
    <w:rsid w:val="00790E52"/>
    <w:rsid w:val="00790F7B"/>
    <w:rsid w:val="007911FE"/>
    <w:rsid w:val="00791ACD"/>
    <w:rsid w:val="00791D21"/>
    <w:rsid w:val="00791E05"/>
    <w:rsid w:val="0079230B"/>
    <w:rsid w:val="00792479"/>
    <w:rsid w:val="00792DBB"/>
    <w:rsid w:val="00793282"/>
    <w:rsid w:val="00793466"/>
    <w:rsid w:val="007936AA"/>
    <w:rsid w:val="007938CD"/>
    <w:rsid w:val="00793C50"/>
    <w:rsid w:val="00793F1C"/>
    <w:rsid w:val="00794055"/>
    <w:rsid w:val="00794556"/>
    <w:rsid w:val="007946D1"/>
    <w:rsid w:val="00794FA1"/>
    <w:rsid w:val="007953A1"/>
    <w:rsid w:val="0079540D"/>
    <w:rsid w:val="00795867"/>
    <w:rsid w:val="00795967"/>
    <w:rsid w:val="00795AE2"/>
    <w:rsid w:val="00795D3D"/>
    <w:rsid w:val="007961C1"/>
    <w:rsid w:val="0079649A"/>
    <w:rsid w:val="007967A0"/>
    <w:rsid w:val="00796939"/>
    <w:rsid w:val="00797637"/>
    <w:rsid w:val="007979BD"/>
    <w:rsid w:val="00797D3A"/>
    <w:rsid w:val="007A09A5"/>
    <w:rsid w:val="007A0F74"/>
    <w:rsid w:val="007A10AC"/>
    <w:rsid w:val="007A11E5"/>
    <w:rsid w:val="007A13DA"/>
    <w:rsid w:val="007A1808"/>
    <w:rsid w:val="007A185E"/>
    <w:rsid w:val="007A1BAE"/>
    <w:rsid w:val="007A2909"/>
    <w:rsid w:val="007A2A85"/>
    <w:rsid w:val="007A3081"/>
    <w:rsid w:val="007A35ED"/>
    <w:rsid w:val="007A3987"/>
    <w:rsid w:val="007A3EB9"/>
    <w:rsid w:val="007A4008"/>
    <w:rsid w:val="007A4240"/>
    <w:rsid w:val="007A465B"/>
    <w:rsid w:val="007A4FCF"/>
    <w:rsid w:val="007A54E7"/>
    <w:rsid w:val="007A57DA"/>
    <w:rsid w:val="007A58D5"/>
    <w:rsid w:val="007A5A4A"/>
    <w:rsid w:val="007A5A68"/>
    <w:rsid w:val="007A6386"/>
    <w:rsid w:val="007A6681"/>
    <w:rsid w:val="007A6A92"/>
    <w:rsid w:val="007A6ACC"/>
    <w:rsid w:val="007A6C82"/>
    <w:rsid w:val="007A7023"/>
    <w:rsid w:val="007A718E"/>
    <w:rsid w:val="007A72ED"/>
    <w:rsid w:val="007A731B"/>
    <w:rsid w:val="007B0160"/>
    <w:rsid w:val="007B1510"/>
    <w:rsid w:val="007B172C"/>
    <w:rsid w:val="007B176B"/>
    <w:rsid w:val="007B1AAB"/>
    <w:rsid w:val="007B1B67"/>
    <w:rsid w:val="007B2456"/>
    <w:rsid w:val="007B269F"/>
    <w:rsid w:val="007B26FD"/>
    <w:rsid w:val="007B2FC8"/>
    <w:rsid w:val="007B37D9"/>
    <w:rsid w:val="007B3DE1"/>
    <w:rsid w:val="007B40FD"/>
    <w:rsid w:val="007B4492"/>
    <w:rsid w:val="007B49A6"/>
    <w:rsid w:val="007B4FE9"/>
    <w:rsid w:val="007B554C"/>
    <w:rsid w:val="007B5C7A"/>
    <w:rsid w:val="007B5EB5"/>
    <w:rsid w:val="007B6149"/>
    <w:rsid w:val="007B6574"/>
    <w:rsid w:val="007B6738"/>
    <w:rsid w:val="007B6DF0"/>
    <w:rsid w:val="007B768F"/>
    <w:rsid w:val="007B7C69"/>
    <w:rsid w:val="007C000D"/>
    <w:rsid w:val="007C0373"/>
    <w:rsid w:val="007C0554"/>
    <w:rsid w:val="007C05EF"/>
    <w:rsid w:val="007C07A4"/>
    <w:rsid w:val="007C087B"/>
    <w:rsid w:val="007C08DA"/>
    <w:rsid w:val="007C0AA2"/>
    <w:rsid w:val="007C0D80"/>
    <w:rsid w:val="007C11F7"/>
    <w:rsid w:val="007C126D"/>
    <w:rsid w:val="007C19D2"/>
    <w:rsid w:val="007C1B11"/>
    <w:rsid w:val="007C1ED6"/>
    <w:rsid w:val="007C1F62"/>
    <w:rsid w:val="007C29BF"/>
    <w:rsid w:val="007C3415"/>
    <w:rsid w:val="007C3905"/>
    <w:rsid w:val="007C3AD1"/>
    <w:rsid w:val="007C3E6D"/>
    <w:rsid w:val="007C3EA1"/>
    <w:rsid w:val="007C3EA8"/>
    <w:rsid w:val="007C4027"/>
    <w:rsid w:val="007C4177"/>
    <w:rsid w:val="007C49DB"/>
    <w:rsid w:val="007C4A98"/>
    <w:rsid w:val="007C50A4"/>
    <w:rsid w:val="007C51AE"/>
    <w:rsid w:val="007C5719"/>
    <w:rsid w:val="007C62D5"/>
    <w:rsid w:val="007C671C"/>
    <w:rsid w:val="007C6C9D"/>
    <w:rsid w:val="007C6F0D"/>
    <w:rsid w:val="007C6F8A"/>
    <w:rsid w:val="007C763F"/>
    <w:rsid w:val="007C7E14"/>
    <w:rsid w:val="007D01E6"/>
    <w:rsid w:val="007D02D1"/>
    <w:rsid w:val="007D0389"/>
    <w:rsid w:val="007D087F"/>
    <w:rsid w:val="007D08E4"/>
    <w:rsid w:val="007D099A"/>
    <w:rsid w:val="007D0A54"/>
    <w:rsid w:val="007D16A1"/>
    <w:rsid w:val="007D17E4"/>
    <w:rsid w:val="007D180A"/>
    <w:rsid w:val="007D196D"/>
    <w:rsid w:val="007D222E"/>
    <w:rsid w:val="007D26C0"/>
    <w:rsid w:val="007D2C8E"/>
    <w:rsid w:val="007D32D5"/>
    <w:rsid w:val="007D391E"/>
    <w:rsid w:val="007D3C0D"/>
    <w:rsid w:val="007D3C6A"/>
    <w:rsid w:val="007D3F01"/>
    <w:rsid w:val="007D44D3"/>
    <w:rsid w:val="007D4536"/>
    <w:rsid w:val="007D4A68"/>
    <w:rsid w:val="007D4B60"/>
    <w:rsid w:val="007D4CE9"/>
    <w:rsid w:val="007D5265"/>
    <w:rsid w:val="007D57C2"/>
    <w:rsid w:val="007D5993"/>
    <w:rsid w:val="007D5BDD"/>
    <w:rsid w:val="007D5ED5"/>
    <w:rsid w:val="007D6035"/>
    <w:rsid w:val="007D60FF"/>
    <w:rsid w:val="007D6114"/>
    <w:rsid w:val="007D6636"/>
    <w:rsid w:val="007D6B59"/>
    <w:rsid w:val="007D702D"/>
    <w:rsid w:val="007D70D5"/>
    <w:rsid w:val="007D7927"/>
    <w:rsid w:val="007D7962"/>
    <w:rsid w:val="007D7A36"/>
    <w:rsid w:val="007D7B37"/>
    <w:rsid w:val="007E0321"/>
    <w:rsid w:val="007E0D99"/>
    <w:rsid w:val="007E1882"/>
    <w:rsid w:val="007E1A20"/>
    <w:rsid w:val="007E1F23"/>
    <w:rsid w:val="007E2319"/>
    <w:rsid w:val="007E25A0"/>
    <w:rsid w:val="007E26BC"/>
    <w:rsid w:val="007E2CF2"/>
    <w:rsid w:val="007E2DB1"/>
    <w:rsid w:val="007E30E1"/>
    <w:rsid w:val="007E3656"/>
    <w:rsid w:val="007E3AB8"/>
    <w:rsid w:val="007E3C18"/>
    <w:rsid w:val="007E3CC8"/>
    <w:rsid w:val="007E4428"/>
    <w:rsid w:val="007E453D"/>
    <w:rsid w:val="007E479D"/>
    <w:rsid w:val="007E4C93"/>
    <w:rsid w:val="007E4E58"/>
    <w:rsid w:val="007E4F25"/>
    <w:rsid w:val="007E5073"/>
    <w:rsid w:val="007E53F3"/>
    <w:rsid w:val="007E5444"/>
    <w:rsid w:val="007E61D3"/>
    <w:rsid w:val="007E626E"/>
    <w:rsid w:val="007E68A5"/>
    <w:rsid w:val="007E6BB4"/>
    <w:rsid w:val="007E6CB0"/>
    <w:rsid w:val="007E6E39"/>
    <w:rsid w:val="007E747E"/>
    <w:rsid w:val="007E767B"/>
    <w:rsid w:val="007F0250"/>
    <w:rsid w:val="007F08DE"/>
    <w:rsid w:val="007F091A"/>
    <w:rsid w:val="007F0D42"/>
    <w:rsid w:val="007F0D9C"/>
    <w:rsid w:val="007F10FA"/>
    <w:rsid w:val="007F1360"/>
    <w:rsid w:val="007F1648"/>
    <w:rsid w:val="007F17DC"/>
    <w:rsid w:val="007F1836"/>
    <w:rsid w:val="007F1C91"/>
    <w:rsid w:val="007F1D79"/>
    <w:rsid w:val="007F1FDF"/>
    <w:rsid w:val="007F23F3"/>
    <w:rsid w:val="007F269D"/>
    <w:rsid w:val="007F28AF"/>
    <w:rsid w:val="007F2A15"/>
    <w:rsid w:val="007F2A42"/>
    <w:rsid w:val="007F30D0"/>
    <w:rsid w:val="007F3A40"/>
    <w:rsid w:val="007F3CBF"/>
    <w:rsid w:val="007F3FE3"/>
    <w:rsid w:val="007F47C2"/>
    <w:rsid w:val="007F49F1"/>
    <w:rsid w:val="007F4E40"/>
    <w:rsid w:val="007F4E71"/>
    <w:rsid w:val="007F576B"/>
    <w:rsid w:val="007F5861"/>
    <w:rsid w:val="007F61A5"/>
    <w:rsid w:val="007F657A"/>
    <w:rsid w:val="007F65EE"/>
    <w:rsid w:val="007F65F5"/>
    <w:rsid w:val="007F691B"/>
    <w:rsid w:val="007F6B9C"/>
    <w:rsid w:val="007F70A7"/>
    <w:rsid w:val="007F7621"/>
    <w:rsid w:val="007F774F"/>
    <w:rsid w:val="007F78BF"/>
    <w:rsid w:val="007F7926"/>
    <w:rsid w:val="007F79A2"/>
    <w:rsid w:val="007F7D21"/>
    <w:rsid w:val="007F7DA0"/>
    <w:rsid w:val="00800292"/>
    <w:rsid w:val="008006A5"/>
    <w:rsid w:val="00800792"/>
    <w:rsid w:val="008007DC"/>
    <w:rsid w:val="00800A1C"/>
    <w:rsid w:val="00800BB0"/>
    <w:rsid w:val="00800F55"/>
    <w:rsid w:val="00802421"/>
    <w:rsid w:val="0080272F"/>
    <w:rsid w:val="00802E46"/>
    <w:rsid w:val="00803AD0"/>
    <w:rsid w:val="008045BE"/>
    <w:rsid w:val="008048EF"/>
    <w:rsid w:val="00804DC9"/>
    <w:rsid w:val="008054B3"/>
    <w:rsid w:val="00805B1C"/>
    <w:rsid w:val="00805FB0"/>
    <w:rsid w:val="0080633D"/>
    <w:rsid w:val="008069C2"/>
    <w:rsid w:val="00806B67"/>
    <w:rsid w:val="00806CB7"/>
    <w:rsid w:val="0080718D"/>
    <w:rsid w:val="00807597"/>
    <w:rsid w:val="00807C8A"/>
    <w:rsid w:val="00810A9C"/>
    <w:rsid w:val="0081108D"/>
    <w:rsid w:val="00811097"/>
    <w:rsid w:val="0081119C"/>
    <w:rsid w:val="00811901"/>
    <w:rsid w:val="00812064"/>
    <w:rsid w:val="0081239D"/>
    <w:rsid w:val="00812ABE"/>
    <w:rsid w:val="00812FD3"/>
    <w:rsid w:val="00813155"/>
    <w:rsid w:val="00813226"/>
    <w:rsid w:val="008135D9"/>
    <w:rsid w:val="0081362E"/>
    <w:rsid w:val="008137B3"/>
    <w:rsid w:val="008137D1"/>
    <w:rsid w:val="00813BDB"/>
    <w:rsid w:val="00813D4C"/>
    <w:rsid w:val="00813D80"/>
    <w:rsid w:val="008149AF"/>
    <w:rsid w:val="00814CC5"/>
    <w:rsid w:val="00814E08"/>
    <w:rsid w:val="00814EF5"/>
    <w:rsid w:val="00815044"/>
    <w:rsid w:val="0081565D"/>
    <w:rsid w:val="00815681"/>
    <w:rsid w:val="00815B0E"/>
    <w:rsid w:val="00815CD6"/>
    <w:rsid w:val="0081605E"/>
    <w:rsid w:val="00816198"/>
    <w:rsid w:val="00816676"/>
    <w:rsid w:val="008167A4"/>
    <w:rsid w:val="008168C9"/>
    <w:rsid w:val="008168F7"/>
    <w:rsid w:val="00816CD7"/>
    <w:rsid w:val="00816D31"/>
    <w:rsid w:val="0081715C"/>
    <w:rsid w:val="0081725F"/>
    <w:rsid w:val="008174C8"/>
    <w:rsid w:val="0081781C"/>
    <w:rsid w:val="00817F60"/>
    <w:rsid w:val="0082034B"/>
    <w:rsid w:val="008203D7"/>
    <w:rsid w:val="00820BFE"/>
    <w:rsid w:val="00821287"/>
    <w:rsid w:val="00821785"/>
    <w:rsid w:val="008217CF"/>
    <w:rsid w:val="00821847"/>
    <w:rsid w:val="00821DA2"/>
    <w:rsid w:val="008221E8"/>
    <w:rsid w:val="0082266F"/>
    <w:rsid w:val="008228EC"/>
    <w:rsid w:val="00822B45"/>
    <w:rsid w:val="008232F2"/>
    <w:rsid w:val="008237B3"/>
    <w:rsid w:val="00823A22"/>
    <w:rsid w:val="00823B7C"/>
    <w:rsid w:val="00823E8C"/>
    <w:rsid w:val="008242C9"/>
    <w:rsid w:val="008244CC"/>
    <w:rsid w:val="0082527A"/>
    <w:rsid w:val="00825558"/>
    <w:rsid w:val="00825986"/>
    <w:rsid w:val="00825997"/>
    <w:rsid w:val="00825EDF"/>
    <w:rsid w:val="008262A1"/>
    <w:rsid w:val="00826359"/>
    <w:rsid w:val="00826491"/>
    <w:rsid w:val="008268F2"/>
    <w:rsid w:val="00826C00"/>
    <w:rsid w:val="008270EF"/>
    <w:rsid w:val="00827159"/>
    <w:rsid w:val="008275F7"/>
    <w:rsid w:val="0082784D"/>
    <w:rsid w:val="00827944"/>
    <w:rsid w:val="008279B3"/>
    <w:rsid w:val="008301C2"/>
    <w:rsid w:val="00830594"/>
    <w:rsid w:val="008307C7"/>
    <w:rsid w:val="008308C8"/>
    <w:rsid w:val="00830936"/>
    <w:rsid w:val="008309FB"/>
    <w:rsid w:val="008311ED"/>
    <w:rsid w:val="00831E47"/>
    <w:rsid w:val="00832AD3"/>
    <w:rsid w:val="00832B9E"/>
    <w:rsid w:val="0083355D"/>
    <w:rsid w:val="00833715"/>
    <w:rsid w:val="00833814"/>
    <w:rsid w:val="008339B1"/>
    <w:rsid w:val="00833DBC"/>
    <w:rsid w:val="00833FED"/>
    <w:rsid w:val="00834188"/>
    <w:rsid w:val="00834273"/>
    <w:rsid w:val="0083427B"/>
    <w:rsid w:val="00834877"/>
    <w:rsid w:val="00834963"/>
    <w:rsid w:val="00834C8C"/>
    <w:rsid w:val="00835281"/>
    <w:rsid w:val="00835377"/>
    <w:rsid w:val="00835DF0"/>
    <w:rsid w:val="00835FE9"/>
    <w:rsid w:val="00836257"/>
    <w:rsid w:val="0083665F"/>
    <w:rsid w:val="00836BF5"/>
    <w:rsid w:val="0083720C"/>
    <w:rsid w:val="00837226"/>
    <w:rsid w:val="00837376"/>
    <w:rsid w:val="00837627"/>
    <w:rsid w:val="00837841"/>
    <w:rsid w:val="00837C1F"/>
    <w:rsid w:val="008405D4"/>
    <w:rsid w:val="00840878"/>
    <w:rsid w:val="00840942"/>
    <w:rsid w:val="00840B30"/>
    <w:rsid w:val="00840B83"/>
    <w:rsid w:val="00840C23"/>
    <w:rsid w:val="008412D6"/>
    <w:rsid w:val="00841A25"/>
    <w:rsid w:val="00841C2D"/>
    <w:rsid w:val="00841FBF"/>
    <w:rsid w:val="0084213D"/>
    <w:rsid w:val="00842E12"/>
    <w:rsid w:val="008438F7"/>
    <w:rsid w:val="00843CAC"/>
    <w:rsid w:val="00843DC9"/>
    <w:rsid w:val="00843DCC"/>
    <w:rsid w:val="00844128"/>
    <w:rsid w:val="0084436B"/>
    <w:rsid w:val="008446FE"/>
    <w:rsid w:val="0084476B"/>
    <w:rsid w:val="00844811"/>
    <w:rsid w:val="00844885"/>
    <w:rsid w:val="008448E5"/>
    <w:rsid w:val="00844C7E"/>
    <w:rsid w:val="00844F8A"/>
    <w:rsid w:val="00845099"/>
    <w:rsid w:val="008456D8"/>
    <w:rsid w:val="00845A11"/>
    <w:rsid w:val="00845A6D"/>
    <w:rsid w:val="00845D5D"/>
    <w:rsid w:val="00846001"/>
    <w:rsid w:val="008462D2"/>
    <w:rsid w:val="00846600"/>
    <w:rsid w:val="0084667D"/>
    <w:rsid w:val="008469B2"/>
    <w:rsid w:val="00846C64"/>
    <w:rsid w:val="00847122"/>
    <w:rsid w:val="00847483"/>
    <w:rsid w:val="0084753E"/>
    <w:rsid w:val="00847593"/>
    <w:rsid w:val="0084774E"/>
    <w:rsid w:val="008479FD"/>
    <w:rsid w:val="00847A24"/>
    <w:rsid w:val="00847DAA"/>
    <w:rsid w:val="00850145"/>
    <w:rsid w:val="00850220"/>
    <w:rsid w:val="00850564"/>
    <w:rsid w:val="00850642"/>
    <w:rsid w:val="008506C5"/>
    <w:rsid w:val="008507A4"/>
    <w:rsid w:val="0085080E"/>
    <w:rsid w:val="00850874"/>
    <w:rsid w:val="00850A16"/>
    <w:rsid w:val="0085139C"/>
    <w:rsid w:val="00851815"/>
    <w:rsid w:val="00851AD3"/>
    <w:rsid w:val="00851BDA"/>
    <w:rsid w:val="00851E08"/>
    <w:rsid w:val="0085254B"/>
    <w:rsid w:val="00852E7D"/>
    <w:rsid w:val="00852EA8"/>
    <w:rsid w:val="00852FDA"/>
    <w:rsid w:val="0085309D"/>
    <w:rsid w:val="008534A4"/>
    <w:rsid w:val="00853596"/>
    <w:rsid w:val="00853C0C"/>
    <w:rsid w:val="00853F73"/>
    <w:rsid w:val="00854053"/>
    <w:rsid w:val="00854210"/>
    <w:rsid w:val="00854491"/>
    <w:rsid w:val="008548B6"/>
    <w:rsid w:val="00854C04"/>
    <w:rsid w:val="00854D66"/>
    <w:rsid w:val="00854F8F"/>
    <w:rsid w:val="00855066"/>
    <w:rsid w:val="0085514F"/>
    <w:rsid w:val="00855280"/>
    <w:rsid w:val="00855C36"/>
    <w:rsid w:val="00855C3E"/>
    <w:rsid w:val="00855F3F"/>
    <w:rsid w:val="00856214"/>
    <w:rsid w:val="00856D47"/>
    <w:rsid w:val="00857110"/>
    <w:rsid w:val="0085720B"/>
    <w:rsid w:val="008576B3"/>
    <w:rsid w:val="00857A67"/>
    <w:rsid w:val="00857B5F"/>
    <w:rsid w:val="00857E76"/>
    <w:rsid w:val="00857F2D"/>
    <w:rsid w:val="00860507"/>
    <w:rsid w:val="008608C2"/>
    <w:rsid w:val="008608D1"/>
    <w:rsid w:val="00860916"/>
    <w:rsid w:val="00860B19"/>
    <w:rsid w:val="00860DF5"/>
    <w:rsid w:val="0086103D"/>
    <w:rsid w:val="008610EB"/>
    <w:rsid w:val="00861261"/>
    <w:rsid w:val="00861864"/>
    <w:rsid w:val="00861960"/>
    <w:rsid w:val="00861ABD"/>
    <w:rsid w:val="00861BE5"/>
    <w:rsid w:val="00861F00"/>
    <w:rsid w:val="00862490"/>
    <w:rsid w:val="00862DF6"/>
    <w:rsid w:val="00862F5A"/>
    <w:rsid w:val="008631C9"/>
    <w:rsid w:val="008632F3"/>
    <w:rsid w:val="00863724"/>
    <w:rsid w:val="00863744"/>
    <w:rsid w:val="00863A8E"/>
    <w:rsid w:val="00863E5F"/>
    <w:rsid w:val="00863EF9"/>
    <w:rsid w:val="00864639"/>
    <w:rsid w:val="0086467B"/>
    <w:rsid w:val="008646EB"/>
    <w:rsid w:val="00864AB3"/>
    <w:rsid w:val="00864C1A"/>
    <w:rsid w:val="008650D7"/>
    <w:rsid w:val="00865524"/>
    <w:rsid w:val="0086556C"/>
    <w:rsid w:val="0086576E"/>
    <w:rsid w:val="00865784"/>
    <w:rsid w:val="00865A0B"/>
    <w:rsid w:val="00865AC9"/>
    <w:rsid w:val="00866507"/>
    <w:rsid w:val="00866FD5"/>
    <w:rsid w:val="008670A7"/>
    <w:rsid w:val="0086738B"/>
    <w:rsid w:val="008674B2"/>
    <w:rsid w:val="0086770B"/>
    <w:rsid w:val="00867CCC"/>
    <w:rsid w:val="00867ECF"/>
    <w:rsid w:val="00870310"/>
    <w:rsid w:val="00870735"/>
    <w:rsid w:val="00870BC4"/>
    <w:rsid w:val="00870DC1"/>
    <w:rsid w:val="00871189"/>
    <w:rsid w:val="008715AE"/>
    <w:rsid w:val="00871C3F"/>
    <w:rsid w:val="00871ED9"/>
    <w:rsid w:val="0087223B"/>
    <w:rsid w:val="00872310"/>
    <w:rsid w:val="0087238B"/>
    <w:rsid w:val="00872A8C"/>
    <w:rsid w:val="00872B26"/>
    <w:rsid w:val="00872C02"/>
    <w:rsid w:val="00872DA8"/>
    <w:rsid w:val="00873031"/>
    <w:rsid w:val="00873241"/>
    <w:rsid w:val="0087369C"/>
    <w:rsid w:val="00873C05"/>
    <w:rsid w:val="00873DAC"/>
    <w:rsid w:val="00873F7D"/>
    <w:rsid w:val="00874101"/>
    <w:rsid w:val="00874658"/>
    <w:rsid w:val="00874A6B"/>
    <w:rsid w:val="00874B87"/>
    <w:rsid w:val="008750E2"/>
    <w:rsid w:val="00876174"/>
    <w:rsid w:val="0087619B"/>
    <w:rsid w:val="0087630D"/>
    <w:rsid w:val="00876A9E"/>
    <w:rsid w:val="00876C28"/>
    <w:rsid w:val="0087718C"/>
    <w:rsid w:val="00877322"/>
    <w:rsid w:val="008773D5"/>
    <w:rsid w:val="008777C9"/>
    <w:rsid w:val="008779EB"/>
    <w:rsid w:val="00877E31"/>
    <w:rsid w:val="00877F74"/>
    <w:rsid w:val="00880179"/>
    <w:rsid w:val="0088045F"/>
    <w:rsid w:val="008806B8"/>
    <w:rsid w:val="00880746"/>
    <w:rsid w:val="0088095F"/>
    <w:rsid w:val="00880ABA"/>
    <w:rsid w:val="00880EE7"/>
    <w:rsid w:val="0088126B"/>
    <w:rsid w:val="0088155C"/>
    <w:rsid w:val="00881BB0"/>
    <w:rsid w:val="008821C8"/>
    <w:rsid w:val="008824E2"/>
    <w:rsid w:val="0088279F"/>
    <w:rsid w:val="008827BF"/>
    <w:rsid w:val="008833B4"/>
    <w:rsid w:val="00883489"/>
    <w:rsid w:val="008834BE"/>
    <w:rsid w:val="008837BC"/>
    <w:rsid w:val="00884656"/>
    <w:rsid w:val="00884689"/>
    <w:rsid w:val="008848B4"/>
    <w:rsid w:val="00884E2D"/>
    <w:rsid w:val="00884F51"/>
    <w:rsid w:val="008852D1"/>
    <w:rsid w:val="008856A1"/>
    <w:rsid w:val="008856E6"/>
    <w:rsid w:val="00885AC4"/>
    <w:rsid w:val="00885EE5"/>
    <w:rsid w:val="008864EA"/>
    <w:rsid w:val="0088673C"/>
    <w:rsid w:val="00886B47"/>
    <w:rsid w:val="008875A2"/>
    <w:rsid w:val="00887786"/>
    <w:rsid w:val="008878E8"/>
    <w:rsid w:val="00887EC5"/>
    <w:rsid w:val="0089009E"/>
    <w:rsid w:val="008901ED"/>
    <w:rsid w:val="0089028F"/>
    <w:rsid w:val="008903E9"/>
    <w:rsid w:val="00890C9B"/>
    <w:rsid w:val="00890E10"/>
    <w:rsid w:val="00891348"/>
    <w:rsid w:val="00891822"/>
    <w:rsid w:val="00891C83"/>
    <w:rsid w:val="00891E7D"/>
    <w:rsid w:val="00891F69"/>
    <w:rsid w:val="008922F0"/>
    <w:rsid w:val="008925B4"/>
    <w:rsid w:val="0089277E"/>
    <w:rsid w:val="008929D8"/>
    <w:rsid w:val="00892A57"/>
    <w:rsid w:val="00892BA2"/>
    <w:rsid w:val="00892F1B"/>
    <w:rsid w:val="0089351F"/>
    <w:rsid w:val="008936BE"/>
    <w:rsid w:val="00893C87"/>
    <w:rsid w:val="00893DD5"/>
    <w:rsid w:val="00893E4B"/>
    <w:rsid w:val="008940E2"/>
    <w:rsid w:val="008942AF"/>
    <w:rsid w:val="00894428"/>
    <w:rsid w:val="008949DB"/>
    <w:rsid w:val="00894D50"/>
    <w:rsid w:val="00895214"/>
    <w:rsid w:val="0089689A"/>
    <w:rsid w:val="00896A6B"/>
    <w:rsid w:val="00896B15"/>
    <w:rsid w:val="00896ECE"/>
    <w:rsid w:val="00897078"/>
    <w:rsid w:val="0089723F"/>
    <w:rsid w:val="008A0099"/>
    <w:rsid w:val="008A02C7"/>
    <w:rsid w:val="008A0363"/>
    <w:rsid w:val="008A0651"/>
    <w:rsid w:val="008A0AC2"/>
    <w:rsid w:val="008A0B8D"/>
    <w:rsid w:val="008A0FB9"/>
    <w:rsid w:val="008A1016"/>
    <w:rsid w:val="008A1420"/>
    <w:rsid w:val="008A159F"/>
    <w:rsid w:val="008A16D1"/>
    <w:rsid w:val="008A1A88"/>
    <w:rsid w:val="008A1BD2"/>
    <w:rsid w:val="008A1FC4"/>
    <w:rsid w:val="008A2006"/>
    <w:rsid w:val="008A26BD"/>
    <w:rsid w:val="008A3109"/>
    <w:rsid w:val="008A3BA8"/>
    <w:rsid w:val="008A4003"/>
    <w:rsid w:val="008A4138"/>
    <w:rsid w:val="008A46F8"/>
    <w:rsid w:val="008A482F"/>
    <w:rsid w:val="008A483D"/>
    <w:rsid w:val="008A4883"/>
    <w:rsid w:val="008A498B"/>
    <w:rsid w:val="008A49B5"/>
    <w:rsid w:val="008A4C9A"/>
    <w:rsid w:val="008A4E03"/>
    <w:rsid w:val="008A51CF"/>
    <w:rsid w:val="008A5706"/>
    <w:rsid w:val="008A57D3"/>
    <w:rsid w:val="008A5AE0"/>
    <w:rsid w:val="008A60B4"/>
    <w:rsid w:val="008A621F"/>
    <w:rsid w:val="008A6657"/>
    <w:rsid w:val="008A6659"/>
    <w:rsid w:val="008A66C6"/>
    <w:rsid w:val="008A7569"/>
    <w:rsid w:val="008A7640"/>
    <w:rsid w:val="008B05C2"/>
    <w:rsid w:val="008B05E3"/>
    <w:rsid w:val="008B076C"/>
    <w:rsid w:val="008B0A79"/>
    <w:rsid w:val="008B0C50"/>
    <w:rsid w:val="008B0E2D"/>
    <w:rsid w:val="008B1417"/>
    <w:rsid w:val="008B159E"/>
    <w:rsid w:val="008B1845"/>
    <w:rsid w:val="008B2969"/>
    <w:rsid w:val="008B29A5"/>
    <w:rsid w:val="008B2D48"/>
    <w:rsid w:val="008B2E15"/>
    <w:rsid w:val="008B31D1"/>
    <w:rsid w:val="008B32AE"/>
    <w:rsid w:val="008B32BA"/>
    <w:rsid w:val="008B3704"/>
    <w:rsid w:val="008B3759"/>
    <w:rsid w:val="008B425A"/>
    <w:rsid w:val="008B4586"/>
    <w:rsid w:val="008B45FB"/>
    <w:rsid w:val="008B51B6"/>
    <w:rsid w:val="008B5274"/>
    <w:rsid w:val="008B5AC4"/>
    <w:rsid w:val="008B5CD0"/>
    <w:rsid w:val="008B6390"/>
    <w:rsid w:val="008B63F0"/>
    <w:rsid w:val="008B66F5"/>
    <w:rsid w:val="008B6720"/>
    <w:rsid w:val="008B6D14"/>
    <w:rsid w:val="008B6DFB"/>
    <w:rsid w:val="008B7263"/>
    <w:rsid w:val="008B754B"/>
    <w:rsid w:val="008B7D95"/>
    <w:rsid w:val="008B7E8C"/>
    <w:rsid w:val="008C012D"/>
    <w:rsid w:val="008C0328"/>
    <w:rsid w:val="008C03D3"/>
    <w:rsid w:val="008C0455"/>
    <w:rsid w:val="008C070E"/>
    <w:rsid w:val="008C08DE"/>
    <w:rsid w:val="008C0950"/>
    <w:rsid w:val="008C0A4A"/>
    <w:rsid w:val="008C0A55"/>
    <w:rsid w:val="008C0D46"/>
    <w:rsid w:val="008C0DBD"/>
    <w:rsid w:val="008C0F8B"/>
    <w:rsid w:val="008C11D7"/>
    <w:rsid w:val="008C172D"/>
    <w:rsid w:val="008C18D6"/>
    <w:rsid w:val="008C1C6F"/>
    <w:rsid w:val="008C1D65"/>
    <w:rsid w:val="008C2956"/>
    <w:rsid w:val="008C36F1"/>
    <w:rsid w:val="008C4132"/>
    <w:rsid w:val="008C4C93"/>
    <w:rsid w:val="008C553F"/>
    <w:rsid w:val="008C597E"/>
    <w:rsid w:val="008C59E8"/>
    <w:rsid w:val="008C59F6"/>
    <w:rsid w:val="008C619E"/>
    <w:rsid w:val="008C6376"/>
    <w:rsid w:val="008C6619"/>
    <w:rsid w:val="008C6892"/>
    <w:rsid w:val="008C6957"/>
    <w:rsid w:val="008C6E73"/>
    <w:rsid w:val="008C6EC0"/>
    <w:rsid w:val="008C756C"/>
    <w:rsid w:val="008C75AC"/>
    <w:rsid w:val="008C7C18"/>
    <w:rsid w:val="008C7FBD"/>
    <w:rsid w:val="008D038F"/>
    <w:rsid w:val="008D03C5"/>
    <w:rsid w:val="008D07A6"/>
    <w:rsid w:val="008D0971"/>
    <w:rsid w:val="008D0AA0"/>
    <w:rsid w:val="008D0C8B"/>
    <w:rsid w:val="008D1141"/>
    <w:rsid w:val="008D1925"/>
    <w:rsid w:val="008D26C6"/>
    <w:rsid w:val="008D27CD"/>
    <w:rsid w:val="008D292E"/>
    <w:rsid w:val="008D374B"/>
    <w:rsid w:val="008D387E"/>
    <w:rsid w:val="008D40A5"/>
    <w:rsid w:val="008D4E89"/>
    <w:rsid w:val="008D535F"/>
    <w:rsid w:val="008D579D"/>
    <w:rsid w:val="008D5A10"/>
    <w:rsid w:val="008D5C79"/>
    <w:rsid w:val="008D5E1F"/>
    <w:rsid w:val="008D5FE0"/>
    <w:rsid w:val="008D60BF"/>
    <w:rsid w:val="008D62B5"/>
    <w:rsid w:val="008D64F2"/>
    <w:rsid w:val="008D6637"/>
    <w:rsid w:val="008D6677"/>
    <w:rsid w:val="008D687B"/>
    <w:rsid w:val="008D6971"/>
    <w:rsid w:val="008D6EF7"/>
    <w:rsid w:val="008D74A8"/>
    <w:rsid w:val="008D7756"/>
    <w:rsid w:val="008D7AAD"/>
    <w:rsid w:val="008E0015"/>
    <w:rsid w:val="008E0107"/>
    <w:rsid w:val="008E08AA"/>
    <w:rsid w:val="008E0B02"/>
    <w:rsid w:val="008E0BBC"/>
    <w:rsid w:val="008E0FB1"/>
    <w:rsid w:val="008E0FFF"/>
    <w:rsid w:val="008E11DE"/>
    <w:rsid w:val="008E142A"/>
    <w:rsid w:val="008E1904"/>
    <w:rsid w:val="008E1C77"/>
    <w:rsid w:val="008E1D7B"/>
    <w:rsid w:val="008E1FDB"/>
    <w:rsid w:val="008E228C"/>
    <w:rsid w:val="008E256C"/>
    <w:rsid w:val="008E25C4"/>
    <w:rsid w:val="008E2615"/>
    <w:rsid w:val="008E2BF6"/>
    <w:rsid w:val="008E2D6D"/>
    <w:rsid w:val="008E34FC"/>
    <w:rsid w:val="008E39AC"/>
    <w:rsid w:val="008E3C67"/>
    <w:rsid w:val="008E44F5"/>
    <w:rsid w:val="008E463C"/>
    <w:rsid w:val="008E4D23"/>
    <w:rsid w:val="008E52B6"/>
    <w:rsid w:val="008E52E7"/>
    <w:rsid w:val="008E5307"/>
    <w:rsid w:val="008E540C"/>
    <w:rsid w:val="008E5CB6"/>
    <w:rsid w:val="008E5F60"/>
    <w:rsid w:val="008E6371"/>
    <w:rsid w:val="008E6589"/>
    <w:rsid w:val="008E66D4"/>
    <w:rsid w:val="008E673A"/>
    <w:rsid w:val="008E6C08"/>
    <w:rsid w:val="008E6D82"/>
    <w:rsid w:val="008E72EA"/>
    <w:rsid w:val="008E766B"/>
    <w:rsid w:val="008E786B"/>
    <w:rsid w:val="008F028D"/>
    <w:rsid w:val="008F09FE"/>
    <w:rsid w:val="008F0A8D"/>
    <w:rsid w:val="008F1715"/>
    <w:rsid w:val="008F17BB"/>
    <w:rsid w:val="008F1A74"/>
    <w:rsid w:val="008F1DB7"/>
    <w:rsid w:val="008F1EEB"/>
    <w:rsid w:val="008F239B"/>
    <w:rsid w:val="008F2C4B"/>
    <w:rsid w:val="008F2D24"/>
    <w:rsid w:val="008F2DC8"/>
    <w:rsid w:val="008F31C5"/>
    <w:rsid w:val="008F33C7"/>
    <w:rsid w:val="008F35EE"/>
    <w:rsid w:val="008F3881"/>
    <w:rsid w:val="008F421A"/>
    <w:rsid w:val="008F4288"/>
    <w:rsid w:val="008F43D3"/>
    <w:rsid w:val="008F4404"/>
    <w:rsid w:val="008F467C"/>
    <w:rsid w:val="008F4965"/>
    <w:rsid w:val="008F49E9"/>
    <w:rsid w:val="008F4B87"/>
    <w:rsid w:val="008F4CF4"/>
    <w:rsid w:val="008F52BC"/>
    <w:rsid w:val="008F5796"/>
    <w:rsid w:val="008F5950"/>
    <w:rsid w:val="008F5D8E"/>
    <w:rsid w:val="008F5F89"/>
    <w:rsid w:val="008F6264"/>
    <w:rsid w:val="008F6644"/>
    <w:rsid w:val="008F66A6"/>
    <w:rsid w:val="008F6D72"/>
    <w:rsid w:val="008F6E1C"/>
    <w:rsid w:val="008F6F41"/>
    <w:rsid w:val="008F7172"/>
    <w:rsid w:val="008F7196"/>
    <w:rsid w:val="008F7814"/>
    <w:rsid w:val="008F7AB3"/>
    <w:rsid w:val="008F7F9E"/>
    <w:rsid w:val="00900418"/>
    <w:rsid w:val="00900A1C"/>
    <w:rsid w:val="0090101F"/>
    <w:rsid w:val="0090136F"/>
    <w:rsid w:val="0090148C"/>
    <w:rsid w:val="009014B9"/>
    <w:rsid w:val="00901801"/>
    <w:rsid w:val="00901F18"/>
    <w:rsid w:val="00901F6F"/>
    <w:rsid w:val="009020F0"/>
    <w:rsid w:val="00902230"/>
    <w:rsid w:val="0090241D"/>
    <w:rsid w:val="00902A7E"/>
    <w:rsid w:val="00902C50"/>
    <w:rsid w:val="00902E0B"/>
    <w:rsid w:val="00903452"/>
    <w:rsid w:val="009034D7"/>
    <w:rsid w:val="00903810"/>
    <w:rsid w:val="00903FBE"/>
    <w:rsid w:val="00904042"/>
    <w:rsid w:val="0090440D"/>
    <w:rsid w:val="00904589"/>
    <w:rsid w:val="0090462C"/>
    <w:rsid w:val="0090470C"/>
    <w:rsid w:val="00904862"/>
    <w:rsid w:val="009049E6"/>
    <w:rsid w:val="00904C30"/>
    <w:rsid w:val="0090522C"/>
    <w:rsid w:val="009052AF"/>
    <w:rsid w:val="009056D5"/>
    <w:rsid w:val="009058AA"/>
    <w:rsid w:val="009059DD"/>
    <w:rsid w:val="00905EB0"/>
    <w:rsid w:val="00906117"/>
    <w:rsid w:val="0090653D"/>
    <w:rsid w:val="00906693"/>
    <w:rsid w:val="00906714"/>
    <w:rsid w:val="0090697A"/>
    <w:rsid w:val="009078D4"/>
    <w:rsid w:val="00910131"/>
    <w:rsid w:val="009105E1"/>
    <w:rsid w:val="009109B0"/>
    <w:rsid w:val="00910BE7"/>
    <w:rsid w:val="00910F5D"/>
    <w:rsid w:val="009115FF"/>
    <w:rsid w:val="009116D1"/>
    <w:rsid w:val="0091172B"/>
    <w:rsid w:val="00911AB6"/>
    <w:rsid w:val="00911D23"/>
    <w:rsid w:val="009120AD"/>
    <w:rsid w:val="009120FE"/>
    <w:rsid w:val="00912364"/>
    <w:rsid w:val="00912392"/>
    <w:rsid w:val="009125B7"/>
    <w:rsid w:val="0091264B"/>
    <w:rsid w:val="009127A8"/>
    <w:rsid w:val="00912CD5"/>
    <w:rsid w:val="00913103"/>
    <w:rsid w:val="00913A6D"/>
    <w:rsid w:val="00913AD9"/>
    <w:rsid w:val="00913C2E"/>
    <w:rsid w:val="00913EE7"/>
    <w:rsid w:val="00914298"/>
    <w:rsid w:val="009142C2"/>
    <w:rsid w:val="00914529"/>
    <w:rsid w:val="009146D8"/>
    <w:rsid w:val="00914769"/>
    <w:rsid w:val="00914DCE"/>
    <w:rsid w:val="00914E50"/>
    <w:rsid w:val="009154EB"/>
    <w:rsid w:val="00915F98"/>
    <w:rsid w:val="0091610A"/>
    <w:rsid w:val="0091614D"/>
    <w:rsid w:val="00916390"/>
    <w:rsid w:val="00916A70"/>
    <w:rsid w:val="00916DE4"/>
    <w:rsid w:val="009170D1"/>
    <w:rsid w:val="00917287"/>
    <w:rsid w:val="00917351"/>
    <w:rsid w:val="00917671"/>
    <w:rsid w:val="009178D0"/>
    <w:rsid w:val="009179F5"/>
    <w:rsid w:val="00921243"/>
    <w:rsid w:val="00921958"/>
    <w:rsid w:val="00921963"/>
    <w:rsid w:val="00921F98"/>
    <w:rsid w:val="009224E3"/>
    <w:rsid w:val="00922565"/>
    <w:rsid w:val="009236E9"/>
    <w:rsid w:val="00923AA2"/>
    <w:rsid w:val="00923BB0"/>
    <w:rsid w:val="0092401B"/>
    <w:rsid w:val="009241A6"/>
    <w:rsid w:val="0092480F"/>
    <w:rsid w:val="009248EC"/>
    <w:rsid w:val="00924CB9"/>
    <w:rsid w:val="00924DE2"/>
    <w:rsid w:val="00925161"/>
    <w:rsid w:val="0092520C"/>
    <w:rsid w:val="00925AB3"/>
    <w:rsid w:val="00925BD1"/>
    <w:rsid w:val="00925D7A"/>
    <w:rsid w:val="00925E91"/>
    <w:rsid w:val="00926474"/>
    <w:rsid w:val="009265AA"/>
    <w:rsid w:val="00926608"/>
    <w:rsid w:val="00926D88"/>
    <w:rsid w:val="00926FBC"/>
    <w:rsid w:val="009271E0"/>
    <w:rsid w:val="0092729D"/>
    <w:rsid w:val="00927B58"/>
    <w:rsid w:val="00927CB1"/>
    <w:rsid w:val="00927DA6"/>
    <w:rsid w:val="00930264"/>
    <w:rsid w:val="009304D6"/>
    <w:rsid w:val="00930EF0"/>
    <w:rsid w:val="009311AB"/>
    <w:rsid w:val="009311CF"/>
    <w:rsid w:val="00931589"/>
    <w:rsid w:val="00931B00"/>
    <w:rsid w:val="00931BCD"/>
    <w:rsid w:val="00931D09"/>
    <w:rsid w:val="00931DA4"/>
    <w:rsid w:val="00931E16"/>
    <w:rsid w:val="009322E9"/>
    <w:rsid w:val="0093234B"/>
    <w:rsid w:val="0093287D"/>
    <w:rsid w:val="00932D6E"/>
    <w:rsid w:val="00933041"/>
    <w:rsid w:val="0093323F"/>
    <w:rsid w:val="009332A9"/>
    <w:rsid w:val="009334E7"/>
    <w:rsid w:val="00933A90"/>
    <w:rsid w:val="00933B1A"/>
    <w:rsid w:val="00934050"/>
    <w:rsid w:val="009345FD"/>
    <w:rsid w:val="00934765"/>
    <w:rsid w:val="00934924"/>
    <w:rsid w:val="00934993"/>
    <w:rsid w:val="00934A6D"/>
    <w:rsid w:val="00934F7F"/>
    <w:rsid w:val="0093555A"/>
    <w:rsid w:val="00935686"/>
    <w:rsid w:val="009357B9"/>
    <w:rsid w:val="00935CEB"/>
    <w:rsid w:val="009360AC"/>
    <w:rsid w:val="00936867"/>
    <w:rsid w:val="009403DE"/>
    <w:rsid w:val="0094094C"/>
    <w:rsid w:val="00940A7D"/>
    <w:rsid w:val="00941335"/>
    <w:rsid w:val="00941DFE"/>
    <w:rsid w:val="00941EDE"/>
    <w:rsid w:val="009421DA"/>
    <w:rsid w:val="00942DF2"/>
    <w:rsid w:val="00943959"/>
    <w:rsid w:val="009439C2"/>
    <w:rsid w:val="00943B79"/>
    <w:rsid w:val="00943C77"/>
    <w:rsid w:val="00943D92"/>
    <w:rsid w:val="00943F23"/>
    <w:rsid w:val="0094432C"/>
    <w:rsid w:val="009443AA"/>
    <w:rsid w:val="009443EE"/>
    <w:rsid w:val="00944825"/>
    <w:rsid w:val="00944895"/>
    <w:rsid w:val="00944B8E"/>
    <w:rsid w:val="00944CA1"/>
    <w:rsid w:val="0094541D"/>
    <w:rsid w:val="00945831"/>
    <w:rsid w:val="00945A73"/>
    <w:rsid w:val="00945D58"/>
    <w:rsid w:val="00946580"/>
    <w:rsid w:val="009465F0"/>
    <w:rsid w:val="0094788C"/>
    <w:rsid w:val="00950345"/>
    <w:rsid w:val="00950680"/>
    <w:rsid w:val="00950E76"/>
    <w:rsid w:val="0095106F"/>
    <w:rsid w:val="009510DB"/>
    <w:rsid w:val="009511C9"/>
    <w:rsid w:val="009516E3"/>
    <w:rsid w:val="00951D47"/>
    <w:rsid w:val="00951E75"/>
    <w:rsid w:val="00951F26"/>
    <w:rsid w:val="00952395"/>
    <w:rsid w:val="009523DE"/>
    <w:rsid w:val="009523F9"/>
    <w:rsid w:val="00952444"/>
    <w:rsid w:val="00952CCB"/>
    <w:rsid w:val="00952D58"/>
    <w:rsid w:val="00953128"/>
    <w:rsid w:val="0095314B"/>
    <w:rsid w:val="00953409"/>
    <w:rsid w:val="009534B9"/>
    <w:rsid w:val="009536A8"/>
    <w:rsid w:val="00953953"/>
    <w:rsid w:val="00953A4B"/>
    <w:rsid w:val="00953AA3"/>
    <w:rsid w:val="00953EDF"/>
    <w:rsid w:val="0095430E"/>
    <w:rsid w:val="0095463D"/>
    <w:rsid w:val="009548D4"/>
    <w:rsid w:val="009558EE"/>
    <w:rsid w:val="00955DC8"/>
    <w:rsid w:val="00955E43"/>
    <w:rsid w:val="00956435"/>
    <w:rsid w:val="009565D7"/>
    <w:rsid w:val="00956C10"/>
    <w:rsid w:val="00957AF4"/>
    <w:rsid w:val="00957EFC"/>
    <w:rsid w:val="00960054"/>
    <w:rsid w:val="0096007C"/>
    <w:rsid w:val="009603AC"/>
    <w:rsid w:val="009605C5"/>
    <w:rsid w:val="0096069D"/>
    <w:rsid w:val="0096073B"/>
    <w:rsid w:val="00960A62"/>
    <w:rsid w:val="00960AC6"/>
    <w:rsid w:val="00960CD5"/>
    <w:rsid w:val="00960DBD"/>
    <w:rsid w:val="00960F1C"/>
    <w:rsid w:val="00960FB0"/>
    <w:rsid w:val="009610A3"/>
    <w:rsid w:val="00961162"/>
    <w:rsid w:val="00961275"/>
    <w:rsid w:val="009613DF"/>
    <w:rsid w:val="0096152C"/>
    <w:rsid w:val="0096184E"/>
    <w:rsid w:val="009621B6"/>
    <w:rsid w:val="00962472"/>
    <w:rsid w:val="009626D7"/>
    <w:rsid w:val="0096292C"/>
    <w:rsid w:val="00962C7D"/>
    <w:rsid w:val="00963129"/>
    <w:rsid w:val="009633A0"/>
    <w:rsid w:val="0096362A"/>
    <w:rsid w:val="00963698"/>
    <w:rsid w:val="00963988"/>
    <w:rsid w:val="00963BD6"/>
    <w:rsid w:val="00964253"/>
    <w:rsid w:val="009648DB"/>
    <w:rsid w:val="009653C0"/>
    <w:rsid w:val="00965426"/>
    <w:rsid w:val="009656AC"/>
    <w:rsid w:val="00965829"/>
    <w:rsid w:val="00965B6F"/>
    <w:rsid w:val="00965C82"/>
    <w:rsid w:val="00965EAA"/>
    <w:rsid w:val="0096652D"/>
    <w:rsid w:val="00966803"/>
    <w:rsid w:val="009668A9"/>
    <w:rsid w:val="00966B10"/>
    <w:rsid w:val="00966B57"/>
    <w:rsid w:val="00966C2F"/>
    <w:rsid w:val="00966EAE"/>
    <w:rsid w:val="00967421"/>
    <w:rsid w:val="00967465"/>
    <w:rsid w:val="0096770B"/>
    <w:rsid w:val="0097002A"/>
    <w:rsid w:val="009700F6"/>
    <w:rsid w:val="00970491"/>
    <w:rsid w:val="009704FF"/>
    <w:rsid w:val="00970925"/>
    <w:rsid w:val="0097097F"/>
    <w:rsid w:val="00970C49"/>
    <w:rsid w:val="00970FE5"/>
    <w:rsid w:val="00971193"/>
    <w:rsid w:val="00971389"/>
    <w:rsid w:val="00971651"/>
    <w:rsid w:val="00971CA6"/>
    <w:rsid w:val="00971DB3"/>
    <w:rsid w:val="00971E2E"/>
    <w:rsid w:val="00971E36"/>
    <w:rsid w:val="00971EB8"/>
    <w:rsid w:val="00972767"/>
    <w:rsid w:val="009728E7"/>
    <w:rsid w:val="00972CEE"/>
    <w:rsid w:val="00972DB3"/>
    <w:rsid w:val="00972F81"/>
    <w:rsid w:val="00973322"/>
    <w:rsid w:val="00973F4B"/>
    <w:rsid w:val="00974309"/>
    <w:rsid w:val="0097444C"/>
    <w:rsid w:val="00974A06"/>
    <w:rsid w:val="00974DA7"/>
    <w:rsid w:val="00975766"/>
    <w:rsid w:val="009761B4"/>
    <w:rsid w:val="00976450"/>
    <w:rsid w:val="009768F0"/>
    <w:rsid w:val="00976BBF"/>
    <w:rsid w:val="00977A6F"/>
    <w:rsid w:val="00977E10"/>
    <w:rsid w:val="00980916"/>
    <w:rsid w:val="00980DBF"/>
    <w:rsid w:val="00981029"/>
    <w:rsid w:val="00981138"/>
    <w:rsid w:val="00981339"/>
    <w:rsid w:val="00981989"/>
    <w:rsid w:val="00982192"/>
    <w:rsid w:val="0098225B"/>
    <w:rsid w:val="00982293"/>
    <w:rsid w:val="0098261C"/>
    <w:rsid w:val="00982656"/>
    <w:rsid w:val="00982BD7"/>
    <w:rsid w:val="00982C13"/>
    <w:rsid w:val="00982E97"/>
    <w:rsid w:val="00983278"/>
    <w:rsid w:val="0098393A"/>
    <w:rsid w:val="00983D87"/>
    <w:rsid w:val="00983D96"/>
    <w:rsid w:val="00983F99"/>
    <w:rsid w:val="0098481F"/>
    <w:rsid w:val="00984820"/>
    <w:rsid w:val="0098485D"/>
    <w:rsid w:val="00984C64"/>
    <w:rsid w:val="00984EA0"/>
    <w:rsid w:val="00985171"/>
    <w:rsid w:val="00985343"/>
    <w:rsid w:val="00985D3D"/>
    <w:rsid w:val="00985DA7"/>
    <w:rsid w:val="00986B05"/>
    <w:rsid w:val="00986B76"/>
    <w:rsid w:val="00986C1F"/>
    <w:rsid w:val="00986C44"/>
    <w:rsid w:val="00986DA9"/>
    <w:rsid w:val="00986E1A"/>
    <w:rsid w:val="0098748A"/>
    <w:rsid w:val="00990575"/>
    <w:rsid w:val="009906E8"/>
    <w:rsid w:val="00990FE1"/>
    <w:rsid w:val="0099104D"/>
    <w:rsid w:val="009911D9"/>
    <w:rsid w:val="0099144A"/>
    <w:rsid w:val="00991642"/>
    <w:rsid w:val="009917AC"/>
    <w:rsid w:val="00991AF3"/>
    <w:rsid w:val="009923D2"/>
    <w:rsid w:val="00992848"/>
    <w:rsid w:val="00992870"/>
    <w:rsid w:val="00992984"/>
    <w:rsid w:val="00992CE1"/>
    <w:rsid w:val="0099361C"/>
    <w:rsid w:val="0099366A"/>
    <w:rsid w:val="009936BC"/>
    <w:rsid w:val="00993769"/>
    <w:rsid w:val="009938F1"/>
    <w:rsid w:val="00993975"/>
    <w:rsid w:val="00993F21"/>
    <w:rsid w:val="00994273"/>
    <w:rsid w:val="009946B5"/>
    <w:rsid w:val="00994AB2"/>
    <w:rsid w:val="00995036"/>
    <w:rsid w:val="009952E1"/>
    <w:rsid w:val="00995418"/>
    <w:rsid w:val="0099572E"/>
    <w:rsid w:val="00995DD1"/>
    <w:rsid w:val="009969F2"/>
    <w:rsid w:val="00996C94"/>
    <w:rsid w:val="00996D48"/>
    <w:rsid w:val="00996EFA"/>
    <w:rsid w:val="0099728C"/>
    <w:rsid w:val="009975FB"/>
    <w:rsid w:val="00997855"/>
    <w:rsid w:val="009978DF"/>
    <w:rsid w:val="00997A68"/>
    <w:rsid w:val="00997C35"/>
    <w:rsid w:val="00997D3C"/>
    <w:rsid w:val="009A00D9"/>
    <w:rsid w:val="009A0989"/>
    <w:rsid w:val="009A0B30"/>
    <w:rsid w:val="009A0BB4"/>
    <w:rsid w:val="009A0CEE"/>
    <w:rsid w:val="009A0DC0"/>
    <w:rsid w:val="009A1361"/>
    <w:rsid w:val="009A14C6"/>
    <w:rsid w:val="009A15D0"/>
    <w:rsid w:val="009A1AA6"/>
    <w:rsid w:val="009A1B2C"/>
    <w:rsid w:val="009A2320"/>
    <w:rsid w:val="009A24FE"/>
    <w:rsid w:val="009A2901"/>
    <w:rsid w:val="009A2A51"/>
    <w:rsid w:val="009A2CF7"/>
    <w:rsid w:val="009A2D26"/>
    <w:rsid w:val="009A35FE"/>
    <w:rsid w:val="009A3828"/>
    <w:rsid w:val="009A42B3"/>
    <w:rsid w:val="009A42E2"/>
    <w:rsid w:val="009A42F1"/>
    <w:rsid w:val="009A45C1"/>
    <w:rsid w:val="009A4924"/>
    <w:rsid w:val="009A4B00"/>
    <w:rsid w:val="009A4F37"/>
    <w:rsid w:val="009A514F"/>
    <w:rsid w:val="009A59FF"/>
    <w:rsid w:val="009A6D06"/>
    <w:rsid w:val="009A7338"/>
    <w:rsid w:val="009A76C5"/>
    <w:rsid w:val="009A7B90"/>
    <w:rsid w:val="009A7DB9"/>
    <w:rsid w:val="009A7E11"/>
    <w:rsid w:val="009B00C3"/>
    <w:rsid w:val="009B05CD"/>
    <w:rsid w:val="009B0FC3"/>
    <w:rsid w:val="009B1376"/>
    <w:rsid w:val="009B13C9"/>
    <w:rsid w:val="009B1817"/>
    <w:rsid w:val="009B1829"/>
    <w:rsid w:val="009B1B72"/>
    <w:rsid w:val="009B1E00"/>
    <w:rsid w:val="009B2312"/>
    <w:rsid w:val="009B24ED"/>
    <w:rsid w:val="009B2BAC"/>
    <w:rsid w:val="009B3412"/>
    <w:rsid w:val="009B344A"/>
    <w:rsid w:val="009B4329"/>
    <w:rsid w:val="009B45E6"/>
    <w:rsid w:val="009B45EF"/>
    <w:rsid w:val="009B49D6"/>
    <w:rsid w:val="009B4C13"/>
    <w:rsid w:val="009B4F42"/>
    <w:rsid w:val="009B530F"/>
    <w:rsid w:val="009B5AB9"/>
    <w:rsid w:val="009B5B7A"/>
    <w:rsid w:val="009B5FBB"/>
    <w:rsid w:val="009B61D6"/>
    <w:rsid w:val="009B67BF"/>
    <w:rsid w:val="009B6EC0"/>
    <w:rsid w:val="009B73B5"/>
    <w:rsid w:val="009B744C"/>
    <w:rsid w:val="009C0588"/>
    <w:rsid w:val="009C07C6"/>
    <w:rsid w:val="009C082D"/>
    <w:rsid w:val="009C0B51"/>
    <w:rsid w:val="009C0DD5"/>
    <w:rsid w:val="009C1836"/>
    <w:rsid w:val="009C18C1"/>
    <w:rsid w:val="009C1940"/>
    <w:rsid w:val="009C1CEA"/>
    <w:rsid w:val="009C1E4A"/>
    <w:rsid w:val="009C1E7B"/>
    <w:rsid w:val="009C1F4B"/>
    <w:rsid w:val="009C1FA9"/>
    <w:rsid w:val="009C2728"/>
    <w:rsid w:val="009C36C6"/>
    <w:rsid w:val="009C39AF"/>
    <w:rsid w:val="009C3E67"/>
    <w:rsid w:val="009C3F6D"/>
    <w:rsid w:val="009C42AF"/>
    <w:rsid w:val="009C44A6"/>
    <w:rsid w:val="009C46BC"/>
    <w:rsid w:val="009C470E"/>
    <w:rsid w:val="009C480C"/>
    <w:rsid w:val="009C4BC3"/>
    <w:rsid w:val="009C50AC"/>
    <w:rsid w:val="009C5255"/>
    <w:rsid w:val="009C52B3"/>
    <w:rsid w:val="009C541D"/>
    <w:rsid w:val="009C622E"/>
    <w:rsid w:val="009C7316"/>
    <w:rsid w:val="009C7710"/>
    <w:rsid w:val="009C7A23"/>
    <w:rsid w:val="009C7A88"/>
    <w:rsid w:val="009C7F23"/>
    <w:rsid w:val="009D03B3"/>
    <w:rsid w:val="009D0960"/>
    <w:rsid w:val="009D0A27"/>
    <w:rsid w:val="009D0EB8"/>
    <w:rsid w:val="009D0F72"/>
    <w:rsid w:val="009D123F"/>
    <w:rsid w:val="009D1578"/>
    <w:rsid w:val="009D16BD"/>
    <w:rsid w:val="009D1844"/>
    <w:rsid w:val="009D18E4"/>
    <w:rsid w:val="009D1B1B"/>
    <w:rsid w:val="009D225B"/>
    <w:rsid w:val="009D24AC"/>
    <w:rsid w:val="009D28D1"/>
    <w:rsid w:val="009D2AC4"/>
    <w:rsid w:val="009D3742"/>
    <w:rsid w:val="009D3E94"/>
    <w:rsid w:val="009D4B2E"/>
    <w:rsid w:val="009D50F6"/>
    <w:rsid w:val="009D51AE"/>
    <w:rsid w:val="009D5622"/>
    <w:rsid w:val="009D5D37"/>
    <w:rsid w:val="009D6002"/>
    <w:rsid w:val="009D6045"/>
    <w:rsid w:val="009D61E8"/>
    <w:rsid w:val="009D682A"/>
    <w:rsid w:val="009D687A"/>
    <w:rsid w:val="009D6CD8"/>
    <w:rsid w:val="009D761A"/>
    <w:rsid w:val="009D7906"/>
    <w:rsid w:val="009D79BD"/>
    <w:rsid w:val="009D7AA7"/>
    <w:rsid w:val="009D7B2E"/>
    <w:rsid w:val="009E06FA"/>
    <w:rsid w:val="009E07CA"/>
    <w:rsid w:val="009E092A"/>
    <w:rsid w:val="009E0FB4"/>
    <w:rsid w:val="009E12F7"/>
    <w:rsid w:val="009E151C"/>
    <w:rsid w:val="009E1FE8"/>
    <w:rsid w:val="009E2167"/>
    <w:rsid w:val="009E25DE"/>
    <w:rsid w:val="009E2733"/>
    <w:rsid w:val="009E2A06"/>
    <w:rsid w:val="009E2C5B"/>
    <w:rsid w:val="009E2FE8"/>
    <w:rsid w:val="009E3011"/>
    <w:rsid w:val="009E3257"/>
    <w:rsid w:val="009E4224"/>
    <w:rsid w:val="009E4772"/>
    <w:rsid w:val="009E49DA"/>
    <w:rsid w:val="009E4CD3"/>
    <w:rsid w:val="009E4DE0"/>
    <w:rsid w:val="009E569F"/>
    <w:rsid w:val="009E5F54"/>
    <w:rsid w:val="009E7187"/>
    <w:rsid w:val="009E772F"/>
    <w:rsid w:val="009E79B1"/>
    <w:rsid w:val="009E7D91"/>
    <w:rsid w:val="009E7EA9"/>
    <w:rsid w:val="009F02C8"/>
    <w:rsid w:val="009F0560"/>
    <w:rsid w:val="009F0ECC"/>
    <w:rsid w:val="009F16E8"/>
    <w:rsid w:val="009F176F"/>
    <w:rsid w:val="009F1BBF"/>
    <w:rsid w:val="009F1BED"/>
    <w:rsid w:val="009F2269"/>
    <w:rsid w:val="009F244D"/>
    <w:rsid w:val="009F2B01"/>
    <w:rsid w:val="009F2B64"/>
    <w:rsid w:val="009F2D1D"/>
    <w:rsid w:val="009F3355"/>
    <w:rsid w:val="009F4187"/>
    <w:rsid w:val="009F4C14"/>
    <w:rsid w:val="009F4EE4"/>
    <w:rsid w:val="009F5064"/>
    <w:rsid w:val="009F59AC"/>
    <w:rsid w:val="009F60A8"/>
    <w:rsid w:val="009F628D"/>
    <w:rsid w:val="009F660D"/>
    <w:rsid w:val="009F6A54"/>
    <w:rsid w:val="009F6BA8"/>
    <w:rsid w:val="009F6C1F"/>
    <w:rsid w:val="009F6C95"/>
    <w:rsid w:val="009F6F2E"/>
    <w:rsid w:val="009F7073"/>
    <w:rsid w:val="009F7C3C"/>
    <w:rsid w:val="00A00350"/>
    <w:rsid w:val="00A0043A"/>
    <w:rsid w:val="00A0057E"/>
    <w:rsid w:val="00A00C62"/>
    <w:rsid w:val="00A0176A"/>
    <w:rsid w:val="00A01897"/>
    <w:rsid w:val="00A0195F"/>
    <w:rsid w:val="00A01E06"/>
    <w:rsid w:val="00A02502"/>
    <w:rsid w:val="00A02FC4"/>
    <w:rsid w:val="00A0339B"/>
    <w:rsid w:val="00A0340D"/>
    <w:rsid w:val="00A03EB9"/>
    <w:rsid w:val="00A043ED"/>
    <w:rsid w:val="00A0492C"/>
    <w:rsid w:val="00A04DD3"/>
    <w:rsid w:val="00A05072"/>
    <w:rsid w:val="00A055F4"/>
    <w:rsid w:val="00A056AE"/>
    <w:rsid w:val="00A0579C"/>
    <w:rsid w:val="00A059A4"/>
    <w:rsid w:val="00A065D7"/>
    <w:rsid w:val="00A06B4A"/>
    <w:rsid w:val="00A06EAC"/>
    <w:rsid w:val="00A072B8"/>
    <w:rsid w:val="00A07694"/>
    <w:rsid w:val="00A077A7"/>
    <w:rsid w:val="00A07870"/>
    <w:rsid w:val="00A07CD8"/>
    <w:rsid w:val="00A10524"/>
    <w:rsid w:val="00A10C7A"/>
    <w:rsid w:val="00A10EBE"/>
    <w:rsid w:val="00A10EDA"/>
    <w:rsid w:val="00A11338"/>
    <w:rsid w:val="00A113CE"/>
    <w:rsid w:val="00A11E84"/>
    <w:rsid w:val="00A11E9B"/>
    <w:rsid w:val="00A12057"/>
    <w:rsid w:val="00A12088"/>
    <w:rsid w:val="00A120F3"/>
    <w:rsid w:val="00A12133"/>
    <w:rsid w:val="00A1219C"/>
    <w:rsid w:val="00A12568"/>
    <w:rsid w:val="00A1277F"/>
    <w:rsid w:val="00A127F8"/>
    <w:rsid w:val="00A12839"/>
    <w:rsid w:val="00A12C24"/>
    <w:rsid w:val="00A12D1B"/>
    <w:rsid w:val="00A12DE6"/>
    <w:rsid w:val="00A12EF3"/>
    <w:rsid w:val="00A13326"/>
    <w:rsid w:val="00A133E4"/>
    <w:rsid w:val="00A1347E"/>
    <w:rsid w:val="00A135CC"/>
    <w:rsid w:val="00A13922"/>
    <w:rsid w:val="00A13B28"/>
    <w:rsid w:val="00A13FD4"/>
    <w:rsid w:val="00A1418A"/>
    <w:rsid w:val="00A142EB"/>
    <w:rsid w:val="00A1469E"/>
    <w:rsid w:val="00A1495A"/>
    <w:rsid w:val="00A14C02"/>
    <w:rsid w:val="00A14F24"/>
    <w:rsid w:val="00A15A54"/>
    <w:rsid w:val="00A16322"/>
    <w:rsid w:val="00A1656E"/>
    <w:rsid w:val="00A16692"/>
    <w:rsid w:val="00A16957"/>
    <w:rsid w:val="00A16D37"/>
    <w:rsid w:val="00A1711E"/>
    <w:rsid w:val="00A17232"/>
    <w:rsid w:val="00A17596"/>
    <w:rsid w:val="00A178AD"/>
    <w:rsid w:val="00A17B70"/>
    <w:rsid w:val="00A17C61"/>
    <w:rsid w:val="00A17D4C"/>
    <w:rsid w:val="00A20072"/>
    <w:rsid w:val="00A200BF"/>
    <w:rsid w:val="00A20472"/>
    <w:rsid w:val="00A20793"/>
    <w:rsid w:val="00A207E0"/>
    <w:rsid w:val="00A20AD6"/>
    <w:rsid w:val="00A20BFF"/>
    <w:rsid w:val="00A2161E"/>
    <w:rsid w:val="00A216A9"/>
    <w:rsid w:val="00A21785"/>
    <w:rsid w:val="00A21861"/>
    <w:rsid w:val="00A218AD"/>
    <w:rsid w:val="00A21FB9"/>
    <w:rsid w:val="00A21FE2"/>
    <w:rsid w:val="00A2233E"/>
    <w:rsid w:val="00A225C9"/>
    <w:rsid w:val="00A22696"/>
    <w:rsid w:val="00A229E6"/>
    <w:rsid w:val="00A22D8A"/>
    <w:rsid w:val="00A233D8"/>
    <w:rsid w:val="00A2400D"/>
    <w:rsid w:val="00A240A9"/>
    <w:rsid w:val="00A24319"/>
    <w:rsid w:val="00A244CF"/>
    <w:rsid w:val="00A24960"/>
    <w:rsid w:val="00A24AA2"/>
    <w:rsid w:val="00A24E48"/>
    <w:rsid w:val="00A2518D"/>
    <w:rsid w:val="00A252B9"/>
    <w:rsid w:val="00A2532E"/>
    <w:rsid w:val="00A255ED"/>
    <w:rsid w:val="00A260C1"/>
    <w:rsid w:val="00A2612B"/>
    <w:rsid w:val="00A263A5"/>
    <w:rsid w:val="00A269F6"/>
    <w:rsid w:val="00A26BE3"/>
    <w:rsid w:val="00A26D8F"/>
    <w:rsid w:val="00A27093"/>
    <w:rsid w:val="00A270CE"/>
    <w:rsid w:val="00A275A6"/>
    <w:rsid w:val="00A27CE3"/>
    <w:rsid w:val="00A3009E"/>
    <w:rsid w:val="00A301DC"/>
    <w:rsid w:val="00A304B2"/>
    <w:rsid w:val="00A30B69"/>
    <w:rsid w:val="00A3134C"/>
    <w:rsid w:val="00A31762"/>
    <w:rsid w:val="00A31BF0"/>
    <w:rsid w:val="00A322FE"/>
    <w:rsid w:val="00A32ACF"/>
    <w:rsid w:val="00A32B37"/>
    <w:rsid w:val="00A32FA2"/>
    <w:rsid w:val="00A3394B"/>
    <w:rsid w:val="00A339D6"/>
    <w:rsid w:val="00A33B88"/>
    <w:rsid w:val="00A33BA9"/>
    <w:rsid w:val="00A34285"/>
    <w:rsid w:val="00A34557"/>
    <w:rsid w:val="00A3478D"/>
    <w:rsid w:val="00A349CB"/>
    <w:rsid w:val="00A34AF8"/>
    <w:rsid w:val="00A34BC9"/>
    <w:rsid w:val="00A34DBE"/>
    <w:rsid w:val="00A34F61"/>
    <w:rsid w:val="00A350FF"/>
    <w:rsid w:val="00A3569E"/>
    <w:rsid w:val="00A356E7"/>
    <w:rsid w:val="00A35CF1"/>
    <w:rsid w:val="00A35D6D"/>
    <w:rsid w:val="00A36425"/>
    <w:rsid w:val="00A365AD"/>
    <w:rsid w:val="00A36CBE"/>
    <w:rsid w:val="00A36EA9"/>
    <w:rsid w:val="00A37056"/>
    <w:rsid w:val="00A37709"/>
    <w:rsid w:val="00A377F2"/>
    <w:rsid w:val="00A37D58"/>
    <w:rsid w:val="00A400E4"/>
    <w:rsid w:val="00A405EE"/>
    <w:rsid w:val="00A4093C"/>
    <w:rsid w:val="00A40F21"/>
    <w:rsid w:val="00A40F57"/>
    <w:rsid w:val="00A412E3"/>
    <w:rsid w:val="00A412F5"/>
    <w:rsid w:val="00A41596"/>
    <w:rsid w:val="00A415CE"/>
    <w:rsid w:val="00A41608"/>
    <w:rsid w:val="00A41899"/>
    <w:rsid w:val="00A418E1"/>
    <w:rsid w:val="00A418FE"/>
    <w:rsid w:val="00A41DF4"/>
    <w:rsid w:val="00A41EC6"/>
    <w:rsid w:val="00A4219C"/>
    <w:rsid w:val="00A42312"/>
    <w:rsid w:val="00A424CA"/>
    <w:rsid w:val="00A42C77"/>
    <w:rsid w:val="00A437AA"/>
    <w:rsid w:val="00A43877"/>
    <w:rsid w:val="00A44128"/>
    <w:rsid w:val="00A44380"/>
    <w:rsid w:val="00A443BE"/>
    <w:rsid w:val="00A446ED"/>
    <w:rsid w:val="00A448C9"/>
    <w:rsid w:val="00A44B0C"/>
    <w:rsid w:val="00A44E7B"/>
    <w:rsid w:val="00A45485"/>
    <w:rsid w:val="00A45EA0"/>
    <w:rsid w:val="00A45ED4"/>
    <w:rsid w:val="00A45EEC"/>
    <w:rsid w:val="00A46617"/>
    <w:rsid w:val="00A4664E"/>
    <w:rsid w:val="00A46741"/>
    <w:rsid w:val="00A4690B"/>
    <w:rsid w:val="00A46C10"/>
    <w:rsid w:val="00A47533"/>
    <w:rsid w:val="00A50059"/>
    <w:rsid w:val="00A51795"/>
    <w:rsid w:val="00A51A5C"/>
    <w:rsid w:val="00A51CCA"/>
    <w:rsid w:val="00A52155"/>
    <w:rsid w:val="00A523C5"/>
    <w:rsid w:val="00A5257F"/>
    <w:rsid w:val="00A529F7"/>
    <w:rsid w:val="00A52BF2"/>
    <w:rsid w:val="00A52E5C"/>
    <w:rsid w:val="00A5309A"/>
    <w:rsid w:val="00A5341C"/>
    <w:rsid w:val="00A538AE"/>
    <w:rsid w:val="00A546B1"/>
    <w:rsid w:val="00A549BC"/>
    <w:rsid w:val="00A54E02"/>
    <w:rsid w:val="00A54E66"/>
    <w:rsid w:val="00A55057"/>
    <w:rsid w:val="00A55242"/>
    <w:rsid w:val="00A557D4"/>
    <w:rsid w:val="00A55CFF"/>
    <w:rsid w:val="00A55D00"/>
    <w:rsid w:val="00A55D6C"/>
    <w:rsid w:val="00A55E46"/>
    <w:rsid w:val="00A55F14"/>
    <w:rsid w:val="00A56768"/>
    <w:rsid w:val="00A56C84"/>
    <w:rsid w:val="00A56CF0"/>
    <w:rsid w:val="00A57607"/>
    <w:rsid w:val="00A57828"/>
    <w:rsid w:val="00A57A28"/>
    <w:rsid w:val="00A6012A"/>
    <w:rsid w:val="00A60A2C"/>
    <w:rsid w:val="00A61401"/>
    <w:rsid w:val="00A61679"/>
    <w:rsid w:val="00A6169A"/>
    <w:rsid w:val="00A61938"/>
    <w:rsid w:val="00A61A44"/>
    <w:rsid w:val="00A61B46"/>
    <w:rsid w:val="00A61FDC"/>
    <w:rsid w:val="00A623BA"/>
    <w:rsid w:val="00A62A71"/>
    <w:rsid w:val="00A63052"/>
    <w:rsid w:val="00A63383"/>
    <w:rsid w:val="00A63397"/>
    <w:rsid w:val="00A635EF"/>
    <w:rsid w:val="00A63D43"/>
    <w:rsid w:val="00A63E6F"/>
    <w:rsid w:val="00A63ECD"/>
    <w:rsid w:val="00A6423E"/>
    <w:rsid w:val="00A643D8"/>
    <w:rsid w:val="00A6467E"/>
    <w:rsid w:val="00A64683"/>
    <w:rsid w:val="00A64734"/>
    <w:rsid w:val="00A64A64"/>
    <w:rsid w:val="00A64B62"/>
    <w:rsid w:val="00A65342"/>
    <w:rsid w:val="00A654E2"/>
    <w:rsid w:val="00A65915"/>
    <w:rsid w:val="00A65B8A"/>
    <w:rsid w:val="00A66218"/>
    <w:rsid w:val="00A6688E"/>
    <w:rsid w:val="00A66909"/>
    <w:rsid w:val="00A673F6"/>
    <w:rsid w:val="00A676C5"/>
    <w:rsid w:val="00A67769"/>
    <w:rsid w:val="00A67BDD"/>
    <w:rsid w:val="00A67CB2"/>
    <w:rsid w:val="00A67F66"/>
    <w:rsid w:val="00A70102"/>
    <w:rsid w:val="00A7010E"/>
    <w:rsid w:val="00A70285"/>
    <w:rsid w:val="00A703B1"/>
    <w:rsid w:val="00A70900"/>
    <w:rsid w:val="00A70B51"/>
    <w:rsid w:val="00A70FCE"/>
    <w:rsid w:val="00A7102F"/>
    <w:rsid w:val="00A71068"/>
    <w:rsid w:val="00A7137D"/>
    <w:rsid w:val="00A71481"/>
    <w:rsid w:val="00A71709"/>
    <w:rsid w:val="00A717B3"/>
    <w:rsid w:val="00A7234D"/>
    <w:rsid w:val="00A724FF"/>
    <w:rsid w:val="00A72744"/>
    <w:rsid w:val="00A7281C"/>
    <w:rsid w:val="00A728C5"/>
    <w:rsid w:val="00A728F8"/>
    <w:rsid w:val="00A72BCD"/>
    <w:rsid w:val="00A72D32"/>
    <w:rsid w:val="00A72E7F"/>
    <w:rsid w:val="00A736F1"/>
    <w:rsid w:val="00A73710"/>
    <w:rsid w:val="00A73982"/>
    <w:rsid w:val="00A73E01"/>
    <w:rsid w:val="00A743FD"/>
    <w:rsid w:val="00A74B82"/>
    <w:rsid w:val="00A74E0A"/>
    <w:rsid w:val="00A75252"/>
    <w:rsid w:val="00A75542"/>
    <w:rsid w:val="00A755A1"/>
    <w:rsid w:val="00A75629"/>
    <w:rsid w:val="00A75654"/>
    <w:rsid w:val="00A762C1"/>
    <w:rsid w:val="00A765E3"/>
    <w:rsid w:val="00A76C11"/>
    <w:rsid w:val="00A76DAF"/>
    <w:rsid w:val="00A7724D"/>
    <w:rsid w:val="00A77658"/>
    <w:rsid w:val="00A7783D"/>
    <w:rsid w:val="00A77A5A"/>
    <w:rsid w:val="00A77B97"/>
    <w:rsid w:val="00A804B6"/>
    <w:rsid w:val="00A80FB5"/>
    <w:rsid w:val="00A81016"/>
    <w:rsid w:val="00A81C7F"/>
    <w:rsid w:val="00A823F7"/>
    <w:rsid w:val="00A82E85"/>
    <w:rsid w:val="00A83115"/>
    <w:rsid w:val="00A8358B"/>
    <w:rsid w:val="00A83686"/>
    <w:rsid w:val="00A83774"/>
    <w:rsid w:val="00A83B00"/>
    <w:rsid w:val="00A842E2"/>
    <w:rsid w:val="00A843C5"/>
    <w:rsid w:val="00A84617"/>
    <w:rsid w:val="00A84802"/>
    <w:rsid w:val="00A84E7E"/>
    <w:rsid w:val="00A8548F"/>
    <w:rsid w:val="00A857D5"/>
    <w:rsid w:val="00A86620"/>
    <w:rsid w:val="00A8699F"/>
    <w:rsid w:val="00A870B2"/>
    <w:rsid w:val="00A8716C"/>
    <w:rsid w:val="00A871DF"/>
    <w:rsid w:val="00A87444"/>
    <w:rsid w:val="00A8746C"/>
    <w:rsid w:val="00A875CF"/>
    <w:rsid w:val="00A878C2"/>
    <w:rsid w:val="00A87C39"/>
    <w:rsid w:val="00A904DD"/>
    <w:rsid w:val="00A905E8"/>
    <w:rsid w:val="00A90BDD"/>
    <w:rsid w:val="00A90F71"/>
    <w:rsid w:val="00A91085"/>
    <w:rsid w:val="00A9147B"/>
    <w:rsid w:val="00A917B0"/>
    <w:rsid w:val="00A91C50"/>
    <w:rsid w:val="00A91DE1"/>
    <w:rsid w:val="00A92172"/>
    <w:rsid w:val="00A92623"/>
    <w:rsid w:val="00A92684"/>
    <w:rsid w:val="00A928BF"/>
    <w:rsid w:val="00A92ED9"/>
    <w:rsid w:val="00A93091"/>
    <w:rsid w:val="00A938EB"/>
    <w:rsid w:val="00A9454E"/>
    <w:rsid w:val="00A9495C"/>
    <w:rsid w:val="00A94BC5"/>
    <w:rsid w:val="00A94E42"/>
    <w:rsid w:val="00A94EB7"/>
    <w:rsid w:val="00A95359"/>
    <w:rsid w:val="00A959E0"/>
    <w:rsid w:val="00A95ACC"/>
    <w:rsid w:val="00A95AD2"/>
    <w:rsid w:val="00A95DA7"/>
    <w:rsid w:val="00A96D39"/>
    <w:rsid w:val="00A97081"/>
    <w:rsid w:val="00A972F4"/>
    <w:rsid w:val="00A976C9"/>
    <w:rsid w:val="00A9797A"/>
    <w:rsid w:val="00A97994"/>
    <w:rsid w:val="00A97C4E"/>
    <w:rsid w:val="00AA024F"/>
    <w:rsid w:val="00AA0530"/>
    <w:rsid w:val="00AA099A"/>
    <w:rsid w:val="00AA0C9D"/>
    <w:rsid w:val="00AA0E2D"/>
    <w:rsid w:val="00AA15CD"/>
    <w:rsid w:val="00AA18E6"/>
    <w:rsid w:val="00AA1EAE"/>
    <w:rsid w:val="00AA2566"/>
    <w:rsid w:val="00AA2598"/>
    <w:rsid w:val="00AA259F"/>
    <w:rsid w:val="00AA2629"/>
    <w:rsid w:val="00AA2741"/>
    <w:rsid w:val="00AA2865"/>
    <w:rsid w:val="00AA2B3D"/>
    <w:rsid w:val="00AA2D0E"/>
    <w:rsid w:val="00AA31D7"/>
    <w:rsid w:val="00AA36C2"/>
    <w:rsid w:val="00AA3817"/>
    <w:rsid w:val="00AA4E04"/>
    <w:rsid w:val="00AA50B6"/>
    <w:rsid w:val="00AA55A5"/>
    <w:rsid w:val="00AA5940"/>
    <w:rsid w:val="00AA5B19"/>
    <w:rsid w:val="00AA6504"/>
    <w:rsid w:val="00AA666F"/>
    <w:rsid w:val="00AA674D"/>
    <w:rsid w:val="00AA6785"/>
    <w:rsid w:val="00AA6C6D"/>
    <w:rsid w:val="00AA6F73"/>
    <w:rsid w:val="00AA6FB4"/>
    <w:rsid w:val="00AA7611"/>
    <w:rsid w:val="00AA77CA"/>
    <w:rsid w:val="00AA7E1A"/>
    <w:rsid w:val="00AB01E5"/>
    <w:rsid w:val="00AB0912"/>
    <w:rsid w:val="00AB0920"/>
    <w:rsid w:val="00AB0ED5"/>
    <w:rsid w:val="00AB0F5B"/>
    <w:rsid w:val="00AB1825"/>
    <w:rsid w:val="00AB1B25"/>
    <w:rsid w:val="00AB1BED"/>
    <w:rsid w:val="00AB1F94"/>
    <w:rsid w:val="00AB21BB"/>
    <w:rsid w:val="00AB2404"/>
    <w:rsid w:val="00AB264A"/>
    <w:rsid w:val="00AB3524"/>
    <w:rsid w:val="00AB37FA"/>
    <w:rsid w:val="00AB38FE"/>
    <w:rsid w:val="00AB3922"/>
    <w:rsid w:val="00AB3CCC"/>
    <w:rsid w:val="00AB546C"/>
    <w:rsid w:val="00AB5481"/>
    <w:rsid w:val="00AB5491"/>
    <w:rsid w:val="00AB5BB0"/>
    <w:rsid w:val="00AB643D"/>
    <w:rsid w:val="00AB6A93"/>
    <w:rsid w:val="00AB6BA2"/>
    <w:rsid w:val="00AB77E6"/>
    <w:rsid w:val="00AC0012"/>
    <w:rsid w:val="00AC0637"/>
    <w:rsid w:val="00AC118B"/>
    <w:rsid w:val="00AC1591"/>
    <w:rsid w:val="00AC1A97"/>
    <w:rsid w:val="00AC1C1F"/>
    <w:rsid w:val="00AC2681"/>
    <w:rsid w:val="00AC2897"/>
    <w:rsid w:val="00AC28D3"/>
    <w:rsid w:val="00AC2BFD"/>
    <w:rsid w:val="00AC2E23"/>
    <w:rsid w:val="00AC359E"/>
    <w:rsid w:val="00AC3627"/>
    <w:rsid w:val="00AC36D6"/>
    <w:rsid w:val="00AC3B41"/>
    <w:rsid w:val="00AC3BF3"/>
    <w:rsid w:val="00AC3CA3"/>
    <w:rsid w:val="00AC4292"/>
    <w:rsid w:val="00AC49AE"/>
    <w:rsid w:val="00AC4DA0"/>
    <w:rsid w:val="00AC53C1"/>
    <w:rsid w:val="00AC5B19"/>
    <w:rsid w:val="00AC61AD"/>
    <w:rsid w:val="00AC6371"/>
    <w:rsid w:val="00AC68AD"/>
    <w:rsid w:val="00AC6BBD"/>
    <w:rsid w:val="00AC6D6C"/>
    <w:rsid w:val="00AC72F4"/>
    <w:rsid w:val="00AC7415"/>
    <w:rsid w:val="00AC74D3"/>
    <w:rsid w:val="00AC76DF"/>
    <w:rsid w:val="00AC7958"/>
    <w:rsid w:val="00AC7BF6"/>
    <w:rsid w:val="00AD0044"/>
    <w:rsid w:val="00AD0348"/>
    <w:rsid w:val="00AD0908"/>
    <w:rsid w:val="00AD0B55"/>
    <w:rsid w:val="00AD116D"/>
    <w:rsid w:val="00AD17A2"/>
    <w:rsid w:val="00AD17E9"/>
    <w:rsid w:val="00AD19C4"/>
    <w:rsid w:val="00AD1D32"/>
    <w:rsid w:val="00AD26D3"/>
    <w:rsid w:val="00AD26F3"/>
    <w:rsid w:val="00AD2B42"/>
    <w:rsid w:val="00AD2B64"/>
    <w:rsid w:val="00AD2C77"/>
    <w:rsid w:val="00AD30A2"/>
    <w:rsid w:val="00AD319D"/>
    <w:rsid w:val="00AD3864"/>
    <w:rsid w:val="00AD3C52"/>
    <w:rsid w:val="00AD414B"/>
    <w:rsid w:val="00AD41E7"/>
    <w:rsid w:val="00AD43C7"/>
    <w:rsid w:val="00AD444D"/>
    <w:rsid w:val="00AD4851"/>
    <w:rsid w:val="00AD4CED"/>
    <w:rsid w:val="00AD4E6F"/>
    <w:rsid w:val="00AD60F3"/>
    <w:rsid w:val="00AD62BB"/>
    <w:rsid w:val="00AD64C1"/>
    <w:rsid w:val="00AD6A0F"/>
    <w:rsid w:val="00AD6B53"/>
    <w:rsid w:val="00AD7127"/>
    <w:rsid w:val="00AD7333"/>
    <w:rsid w:val="00AD737C"/>
    <w:rsid w:val="00AD73E0"/>
    <w:rsid w:val="00AD763A"/>
    <w:rsid w:val="00AD795C"/>
    <w:rsid w:val="00AD7A87"/>
    <w:rsid w:val="00AD7A8C"/>
    <w:rsid w:val="00AD7C11"/>
    <w:rsid w:val="00AD7E53"/>
    <w:rsid w:val="00AD7EA2"/>
    <w:rsid w:val="00AD7F69"/>
    <w:rsid w:val="00AD7FAB"/>
    <w:rsid w:val="00AE08BD"/>
    <w:rsid w:val="00AE0995"/>
    <w:rsid w:val="00AE0D30"/>
    <w:rsid w:val="00AE10B9"/>
    <w:rsid w:val="00AE11BA"/>
    <w:rsid w:val="00AE15F2"/>
    <w:rsid w:val="00AE1939"/>
    <w:rsid w:val="00AE1B10"/>
    <w:rsid w:val="00AE1D10"/>
    <w:rsid w:val="00AE2073"/>
    <w:rsid w:val="00AE2D1B"/>
    <w:rsid w:val="00AE3FC1"/>
    <w:rsid w:val="00AE4247"/>
    <w:rsid w:val="00AE4398"/>
    <w:rsid w:val="00AE43C3"/>
    <w:rsid w:val="00AE43FE"/>
    <w:rsid w:val="00AE5172"/>
    <w:rsid w:val="00AE51A0"/>
    <w:rsid w:val="00AE52D0"/>
    <w:rsid w:val="00AE5502"/>
    <w:rsid w:val="00AE5533"/>
    <w:rsid w:val="00AE5A57"/>
    <w:rsid w:val="00AE607F"/>
    <w:rsid w:val="00AE61E7"/>
    <w:rsid w:val="00AE62EB"/>
    <w:rsid w:val="00AE62F8"/>
    <w:rsid w:val="00AE64F0"/>
    <w:rsid w:val="00AE66D0"/>
    <w:rsid w:val="00AE6868"/>
    <w:rsid w:val="00AE6BAE"/>
    <w:rsid w:val="00AE7517"/>
    <w:rsid w:val="00AE752D"/>
    <w:rsid w:val="00AE7566"/>
    <w:rsid w:val="00AF00DD"/>
    <w:rsid w:val="00AF0391"/>
    <w:rsid w:val="00AF08AD"/>
    <w:rsid w:val="00AF0C6B"/>
    <w:rsid w:val="00AF0DD2"/>
    <w:rsid w:val="00AF11A1"/>
    <w:rsid w:val="00AF1B68"/>
    <w:rsid w:val="00AF21AB"/>
    <w:rsid w:val="00AF25B2"/>
    <w:rsid w:val="00AF2B61"/>
    <w:rsid w:val="00AF3818"/>
    <w:rsid w:val="00AF44D4"/>
    <w:rsid w:val="00AF4A0E"/>
    <w:rsid w:val="00AF4AAB"/>
    <w:rsid w:val="00AF4D2A"/>
    <w:rsid w:val="00AF5B67"/>
    <w:rsid w:val="00AF5CE9"/>
    <w:rsid w:val="00AF6051"/>
    <w:rsid w:val="00AF60C6"/>
    <w:rsid w:val="00AF68EC"/>
    <w:rsid w:val="00AF7567"/>
    <w:rsid w:val="00AF774A"/>
    <w:rsid w:val="00B00B83"/>
    <w:rsid w:val="00B00C6C"/>
    <w:rsid w:val="00B0103A"/>
    <w:rsid w:val="00B01319"/>
    <w:rsid w:val="00B013B9"/>
    <w:rsid w:val="00B01CE0"/>
    <w:rsid w:val="00B01E37"/>
    <w:rsid w:val="00B02876"/>
    <w:rsid w:val="00B0295B"/>
    <w:rsid w:val="00B02961"/>
    <w:rsid w:val="00B02C29"/>
    <w:rsid w:val="00B037EB"/>
    <w:rsid w:val="00B03CF2"/>
    <w:rsid w:val="00B048AB"/>
    <w:rsid w:val="00B04B03"/>
    <w:rsid w:val="00B04B61"/>
    <w:rsid w:val="00B04BDE"/>
    <w:rsid w:val="00B04D68"/>
    <w:rsid w:val="00B04E65"/>
    <w:rsid w:val="00B05292"/>
    <w:rsid w:val="00B053AF"/>
    <w:rsid w:val="00B05550"/>
    <w:rsid w:val="00B05C9E"/>
    <w:rsid w:val="00B06240"/>
    <w:rsid w:val="00B062A8"/>
    <w:rsid w:val="00B06637"/>
    <w:rsid w:val="00B06B48"/>
    <w:rsid w:val="00B0717C"/>
    <w:rsid w:val="00B073F5"/>
    <w:rsid w:val="00B07538"/>
    <w:rsid w:val="00B0776E"/>
    <w:rsid w:val="00B07827"/>
    <w:rsid w:val="00B101F0"/>
    <w:rsid w:val="00B10629"/>
    <w:rsid w:val="00B10986"/>
    <w:rsid w:val="00B10E38"/>
    <w:rsid w:val="00B111CA"/>
    <w:rsid w:val="00B111F4"/>
    <w:rsid w:val="00B1129B"/>
    <w:rsid w:val="00B112D7"/>
    <w:rsid w:val="00B112EB"/>
    <w:rsid w:val="00B11699"/>
    <w:rsid w:val="00B11C25"/>
    <w:rsid w:val="00B1211F"/>
    <w:rsid w:val="00B12BF4"/>
    <w:rsid w:val="00B12C24"/>
    <w:rsid w:val="00B13875"/>
    <w:rsid w:val="00B13A1F"/>
    <w:rsid w:val="00B13A8C"/>
    <w:rsid w:val="00B13E5D"/>
    <w:rsid w:val="00B13F36"/>
    <w:rsid w:val="00B14AAE"/>
    <w:rsid w:val="00B14EAA"/>
    <w:rsid w:val="00B155AE"/>
    <w:rsid w:val="00B156A3"/>
    <w:rsid w:val="00B15900"/>
    <w:rsid w:val="00B15BD4"/>
    <w:rsid w:val="00B15F26"/>
    <w:rsid w:val="00B15FE6"/>
    <w:rsid w:val="00B162D3"/>
    <w:rsid w:val="00B1642B"/>
    <w:rsid w:val="00B169A6"/>
    <w:rsid w:val="00B16B98"/>
    <w:rsid w:val="00B16C1C"/>
    <w:rsid w:val="00B16D4F"/>
    <w:rsid w:val="00B17A0C"/>
    <w:rsid w:val="00B17B4E"/>
    <w:rsid w:val="00B17C74"/>
    <w:rsid w:val="00B204E1"/>
    <w:rsid w:val="00B204FF"/>
    <w:rsid w:val="00B20B2B"/>
    <w:rsid w:val="00B20E75"/>
    <w:rsid w:val="00B20E84"/>
    <w:rsid w:val="00B210ED"/>
    <w:rsid w:val="00B214C2"/>
    <w:rsid w:val="00B21C5B"/>
    <w:rsid w:val="00B21D46"/>
    <w:rsid w:val="00B2204B"/>
    <w:rsid w:val="00B221AE"/>
    <w:rsid w:val="00B22213"/>
    <w:rsid w:val="00B2284D"/>
    <w:rsid w:val="00B22B56"/>
    <w:rsid w:val="00B2327D"/>
    <w:rsid w:val="00B233A9"/>
    <w:rsid w:val="00B2352F"/>
    <w:rsid w:val="00B235A1"/>
    <w:rsid w:val="00B23794"/>
    <w:rsid w:val="00B23A24"/>
    <w:rsid w:val="00B23ABD"/>
    <w:rsid w:val="00B23C5F"/>
    <w:rsid w:val="00B23D05"/>
    <w:rsid w:val="00B2412E"/>
    <w:rsid w:val="00B2419C"/>
    <w:rsid w:val="00B248CF"/>
    <w:rsid w:val="00B251C0"/>
    <w:rsid w:val="00B25217"/>
    <w:rsid w:val="00B25231"/>
    <w:rsid w:val="00B256D9"/>
    <w:rsid w:val="00B257DD"/>
    <w:rsid w:val="00B25A1F"/>
    <w:rsid w:val="00B25AF9"/>
    <w:rsid w:val="00B25B2A"/>
    <w:rsid w:val="00B25D0C"/>
    <w:rsid w:val="00B25FD6"/>
    <w:rsid w:val="00B26324"/>
    <w:rsid w:val="00B268B3"/>
    <w:rsid w:val="00B26A53"/>
    <w:rsid w:val="00B26CE3"/>
    <w:rsid w:val="00B271C2"/>
    <w:rsid w:val="00B27440"/>
    <w:rsid w:val="00B278BC"/>
    <w:rsid w:val="00B3018A"/>
    <w:rsid w:val="00B307D1"/>
    <w:rsid w:val="00B30CEF"/>
    <w:rsid w:val="00B311AC"/>
    <w:rsid w:val="00B31217"/>
    <w:rsid w:val="00B31353"/>
    <w:rsid w:val="00B3173A"/>
    <w:rsid w:val="00B31E42"/>
    <w:rsid w:val="00B31E4F"/>
    <w:rsid w:val="00B32302"/>
    <w:rsid w:val="00B32B31"/>
    <w:rsid w:val="00B32C6F"/>
    <w:rsid w:val="00B32C96"/>
    <w:rsid w:val="00B32CB8"/>
    <w:rsid w:val="00B32D54"/>
    <w:rsid w:val="00B32EEE"/>
    <w:rsid w:val="00B32F9D"/>
    <w:rsid w:val="00B335FA"/>
    <w:rsid w:val="00B338A9"/>
    <w:rsid w:val="00B3391B"/>
    <w:rsid w:val="00B33EC3"/>
    <w:rsid w:val="00B33FF9"/>
    <w:rsid w:val="00B34020"/>
    <w:rsid w:val="00B34667"/>
    <w:rsid w:val="00B34A1C"/>
    <w:rsid w:val="00B3543E"/>
    <w:rsid w:val="00B35628"/>
    <w:rsid w:val="00B35658"/>
    <w:rsid w:val="00B356BE"/>
    <w:rsid w:val="00B358B2"/>
    <w:rsid w:val="00B3659A"/>
    <w:rsid w:val="00B3672D"/>
    <w:rsid w:val="00B36773"/>
    <w:rsid w:val="00B36C56"/>
    <w:rsid w:val="00B37386"/>
    <w:rsid w:val="00B37677"/>
    <w:rsid w:val="00B37B16"/>
    <w:rsid w:val="00B37C1B"/>
    <w:rsid w:val="00B37DE1"/>
    <w:rsid w:val="00B400BA"/>
    <w:rsid w:val="00B400CB"/>
    <w:rsid w:val="00B4010D"/>
    <w:rsid w:val="00B4022D"/>
    <w:rsid w:val="00B40422"/>
    <w:rsid w:val="00B4042E"/>
    <w:rsid w:val="00B4099D"/>
    <w:rsid w:val="00B40A61"/>
    <w:rsid w:val="00B4160D"/>
    <w:rsid w:val="00B41721"/>
    <w:rsid w:val="00B41B76"/>
    <w:rsid w:val="00B41F30"/>
    <w:rsid w:val="00B426BF"/>
    <w:rsid w:val="00B429DC"/>
    <w:rsid w:val="00B42A19"/>
    <w:rsid w:val="00B42A23"/>
    <w:rsid w:val="00B43AE9"/>
    <w:rsid w:val="00B43B87"/>
    <w:rsid w:val="00B43BFB"/>
    <w:rsid w:val="00B44371"/>
    <w:rsid w:val="00B4451A"/>
    <w:rsid w:val="00B445D6"/>
    <w:rsid w:val="00B446CE"/>
    <w:rsid w:val="00B44DC4"/>
    <w:rsid w:val="00B45087"/>
    <w:rsid w:val="00B452A6"/>
    <w:rsid w:val="00B4569D"/>
    <w:rsid w:val="00B4585F"/>
    <w:rsid w:val="00B45B96"/>
    <w:rsid w:val="00B45C1C"/>
    <w:rsid w:val="00B45D12"/>
    <w:rsid w:val="00B45FE5"/>
    <w:rsid w:val="00B462B3"/>
    <w:rsid w:val="00B4666A"/>
    <w:rsid w:val="00B46779"/>
    <w:rsid w:val="00B46A3C"/>
    <w:rsid w:val="00B46F5D"/>
    <w:rsid w:val="00B47063"/>
    <w:rsid w:val="00B475DA"/>
    <w:rsid w:val="00B4797B"/>
    <w:rsid w:val="00B47AFD"/>
    <w:rsid w:val="00B47B96"/>
    <w:rsid w:val="00B47F53"/>
    <w:rsid w:val="00B501D0"/>
    <w:rsid w:val="00B50818"/>
    <w:rsid w:val="00B50830"/>
    <w:rsid w:val="00B50849"/>
    <w:rsid w:val="00B51121"/>
    <w:rsid w:val="00B51912"/>
    <w:rsid w:val="00B51C1A"/>
    <w:rsid w:val="00B5240D"/>
    <w:rsid w:val="00B5274A"/>
    <w:rsid w:val="00B529EA"/>
    <w:rsid w:val="00B52BCD"/>
    <w:rsid w:val="00B52EAE"/>
    <w:rsid w:val="00B539BA"/>
    <w:rsid w:val="00B53A45"/>
    <w:rsid w:val="00B53EF1"/>
    <w:rsid w:val="00B54758"/>
    <w:rsid w:val="00B54AA7"/>
    <w:rsid w:val="00B54C40"/>
    <w:rsid w:val="00B55146"/>
    <w:rsid w:val="00B55268"/>
    <w:rsid w:val="00B554FD"/>
    <w:rsid w:val="00B558D9"/>
    <w:rsid w:val="00B55B33"/>
    <w:rsid w:val="00B55D40"/>
    <w:rsid w:val="00B56055"/>
    <w:rsid w:val="00B562FF"/>
    <w:rsid w:val="00B56315"/>
    <w:rsid w:val="00B563A9"/>
    <w:rsid w:val="00B576AD"/>
    <w:rsid w:val="00B6006D"/>
    <w:rsid w:val="00B601F5"/>
    <w:rsid w:val="00B6044F"/>
    <w:rsid w:val="00B604C3"/>
    <w:rsid w:val="00B60D32"/>
    <w:rsid w:val="00B61627"/>
    <w:rsid w:val="00B61B73"/>
    <w:rsid w:val="00B61B75"/>
    <w:rsid w:val="00B6211E"/>
    <w:rsid w:val="00B62601"/>
    <w:rsid w:val="00B62761"/>
    <w:rsid w:val="00B628BC"/>
    <w:rsid w:val="00B62DC8"/>
    <w:rsid w:val="00B62F9B"/>
    <w:rsid w:val="00B6334C"/>
    <w:rsid w:val="00B633E5"/>
    <w:rsid w:val="00B634B0"/>
    <w:rsid w:val="00B635F9"/>
    <w:rsid w:val="00B63640"/>
    <w:rsid w:val="00B63A3D"/>
    <w:rsid w:val="00B64359"/>
    <w:rsid w:val="00B647C7"/>
    <w:rsid w:val="00B64F94"/>
    <w:rsid w:val="00B652D1"/>
    <w:rsid w:val="00B6542B"/>
    <w:rsid w:val="00B65469"/>
    <w:rsid w:val="00B661EB"/>
    <w:rsid w:val="00B66F30"/>
    <w:rsid w:val="00B67062"/>
    <w:rsid w:val="00B671EB"/>
    <w:rsid w:val="00B67274"/>
    <w:rsid w:val="00B676EE"/>
    <w:rsid w:val="00B67721"/>
    <w:rsid w:val="00B6773D"/>
    <w:rsid w:val="00B678F0"/>
    <w:rsid w:val="00B6799E"/>
    <w:rsid w:val="00B67AFF"/>
    <w:rsid w:val="00B67D96"/>
    <w:rsid w:val="00B7014B"/>
    <w:rsid w:val="00B7019F"/>
    <w:rsid w:val="00B7034B"/>
    <w:rsid w:val="00B70D93"/>
    <w:rsid w:val="00B71B2A"/>
    <w:rsid w:val="00B71E7A"/>
    <w:rsid w:val="00B722BB"/>
    <w:rsid w:val="00B725AF"/>
    <w:rsid w:val="00B72705"/>
    <w:rsid w:val="00B730E7"/>
    <w:rsid w:val="00B73599"/>
    <w:rsid w:val="00B7382E"/>
    <w:rsid w:val="00B742D8"/>
    <w:rsid w:val="00B747EA"/>
    <w:rsid w:val="00B74F00"/>
    <w:rsid w:val="00B750A4"/>
    <w:rsid w:val="00B75203"/>
    <w:rsid w:val="00B7543B"/>
    <w:rsid w:val="00B75528"/>
    <w:rsid w:val="00B755B8"/>
    <w:rsid w:val="00B75A9D"/>
    <w:rsid w:val="00B75D17"/>
    <w:rsid w:val="00B762D7"/>
    <w:rsid w:val="00B764E9"/>
    <w:rsid w:val="00B76682"/>
    <w:rsid w:val="00B767E1"/>
    <w:rsid w:val="00B768EB"/>
    <w:rsid w:val="00B76B7D"/>
    <w:rsid w:val="00B7719C"/>
    <w:rsid w:val="00B77243"/>
    <w:rsid w:val="00B772C2"/>
    <w:rsid w:val="00B772ED"/>
    <w:rsid w:val="00B77E52"/>
    <w:rsid w:val="00B80165"/>
    <w:rsid w:val="00B8046D"/>
    <w:rsid w:val="00B80508"/>
    <w:rsid w:val="00B808F3"/>
    <w:rsid w:val="00B81000"/>
    <w:rsid w:val="00B81355"/>
    <w:rsid w:val="00B8193F"/>
    <w:rsid w:val="00B823D5"/>
    <w:rsid w:val="00B82C7A"/>
    <w:rsid w:val="00B82D00"/>
    <w:rsid w:val="00B82EFC"/>
    <w:rsid w:val="00B8330D"/>
    <w:rsid w:val="00B834D0"/>
    <w:rsid w:val="00B83746"/>
    <w:rsid w:val="00B837AD"/>
    <w:rsid w:val="00B83AB5"/>
    <w:rsid w:val="00B83DFB"/>
    <w:rsid w:val="00B83E1C"/>
    <w:rsid w:val="00B840B0"/>
    <w:rsid w:val="00B84465"/>
    <w:rsid w:val="00B846FD"/>
    <w:rsid w:val="00B84915"/>
    <w:rsid w:val="00B84B4C"/>
    <w:rsid w:val="00B84D10"/>
    <w:rsid w:val="00B84E5D"/>
    <w:rsid w:val="00B8502B"/>
    <w:rsid w:val="00B85031"/>
    <w:rsid w:val="00B851A9"/>
    <w:rsid w:val="00B85319"/>
    <w:rsid w:val="00B85DC0"/>
    <w:rsid w:val="00B85E56"/>
    <w:rsid w:val="00B8608A"/>
    <w:rsid w:val="00B866A1"/>
    <w:rsid w:val="00B8681C"/>
    <w:rsid w:val="00B86C6F"/>
    <w:rsid w:val="00B86D7F"/>
    <w:rsid w:val="00B86EF0"/>
    <w:rsid w:val="00B87150"/>
    <w:rsid w:val="00B8774E"/>
    <w:rsid w:val="00B877C6"/>
    <w:rsid w:val="00B879DE"/>
    <w:rsid w:val="00B87CA4"/>
    <w:rsid w:val="00B87D15"/>
    <w:rsid w:val="00B87DED"/>
    <w:rsid w:val="00B901B3"/>
    <w:rsid w:val="00B90383"/>
    <w:rsid w:val="00B904A6"/>
    <w:rsid w:val="00B906E5"/>
    <w:rsid w:val="00B90965"/>
    <w:rsid w:val="00B90DC4"/>
    <w:rsid w:val="00B916E4"/>
    <w:rsid w:val="00B91844"/>
    <w:rsid w:val="00B91B6E"/>
    <w:rsid w:val="00B91CC0"/>
    <w:rsid w:val="00B91D00"/>
    <w:rsid w:val="00B91F1E"/>
    <w:rsid w:val="00B92411"/>
    <w:rsid w:val="00B92497"/>
    <w:rsid w:val="00B92996"/>
    <w:rsid w:val="00B92ACD"/>
    <w:rsid w:val="00B935AC"/>
    <w:rsid w:val="00B939D4"/>
    <w:rsid w:val="00B9479D"/>
    <w:rsid w:val="00B94899"/>
    <w:rsid w:val="00B949A6"/>
    <w:rsid w:val="00B94EEA"/>
    <w:rsid w:val="00B94F5B"/>
    <w:rsid w:val="00B950EF"/>
    <w:rsid w:val="00B95191"/>
    <w:rsid w:val="00B955D3"/>
    <w:rsid w:val="00B95958"/>
    <w:rsid w:val="00B959FB"/>
    <w:rsid w:val="00B95CFC"/>
    <w:rsid w:val="00B95FAA"/>
    <w:rsid w:val="00B9613D"/>
    <w:rsid w:val="00B9616A"/>
    <w:rsid w:val="00B9646C"/>
    <w:rsid w:val="00B9668B"/>
    <w:rsid w:val="00B96737"/>
    <w:rsid w:val="00B96821"/>
    <w:rsid w:val="00B97366"/>
    <w:rsid w:val="00B973AA"/>
    <w:rsid w:val="00B9785F"/>
    <w:rsid w:val="00B97C45"/>
    <w:rsid w:val="00BA0C2C"/>
    <w:rsid w:val="00BA1161"/>
    <w:rsid w:val="00BA1C67"/>
    <w:rsid w:val="00BA203D"/>
    <w:rsid w:val="00BA2368"/>
    <w:rsid w:val="00BA23DC"/>
    <w:rsid w:val="00BA25E1"/>
    <w:rsid w:val="00BA2810"/>
    <w:rsid w:val="00BA2C87"/>
    <w:rsid w:val="00BA2E20"/>
    <w:rsid w:val="00BA38B1"/>
    <w:rsid w:val="00BA3D0D"/>
    <w:rsid w:val="00BA3D50"/>
    <w:rsid w:val="00BA3DFC"/>
    <w:rsid w:val="00BA3FAA"/>
    <w:rsid w:val="00BA45F8"/>
    <w:rsid w:val="00BA48ED"/>
    <w:rsid w:val="00BA4CEE"/>
    <w:rsid w:val="00BA4EC1"/>
    <w:rsid w:val="00BA51D8"/>
    <w:rsid w:val="00BA5227"/>
    <w:rsid w:val="00BA5C69"/>
    <w:rsid w:val="00BA60AE"/>
    <w:rsid w:val="00BA6664"/>
    <w:rsid w:val="00BA670E"/>
    <w:rsid w:val="00BA6755"/>
    <w:rsid w:val="00BA6CDF"/>
    <w:rsid w:val="00BA7421"/>
    <w:rsid w:val="00BA7487"/>
    <w:rsid w:val="00BA749E"/>
    <w:rsid w:val="00BA7F92"/>
    <w:rsid w:val="00BB0453"/>
    <w:rsid w:val="00BB0643"/>
    <w:rsid w:val="00BB06DA"/>
    <w:rsid w:val="00BB092D"/>
    <w:rsid w:val="00BB0AD2"/>
    <w:rsid w:val="00BB0D14"/>
    <w:rsid w:val="00BB1026"/>
    <w:rsid w:val="00BB1665"/>
    <w:rsid w:val="00BB1BC4"/>
    <w:rsid w:val="00BB1D41"/>
    <w:rsid w:val="00BB1DEB"/>
    <w:rsid w:val="00BB1EF3"/>
    <w:rsid w:val="00BB2ABE"/>
    <w:rsid w:val="00BB2BCE"/>
    <w:rsid w:val="00BB2CAD"/>
    <w:rsid w:val="00BB3CC9"/>
    <w:rsid w:val="00BB3FD8"/>
    <w:rsid w:val="00BB3FDE"/>
    <w:rsid w:val="00BB43EF"/>
    <w:rsid w:val="00BB455F"/>
    <w:rsid w:val="00BB4AB6"/>
    <w:rsid w:val="00BB4E87"/>
    <w:rsid w:val="00BB4ED6"/>
    <w:rsid w:val="00BB4FAE"/>
    <w:rsid w:val="00BB512D"/>
    <w:rsid w:val="00BB568F"/>
    <w:rsid w:val="00BB5B33"/>
    <w:rsid w:val="00BB5BF5"/>
    <w:rsid w:val="00BB5D48"/>
    <w:rsid w:val="00BB5F32"/>
    <w:rsid w:val="00BB6245"/>
    <w:rsid w:val="00BB6661"/>
    <w:rsid w:val="00BB669D"/>
    <w:rsid w:val="00BB68CD"/>
    <w:rsid w:val="00BB68F8"/>
    <w:rsid w:val="00BB6E8F"/>
    <w:rsid w:val="00BB7096"/>
    <w:rsid w:val="00BB7930"/>
    <w:rsid w:val="00BB7B58"/>
    <w:rsid w:val="00BB7FA2"/>
    <w:rsid w:val="00BC081B"/>
    <w:rsid w:val="00BC0883"/>
    <w:rsid w:val="00BC0A08"/>
    <w:rsid w:val="00BC0CDA"/>
    <w:rsid w:val="00BC0DAD"/>
    <w:rsid w:val="00BC11E8"/>
    <w:rsid w:val="00BC1228"/>
    <w:rsid w:val="00BC196C"/>
    <w:rsid w:val="00BC1B5E"/>
    <w:rsid w:val="00BC1EF4"/>
    <w:rsid w:val="00BC2406"/>
    <w:rsid w:val="00BC24EA"/>
    <w:rsid w:val="00BC2B20"/>
    <w:rsid w:val="00BC2EC0"/>
    <w:rsid w:val="00BC315F"/>
    <w:rsid w:val="00BC3285"/>
    <w:rsid w:val="00BC32F0"/>
    <w:rsid w:val="00BC3E5E"/>
    <w:rsid w:val="00BC431E"/>
    <w:rsid w:val="00BC43B3"/>
    <w:rsid w:val="00BC43B7"/>
    <w:rsid w:val="00BC4515"/>
    <w:rsid w:val="00BC480B"/>
    <w:rsid w:val="00BC4976"/>
    <w:rsid w:val="00BC521B"/>
    <w:rsid w:val="00BC5474"/>
    <w:rsid w:val="00BC5DA5"/>
    <w:rsid w:val="00BC5EF8"/>
    <w:rsid w:val="00BC5F9C"/>
    <w:rsid w:val="00BC66FC"/>
    <w:rsid w:val="00BC6887"/>
    <w:rsid w:val="00BC6AEE"/>
    <w:rsid w:val="00BC76A4"/>
    <w:rsid w:val="00BC7C7B"/>
    <w:rsid w:val="00BC7EFE"/>
    <w:rsid w:val="00BC7F86"/>
    <w:rsid w:val="00BC7FC1"/>
    <w:rsid w:val="00BD01C0"/>
    <w:rsid w:val="00BD03B4"/>
    <w:rsid w:val="00BD09D4"/>
    <w:rsid w:val="00BD110B"/>
    <w:rsid w:val="00BD130C"/>
    <w:rsid w:val="00BD14F8"/>
    <w:rsid w:val="00BD150E"/>
    <w:rsid w:val="00BD1628"/>
    <w:rsid w:val="00BD17C0"/>
    <w:rsid w:val="00BD2032"/>
    <w:rsid w:val="00BD21C2"/>
    <w:rsid w:val="00BD228F"/>
    <w:rsid w:val="00BD2359"/>
    <w:rsid w:val="00BD2D0F"/>
    <w:rsid w:val="00BD2D93"/>
    <w:rsid w:val="00BD303D"/>
    <w:rsid w:val="00BD34B4"/>
    <w:rsid w:val="00BD37F7"/>
    <w:rsid w:val="00BD3C2B"/>
    <w:rsid w:val="00BD3C3F"/>
    <w:rsid w:val="00BD3DA9"/>
    <w:rsid w:val="00BD4457"/>
    <w:rsid w:val="00BD4901"/>
    <w:rsid w:val="00BD4926"/>
    <w:rsid w:val="00BD5703"/>
    <w:rsid w:val="00BD57E0"/>
    <w:rsid w:val="00BD5981"/>
    <w:rsid w:val="00BD5BD0"/>
    <w:rsid w:val="00BD5BFC"/>
    <w:rsid w:val="00BD63FC"/>
    <w:rsid w:val="00BD6912"/>
    <w:rsid w:val="00BD6E95"/>
    <w:rsid w:val="00BD703C"/>
    <w:rsid w:val="00BD71CF"/>
    <w:rsid w:val="00BD78C3"/>
    <w:rsid w:val="00BD7D0B"/>
    <w:rsid w:val="00BD7DA0"/>
    <w:rsid w:val="00BE00D0"/>
    <w:rsid w:val="00BE0336"/>
    <w:rsid w:val="00BE04F0"/>
    <w:rsid w:val="00BE05BD"/>
    <w:rsid w:val="00BE063A"/>
    <w:rsid w:val="00BE0814"/>
    <w:rsid w:val="00BE09DD"/>
    <w:rsid w:val="00BE1487"/>
    <w:rsid w:val="00BE1E11"/>
    <w:rsid w:val="00BE2059"/>
    <w:rsid w:val="00BE22FE"/>
    <w:rsid w:val="00BE237F"/>
    <w:rsid w:val="00BE242E"/>
    <w:rsid w:val="00BE2D1F"/>
    <w:rsid w:val="00BE2E27"/>
    <w:rsid w:val="00BE3729"/>
    <w:rsid w:val="00BE3D9C"/>
    <w:rsid w:val="00BE3F30"/>
    <w:rsid w:val="00BE4636"/>
    <w:rsid w:val="00BE4812"/>
    <w:rsid w:val="00BE497E"/>
    <w:rsid w:val="00BE52B4"/>
    <w:rsid w:val="00BE57D4"/>
    <w:rsid w:val="00BE587A"/>
    <w:rsid w:val="00BE66F1"/>
    <w:rsid w:val="00BE6E8E"/>
    <w:rsid w:val="00BE77ED"/>
    <w:rsid w:val="00BE796F"/>
    <w:rsid w:val="00BE7E50"/>
    <w:rsid w:val="00BE7FF1"/>
    <w:rsid w:val="00BF019E"/>
    <w:rsid w:val="00BF04E6"/>
    <w:rsid w:val="00BF0711"/>
    <w:rsid w:val="00BF0744"/>
    <w:rsid w:val="00BF088B"/>
    <w:rsid w:val="00BF0A36"/>
    <w:rsid w:val="00BF0E5B"/>
    <w:rsid w:val="00BF0E69"/>
    <w:rsid w:val="00BF189F"/>
    <w:rsid w:val="00BF1AB9"/>
    <w:rsid w:val="00BF21AE"/>
    <w:rsid w:val="00BF2EC5"/>
    <w:rsid w:val="00BF3645"/>
    <w:rsid w:val="00BF388F"/>
    <w:rsid w:val="00BF3F80"/>
    <w:rsid w:val="00BF45BD"/>
    <w:rsid w:val="00BF4602"/>
    <w:rsid w:val="00BF51A3"/>
    <w:rsid w:val="00BF523E"/>
    <w:rsid w:val="00BF5670"/>
    <w:rsid w:val="00BF5D28"/>
    <w:rsid w:val="00BF5E48"/>
    <w:rsid w:val="00BF5F43"/>
    <w:rsid w:val="00BF5F81"/>
    <w:rsid w:val="00BF62DF"/>
    <w:rsid w:val="00BF63EC"/>
    <w:rsid w:val="00BF651B"/>
    <w:rsid w:val="00BF6749"/>
    <w:rsid w:val="00BF6CF3"/>
    <w:rsid w:val="00C0000A"/>
    <w:rsid w:val="00C000DA"/>
    <w:rsid w:val="00C001B3"/>
    <w:rsid w:val="00C009F7"/>
    <w:rsid w:val="00C01288"/>
    <w:rsid w:val="00C014B2"/>
    <w:rsid w:val="00C01C93"/>
    <w:rsid w:val="00C01CA6"/>
    <w:rsid w:val="00C026CA"/>
    <w:rsid w:val="00C0291B"/>
    <w:rsid w:val="00C02A77"/>
    <w:rsid w:val="00C03076"/>
    <w:rsid w:val="00C031FA"/>
    <w:rsid w:val="00C04202"/>
    <w:rsid w:val="00C0491B"/>
    <w:rsid w:val="00C04FBB"/>
    <w:rsid w:val="00C05527"/>
    <w:rsid w:val="00C05A0B"/>
    <w:rsid w:val="00C0631D"/>
    <w:rsid w:val="00C067AB"/>
    <w:rsid w:val="00C06CE8"/>
    <w:rsid w:val="00C06E55"/>
    <w:rsid w:val="00C0727F"/>
    <w:rsid w:val="00C07445"/>
    <w:rsid w:val="00C075FF"/>
    <w:rsid w:val="00C07A23"/>
    <w:rsid w:val="00C07E95"/>
    <w:rsid w:val="00C07FA3"/>
    <w:rsid w:val="00C105DB"/>
    <w:rsid w:val="00C10E40"/>
    <w:rsid w:val="00C10E47"/>
    <w:rsid w:val="00C10FA6"/>
    <w:rsid w:val="00C11294"/>
    <w:rsid w:val="00C113D8"/>
    <w:rsid w:val="00C11715"/>
    <w:rsid w:val="00C11A6C"/>
    <w:rsid w:val="00C11BFA"/>
    <w:rsid w:val="00C11D0C"/>
    <w:rsid w:val="00C1222A"/>
    <w:rsid w:val="00C1227A"/>
    <w:rsid w:val="00C124EB"/>
    <w:rsid w:val="00C12981"/>
    <w:rsid w:val="00C12997"/>
    <w:rsid w:val="00C12AF2"/>
    <w:rsid w:val="00C12D1C"/>
    <w:rsid w:val="00C12DF3"/>
    <w:rsid w:val="00C13209"/>
    <w:rsid w:val="00C133F0"/>
    <w:rsid w:val="00C13A51"/>
    <w:rsid w:val="00C13BF6"/>
    <w:rsid w:val="00C13F8E"/>
    <w:rsid w:val="00C1466B"/>
    <w:rsid w:val="00C14D26"/>
    <w:rsid w:val="00C154E6"/>
    <w:rsid w:val="00C1554E"/>
    <w:rsid w:val="00C15B2E"/>
    <w:rsid w:val="00C16049"/>
    <w:rsid w:val="00C168D3"/>
    <w:rsid w:val="00C16ADB"/>
    <w:rsid w:val="00C16B20"/>
    <w:rsid w:val="00C17654"/>
    <w:rsid w:val="00C1769C"/>
    <w:rsid w:val="00C176B2"/>
    <w:rsid w:val="00C20A4F"/>
    <w:rsid w:val="00C20A52"/>
    <w:rsid w:val="00C20E72"/>
    <w:rsid w:val="00C2109E"/>
    <w:rsid w:val="00C21376"/>
    <w:rsid w:val="00C2181B"/>
    <w:rsid w:val="00C2197D"/>
    <w:rsid w:val="00C21DBC"/>
    <w:rsid w:val="00C220B4"/>
    <w:rsid w:val="00C2256C"/>
    <w:rsid w:val="00C225F0"/>
    <w:rsid w:val="00C227EB"/>
    <w:rsid w:val="00C2290F"/>
    <w:rsid w:val="00C22D7B"/>
    <w:rsid w:val="00C22F3A"/>
    <w:rsid w:val="00C2334D"/>
    <w:rsid w:val="00C23ED3"/>
    <w:rsid w:val="00C23F4B"/>
    <w:rsid w:val="00C244F7"/>
    <w:rsid w:val="00C24983"/>
    <w:rsid w:val="00C24DEF"/>
    <w:rsid w:val="00C24FA9"/>
    <w:rsid w:val="00C25332"/>
    <w:rsid w:val="00C25D30"/>
    <w:rsid w:val="00C265B7"/>
    <w:rsid w:val="00C2676E"/>
    <w:rsid w:val="00C2689E"/>
    <w:rsid w:val="00C2694C"/>
    <w:rsid w:val="00C2698F"/>
    <w:rsid w:val="00C26AFB"/>
    <w:rsid w:val="00C26E94"/>
    <w:rsid w:val="00C2750B"/>
    <w:rsid w:val="00C27585"/>
    <w:rsid w:val="00C276F8"/>
    <w:rsid w:val="00C2794A"/>
    <w:rsid w:val="00C279B0"/>
    <w:rsid w:val="00C30162"/>
    <w:rsid w:val="00C30560"/>
    <w:rsid w:val="00C30E54"/>
    <w:rsid w:val="00C3120E"/>
    <w:rsid w:val="00C316F4"/>
    <w:rsid w:val="00C31CCB"/>
    <w:rsid w:val="00C320D8"/>
    <w:rsid w:val="00C3223C"/>
    <w:rsid w:val="00C32B5C"/>
    <w:rsid w:val="00C32F62"/>
    <w:rsid w:val="00C33718"/>
    <w:rsid w:val="00C33D90"/>
    <w:rsid w:val="00C3431E"/>
    <w:rsid w:val="00C3457A"/>
    <w:rsid w:val="00C347E0"/>
    <w:rsid w:val="00C348E8"/>
    <w:rsid w:val="00C34CE5"/>
    <w:rsid w:val="00C358C4"/>
    <w:rsid w:val="00C359FF"/>
    <w:rsid w:val="00C35CA8"/>
    <w:rsid w:val="00C35CF2"/>
    <w:rsid w:val="00C35F27"/>
    <w:rsid w:val="00C3667F"/>
    <w:rsid w:val="00C36D63"/>
    <w:rsid w:val="00C3705F"/>
    <w:rsid w:val="00C401F8"/>
    <w:rsid w:val="00C404E6"/>
    <w:rsid w:val="00C40959"/>
    <w:rsid w:val="00C40B2F"/>
    <w:rsid w:val="00C410C4"/>
    <w:rsid w:val="00C414BB"/>
    <w:rsid w:val="00C41643"/>
    <w:rsid w:val="00C417B2"/>
    <w:rsid w:val="00C419C2"/>
    <w:rsid w:val="00C41A21"/>
    <w:rsid w:val="00C41D31"/>
    <w:rsid w:val="00C41D5E"/>
    <w:rsid w:val="00C41F1F"/>
    <w:rsid w:val="00C4212B"/>
    <w:rsid w:val="00C42419"/>
    <w:rsid w:val="00C430DA"/>
    <w:rsid w:val="00C43796"/>
    <w:rsid w:val="00C438A5"/>
    <w:rsid w:val="00C4419A"/>
    <w:rsid w:val="00C442D7"/>
    <w:rsid w:val="00C44891"/>
    <w:rsid w:val="00C44DF2"/>
    <w:rsid w:val="00C4519C"/>
    <w:rsid w:val="00C45F0C"/>
    <w:rsid w:val="00C4629D"/>
    <w:rsid w:val="00C46408"/>
    <w:rsid w:val="00C472E4"/>
    <w:rsid w:val="00C4738A"/>
    <w:rsid w:val="00C4761F"/>
    <w:rsid w:val="00C4772E"/>
    <w:rsid w:val="00C47C47"/>
    <w:rsid w:val="00C47D23"/>
    <w:rsid w:val="00C47DAE"/>
    <w:rsid w:val="00C47E46"/>
    <w:rsid w:val="00C5011A"/>
    <w:rsid w:val="00C5078A"/>
    <w:rsid w:val="00C507E2"/>
    <w:rsid w:val="00C50FDB"/>
    <w:rsid w:val="00C51260"/>
    <w:rsid w:val="00C512FA"/>
    <w:rsid w:val="00C513C2"/>
    <w:rsid w:val="00C52D44"/>
    <w:rsid w:val="00C53676"/>
    <w:rsid w:val="00C53B7B"/>
    <w:rsid w:val="00C53E78"/>
    <w:rsid w:val="00C53FED"/>
    <w:rsid w:val="00C54022"/>
    <w:rsid w:val="00C54898"/>
    <w:rsid w:val="00C54967"/>
    <w:rsid w:val="00C54FAB"/>
    <w:rsid w:val="00C54FBC"/>
    <w:rsid w:val="00C550A3"/>
    <w:rsid w:val="00C55A08"/>
    <w:rsid w:val="00C55BBF"/>
    <w:rsid w:val="00C56292"/>
    <w:rsid w:val="00C56535"/>
    <w:rsid w:val="00C567E3"/>
    <w:rsid w:val="00C56BD1"/>
    <w:rsid w:val="00C56D0F"/>
    <w:rsid w:val="00C56DB7"/>
    <w:rsid w:val="00C57196"/>
    <w:rsid w:val="00C571E8"/>
    <w:rsid w:val="00C57212"/>
    <w:rsid w:val="00C5744C"/>
    <w:rsid w:val="00C57810"/>
    <w:rsid w:val="00C57849"/>
    <w:rsid w:val="00C57B11"/>
    <w:rsid w:val="00C57B80"/>
    <w:rsid w:val="00C60336"/>
    <w:rsid w:val="00C60592"/>
    <w:rsid w:val="00C60726"/>
    <w:rsid w:val="00C60824"/>
    <w:rsid w:val="00C60E27"/>
    <w:rsid w:val="00C60FF4"/>
    <w:rsid w:val="00C6124B"/>
    <w:rsid w:val="00C617A3"/>
    <w:rsid w:val="00C6184B"/>
    <w:rsid w:val="00C61C0C"/>
    <w:rsid w:val="00C629EF"/>
    <w:rsid w:val="00C62A54"/>
    <w:rsid w:val="00C62B02"/>
    <w:rsid w:val="00C62B0E"/>
    <w:rsid w:val="00C62B3F"/>
    <w:rsid w:val="00C63574"/>
    <w:rsid w:val="00C6395E"/>
    <w:rsid w:val="00C63BE1"/>
    <w:rsid w:val="00C63FCF"/>
    <w:rsid w:val="00C64116"/>
    <w:rsid w:val="00C64654"/>
    <w:rsid w:val="00C64E0F"/>
    <w:rsid w:val="00C64E25"/>
    <w:rsid w:val="00C64F63"/>
    <w:rsid w:val="00C64F71"/>
    <w:rsid w:val="00C64FE6"/>
    <w:rsid w:val="00C65952"/>
    <w:rsid w:val="00C65A82"/>
    <w:rsid w:val="00C65BD2"/>
    <w:rsid w:val="00C65E6C"/>
    <w:rsid w:val="00C6606F"/>
    <w:rsid w:val="00C660CB"/>
    <w:rsid w:val="00C66549"/>
    <w:rsid w:val="00C66D02"/>
    <w:rsid w:val="00C66D58"/>
    <w:rsid w:val="00C67051"/>
    <w:rsid w:val="00C67387"/>
    <w:rsid w:val="00C678AF"/>
    <w:rsid w:val="00C67CB9"/>
    <w:rsid w:val="00C67E04"/>
    <w:rsid w:val="00C706AD"/>
    <w:rsid w:val="00C706D3"/>
    <w:rsid w:val="00C707B5"/>
    <w:rsid w:val="00C70B0C"/>
    <w:rsid w:val="00C70F62"/>
    <w:rsid w:val="00C7138E"/>
    <w:rsid w:val="00C71AF5"/>
    <w:rsid w:val="00C71BD4"/>
    <w:rsid w:val="00C71CF6"/>
    <w:rsid w:val="00C7239E"/>
    <w:rsid w:val="00C726F8"/>
    <w:rsid w:val="00C7303B"/>
    <w:rsid w:val="00C7308D"/>
    <w:rsid w:val="00C733B9"/>
    <w:rsid w:val="00C7358F"/>
    <w:rsid w:val="00C736E4"/>
    <w:rsid w:val="00C73945"/>
    <w:rsid w:val="00C73ABD"/>
    <w:rsid w:val="00C73AD6"/>
    <w:rsid w:val="00C73B92"/>
    <w:rsid w:val="00C73F93"/>
    <w:rsid w:val="00C740C8"/>
    <w:rsid w:val="00C741B9"/>
    <w:rsid w:val="00C74DC7"/>
    <w:rsid w:val="00C74E01"/>
    <w:rsid w:val="00C75089"/>
    <w:rsid w:val="00C7538A"/>
    <w:rsid w:val="00C754E6"/>
    <w:rsid w:val="00C75815"/>
    <w:rsid w:val="00C75BE1"/>
    <w:rsid w:val="00C761B7"/>
    <w:rsid w:val="00C76297"/>
    <w:rsid w:val="00C76402"/>
    <w:rsid w:val="00C7677C"/>
    <w:rsid w:val="00C77014"/>
    <w:rsid w:val="00C7708D"/>
    <w:rsid w:val="00C77259"/>
    <w:rsid w:val="00C773CE"/>
    <w:rsid w:val="00C775BD"/>
    <w:rsid w:val="00C7790C"/>
    <w:rsid w:val="00C77992"/>
    <w:rsid w:val="00C77B05"/>
    <w:rsid w:val="00C77E09"/>
    <w:rsid w:val="00C77F4E"/>
    <w:rsid w:val="00C8038D"/>
    <w:rsid w:val="00C80644"/>
    <w:rsid w:val="00C806E9"/>
    <w:rsid w:val="00C80704"/>
    <w:rsid w:val="00C809D1"/>
    <w:rsid w:val="00C80E3A"/>
    <w:rsid w:val="00C8119C"/>
    <w:rsid w:val="00C81F31"/>
    <w:rsid w:val="00C821A1"/>
    <w:rsid w:val="00C82483"/>
    <w:rsid w:val="00C826E1"/>
    <w:rsid w:val="00C82ACB"/>
    <w:rsid w:val="00C82F6D"/>
    <w:rsid w:val="00C82FEC"/>
    <w:rsid w:val="00C83831"/>
    <w:rsid w:val="00C83A8A"/>
    <w:rsid w:val="00C83F06"/>
    <w:rsid w:val="00C8422D"/>
    <w:rsid w:val="00C847A8"/>
    <w:rsid w:val="00C84B70"/>
    <w:rsid w:val="00C8535A"/>
    <w:rsid w:val="00C85CB7"/>
    <w:rsid w:val="00C85D10"/>
    <w:rsid w:val="00C86B39"/>
    <w:rsid w:val="00C86F78"/>
    <w:rsid w:val="00C876F6"/>
    <w:rsid w:val="00C8780E"/>
    <w:rsid w:val="00C87E72"/>
    <w:rsid w:val="00C90547"/>
    <w:rsid w:val="00C905AA"/>
    <w:rsid w:val="00C9081B"/>
    <w:rsid w:val="00C90BF1"/>
    <w:rsid w:val="00C9166C"/>
    <w:rsid w:val="00C91729"/>
    <w:rsid w:val="00C9177B"/>
    <w:rsid w:val="00C92362"/>
    <w:rsid w:val="00C92655"/>
    <w:rsid w:val="00C92866"/>
    <w:rsid w:val="00C933BA"/>
    <w:rsid w:val="00C93AA9"/>
    <w:rsid w:val="00C93E26"/>
    <w:rsid w:val="00C94015"/>
    <w:rsid w:val="00C94163"/>
    <w:rsid w:val="00C94193"/>
    <w:rsid w:val="00C9492E"/>
    <w:rsid w:val="00C94B60"/>
    <w:rsid w:val="00C94BC1"/>
    <w:rsid w:val="00C9574D"/>
    <w:rsid w:val="00C9586C"/>
    <w:rsid w:val="00C95976"/>
    <w:rsid w:val="00C95EDC"/>
    <w:rsid w:val="00C96274"/>
    <w:rsid w:val="00C96464"/>
    <w:rsid w:val="00C96686"/>
    <w:rsid w:val="00C966BD"/>
    <w:rsid w:val="00C9679F"/>
    <w:rsid w:val="00C96B95"/>
    <w:rsid w:val="00C96CB5"/>
    <w:rsid w:val="00C970D3"/>
    <w:rsid w:val="00C97423"/>
    <w:rsid w:val="00C975CC"/>
    <w:rsid w:val="00CA0219"/>
    <w:rsid w:val="00CA046E"/>
    <w:rsid w:val="00CA05C0"/>
    <w:rsid w:val="00CA06EE"/>
    <w:rsid w:val="00CA0E24"/>
    <w:rsid w:val="00CA1495"/>
    <w:rsid w:val="00CA15C5"/>
    <w:rsid w:val="00CA175A"/>
    <w:rsid w:val="00CA1CD7"/>
    <w:rsid w:val="00CA1EB1"/>
    <w:rsid w:val="00CA2025"/>
    <w:rsid w:val="00CA2086"/>
    <w:rsid w:val="00CA25EC"/>
    <w:rsid w:val="00CA2876"/>
    <w:rsid w:val="00CA2F48"/>
    <w:rsid w:val="00CA30E7"/>
    <w:rsid w:val="00CA330C"/>
    <w:rsid w:val="00CA3954"/>
    <w:rsid w:val="00CA403B"/>
    <w:rsid w:val="00CA4049"/>
    <w:rsid w:val="00CA422D"/>
    <w:rsid w:val="00CA4489"/>
    <w:rsid w:val="00CA46A1"/>
    <w:rsid w:val="00CA4CC3"/>
    <w:rsid w:val="00CA4D99"/>
    <w:rsid w:val="00CA5001"/>
    <w:rsid w:val="00CA509E"/>
    <w:rsid w:val="00CA51ED"/>
    <w:rsid w:val="00CA569D"/>
    <w:rsid w:val="00CA5A80"/>
    <w:rsid w:val="00CA5D9A"/>
    <w:rsid w:val="00CA61A7"/>
    <w:rsid w:val="00CA6CBE"/>
    <w:rsid w:val="00CA6CF6"/>
    <w:rsid w:val="00CA6E85"/>
    <w:rsid w:val="00CA6FC9"/>
    <w:rsid w:val="00CA7C14"/>
    <w:rsid w:val="00CA7C5C"/>
    <w:rsid w:val="00CA7D88"/>
    <w:rsid w:val="00CB01B9"/>
    <w:rsid w:val="00CB01E8"/>
    <w:rsid w:val="00CB08F9"/>
    <w:rsid w:val="00CB0A87"/>
    <w:rsid w:val="00CB0D59"/>
    <w:rsid w:val="00CB0E6E"/>
    <w:rsid w:val="00CB0F3C"/>
    <w:rsid w:val="00CB0FEA"/>
    <w:rsid w:val="00CB1832"/>
    <w:rsid w:val="00CB1D6B"/>
    <w:rsid w:val="00CB214F"/>
    <w:rsid w:val="00CB264C"/>
    <w:rsid w:val="00CB2C01"/>
    <w:rsid w:val="00CB2C36"/>
    <w:rsid w:val="00CB36BE"/>
    <w:rsid w:val="00CB3B56"/>
    <w:rsid w:val="00CB42C9"/>
    <w:rsid w:val="00CB4677"/>
    <w:rsid w:val="00CB50CB"/>
    <w:rsid w:val="00CB514F"/>
    <w:rsid w:val="00CB5159"/>
    <w:rsid w:val="00CB538F"/>
    <w:rsid w:val="00CB5517"/>
    <w:rsid w:val="00CB5918"/>
    <w:rsid w:val="00CB5D94"/>
    <w:rsid w:val="00CB5FC5"/>
    <w:rsid w:val="00CB63CE"/>
    <w:rsid w:val="00CB674E"/>
    <w:rsid w:val="00CB689A"/>
    <w:rsid w:val="00CB7027"/>
    <w:rsid w:val="00CB7D22"/>
    <w:rsid w:val="00CC07AE"/>
    <w:rsid w:val="00CC0C2A"/>
    <w:rsid w:val="00CC0CBA"/>
    <w:rsid w:val="00CC15F4"/>
    <w:rsid w:val="00CC1798"/>
    <w:rsid w:val="00CC1DDA"/>
    <w:rsid w:val="00CC1F87"/>
    <w:rsid w:val="00CC202B"/>
    <w:rsid w:val="00CC223E"/>
    <w:rsid w:val="00CC22BA"/>
    <w:rsid w:val="00CC2C2E"/>
    <w:rsid w:val="00CC302C"/>
    <w:rsid w:val="00CC4197"/>
    <w:rsid w:val="00CC42BC"/>
    <w:rsid w:val="00CC4535"/>
    <w:rsid w:val="00CC4551"/>
    <w:rsid w:val="00CC48AC"/>
    <w:rsid w:val="00CC49BC"/>
    <w:rsid w:val="00CC4FC2"/>
    <w:rsid w:val="00CC5B5F"/>
    <w:rsid w:val="00CC600D"/>
    <w:rsid w:val="00CC60E5"/>
    <w:rsid w:val="00CC61CC"/>
    <w:rsid w:val="00CC62A5"/>
    <w:rsid w:val="00CC6494"/>
    <w:rsid w:val="00CC662C"/>
    <w:rsid w:val="00CC691F"/>
    <w:rsid w:val="00CC6E7D"/>
    <w:rsid w:val="00CC6EB3"/>
    <w:rsid w:val="00CC74C9"/>
    <w:rsid w:val="00CC763D"/>
    <w:rsid w:val="00CC7BFF"/>
    <w:rsid w:val="00CC7CE5"/>
    <w:rsid w:val="00CD070D"/>
    <w:rsid w:val="00CD0913"/>
    <w:rsid w:val="00CD095A"/>
    <w:rsid w:val="00CD0A03"/>
    <w:rsid w:val="00CD0ACC"/>
    <w:rsid w:val="00CD0F10"/>
    <w:rsid w:val="00CD0F74"/>
    <w:rsid w:val="00CD1186"/>
    <w:rsid w:val="00CD153B"/>
    <w:rsid w:val="00CD1AF8"/>
    <w:rsid w:val="00CD1B2B"/>
    <w:rsid w:val="00CD2853"/>
    <w:rsid w:val="00CD2DBC"/>
    <w:rsid w:val="00CD30FF"/>
    <w:rsid w:val="00CD3129"/>
    <w:rsid w:val="00CD353A"/>
    <w:rsid w:val="00CD3769"/>
    <w:rsid w:val="00CD39F8"/>
    <w:rsid w:val="00CD3B54"/>
    <w:rsid w:val="00CD3C29"/>
    <w:rsid w:val="00CD40CD"/>
    <w:rsid w:val="00CD4172"/>
    <w:rsid w:val="00CD4754"/>
    <w:rsid w:val="00CD47B2"/>
    <w:rsid w:val="00CD4A9F"/>
    <w:rsid w:val="00CD523D"/>
    <w:rsid w:val="00CD544B"/>
    <w:rsid w:val="00CD56DA"/>
    <w:rsid w:val="00CD5E7C"/>
    <w:rsid w:val="00CD6329"/>
    <w:rsid w:val="00CD637A"/>
    <w:rsid w:val="00CD66F2"/>
    <w:rsid w:val="00CD6B7A"/>
    <w:rsid w:val="00CD770F"/>
    <w:rsid w:val="00CD7943"/>
    <w:rsid w:val="00CD7A36"/>
    <w:rsid w:val="00CD7AF5"/>
    <w:rsid w:val="00CD7D54"/>
    <w:rsid w:val="00CE0237"/>
    <w:rsid w:val="00CE08ED"/>
    <w:rsid w:val="00CE0F70"/>
    <w:rsid w:val="00CE109C"/>
    <w:rsid w:val="00CE123D"/>
    <w:rsid w:val="00CE12B9"/>
    <w:rsid w:val="00CE12DB"/>
    <w:rsid w:val="00CE16B7"/>
    <w:rsid w:val="00CE1C1B"/>
    <w:rsid w:val="00CE1DF2"/>
    <w:rsid w:val="00CE2789"/>
    <w:rsid w:val="00CE29DB"/>
    <w:rsid w:val="00CE3489"/>
    <w:rsid w:val="00CE35A6"/>
    <w:rsid w:val="00CE3795"/>
    <w:rsid w:val="00CE3907"/>
    <w:rsid w:val="00CE3CD5"/>
    <w:rsid w:val="00CE3E66"/>
    <w:rsid w:val="00CE3E92"/>
    <w:rsid w:val="00CE4209"/>
    <w:rsid w:val="00CE4841"/>
    <w:rsid w:val="00CE48D7"/>
    <w:rsid w:val="00CE4997"/>
    <w:rsid w:val="00CE52D2"/>
    <w:rsid w:val="00CE5DAE"/>
    <w:rsid w:val="00CE5DBC"/>
    <w:rsid w:val="00CE5E81"/>
    <w:rsid w:val="00CE610D"/>
    <w:rsid w:val="00CE61D6"/>
    <w:rsid w:val="00CE64B3"/>
    <w:rsid w:val="00CE6856"/>
    <w:rsid w:val="00CE6918"/>
    <w:rsid w:val="00CE6B8B"/>
    <w:rsid w:val="00CE6CC4"/>
    <w:rsid w:val="00CE73EC"/>
    <w:rsid w:val="00CE7666"/>
    <w:rsid w:val="00CE77A5"/>
    <w:rsid w:val="00CE788A"/>
    <w:rsid w:val="00CE78B9"/>
    <w:rsid w:val="00CF0172"/>
    <w:rsid w:val="00CF068A"/>
    <w:rsid w:val="00CF0915"/>
    <w:rsid w:val="00CF09DE"/>
    <w:rsid w:val="00CF0ECD"/>
    <w:rsid w:val="00CF0EDC"/>
    <w:rsid w:val="00CF1070"/>
    <w:rsid w:val="00CF19B4"/>
    <w:rsid w:val="00CF23AB"/>
    <w:rsid w:val="00CF32F4"/>
    <w:rsid w:val="00CF34D7"/>
    <w:rsid w:val="00CF4009"/>
    <w:rsid w:val="00CF4AF9"/>
    <w:rsid w:val="00CF584E"/>
    <w:rsid w:val="00CF5A2A"/>
    <w:rsid w:val="00CF5A9A"/>
    <w:rsid w:val="00CF5CC8"/>
    <w:rsid w:val="00CF6500"/>
    <w:rsid w:val="00CF6C36"/>
    <w:rsid w:val="00CF6D5C"/>
    <w:rsid w:val="00CF6EA8"/>
    <w:rsid w:val="00CF6F6D"/>
    <w:rsid w:val="00CF7038"/>
    <w:rsid w:val="00CF7CF6"/>
    <w:rsid w:val="00CF7E36"/>
    <w:rsid w:val="00CF7ED4"/>
    <w:rsid w:val="00CF7EE6"/>
    <w:rsid w:val="00D00482"/>
    <w:rsid w:val="00D0064F"/>
    <w:rsid w:val="00D00910"/>
    <w:rsid w:val="00D009B1"/>
    <w:rsid w:val="00D010B5"/>
    <w:rsid w:val="00D01411"/>
    <w:rsid w:val="00D01555"/>
    <w:rsid w:val="00D015AC"/>
    <w:rsid w:val="00D01B36"/>
    <w:rsid w:val="00D020C2"/>
    <w:rsid w:val="00D021D2"/>
    <w:rsid w:val="00D0235F"/>
    <w:rsid w:val="00D02459"/>
    <w:rsid w:val="00D024B7"/>
    <w:rsid w:val="00D025A2"/>
    <w:rsid w:val="00D0261E"/>
    <w:rsid w:val="00D02834"/>
    <w:rsid w:val="00D02871"/>
    <w:rsid w:val="00D02960"/>
    <w:rsid w:val="00D02B88"/>
    <w:rsid w:val="00D03127"/>
    <w:rsid w:val="00D03279"/>
    <w:rsid w:val="00D032DD"/>
    <w:rsid w:val="00D036FC"/>
    <w:rsid w:val="00D03762"/>
    <w:rsid w:val="00D03F5D"/>
    <w:rsid w:val="00D04096"/>
    <w:rsid w:val="00D04548"/>
    <w:rsid w:val="00D05585"/>
    <w:rsid w:val="00D055F5"/>
    <w:rsid w:val="00D05B67"/>
    <w:rsid w:val="00D05D62"/>
    <w:rsid w:val="00D0648B"/>
    <w:rsid w:val="00D0664E"/>
    <w:rsid w:val="00D069B7"/>
    <w:rsid w:val="00D06D93"/>
    <w:rsid w:val="00D07341"/>
    <w:rsid w:val="00D07396"/>
    <w:rsid w:val="00D0739A"/>
    <w:rsid w:val="00D07566"/>
    <w:rsid w:val="00D07CB5"/>
    <w:rsid w:val="00D10778"/>
    <w:rsid w:val="00D10BA9"/>
    <w:rsid w:val="00D10E4A"/>
    <w:rsid w:val="00D10E7D"/>
    <w:rsid w:val="00D10F12"/>
    <w:rsid w:val="00D111F3"/>
    <w:rsid w:val="00D11260"/>
    <w:rsid w:val="00D114E9"/>
    <w:rsid w:val="00D11523"/>
    <w:rsid w:val="00D117ED"/>
    <w:rsid w:val="00D11A0F"/>
    <w:rsid w:val="00D11E2C"/>
    <w:rsid w:val="00D125EF"/>
    <w:rsid w:val="00D128AB"/>
    <w:rsid w:val="00D12B9F"/>
    <w:rsid w:val="00D12BF3"/>
    <w:rsid w:val="00D1300E"/>
    <w:rsid w:val="00D131F9"/>
    <w:rsid w:val="00D13966"/>
    <w:rsid w:val="00D13CEB"/>
    <w:rsid w:val="00D14527"/>
    <w:rsid w:val="00D14944"/>
    <w:rsid w:val="00D14EF0"/>
    <w:rsid w:val="00D15048"/>
    <w:rsid w:val="00D156EF"/>
    <w:rsid w:val="00D15A00"/>
    <w:rsid w:val="00D1649B"/>
    <w:rsid w:val="00D16537"/>
    <w:rsid w:val="00D16D96"/>
    <w:rsid w:val="00D1708B"/>
    <w:rsid w:val="00D171B2"/>
    <w:rsid w:val="00D1749D"/>
    <w:rsid w:val="00D17963"/>
    <w:rsid w:val="00D17D1B"/>
    <w:rsid w:val="00D17D9D"/>
    <w:rsid w:val="00D17FD3"/>
    <w:rsid w:val="00D202ED"/>
    <w:rsid w:val="00D209D5"/>
    <w:rsid w:val="00D21023"/>
    <w:rsid w:val="00D210AE"/>
    <w:rsid w:val="00D21206"/>
    <w:rsid w:val="00D215E3"/>
    <w:rsid w:val="00D21822"/>
    <w:rsid w:val="00D21A27"/>
    <w:rsid w:val="00D21BF0"/>
    <w:rsid w:val="00D22188"/>
    <w:rsid w:val="00D22222"/>
    <w:rsid w:val="00D2291F"/>
    <w:rsid w:val="00D23326"/>
    <w:rsid w:val="00D233DA"/>
    <w:rsid w:val="00D23EEE"/>
    <w:rsid w:val="00D240AD"/>
    <w:rsid w:val="00D242BF"/>
    <w:rsid w:val="00D243E2"/>
    <w:rsid w:val="00D2464E"/>
    <w:rsid w:val="00D249C2"/>
    <w:rsid w:val="00D24A90"/>
    <w:rsid w:val="00D24AF0"/>
    <w:rsid w:val="00D24DE2"/>
    <w:rsid w:val="00D250A5"/>
    <w:rsid w:val="00D2540B"/>
    <w:rsid w:val="00D256CB"/>
    <w:rsid w:val="00D256DD"/>
    <w:rsid w:val="00D25C24"/>
    <w:rsid w:val="00D25F2A"/>
    <w:rsid w:val="00D26166"/>
    <w:rsid w:val="00D26E82"/>
    <w:rsid w:val="00D274B6"/>
    <w:rsid w:val="00D2785B"/>
    <w:rsid w:val="00D278D7"/>
    <w:rsid w:val="00D279D8"/>
    <w:rsid w:val="00D27BEC"/>
    <w:rsid w:val="00D27C63"/>
    <w:rsid w:val="00D27E08"/>
    <w:rsid w:val="00D302C7"/>
    <w:rsid w:val="00D30539"/>
    <w:rsid w:val="00D30FFC"/>
    <w:rsid w:val="00D312DB"/>
    <w:rsid w:val="00D3135A"/>
    <w:rsid w:val="00D313FF"/>
    <w:rsid w:val="00D31AF6"/>
    <w:rsid w:val="00D3219E"/>
    <w:rsid w:val="00D323E6"/>
    <w:rsid w:val="00D3276C"/>
    <w:rsid w:val="00D32AE8"/>
    <w:rsid w:val="00D32B2E"/>
    <w:rsid w:val="00D33187"/>
    <w:rsid w:val="00D331DC"/>
    <w:rsid w:val="00D3352A"/>
    <w:rsid w:val="00D3397C"/>
    <w:rsid w:val="00D34287"/>
    <w:rsid w:val="00D34526"/>
    <w:rsid w:val="00D34DDF"/>
    <w:rsid w:val="00D3510F"/>
    <w:rsid w:val="00D35334"/>
    <w:rsid w:val="00D35DF8"/>
    <w:rsid w:val="00D35FCF"/>
    <w:rsid w:val="00D36237"/>
    <w:rsid w:val="00D36629"/>
    <w:rsid w:val="00D366CF"/>
    <w:rsid w:val="00D36C8E"/>
    <w:rsid w:val="00D36FC8"/>
    <w:rsid w:val="00D3705B"/>
    <w:rsid w:val="00D371FD"/>
    <w:rsid w:val="00D37256"/>
    <w:rsid w:val="00D37259"/>
    <w:rsid w:val="00D3737D"/>
    <w:rsid w:val="00D40115"/>
    <w:rsid w:val="00D4113A"/>
    <w:rsid w:val="00D41461"/>
    <w:rsid w:val="00D418FA"/>
    <w:rsid w:val="00D41A67"/>
    <w:rsid w:val="00D42421"/>
    <w:rsid w:val="00D42623"/>
    <w:rsid w:val="00D427AE"/>
    <w:rsid w:val="00D432BA"/>
    <w:rsid w:val="00D4353C"/>
    <w:rsid w:val="00D435B4"/>
    <w:rsid w:val="00D4360C"/>
    <w:rsid w:val="00D44803"/>
    <w:rsid w:val="00D44C64"/>
    <w:rsid w:val="00D44D5C"/>
    <w:rsid w:val="00D44EDE"/>
    <w:rsid w:val="00D450EC"/>
    <w:rsid w:val="00D458B7"/>
    <w:rsid w:val="00D45EB9"/>
    <w:rsid w:val="00D46083"/>
    <w:rsid w:val="00D46183"/>
    <w:rsid w:val="00D4638D"/>
    <w:rsid w:val="00D4648C"/>
    <w:rsid w:val="00D4677C"/>
    <w:rsid w:val="00D46860"/>
    <w:rsid w:val="00D46CD6"/>
    <w:rsid w:val="00D47329"/>
    <w:rsid w:val="00D477FC"/>
    <w:rsid w:val="00D47A87"/>
    <w:rsid w:val="00D47F6F"/>
    <w:rsid w:val="00D50B22"/>
    <w:rsid w:val="00D510F5"/>
    <w:rsid w:val="00D5157C"/>
    <w:rsid w:val="00D51601"/>
    <w:rsid w:val="00D5171A"/>
    <w:rsid w:val="00D51797"/>
    <w:rsid w:val="00D51BC1"/>
    <w:rsid w:val="00D51BF6"/>
    <w:rsid w:val="00D51EA4"/>
    <w:rsid w:val="00D527A9"/>
    <w:rsid w:val="00D529E6"/>
    <w:rsid w:val="00D52CAB"/>
    <w:rsid w:val="00D52D31"/>
    <w:rsid w:val="00D531CA"/>
    <w:rsid w:val="00D536FF"/>
    <w:rsid w:val="00D53CB9"/>
    <w:rsid w:val="00D541FE"/>
    <w:rsid w:val="00D54252"/>
    <w:rsid w:val="00D546EA"/>
    <w:rsid w:val="00D54774"/>
    <w:rsid w:val="00D55213"/>
    <w:rsid w:val="00D5542E"/>
    <w:rsid w:val="00D5555E"/>
    <w:rsid w:val="00D555D6"/>
    <w:rsid w:val="00D55AEF"/>
    <w:rsid w:val="00D55C90"/>
    <w:rsid w:val="00D562B9"/>
    <w:rsid w:val="00D5660E"/>
    <w:rsid w:val="00D56D17"/>
    <w:rsid w:val="00D5718F"/>
    <w:rsid w:val="00D5720F"/>
    <w:rsid w:val="00D5735E"/>
    <w:rsid w:val="00D577A4"/>
    <w:rsid w:val="00D57806"/>
    <w:rsid w:val="00D5798A"/>
    <w:rsid w:val="00D57E3D"/>
    <w:rsid w:val="00D57E99"/>
    <w:rsid w:val="00D57FEA"/>
    <w:rsid w:val="00D57FEF"/>
    <w:rsid w:val="00D600F2"/>
    <w:rsid w:val="00D605AD"/>
    <w:rsid w:val="00D60665"/>
    <w:rsid w:val="00D608D4"/>
    <w:rsid w:val="00D60B31"/>
    <w:rsid w:val="00D60C5B"/>
    <w:rsid w:val="00D60F22"/>
    <w:rsid w:val="00D61134"/>
    <w:rsid w:val="00D61368"/>
    <w:rsid w:val="00D61527"/>
    <w:rsid w:val="00D61940"/>
    <w:rsid w:val="00D6194A"/>
    <w:rsid w:val="00D61CA7"/>
    <w:rsid w:val="00D61D18"/>
    <w:rsid w:val="00D61DCC"/>
    <w:rsid w:val="00D61F57"/>
    <w:rsid w:val="00D6200E"/>
    <w:rsid w:val="00D621D4"/>
    <w:rsid w:val="00D62D5D"/>
    <w:rsid w:val="00D62DE9"/>
    <w:rsid w:val="00D632DA"/>
    <w:rsid w:val="00D637B7"/>
    <w:rsid w:val="00D63A34"/>
    <w:rsid w:val="00D63A4A"/>
    <w:rsid w:val="00D63EBA"/>
    <w:rsid w:val="00D63F62"/>
    <w:rsid w:val="00D64163"/>
    <w:rsid w:val="00D643BE"/>
    <w:rsid w:val="00D648E0"/>
    <w:rsid w:val="00D64F2B"/>
    <w:rsid w:val="00D652E3"/>
    <w:rsid w:val="00D65688"/>
    <w:rsid w:val="00D65A49"/>
    <w:rsid w:val="00D664B2"/>
    <w:rsid w:val="00D6713F"/>
    <w:rsid w:val="00D6781D"/>
    <w:rsid w:val="00D67CB6"/>
    <w:rsid w:val="00D705A1"/>
    <w:rsid w:val="00D706EE"/>
    <w:rsid w:val="00D7084F"/>
    <w:rsid w:val="00D70EF8"/>
    <w:rsid w:val="00D70F52"/>
    <w:rsid w:val="00D70FB3"/>
    <w:rsid w:val="00D717EE"/>
    <w:rsid w:val="00D719AC"/>
    <w:rsid w:val="00D71CAC"/>
    <w:rsid w:val="00D71D9B"/>
    <w:rsid w:val="00D72101"/>
    <w:rsid w:val="00D72707"/>
    <w:rsid w:val="00D72818"/>
    <w:rsid w:val="00D72D66"/>
    <w:rsid w:val="00D72FA0"/>
    <w:rsid w:val="00D72FC3"/>
    <w:rsid w:val="00D73015"/>
    <w:rsid w:val="00D73A84"/>
    <w:rsid w:val="00D73D2A"/>
    <w:rsid w:val="00D741E8"/>
    <w:rsid w:val="00D74252"/>
    <w:rsid w:val="00D74785"/>
    <w:rsid w:val="00D751A3"/>
    <w:rsid w:val="00D751E8"/>
    <w:rsid w:val="00D7564C"/>
    <w:rsid w:val="00D756D1"/>
    <w:rsid w:val="00D75BAC"/>
    <w:rsid w:val="00D75C18"/>
    <w:rsid w:val="00D76102"/>
    <w:rsid w:val="00D76122"/>
    <w:rsid w:val="00D76C53"/>
    <w:rsid w:val="00D7766E"/>
    <w:rsid w:val="00D779EC"/>
    <w:rsid w:val="00D77A72"/>
    <w:rsid w:val="00D77C3B"/>
    <w:rsid w:val="00D803BD"/>
    <w:rsid w:val="00D80552"/>
    <w:rsid w:val="00D8083E"/>
    <w:rsid w:val="00D80923"/>
    <w:rsid w:val="00D80BA4"/>
    <w:rsid w:val="00D811E0"/>
    <w:rsid w:val="00D81BDA"/>
    <w:rsid w:val="00D82377"/>
    <w:rsid w:val="00D82765"/>
    <w:rsid w:val="00D82C6A"/>
    <w:rsid w:val="00D82FC6"/>
    <w:rsid w:val="00D83816"/>
    <w:rsid w:val="00D839DE"/>
    <w:rsid w:val="00D83A1C"/>
    <w:rsid w:val="00D83C78"/>
    <w:rsid w:val="00D83CFC"/>
    <w:rsid w:val="00D84281"/>
    <w:rsid w:val="00D843D5"/>
    <w:rsid w:val="00D84853"/>
    <w:rsid w:val="00D84B0F"/>
    <w:rsid w:val="00D84E2E"/>
    <w:rsid w:val="00D852AD"/>
    <w:rsid w:val="00D85322"/>
    <w:rsid w:val="00D8534B"/>
    <w:rsid w:val="00D857C9"/>
    <w:rsid w:val="00D85CFB"/>
    <w:rsid w:val="00D85D66"/>
    <w:rsid w:val="00D861E0"/>
    <w:rsid w:val="00D862B2"/>
    <w:rsid w:val="00D86399"/>
    <w:rsid w:val="00D86948"/>
    <w:rsid w:val="00D869AB"/>
    <w:rsid w:val="00D87259"/>
    <w:rsid w:val="00D87414"/>
    <w:rsid w:val="00D875A9"/>
    <w:rsid w:val="00D875AF"/>
    <w:rsid w:val="00D875D2"/>
    <w:rsid w:val="00D90F07"/>
    <w:rsid w:val="00D910FE"/>
    <w:rsid w:val="00D91540"/>
    <w:rsid w:val="00D917C6"/>
    <w:rsid w:val="00D91BC9"/>
    <w:rsid w:val="00D91E9A"/>
    <w:rsid w:val="00D91F4E"/>
    <w:rsid w:val="00D92590"/>
    <w:rsid w:val="00D926DA"/>
    <w:rsid w:val="00D92B2B"/>
    <w:rsid w:val="00D9314D"/>
    <w:rsid w:val="00D9372F"/>
    <w:rsid w:val="00D94440"/>
    <w:rsid w:val="00D94CAC"/>
    <w:rsid w:val="00D94EF7"/>
    <w:rsid w:val="00D959DB"/>
    <w:rsid w:val="00D95B4B"/>
    <w:rsid w:val="00D96169"/>
    <w:rsid w:val="00D96D42"/>
    <w:rsid w:val="00D96E44"/>
    <w:rsid w:val="00D970DB"/>
    <w:rsid w:val="00D97508"/>
    <w:rsid w:val="00D97509"/>
    <w:rsid w:val="00D97799"/>
    <w:rsid w:val="00D97813"/>
    <w:rsid w:val="00D97CD4"/>
    <w:rsid w:val="00D97D7E"/>
    <w:rsid w:val="00D97E1B"/>
    <w:rsid w:val="00D97FB7"/>
    <w:rsid w:val="00DA0170"/>
    <w:rsid w:val="00DA0782"/>
    <w:rsid w:val="00DA0B19"/>
    <w:rsid w:val="00DA0BA4"/>
    <w:rsid w:val="00DA0C0A"/>
    <w:rsid w:val="00DA0C18"/>
    <w:rsid w:val="00DA0D4F"/>
    <w:rsid w:val="00DA0D97"/>
    <w:rsid w:val="00DA112C"/>
    <w:rsid w:val="00DA1383"/>
    <w:rsid w:val="00DA1490"/>
    <w:rsid w:val="00DA19D9"/>
    <w:rsid w:val="00DA1B65"/>
    <w:rsid w:val="00DA1C28"/>
    <w:rsid w:val="00DA1E01"/>
    <w:rsid w:val="00DA1EDB"/>
    <w:rsid w:val="00DA240B"/>
    <w:rsid w:val="00DA24C4"/>
    <w:rsid w:val="00DA26C1"/>
    <w:rsid w:val="00DA2770"/>
    <w:rsid w:val="00DA2BB7"/>
    <w:rsid w:val="00DA34FA"/>
    <w:rsid w:val="00DA35AF"/>
    <w:rsid w:val="00DA38A4"/>
    <w:rsid w:val="00DA3BE4"/>
    <w:rsid w:val="00DA3CD0"/>
    <w:rsid w:val="00DA41E7"/>
    <w:rsid w:val="00DA482E"/>
    <w:rsid w:val="00DA4CEA"/>
    <w:rsid w:val="00DA51EF"/>
    <w:rsid w:val="00DA5903"/>
    <w:rsid w:val="00DA5932"/>
    <w:rsid w:val="00DA6343"/>
    <w:rsid w:val="00DA6345"/>
    <w:rsid w:val="00DA660A"/>
    <w:rsid w:val="00DA671A"/>
    <w:rsid w:val="00DA6C55"/>
    <w:rsid w:val="00DA76A3"/>
    <w:rsid w:val="00DA7888"/>
    <w:rsid w:val="00DA7A14"/>
    <w:rsid w:val="00DA7E4C"/>
    <w:rsid w:val="00DB003D"/>
    <w:rsid w:val="00DB0594"/>
    <w:rsid w:val="00DB06E2"/>
    <w:rsid w:val="00DB0FA6"/>
    <w:rsid w:val="00DB1077"/>
    <w:rsid w:val="00DB122C"/>
    <w:rsid w:val="00DB15C6"/>
    <w:rsid w:val="00DB1B6D"/>
    <w:rsid w:val="00DB1C47"/>
    <w:rsid w:val="00DB1E94"/>
    <w:rsid w:val="00DB1F17"/>
    <w:rsid w:val="00DB2253"/>
    <w:rsid w:val="00DB246E"/>
    <w:rsid w:val="00DB255F"/>
    <w:rsid w:val="00DB2624"/>
    <w:rsid w:val="00DB2B97"/>
    <w:rsid w:val="00DB3032"/>
    <w:rsid w:val="00DB305F"/>
    <w:rsid w:val="00DB350C"/>
    <w:rsid w:val="00DB3ED9"/>
    <w:rsid w:val="00DB408C"/>
    <w:rsid w:val="00DB46D1"/>
    <w:rsid w:val="00DB471B"/>
    <w:rsid w:val="00DB491F"/>
    <w:rsid w:val="00DB4CD8"/>
    <w:rsid w:val="00DB5207"/>
    <w:rsid w:val="00DB57AB"/>
    <w:rsid w:val="00DB57E4"/>
    <w:rsid w:val="00DB5818"/>
    <w:rsid w:val="00DB59BE"/>
    <w:rsid w:val="00DB644B"/>
    <w:rsid w:val="00DB67DD"/>
    <w:rsid w:val="00DB689A"/>
    <w:rsid w:val="00DB7633"/>
    <w:rsid w:val="00DB78FC"/>
    <w:rsid w:val="00DB7B7B"/>
    <w:rsid w:val="00DB7DE0"/>
    <w:rsid w:val="00DC062B"/>
    <w:rsid w:val="00DC0AC8"/>
    <w:rsid w:val="00DC0C00"/>
    <w:rsid w:val="00DC0D84"/>
    <w:rsid w:val="00DC1929"/>
    <w:rsid w:val="00DC1AA3"/>
    <w:rsid w:val="00DC1D6C"/>
    <w:rsid w:val="00DC1E87"/>
    <w:rsid w:val="00DC1F1D"/>
    <w:rsid w:val="00DC209F"/>
    <w:rsid w:val="00DC219C"/>
    <w:rsid w:val="00DC2288"/>
    <w:rsid w:val="00DC3F2B"/>
    <w:rsid w:val="00DC4293"/>
    <w:rsid w:val="00DC4719"/>
    <w:rsid w:val="00DC4D4F"/>
    <w:rsid w:val="00DC54CB"/>
    <w:rsid w:val="00DC5EE4"/>
    <w:rsid w:val="00DC5EF7"/>
    <w:rsid w:val="00DC611D"/>
    <w:rsid w:val="00DC65DD"/>
    <w:rsid w:val="00DC65DE"/>
    <w:rsid w:val="00DC6633"/>
    <w:rsid w:val="00DC6C06"/>
    <w:rsid w:val="00DC6F30"/>
    <w:rsid w:val="00DC70E9"/>
    <w:rsid w:val="00DC723C"/>
    <w:rsid w:val="00DC72AB"/>
    <w:rsid w:val="00DC74AA"/>
    <w:rsid w:val="00DC7B8C"/>
    <w:rsid w:val="00DD0303"/>
    <w:rsid w:val="00DD0465"/>
    <w:rsid w:val="00DD06E4"/>
    <w:rsid w:val="00DD09A3"/>
    <w:rsid w:val="00DD09E7"/>
    <w:rsid w:val="00DD0FCF"/>
    <w:rsid w:val="00DD13BA"/>
    <w:rsid w:val="00DD24E8"/>
    <w:rsid w:val="00DD2526"/>
    <w:rsid w:val="00DD27DA"/>
    <w:rsid w:val="00DD2C8D"/>
    <w:rsid w:val="00DD2D56"/>
    <w:rsid w:val="00DD3082"/>
    <w:rsid w:val="00DD32B1"/>
    <w:rsid w:val="00DD3AAD"/>
    <w:rsid w:val="00DD3AAE"/>
    <w:rsid w:val="00DD3B91"/>
    <w:rsid w:val="00DD3E27"/>
    <w:rsid w:val="00DD3EDC"/>
    <w:rsid w:val="00DD3FCC"/>
    <w:rsid w:val="00DD407A"/>
    <w:rsid w:val="00DD4134"/>
    <w:rsid w:val="00DD4387"/>
    <w:rsid w:val="00DD43A5"/>
    <w:rsid w:val="00DD4826"/>
    <w:rsid w:val="00DD5487"/>
    <w:rsid w:val="00DD54E7"/>
    <w:rsid w:val="00DD5528"/>
    <w:rsid w:val="00DD57DE"/>
    <w:rsid w:val="00DD5C60"/>
    <w:rsid w:val="00DD5E50"/>
    <w:rsid w:val="00DD5ED8"/>
    <w:rsid w:val="00DD60FF"/>
    <w:rsid w:val="00DD6269"/>
    <w:rsid w:val="00DD66AD"/>
    <w:rsid w:val="00DD6772"/>
    <w:rsid w:val="00DD67DF"/>
    <w:rsid w:val="00DD7C91"/>
    <w:rsid w:val="00DD7DBE"/>
    <w:rsid w:val="00DD7F36"/>
    <w:rsid w:val="00DD7FC4"/>
    <w:rsid w:val="00DE03A3"/>
    <w:rsid w:val="00DE0519"/>
    <w:rsid w:val="00DE06B5"/>
    <w:rsid w:val="00DE09EE"/>
    <w:rsid w:val="00DE1090"/>
    <w:rsid w:val="00DE12DE"/>
    <w:rsid w:val="00DE15A7"/>
    <w:rsid w:val="00DE1644"/>
    <w:rsid w:val="00DE22D8"/>
    <w:rsid w:val="00DE22F7"/>
    <w:rsid w:val="00DE242A"/>
    <w:rsid w:val="00DE2D22"/>
    <w:rsid w:val="00DE30E9"/>
    <w:rsid w:val="00DE3254"/>
    <w:rsid w:val="00DE351B"/>
    <w:rsid w:val="00DE376A"/>
    <w:rsid w:val="00DE3B52"/>
    <w:rsid w:val="00DE3F3C"/>
    <w:rsid w:val="00DE3F7D"/>
    <w:rsid w:val="00DE41B5"/>
    <w:rsid w:val="00DE4376"/>
    <w:rsid w:val="00DE4CBA"/>
    <w:rsid w:val="00DE5C04"/>
    <w:rsid w:val="00DE5C71"/>
    <w:rsid w:val="00DE5F95"/>
    <w:rsid w:val="00DE6032"/>
    <w:rsid w:val="00DE6347"/>
    <w:rsid w:val="00DE651D"/>
    <w:rsid w:val="00DE677E"/>
    <w:rsid w:val="00DE6817"/>
    <w:rsid w:val="00DE6908"/>
    <w:rsid w:val="00DE6B65"/>
    <w:rsid w:val="00DE6B75"/>
    <w:rsid w:val="00DE73FF"/>
    <w:rsid w:val="00DE75C6"/>
    <w:rsid w:val="00DE79C7"/>
    <w:rsid w:val="00DE7A2C"/>
    <w:rsid w:val="00DF034E"/>
    <w:rsid w:val="00DF046C"/>
    <w:rsid w:val="00DF0807"/>
    <w:rsid w:val="00DF09CA"/>
    <w:rsid w:val="00DF0A26"/>
    <w:rsid w:val="00DF0FA6"/>
    <w:rsid w:val="00DF11B9"/>
    <w:rsid w:val="00DF1D3A"/>
    <w:rsid w:val="00DF1FC7"/>
    <w:rsid w:val="00DF212F"/>
    <w:rsid w:val="00DF2204"/>
    <w:rsid w:val="00DF2895"/>
    <w:rsid w:val="00DF28AF"/>
    <w:rsid w:val="00DF2E2D"/>
    <w:rsid w:val="00DF3104"/>
    <w:rsid w:val="00DF3462"/>
    <w:rsid w:val="00DF3C7C"/>
    <w:rsid w:val="00DF3FE7"/>
    <w:rsid w:val="00DF3FF7"/>
    <w:rsid w:val="00DF4103"/>
    <w:rsid w:val="00DF4738"/>
    <w:rsid w:val="00DF4970"/>
    <w:rsid w:val="00DF4BD7"/>
    <w:rsid w:val="00DF4C72"/>
    <w:rsid w:val="00DF4EA1"/>
    <w:rsid w:val="00DF4F50"/>
    <w:rsid w:val="00DF5A22"/>
    <w:rsid w:val="00DF6466"/>
    <w:rsid w:val="00DF665D"/>
    <w:rsid w:val="00DF6D7D"/>
    <w:rsid w:val="00DF71E6"/>
    <w:rsid w:val="00DF7251"/>
    <w:rsid w:val="00DF7754"/>
    <w:rsid w:val="00E00016"/>
    <w:rsid w:val="00E00137"/>
    <w:rsid w:val="00E00189"/>
    <w:rsid w:val="00E00345"/>
    <w:rsid w:val="00E008C8"/>
    <w:rsid w:val="00E00993"/>
    <w:rsid w:val="00E00A62"/>
    <w:rsid w:val="00E00E18"/>
    <w:rsid w:val="00E00FCB"/>
    <w:rsid w:val="00E010BB"/>
    <w:rsid w:val="00E011F1"/>
    <w:rsid w:val="00E01576"/>
    <w:rsid w:val="00E016AD"/>
    <w:rsid w:val="00E01B18"/>
    <w:rsid w:val="00E01BB9"/>
    <w:rsid w:val="00E01DA7"/>
    <w:rsid w:val="00E01E3A"/>
    <w:rsid w:val="00E027E3"/>
    <w:rsid w:val="00E02B06"/>
    <w:rsid w:val="00E02EDB"/>
    <w:rsid w:val="00E02FD8"/>
    <w:rsid w:val="00E0380C"/>
    <w:rsid w:val="00E03A18"/>
    <w:rsid w:val="00E03B11"/>
    <w:rsid w:val="00E03C43"/>
    <w:rsid w:val="00E03C7D"/>
    <w:rsid w:val="00E03EAF"/>
    <w:rsid w:val="00E04F6E"/>
    <w:rsid w:val="00E05082"/>
    <w:rsid w:val="00E056FD"/>
    <w:rsid w:val="00E05B22"/>
    <w:rsid w:val="00E05CB4"/>
    <w:rsid w:val="00E05CF4"/>
    <w:rsid w:val="00E06FE5"/>
    <w:rsid w:val="00E105B2"/>
    <w:rsid w:val="00E108D8"/>
    <w:rsid w:val="00E11179"/>
    <w:rsid w:val="00E116A8"/>
    <w:rsid w:val="00E11BA3"/>
    <w:rsid w:val="00E11CFE"/>
    <w:rsid w:val="00E1200A"/>
    <w:rsid w:val="00E12082"/>
    <w:rsid w:val="00E1295A"/>
    <w:rsid w:val="00E12ABE"/>
    <w:rsid w:val="00E12D52"/>
    <w:rsid w:val="00E12DAA"/>
    <w:rsid w:val="00E13194"/>
    <w:rsid w:val="00E1353F"/>
    <w:rsid w:val="00E13681"/>
    <w:rsid w:val="00E13710"/>
    <w:rsid w:val="00E13F84"/>
    <w:rsid w:val="00E140E4"/>
    <w:rsid w:val="00E14638"/>
    <w:rsid w:val="00E146CD"/>
    <w:rsid w:val="00E1478F"/>
    <w:rsid w:val="00E1479B"/>
    <w:rsid w:val="00E1480E"/>
    <w:rsid w:val="00E14AD3"/>
    <w:rsid w:val="00E15001"/>
    <w:rsid w:val="00E15092"/>
    <w:rsid w:val="00E150C6"/>
    <w:rsid w:val="00E15277"/>
    <w:rsid w:val="00E153AA"/>
    <w:rsid w:val="00E16276"/>
    <w:rsid w:val="00E1642E"/>
    <w:rsid w:val="00E164CD"/>
    <w:rsid w:val="00E1774C"/>
    <w:rsid w:val="00E17B13"/>
    <w:rsid w:val="00E17D60"/>
    <w:rsid w:val="00E17DEA"/>
    <w:rsid w:val="00E20270"/>
    <w:rsid w:val="00E20313"/>
    <w:rsid w:val="00E20463"/>
    <w:rsid w:val="00E2068C"/>
    <w:rsid w:val="00E2083C"/>
    <w:rsid w:val="00E20B55"/>
    <w:rsid w:val="00E2124B"/>
    <w:rsid w:val="00E2190D"/>
    <w:rsid w:val="00E21925"/>
    <w:rsid w:val="00E21B98"/>
    <w:rsid w:val="00E21E71"/>
    <w:rsid w:val="00E228D0"/>
    <w:rsid w:val="00E22FC1"/>
    <w:rsid w:val="00E23D87"/>
    <w:rsid w:val="00E23F5E"/>
    <w:rsid w:val="00E24018"/>
    <w:rsid w:val="00E240A5"/>
    <w:rsid w:val="00E241F6"/>
    <w:rsid w:val="00E2444D"/>
    <w:rsid w:val="00E244BB"/>
    <w:rsid w:val="00E24CC9"/>
    <w:rsid w:val="00E24D7A"/>
    <w:rsid w:val="00E25009"/>
    <w:rsid w:val="00E25A68"/>
    <w:rsid w:val="00E25E94"/>
    <w:rsid w:val="00E26000"/>
    <w:rsid w:val="00E2638B"/>
    <w:rsid w:val="00E271DB"/>
    <w:rsid w:val="00E27797"/>
    <w:rsid w:val="00E27D91"/>
    <w:rsid w:val="00E27E63"/>
    <w:rsid w:val="00E27F43"/>
    <w:rsid w:val="00E304BB"/>
    <w:rsid w:val="00E305CF"/>
    <w:rsid w:val="00E30C04"/>
    <w:rsid w:val="00E314B8"/>
    <w:rsid w:val="00E31544"/>
    <w:rsid w:val="00E31872"/>
    <w:rsid w:val="00E31926"/>
    <w:rsid w:val="00E31C3C"/>
    <w:rsid w:val="00E32996"/>
    <w:rsid w:val="00E32C03"/>
    <w:rsid w:val="00E332A3"/>
    <w:rsid w:val="00E335AA"/>
    <w:rsid w:val="00E33693"/>
    <w:rsid w:val="00E33794"/>
    <w:rsid w:val="00E3400C"/>
    <w:rsid w:val="00E34192"/>
    <w:rsid w:val="00E3426D"/>
    <w:rsid w:val="00E3439D"/>
    <w:rsid w:val="00E3452D"/>
    <w:rsid w:val="00E3477A"/>
    <w:rsid w:val="00E34F88"/>
    <w:rsid w:val="00E34FF1"/>
    <w:rsid w:val="00E3528F"/>
    <w:rsid w:val="00E35968"/>
    <w:rsid w:val="00E35C78"/>
    <w:rsid w:val="00E36065"/>
    <w:rsid w:val="00E36233"/>
    <w:rsid w:val="00E3646C"/>
    <w:rsid w:val="00E365D4"/>
    <w:rsid w:val="00E36609"/>
    <w:rsid w:val="00E3741E"/>
    <w:rsid w:val="00E37799"/>
    <w:rsid w:val="00E37932"/>
    <w:rsid w:val="00E379D5"/>
    <w:rsid w:val="00E37A2B"/>
    <w:rsid w:val="00E37CB2"/>
    <w:rsid w:val="00E37E7B"/>
    <w:rsid w:val="00E4022F"/>
    <w:rsid w:val="00E403B3"/>
    <w:rsid w:val="00E411F7"/>
    <w:rsid w:val="00E4141B"/>
    <w:rsid w:val="00E41689"/>
    <w:rsid w:val="00E41732"/>
    <w:rsid w:val="00E41CF2"/>
    <w:rsid w:val="00E420BF"/>
    <w:rsid w:val="00E42402"/>
    <w:rsid w:val="00E42F41"/>
    <w:rsid w:val="00E430BB"/>
    <w:rsid w:val="00E432A9"/>
    <w:rsid w:val="00E434ED"/>
    <w:rsid w:val="00E43C68"/>
    <w:rsid w:val="00E44025"/>
    <w:rsid w:val="00E440E3"/>
    <w:rsid w:val="00E44475"/>
    <w:rsid w:val="00E4489F"/>
    <w:rsid w:val="00E4532C"/>
    <w:rsid w:val="00E45440"/>
    <w:rsid w:val="00E454C7"/>
    <w:rsid w:val="00E45565"/>
    <w:rsid w:val="00E4568D"/>
    <w:rsid w:val="00E45768"/>
    <w:rsid w:val="00E45D00"/>
    <w:rsid w:val="00E461D8"/>
    <w:rsid w:val="00E464CA"/>
    <w:rsid w:val="00E467DE"/>
    <w:rsid w:val="00E46977"/>
    <w:rsid w:val="00E46A3F"/>
    <w:rsid w:val="00E46D8A"/>
    <w:rsid w:val="00E4724C"/>
    <w:rsid w:val="00E47CD8"/>
    <w:rsid w:val="00E50028"/>
    <w:rsid w:val="00E500AE"/>
    <w:rsid w:val="00E50108"/>
    <w:rsid w:val="00E507E9"/>
    <w:rsid w:val="00E50935"/>
    <w:rsid w:val="00E516EF"/>
    <w:rsid w:val="00E517B5"/>
    <w:rsid w:val="00E51B65"/>
    <w:rsid w:val="00E51EC9"/>
    <w:rsid w:val="00E51EDA"/>
    <w:rsid w:val="00E52109"/>
    <w:rsid w:val="00E5220E"/>
    <w:rsid w:val="00E52256"/>
    <w:rsid w:val="00E524AF"/>
    <w:rsid w:val="00E52C74"/>
    <w:rsid w:val="00E53419"/>
    <w:rsid w:val="00E5452C"/>
    <w:rsid w:val="00E546E6"/>
    <w:rsid w:val="00E54B01"/>
    <w:rsid w:val="00E54C78"/>
    <w:rsid w:val="00E54D3E"/>
    <w:rsid w:val="00E54DE2"/>
    <w:rsid w:val="00E54FA7"/>
    <w:rsid w:val="00E550CE"/>
    <w:rsid w:val="00E553F7"/>
    <w:rsid w:val="00E5587E"/>
    <w:rsid w:val="00E55BB0"/>
    <w:rsid w:val="00E560A9"/>
    <w:rsid w:val="00E56259"/>
    <w:rsid w:val="00E5634E"/>
    <w:rsid w:val="00E56AAE"/>
    <w:rsid w:val="00E56CA4"/>
    <w:rsid w:val="00E572A0"/>
    <w:rsid w:val="00E60174"/>
    <w:rsid w:val="00E6077E"/>
    <w:rsid w:val="00E61298"/>
    <w:rsid w:val="00E6129D"/>
    <w:rsid w:val="00E6161B"/>
    <w:rsid w:val="00E61A68"/>
    <w:rsid w:val="00E620E8"/>
    <w:rsid w:val="00E623EA"/>
    <w:rsid w:val="00E6245F"/>
    <w:rsid w:val="00E62826"/>
    <w:rsid w:val="00E62931"/>
    <w:rsid w:val="00E62C24"/>
    <w:rsid w:val="00E62E00"/>
    <w:rsid w:val="00E62EE1"/>
    <w:rsid w:val="00E632EC"/>
    <w:rsid w:val="00E642B2"/>
    <w:rsid w:val="00E6441F"/>
    <w:rsid w:val="00E65251"/>
    <w:rsid w:val="00E652D7"/>
    <w:rsid w:val="00E65694"/>
    <w:rsid w:val="00E6586F"/>
    <w:rsid w:val="00E65A71"/>
    <w:rsid w:val="00E66019"/>
    <w:rsid w:val="00E6620C"/>
    <w:rsid w:val="00E6655A"/>
    <w:rsid w:val="00E67A44"/>
    <w:rsid w:val="00E67AD1"/>
    <w:rsid w:val="00E67F84"/>
    <w:rsid w:val="00E70031"/>
    <w:rsid w:val="00E703A0"/>
    <w:rsid w:val="00E70774"/>
    <w:rsid w:val="00E70D33"/>
    <w:rsid w:val="00E70DC8"/>
    <w:rsid w:val="00E70F27"/>
    <w:rsid w:val="00E72332"/>
    <w:rsid w:val="00E7290F"/>
    <w:rsid w:val="00E72B8D"/>
    <w:rsid w:val="00E72E59"/>
    <w:rsid w:val="00E73104"/>
    <w:rsid w:val="00E7329B"/>
    <w:rsid w:val="00E736F8"/>
    <w:rsid w:val="00E73C3B"/>
    <w:rsid w:val="00E741B2"/>
    <w:rsid w:val="00E7470E"/>
    <w:rsid w:val="00E7484B"/>
    <w:rsid w:val="00E7513D"/>
    <w:rsid w:val="00E75157"/>
    <w:rsid w:val="00E751A4"/>
    <w:rsid w:val="00E757B7"/>
    <w:rsid w:val="00E76B83"/>
    <w:rsid w:val="00E76E4C"/>
    <w:rsid w:val="00E7732E"/>
    <w:rsid w:val="00E777C5"/>
    <w:rsid w:val="00E77983"/>
    <w:rsid w:val="00E77F93"/>
    <w:rsid w:val="00E80283"/>
    <w:rsid w:val="00E8034B"/>
    <w:rsid w:val="00E804BD"/>
    <w:rsid w:val="00E8073A"/>
    <w:rsid w:val="00E808E8"/>
    <w:rsid w:val="00E81091"/>
    <w:rsid w:val="00E810A0"/>
    <w:rsid w:val="00E813A2"/>
    <w:rsid w:val="00E815C2"/>
    <w:rsid w:val="00E81A37"/>
    <w:rsid w:val="00E81D60"/>
    <w:rsid w:val="00E82324"/>
    <w:rsid w:val="00E82564"/>
    <w:rsid w:val="00E82787"/>
    <w:rsid w:val="00E82E87"/>
    <w:rsid w:val="00E83251"/>
    <w:rsid w:val="00E833E2"/>
    <w:rsid w:val="00E8374D"/>
    <w:rsid w:val="00E84069"/>
    <w:rsid w:val="00E84556"/>
    <w:rsid w:val="00E8459E"/>
    <w:rsid w:val="00E84CED"/>
    <w:rsid w:val="00E84D7D"/>
    <w:rsid w:val="00E855C5"/>
    <w:rsid w:val="00E855ED"/>
    <w:rsid w:val="00E8628F"/>
    <w:rsid w:val="00E8634A"/>
    <w:rsid w:val="00E8634D"/>
    <w:rsid w:val="00E86810"/>
    <w:rsid w:val="00E86957"/>
    <w:rsid w:val="00E86979"/>
    <w:rsid w:val="00E86A3C"/>
    <w:rsid w:val="00E86B80"/>
    <w:rsid w:val="00E86D31"/>
    <w:rsid w:val="00E86DBB"/>
    <w:rsid w:val="00E86DBD"/>
    <w:rsid w:val="00E8703A"/>
    <w:rsid w:val="00E87477"/>
    <w:rsid w:val="00E87BE8"/>
    <w:rsid w:val="00E87CDD"/>
    <w:rsid w:val="00E907AC"/>
    <w:rsid w:val="00E90A79"/>
    <w:rsid w:val="00E90DE7"/>
    <w:rsid w:val="00E9132B"/>
    <w:rsid w:val="00E91511"/>
    <w:rsid w:val="00E92791"/>
    <w:rsid w:val="00E927E2"/>
    <w:rsid w:val="00E92A33"/>
    <w:rsid w:val="00E92AAD"/>
    <w:rsid w:val="00E92EF2"/>
    <w:rsid w:val="00E943A6"/>
    <w:rsid w:val="00E9504B"/>
    <w:rsid w:val="00E95105"/>
    <w:rsid w:val="00E95345"/>
    <w:rsid w:val="00E957D5"/>
    <w:rsid w:val="00E95D94"/>
    <w:rsid w:val="00E961AD"/>
    <w:rsid w:val="00E963A4"/>
    <w:rsid w:val="00E9651D"/>
    <w:rsid w:val="00E965B1"/>
    <w:rsid w:val="00E966A1"/>
    <w:rsid w:val="00E969FB"/>
    <w:rsid w:val="00E96A74"/>
    <w:rsid w:val="00E96F2F"/>
    <w:rsid w:val="00E97899"/>
    <w:rsid w:val="00E97AA1"/>
    <w:rsid w:val="00EA00D5"/>
    <w:rsid w:val="00EA0985"/>
    <w:rsid w:val="00EA0FA7"/>
    <w:rsid w:val="00EA1060"/>
    <w:rsid w:val="00EA2450"/>
    <w:rsid w:val="00EA25D2"/>
    <w:rsid w:val="00EA2621"/>
    <w:rsid w:val="00EA2624"/>
    <w:rsid w:val="00EA2A7F"/>
    <w:rsid w:val="00EA2BB2"/>
    <w:rsid w:val="00EA2D7C"/>
    <w:rsid w:val="00EA3276"/>
    <w:rsid w:val="00EA3AFC"/>
    <w:rsid w:val="00EA3EDF"/>
    <w:rsid w:val="00EA4304"/>
    <w:rsid w:val="00EA472F"/>
    <w:rsid w:val="00EA4BB6"/>
    <w:rsid w:val="00EA4BFB"/>
    <w:rsid w:val="00EA4CFC"/>
    <w:rsid w:val="00EA4E50"/>
    <w:rsid w:val="00EA4E5D"/>
    <w:rsid w:val="00EA4F12"/>
    <w:rsid w:val="00EA5009"/>
    <w:rsid w:val="00EA50EE"/>
    <w:rsid w:val="00EA5679"/>
    <w:rsid w:val="00EA5ADA"/>
    <w:rsid w:val="00EA5CCD"/>
    <w:rsid w:val="00EA6133"/>
    <w:rsid w:val="00EA6690"/>
    <w:rsid w:val="00EA6980"/>
    <w:rsid w:val="00EA6ED3"/>
    <w:rsid w:val="00EA727E"/>
    <w:rsid w:val="00EA7488"/>
    <w:rsid w:val="00EA75AE"/>
    <w:rsid w:val="00EA77CF"/>
    <w:rsid w:val="00EA7832"/>
    <w:rsid w:val="00EA7C1C"/>
    <w:rsid w:val="00EB045D"/>
    <w:rsid w:val="00EB06B2"/>
    <w:rsid w:val="00EB0924"/>
    <w:rsid w:val="00EB0BE5"/>
    <w:rsid w:val="00EB0BF6"/>
    <w:rsid w:val="00EB103B"/>
    <w:rsid w:val="00EB1055"/>
    <w:rsid w:val="00EB1115"/>
    <w:rsid w:val="00EB1190"/>
    <w:rsid w:val="00EB1930"/>
    <w:rsid w:val="00EB1A97"/>
    <w:rsid w:val="00EB1C09"/>
    <w:rsid w:val="00EB1C88"/>
    <w:rsid w:val="00EB2086"/>
    <w:rsid w:val="00EB2800"/>
    <w:rsid w:val="00EB298B"/>
    <w:rsid w:val="00EB320C"/>
    <w:rsid w:val="00EB3558"/>
    <w:rsid w:val="00EB399F"/>
    <w:rsid w:val="00EB3AB6"/>
    <w:rsid w:val="00EB3B72"/>
    <w:rsid w:val="00EB4685"/>
    <w:rsid w:val="00EB46C2"/>
    <w:rsid w:val="00EB47EB"/>
    <w:rsid w:val="00EB4A67"/>
    <w:rsid w:val="00EB4BBE"/>
    <w:rsid w:val="00EB4C07"/>
    <w:rsid w:val="00EB4C7E"/>
    <w:rsid w:val="00EB4F65"/>
    <w:rsid w:val="00EB5082"/>
    <w:rsid w:val="00EB527E"/>
    <w:rsid w:val="00EB533B"/>
    <w:rsid w:val="00EB5474"/>
    <w:rsid w:val="00EB5E3F"/>
    <w:rsid w:val="00EB6007"/>
    <w:rsid w:val="00EB60DB"/>
    <w:rsid w:val="00EB638F"/>
    <w:rsid w:val="00EB6A5F"/>
    <w:rsid w:val="00EB72C2"/>
    <w:rsid w:val="00EB7A93"/>
    <w:rsid w:val="00EC00B7"/>
    <w:rsid w:val="00EC03D6"/>
    <w:rsid w:val="00EC055A"/>
    <w:rsid w:val="00EC0594"/>
    <w:rsid w:val="00EC0656"/>
    <w:rsid w:val="00EC09EF"/>
    <w:rsid w:val="00EC0F98"/>
    <w:rsid w:val="00EC1216"/>
    <w:rsid w:val="00EC16F2"/>
    <w:rsid w:val="00EC1E0C"/>
    <w:rsid w:val="00EC247A"/>
    <w:rsid w:val="00EC2679"/>
    <w:rsid w:val="00EC2685"/>
    <w:rsid w:val="00EC2721"/>
    <w:rsid w:val="00EC2A4F"/>
    <w:rsid w:val="00EC2A71"/>
    <w:rsid w:val="00EC2BEA"/>
    <w:rsid w:val="00EC2E47"/>
    <w:rsid w:val="00EC2E95"/>
    <w:rsid w:val="00EC2F7B"/>
    <w:rsid w:val="00EC311D"/>
    <w:rsid w:val="00EC32F8"/>
    <w:rsid w:val="00EC3414"/>
    <w:rsid w:val="00EC34FB"/>
    <w:rsid w:val="00EC3897"/>
    <w:rsid w:val="00EC38CC"/>
    <w:rsid w:val="00EC3EFC"/>
    <w:rsid w:val="00EC40A0"/>
    <w:rsid w:val="00EC4271"/>
    <w:rsid w:val="00EC4EE8"/>
    <w:rsid w:val="00EC4F25"/>
    <w:rsid w:val="00EC512B"/>
    <w:rsid w:val="00EC5BCB"/>
    <w:rsid w:val="00EC60DD"/>
    <w:rsid w:val="00EC632A"/>
    <w:rsid w:val="00EC640E"/>
    <w:rsid w:val="00EC67DA"/>
    <w:rsid w:val="00EC68A3"/>
    <w:rsid w:val="00EC6A02"/>
    <w:rsid w:val="00EC6EC9"/>
    <w:rsid w:val="00EC6F4E"/>
    <w:rsid w:val="00EC6FD0"/>
    <w:rsid w:val="00EC7057"/>
    <w:rsid w:val="00EC706F"/>
    <w:rsid w:val="00EC78B8"/>
    <w:rsid w:val="00EC7AC0"/>
    <w:rsid w:val="00EC7F13"/>
    <w:rsid w:val="00EC7F75"/>
    <w:rsid w:val="00EC7FA5"/>
    <w:rsid w:val="00ED019B"/>
    <w:rsid w:val="00ED02CD"/>
    <w:rsid w:val="00ED035E"/>
    <w:rsid w:val="00ED05E7"/>
    <w:rsid w:val="00ED0825"/>
    <w:rsid w:val="00ED0A82"/>
    <w:rsid w:val="00ED0E5D"/>
    <w:rsid w:val="00ED17EA"/>
    <w:rsid w:val="00ED1BEC"/>
    <w:rsid w:val="00ED270C"/>
    <w:rsid w:val="00ED2769"/>
    <w:rsid w:val="00ED281D"/>
    <w:rsid w:val="00ED337F"/>
    <w:rsid w:val="00ED35A8"/>
    <w:rsid w:val="00ED4140"/>
    <w:rsid w:val="00ED4210"/>
    <w:rsid w:val="00ED475F"/>
    <w:rsid w:val="00ED4B38"/>
    <w:rsid w:val="00ED57D4"/>
    <w:rsid w:val="00ED5918"/>
    <w:rsid w:val="00ED5994"/>
    <w:rsid w:val="00ED5C39"/>
    <w:rsid w:val="00ED6205"/>
    <w:rsid w:val="00ED6D6C"/>
    <w:rsid w:val="00ED6E06"/>
    <w:rsid w:val="00ED6E36"/>
    <w:rsid w:val="00ED7231"/>
    <w:rsid w:val="00ED72C4"/>
    <w:rsid w:val="00ED7489"/>
    <w:rsid w:val="00ED75AC"/>
    <w:rsid w:val="00EE0105"/>
    <w:rsid w:val="00EE01B9"/>
    <w:rsid w:val="00EE04ED"/>
    <w:rsid w:val="00EE06B9"/>
    <w:rsid w:val="00EE0AC4"/>
    <w:rsid w:val="00EE0DCB"/>
    <w:rsid w:val="00EE100E"/>
    <w:rsid w:val="00EE1109"/>
    <w:rsid w:val="00EE14EC"/>
    <w:rsid w:val="00EE17BF"/>
    <w:rsid w:val="00EE18A0"/>
    <w:rsid w:val="00EE20A8"/>
    <w:rsid w:val="00EE2130"/>
    <w:rsid w:val="00EE21A7"/>
    <w:rsid w:val="00EE258D"/>
    <w:rsid w:val="00EE279B"/>
    <w:rsid w:val="00EE2986"/>
    <w:rsid w:val="00EE2AB7"/>
    <w:rsid w:val="00EE2C09"/>
    <w:rsid w:val="00EE313F"/>
    <w:rsid w:val="00EE32D7"/>
    <w:rsid w:val="00EE334B"/>
    <w:rsid w:val="00EE395A"/>
    <w:rsid w:val="00EE3AF7"/>
    <w:rsid w:val="00EE40E2"/>
    <w:rsid w:val="00EE40E5"/>
    <w:rsid w:val="00EE4865"/>
    <w:rsid w:val="00EE49F2"/>
    <w:rsid w:val="00EE4F02"/>
    <w:rsid w:val="00EE50EC"/>
    <w:rsid w:val="00EE550A"/>
    <w:rsid w:val="00EE5621"/>
    <w:rsid w:val="00EE5777"/>
    <w:rsid w:val="00EE5876"/>
    <w:rsid w:val="00EE597D"/>
    <w:rsid w:val="00EE6178"/>
    <w:rsid w:val="00EE63C1"/>
    <w:rsid w:val="00EE6484"/>
    <w:rsid w:val="00EE69CC"/>
    <w:rsid w:val="00EE6A82"/>
    <w:rsid w:val="00EE7739"/>
    <w:rsid w:val="00EE787A"/>
    <w:rsid w:val="00EE7CA1"/>
    <w:rsid w:val="00EE7FEC"/>
    <w:rsid w:val="00EF0111"/>
    <w:rsid w:val="00EF0378"/>
    <w:rsid w:val="00EF072F"/>
    <w:rsid w:val="00EF07A7"/>
    <w:rsid w:val="00EF07F6"/>
    <w:rsid w:val="00EF084C"/>
    <w:rsid w:val="00EF0AA7"/>
    <w:rsid w:val="00EF0B7A"/>
    <w:rsid w:val="00EF0F22"/>
    <w:rsid w:val="00EF0F5A"/>
    <w:rsid w:val="00EF2827"/>
    <w:rsid w:val="00EF2A94"/>
    <w:rsid w:val="00EF3156"/>
    <w:rsid w:val="00EF3394"/>
    <w:rsid w:val="00EF33B4"/>
    <w:rsid w:val="00EF3851"/>
    <w:rsid w:val="00EF3B8C"/>
    <w:rsid w:val="00EF3C3D"/>
    <w:rsid w:val="00EF5501"/>
    <w:rsid w:val="00EF5813"/>
    <w:rsid w:val="00EF5B6C"/>
    <w:rsid w:val="00EF5D43"/>
    <w:rsid w:val="00EF6272"/>
    <w:rsid w:val="00EF64BB"/>
    <w:rsid w:val="00EF6622"/>
    <w:rsid w:val="00EF6889"/>
    <w:rsid w:val="00EF6C09"/>
    <w:rsid w:val="00EF713A"/>
    <w:rsid w:val="00EF7512"/>
    <w:rsid w:val="00EF77ED"/>
    <w:rsid w:val="00EF7847"/>
    <w:rsid w:val="00EF791D"/>
    <w:rsid w:val="00EF7A15"/>
    <w:rsid w:val="00EF7BD5"/>
    <w:rsid w:val="00EF7E82"/>
    <w:rsid w:val="00F0040A"/>
    <w:rsid w:val="00F00411"/>
    <w:rsid w:val="00F00A01"/>
    <w:rsid w:val="00F00B6D"/>
    <w:rsid w:val="00F00D55"/>
    <w:rsid w:val="00F00DF6"/>
    <w:rsid w:val="00F00ED9"/>
    <w:rsid w:val="00F00EFB"/>
    <w:rsid w:val="00F01017"/>
    <w:rsid w:val="00F011B1"/>
    <w:rsid w:val="00F0150A"/>
    <w:rsid w:val="00F01693"/>
    <w:rsid w:val="00F01A6D"/>
    <w:rsid w:val="00F01D35"/>
    <w:rsid w:val="00F02061"/>
    <w:rsid w:val="00F020C1"/>
    <w:rsid w:val="00F021ED"/>
    <w:rsid w:val="00F02428"/>
    <w:rsid w:val="00F02842"/>
    <w:rsid w:val="00F02F0D"/>
    <w:rsid w:val="00F02F16"/>
    <w:rsid w:val="00F03002"/>
    <w:rsid w:val="00F03AD0"/>
    <w:rsid w:val="00F04116"/>
    <w:rsid w:val="00F0421C"/>
    <w:rsid w:val="00F04AA4"/>
    <w:rsid w:val="00F04B16"/>
    <w:rsid w:val="00F04C58"/>
    <w:rsid w:val="00F04C6C"/>
    <w:rsid w:val="00F0521D"/>
    <w:rsid w:val="00F053D4"/>
    <w:rsid w:val="00F057EE"/>
    <w:rsid w:val="00F058C3"/>
    <w:rsid w:val="00F059B5"/>
    <w:rsid w:val="00F05C1E"/>
    <w:rsid w:val="00F0640F"/>
    <w:rsid w:val="00F0644A"/>
    <w:rsid w:val="00F06AAE"/>
    <w:rsid w:val="00F06DDA"/>
    <w:rsid w:val="00F06F6D"/>
    <w:rsid w:val="00F07094"/>
    <w:rsid w:val="00F070AA"/>
    <w:rsid w:val="00F07723"/>
    <w:rsid w:val="00F0794B"/>
    <w:rsid w:val="00F10947"/>
    <w:rsid w:val="00F10B3F"/>
    <w:rsid w:val="00F10C5C"/>
    <w:rsid w:val="00F1115C"/>
    <w:rsid w:val="00F11AA8"/>
    <w:rsid w:val="00F11AB1"/>
    <w:rsid w:val="00F11B97"/>
    <w:rsid w:val="00F120F9"/>
    <w:rsid w:val="00F12394"/>
    <w:rsid w:val="00F12696"/>
    <w:rsid w:val="00F12887"/>
    <w:rsid w:val="00F13426"/>
    <w:rsid w:val="00F137CF"/>
    <w:rsid w:val="00F13F82"/>
    <w:rsid w:val="00F14184"/>
    <w:rsid w:val="00F14487"/>
    <w:rsid w:val="00F14557"/>
    <w:rsid w:val="00F147E9"/>
    <w:rsid w:val="00F14FF3"/>
    <w:rsid w:val="00F1531F"/>
    <w:rsid w:val="00F158D4"/>
    <w:rsid w:val="00F15CF7"/>
    <w:rsid w:val="00F1634B"/>
    <w:rsid w:val="00F163C5"/>
    <w:rsid w:val="00F16D2E"/>
    <w:rsid w:val="00F171A6"/>
    <w:rsid w:val="00F175CE"/>
    <w:rsid w:val="00F17B40"/>
    <w:rsid w:val="00F17CC4"/>
    <w:rsid w:val="00F17E8E"/>
    <w:rsid w:val="00F20739"/>
    <w:rsid w:val="00F20BC7"/>
    <w:rsid w:val="00F20E87"/>
    <w:rsid w:val="00F20F50"/>
    <w:rsid w:val="00F21274"/>
    <w:rsid w:val="00F2131D"/>
    <w:rsid w:val="00F214F9"/>
    <w:rsid w:val="00F21796"/>
    <w:rsid w:val="00F218FB"/>
    <w:rsid w:val="00F21F5D"/>
    <w:rsid w:val="00F22274"/>
    <w:rsid w:val="00F224C3"/>
    <w:rsid w:val="00F225A3"/>
    <w:rsid w:val="00F225E7"/>
    <w:rsid w:val="00F226A8"/>
    <w:rsid w:val="00F2280D"/>
    <w:rsid w:val="00F229CA"/>
    <w:rsid w:val="00F2308B"/>
    <w:rsid w:val="00F2334F"/>
    <w:rsid w:val="00F233B9"/>
    <w:rsid w:val="00F23884"/>
    <w:rsid w:val="00F23D85"/>
    <w:rsid w:val="00F2415E"/>
    <w:rsid w:val="00F244E2"/>
    <w:rsid w:val="00F24517"/>
    <w:rsid w:val="00F24A5C"/>
    <w:rsid w:val="00F24FE0"/>
    <w:rsid w:val="00F254AC"/>
    <w:rsid w:val="00F257AA"/>
    <w:rsid w:val="00F25A11"/>
    <w:rsid w:val="00F25AE7"/>
    <w:rsid w:val="00F26426"/>
    <w:rsid w:val="00F26456"/>
    <w:rsid w:val="00F269C2"/>
    <w:rsid w:val="00F26D4B"/>
    <w:rsid w:val="00F26EF0"/>
    <w:rsid w:val="00F27073"/>
    <w:rsid w:val="00F27239"/>
    <w:rsid w:val="00F275DC"/>
    <w:rsid w:val="00F27854"/>
    <w:rsid w:val="00F27A2C"/>
    <w:rsid w:val="00F27C62"/>
    <w:rsid w:val="00F30139"/>
    <w:rsid w:val="00F30A3A"/>
    <w:rsid w:val="00F30F52"/>
    <w:rsid w:val="00F314F5"/>
    <w:rsid w:val="00F317AB"/>
    <w:rsid w:val="00F318FB"/>
    <w:rsid w:val="00F31F89"/>
    <w:rsid w:val="00F3283E"/>
    <w:rsid w:val="00F32B5F"/>
    <w:rsid w:val="00F32D20"/>
    <w:rsid w:val="00F3479A"/>
    <w:rsid w:val="00F34BBA"/>
    <w:rsid w:val="00F35190"/>
    <w:rsid w:val="00F35226"/>
    <w:rsid w:val="00F35408"/>
    <w:rsid w:val="00F354F8"/>
    <w:rsid w:val="00F3554D"/>
    <w:rsid w:val="00F35725"/>
    <w:rsid w:val="00F3583E"/>
    <w:rsid w:val="00F35874"/>
    <w:rsid w:val="00F35A28"/>
    <w:rsid w:val="00F35BE6"/>
    <w:rsid w:val="00F35C82"/>
    <w:rsid w:val="00F36071"/>
    <w:rsid w:val="00F3636F"/>
    <w:rsid w:val="00F366DA"/>
    <w:rsid w:val="00F367D8"/>
    <w:rsid w:val="00F36898"/>
    <w:rsid w:val="00F36D07"/>
    <w:rsid w:val="00F36E3A"/>
    <w:rsid w:val="00F378F0"/>
    <w:rsid w:val="00F40860"/>
    <w:rsid w:val="00F40CA3"/>
    <w:rsid w:val="00F40CFA"/>
    <w:rsid w:val="00F40D5A"/>
    <w:rsid w:val="00F41452"/>
    <w:rsid w:val="00F4149D"/>
    <w:rsid w:val="00F4181E"/>
    <w:rsid w:val="00F418C2"/>
    <w:rsid w:val="00F41C89"/>
    <w:rsid w:val="00F42169"/>
    <w:rsid w:val="00F42346"/>
    <w:rsid w:val="00F42450"/>
    <w:rsid w:val="00F42784"/>
    <w:rsid w:val="00F42A84"/>
    <w:rsid w:val="00F430D9"/>
    <w:rsid w:val="00F4361B"/>
    <w:rsid w:val="00F43CB9"/>
    <w:rsid w:val="00F43CEE"/>
    <w:rsid w:val="00F45132"/>
    <w:rsid w:val="00F457B9"/>
    <w:rsid w:val="00F45AB7"/>
    <w:rsid w:val="00F45DB7"/>
    <w:rsid w:val="00F46684"/>
    <w:rsid w:val="00F4677E"/>
    <w:rsid w:val="00F46BAC"/>
    <w:rsid w:val="00F46DEA"/>
    <w:rsid w:val="00F46E33"/>
    <w:rsid w:val="00F4705D"/>
    <w:rsid w:val="00F470B3"/>
    <w:rsid w:val="00F4717E"/>
    <w:rsid w:val="00F478FC"/>
    <w:rsid w:val="00F47A61"/>
    <w:rsid w:val="00F47BF4"/>
    <w:rsid w:val="00F47C81"/>
    <w:rsid w:val="00F5012A"/>
    <w:rsid w:val="00F501E5"/>
    <w:rsid w:val="00F504D0"/>
    <w:rsid w:val="00F506D5"/>
    <w:rsid w:val="00F51108"/>
    <w:rsid w:val="00F513D1"/>
    <w:rsid w:val="00F516DD"/>
    <w:rsid w:val="00F51981"/>
    <w:rsid w:val="00F51D34"/>
    <w:rsid w:val="00F529B7"/>
    <w:rsid w:val="00F52DE6"/>
    <w:rsid w:val="00F53283"/>
    <w:rsid w:val="00F53383"/>
    <w:rsid w:val="00F534D1"/>
    <w:rsid w:val="00F537F1"/>
    <w:rsid w:val="00F53D04"/>
    <w:rsid w:val="00F540B4"/>
    <w:rsid w:val="00F54262"/>
    <w:rsid w:val="00F54569"/>
    <w:rsid w:val="00F54B83"/>
    <w:rsid w:val="00F557D1"/>
    <w:rsid w:val="00F55878"/>
    <w:rsid w:val="00F55950"/>
    <w:rsid w:val="00F5619E"/>
    <w:rsid w:val="00F568B9"/>
    <w:rsid w:val="00F56D12"/>
    <w:rsid w:val="00F56E1C"/>
    <w:rsid w:val="00F5738C"/>
    <w:rsid w:val="00F57512"/>
    <w:rsid w:val="00F611DF"/>
    <w:rsid w:val="00F61207"/>
    <w:rsid w:val="00F6176D"/>
    <w:rsid w:val="00F61888"/>
    <w:rsid w:val="00F61B66"/>
    <w:rsid w:val="00F62CBB"/>
    <w:rsid w:val="00F633FD"/>
    <w:rsid w:val="00F63620"/>
    <w:rsid w:val="00F63A97"/>
    <w:rsid w:val="00F63D8B"/>
    <w:rsid w:val="00F64161"/>
    <w:rsid w:val="00F646AD"/>
    <w:rsid w:val="00F64726"/>
    <w:rsid w:val="00F6481B"/>
    <w:rsid w:val="00F648D3"/>
    <w:rsid w:val="00F64DAC"/>
    <w:rsid w:val="00F64DB8"/>
    <w:rsid w:val="00F6523D"/>
    <w:rsid w:val="00F6584C"/>
    <w:rsid w:val="00F65A1A"/>
    <w:rsid w:val="00F6679E"/>
    <w:rsid w:val="00F67073"/>
    <w:rsid w:val="00F6774E"/>
    <w:rsid w:val="00F6790C"/>
    <w:rsid w:val="00F67BC5"/>
    <w:rsid w:val="00F67EA1"/>
    <w:rsid w:val="00F67F0D"/>
    <w:rsid w:val="00F70717"/>
    <w:rsid w:val="00F709FB"/>
    <w:rsid w:val="00F70D2B"/>
    <w:rsid w:val="00F710A1"/>
    <w:rsid w:val="00F71A68"/>
    <w:rsid w:val="00F71E24"/>
    <w:rsid w:val="00F720EE"/>
    <w:rsid w:val="00F72619"/>
    <w:rsid w:val="00F726D8"/>
    <w:rsid w:val="00F72865"/>
    <w:rsid w:val="00F7294D"/>
    <w:rsid w:val="00F730D3"/>
    <w:rsid w:val="00F7327B"/>
    <w:rsid w:val="00F738AE"/>
    <w:rsid w:val="00F73945"/>
    <w:rsid w:val="00F739C9"/>
    <w:rsid w:val="00F73B0D"/>
    <w:rsid w:val="00F74211"/>
    <w:rsid w:val="00F7430D"/>
    <w:rsid w:val="00F74343"/>
    <w:rsid w:val="00F7490D"/>
    <w:rsid w:val="00F74989"/>
    <w:rsid w:val="00F74A6C"/>
    <w:rsid w:val="00F7533F"/>
    <w:rsid w:val="00F7569F"/>
    <w:rsid w:val="00F75B5B"/>
    <w:rsid w:val="00F75D13"/>
    <w:rsid w:val="00F764BC"/>
    <w:rsid w:val="00F7699D"/>
    <w:rsid w:val="00F769A9"/>
    <w:rsid w:val="00F76A0A"/>
    <w:rsid w:val="00F76D85"/>
    <w:rsid w:val="00F774F5"/>
    <w:rsid w:val="00F7758E"/>
    <w:rsid w:val="00F77BFA"/>
    <w:rsid w:val="00F77F10"/>
    <w:rsid w:val="00F80070"/>
    <w:rsid w:val="00F800AE"/>
    <w:rsid w:val="00F802C4"/>
    <w:rsid w:val="00F8091A"/>
    <w:rsid w:val="00F80B2C"/>
    <w:rsid w:val="00F80D28"/>
    <w:rsid w:val="00F817FB"/>
    <w:rsid w:val="00F8181A"/>
    <w:rsid w:val="00F81BD2"/>
    <w:rsid w:val="00F81DD6"/>
    <w:rsid w:val="00F8210C"/>
    <w:rsid w:val="00F8217E"/>
    <w:rsid w:val="00F8257C"/>
    <w:rsid w:val="00F82C8A"/>
    <w:rsid w:val="00F82FDC"/>
    <w:rsid w:val="00F83870"/>
    <w:rsid w:val="00F83C4A"/>
    <w:rsid w:val="00F83D32"/>
    <w:rsid w:val="00F841C2"/>
    <w:rsid w:val="00F841EB"/>
    <w:rsid w:val="00F84497"/>
    <w:rsid w:val="00F846E2"/>
    <w:rsid w:val="00F84781"/>
    <w:rsid w:val="00F84A81"/>
    <w:rsid w:val="00F84FC1"/>
    <w:rsid w:val="00F85882"/>
    <w:rsid w:val="00F86320"/>
    <w:rsid w:val="00F869B6"/>
    <w:rsid w:val="00F8707F"/>
    <w:rsid w:val="00F87728"/>
    <w:rsid w:val="00F905D6"/>
    <w:rsid w:val="00F9074F"/>
    <w:rsid w:val="00F90804"/>
    <w:rsid w:val="00F90D67"/>
    <w:rsid w:val="00F91436"/>
    <w:rsid w:val="00F91736"/>
    <w:rsid w:val="00F91B22"/>
    <w:rsid w:val="00F91C78"/>
    <w:rsid w:val="00F9219D"/>
    <w:rsid w:val="00F92BEF"/>
    <w:rsid w:val="00F92D91"/>
    <w:rsid w:val="00F92F4E"/>
    <w:rsid w:val="00F93E82"/>
    <w:rsid w:val="00F93F77"/>
    <w:rsid w:val="00F94C2C"/>
    <w:rsid w:val="00F94D69"/>
    <w:rsid w:val="00F955F9"/>
    <w:rsid w:val="00F957B3"/>
    <w:rsid w:val="00F95959"/>
    <w:rsid w:val="00F95A8B"/>
    <w:rsid w:val="00F95F0A"/>
    <w:rsid w:val="00F96047"/>
    <w:rsid w:val="00F9629E"/>
    <w:rsid w:val="00F965D8"/>
    <w:rsid w:val="00F966B8"/>
    <w:rsid w:val="00F969E1"/>
    <w:rsid w:val="00F97056"/>
    <w:rsid w:val="00F9742A"/>
    <w:rsid w:val="00F97AF1"/>
    <w:rsid w:val="00F97D67"/>
    <w:rsid w:val="00FA0048"/>
    <w:rsid w:val="00FA0B8D"/>
    <w:rsid w:val="00FA0D97"/>
    <w:rsid w:val="00FA0E43"/>
    <w:rsid w:val="00FA10AD"/>
    <w:rsid w:val="00FA110D"/>
    <w:rsid w:val="00FA1AAF"/>
    <w:rsid w:val="00FA1C51"/>
    <w:rsid w:val="00FA1DB8"/>
    <w:rsid w:val="00FA2470"/>
    <w:rsid w:val="00FA2892"/>
    <w:rsid w:val="00FA2D65"/>
    <w:rsid w:val="00FA2ED5"/>
    <w:rsid w:val="00FA2FCA"/>
    <w:rsid w:val="00FA339C"/>
    <w:rsid w:val="00FA443F"/>
    <w:rsid w:val="00FA4A86"/>
    <w:rsid w:val="00FA4D1D"/>
    <w:rsid w:val="00FA4D85"/>
    <w:rsid w:val="00FA4FF3"/>
    <w:rsid w:val="00FA50AF"/>
    <w:rsid w:val="00FA542A"/>
    <w:rsid w:val="00FA545B"/>
    <w:rsid w:val="00FA57ED"/>
    <w:rsid w:val="00FA60B9"/>
    <w:rsid w:val="00FA61B0"/>
    <w:rsid w:val="00FA6954"/>
    <w:rsid w:val="00FA6C3F"/>
    <w:rsid w:val="00FA6C84"/>
    <w:rsid w:val="00FA6F56"/>
    <w:rsid w:val="00FA6FCA"/>
    <w:rsid w:val="00FA745F"/>
    <w:rsid w:val="00FA74D9"/>
    <w:rsid w:val="00FA7CC3"/>
    <w:rsid w:val="00FA7F8A"/>
    <w:rsid w:val="00FB107C"/>
    <w:rsid w:val="00FB135B"/>
    <w:rsid w:val="00FB1381"/>
    <w:rsid w:val="00FB1405"/>
    <w:rsid w:val="00FB196F"/>
    <w:rsid w:val="00FB1DA5"/>
    <w:rsid w:val="00FB2084"/>
    <w:rsid w:val="00FB2267"/>
    <w:rsid w:val="00FB22C2"/>
    <w:rsid w:val="00FB24A4"/>
    <w:rsid w:val="00FB2A9F"/>
    <w:rsid w:val="00FB30CE"/>
    <w:rsid w:val="00FB3246"/>
    <w:rsid w:val="00FB38A1"/>
    <w:rsid w:val="00FB3CA2"/>
    <w:rsid w:val="00FB4727"/>
    <w:rsid w:val="00FB4C20"/>
    <w:rsid w:val="00FB4E3C"/>
    <w:rsid w:val="00FB504B"/>
    <w:rsid w:val="00FB50B8"/>
    <w:rsid w:val="00FB5201"/>
    <w:rsid w:val="00FB53DC"/>
    <w:rsid w:val="00FB55CB"/>
    <w:rsid w:val="00FB5615"/>
    <w:rsid w:val="00FB578E"/>
    <w:rsid w:val="00FB59F8"/>
    <w:rsid w:val="00FB6262"/>
    <w:rsid w:val="00FB62A0"/>
    <w:rsid w:val="00FB633A"/>
    <w:rsid w:val="00FB63C5"/>
    <w:rsid w:val="00FB6B5C"/>
    <w:rsid w:val="00FB74CC"/>
    <w:rsid w:val="00FB78AE"/>
    <w:rsid w:val="00FB7D32"/>
    <w:rsid w:val="00FC088D"/>
    <w:rsid w:val="00FC096E"/>
    <w:rsid w:val="00FC0A5E"/>
    <w:rsid w:val="00FC0DA7"/>
    <w:rsid w:val="00FC0E98"/>
    <w:rsid w:val="00FC10FE"/>
    <w:rsid w:val="00FC12FA"/>
    <w:rsid w:val="00FC145B"/>
    <w:rsid w:val="00FC16A8"/>
    <w:rsid w:val="00FC1B10"/>
    <w:rsid w:val="00FC20C3"/>
    <w:rsid w:val="00FC211F"/>
    <w:rsid w:val="00FC2661"/>
    <w:rsid w:val="00FC3327"/>
    <w:rsid w:val="00FC33D2"/>
    <w:rsid w:val="00FC3A49"/>
    <w:rsid w:val="00FC43CB"/>
    <w:rsid w:val="00FC44C5"/>
    <w:rsid w:val="00FC47D1"/>
    <w:rsid w:val="00FC4877"/>
    <w:rsid w:val="00FC49DC"/>
    <w:rsid w:val="00FC54C2"/>
    <w:rsid w:val="00FC582B"/>
    <w:rsid w:val="00FC5A35"/>
    <w:rsid w:val="00FC5BE6"/>
    <w:rsid w:val="00FC5D63"/>
    <w:rsid w:val="00FC6339"/>
    <w:rsid w:val="00FC6B17"/>
    <w:rsid w:val="00FC7586"/>
    <w:rsid w:val="00FC7BA2"/>
    <w:rsid w:val="00FD0ABB"/>
    <w:rsid w:val="00FD0CB6"/>
    <w:rsid w:val="00FD0FE8"/>
    <w:rsid w:val="00FD15E3"/>
    <w:rsid w:val="00FD18D3"/>
    <w:rsid w:val="00FD197B"/>
    <w:rsid w:val="00FD19E1"/>
    <w:rsid w:val="00FD1E4C"/>
    <w:rsid w:val="00FD1FD0"/>
    <w:rsid w:val="00FD233F"/>
    <w:rsid w:val="00FD28BC"/>
    <w:rsid w:val="00FD2F1F"/>
    <w:rsid w:val="00FD3009"/>
    <w:rsid w:val="00FD310E"/>
    <w:rsid w:val="00FD3865"/>
    <w:rsid w:val="00FD3A52"/>
    <w:rsid w:val="00FD3AE8"/>
    <w:rsid w:val="00FD455A"/>
    <w:rsid w:val="00FD4D25"/>
    <w:rsid w:val="00FD4FB7"/>
    <w:rsid w:val="00FD55E0"/>
    <w:rsid w:val="00FD585F"/>
    <w:rsid w:val="00FD5EC6"/>
    <w:rsid w:val="00FD62C4"/>
    <w:rsid w:val="00FD67F1"/>
    <w:rsid w:val="00FD6C24"/>
    <w:rsid w:val="00FD721A"/>
    <w:rsid w:val="00FD7257"/>
    <w:rsid w:val="00FD78FC"/>
    <w:rsid w:val="00FD7ACE"/>
    <w:rsid w:val="00FE03A0"/>
    <w:rsid w:val="00FE08C9"/>
    <w:rsid w:val="00FE0AB5"/>
    <w:rsid w:val="00FE0BB0"/>
    <w:rsid w:val="00FE0F7D"/>
    <w:rsid w:val="00FE134B"/>
    <w:rsid w:val="00FE1E3D"/>
    <w:rsid w:val="00FE1FE3"/>
    <w:rsid w:val="00FE2027"/>
    <w:rsid w:val="00FE2593"/>
    <w:rsid w:val="00FE2896"/>
    <w:rsid w:val="00FE29C6"/>
    <w:rsid w:val="00FE2A2F"/>
    <w:rsid w:val="00FE2B47"/>
    <w:rsid w:val="00FE2C9A"/>
    <w:rsid w:val="00FE2EB7"/>
    <w:rsid w:val="00FE3D75"/>
    <w:rsid w:val="00FE40E2"/>
    <w:rsid w:val="00FE429F"/>
    <w:rsid w:val="00FE4A84"/>
    <w:rsid w:val="00FE4B6A"/>
    <w:rsid w:val="00FE4F91"/>
    <w:rsid w:val="00FE5717"/>
    <w:rsid w:val="00FE5BE8"/>
    <w:rsid w:val="00FE5C2A"/>
    <w:rsid w:val="00FE6C59"/>
    <w:rsid w:val="00FE6C7C"/>
    <w:rsid w:val="00FE6C93"/>
    <w:rsid w:val="00FE73FC"/>
    <w:rsid w:val="00FE78CF"/>
    <w:rsid w:val="00FE7CE9"/>
    <w:rsid w:val="00FF008C"/>
    <w:rsid w:val="00FF0A4E"/>
    <w:rsid w:val="00FF0C2E"/>
    <w:rsid w:val="00FF0F35"/>
    <w:rsid w:val="00FF1B2E"/>
    <w:rsid w:val="00FF22B8"/>
    <w:rsid w:val="00FF25FE"/>
    <w:rsid w:val="00FF2A58"/>
    <w:rsid w:val="00FF2B58"/>
    <w:rsid w:val="00FF2D60"/>
    <w:rsid w:val="00FF2DEB"/>
    <w:rsid w:val="00FF32FA"/>
    <w:rsid w:val="00FF3394"/>
    <w:rsid w:val="00FF3ACA"/>
    <w:rsid w:val="00FF3BF2"/>
    <w:rsid w:val="00FF3EDB"/>
    <w:rsid w:val="00FF3F9E"/>
    <w:rsid w:val="00FF3FD3"/>
    <w:rsid w:val="00FF407F"/>
    <w:rsid w:val="00FF47EE"/>
    <w:rsid w:val="00FF4A0D"/>
    <w:rsid w:val="00FF524F"/>
    <w:rsid w:val="00FF52C3"/>
    <w:rsid w:val="00FF536A"/>
    <w:rsid w:val="00FF579E"/>
    <w:rsid w:val="00FF585C"/>
    <w:rsid w:val="00FF58AB"/>
    <w:rsid w:val="00FF59CF"/>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795"/>
    <w:pPr>
      <w:spacing w:after="240" w:line="360" w:lineRule="auto"/>
      <w:jc w:val="both"/>
    </w:pPr>
    <w:rPr>
      <w:rFonts w:ascii="Aptos" w:eastAsia="Times New Roman" w:hAnsi="Aptos"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cs="Calibri"/>
      <w:noProof/>
    </w:rPr>
  </w:style>
  <w:style w:type="character" w:customStyle="1" w:styleId="EndNoteBibliographyTitleChar">
    <w:name w:val="EndNote Bibliography Title Char"/>
    <w:basedOn w:val="DefaultParagraphFont"/>
    <w:link w:val="EndNoteBibliographyTitle"/>
    <w:rsid w:val="00965426"/>
    <w:rPr>
      <w:rFonts w:ascii="Aptos" w:eastAsia="Times New Roman" w:hAnsi="Aptos" w:cs="Calibri"/>
      <w:noProof/>
      <w:color w:val="000000" w:themeColor="text1"/>
      <w:lang w:val="en-GB"/>
    </w:rPr>
  </w:style>
  <w:style w:type="paragraph" w:customStyle="1" w:styleId="EndNoteBibliography">
    <w:name w:val="EndNote Bibliography"/>
    <w:basedOn w:val="Normal"/>
    <w:link w:val="EndNoteBibliographyChar"/>
    <w:rsid w:val="00965426"/>
    <w:rPr>
      <w:rFonts w:cs="Calibri"/>
      <w:noProof/>
    </w:rPr>
  </w:style>
  <w:style w:type="character" w:customStyle="1" w:styleId="EndNoteBibliographyChar">
    <w:name w:val="EndNote Bibliography Char"/>
    <w:basedOn w:val="DefaultParagraphFont"/>
    <w:link w:val="EndNoteBibliography"/>
    <w:rsid w:val="00965426"/>
    <w:rPr>
      <w:rFonts w:ascii="Aptos" w:eastAsia="Times New Roman" w:hAnsi="Aptos"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CE3795"/>
    <w:pPr>
      <w:spacing w:after="360"/>
      <w:jc w:val="left"/>
    </w:pPr>
    <w:rPr>
      <w:b/>
      <w:bCs/>
      <w:sz w:val="32"/>
      <w:szCs w:val="32"/>
    </w:rPr>
  </w:style>
  <w:style w:type="character" w:customStyle="1" w:styleId="TitleChar">
    <w:name w:val="Title Char"/>
    <w:basedOn w:val="DefaultParagraphFont"/>
    <w:link w:val="Title"/>
    <w:uiPriority w:val="10"/>
    <w:rsid w:val="00CE3795"/>
    <w:rPr>
      <w:rFonts w:ascii="Aptos" w:eastAsia="Times New Roman" w:hAnsi="Aptos" w:cstheme="minorHAnsi"/>
      <w:b/>
      <w:bCs/>
      <w:color w:val="000000" w:themeColor="text1"/>
      <w:sz w:val="32"/>
      <w:szCs w:val="32"/>
      <w:lang w:val="en-GB"/>
    </w:rPr>
  </w:style>
  <w:style w:type="character" w:styleId="LineNumber">
    <w:name w:val="line number"/>
    <w:basedOn w:val="DefaultParagraphFont"/>
    <w:uiPriority w:val="99"/>
    <w:semiHidden/>
    <w:unhideWhenUsed/>
    <w:rsid w:val="00A2400D"/>
  </w:style>
  <w:style w:type="character" w:customStyle="1" w:styleId="ui-provider">
    <w:name w:val="ui-provider"/>
    <w:basedOn w:val="DefaultParagraphFont"/>
    <w:rsid w:val="000C1A56"/>
  </w:style>
  <w:style w:type="character" w:customStyle="1" w:styleId="identifier">
    <w:name w:val="identifier"/>
    <w:basedOn w:val="DefaultParagraphFont"/>
    <w:rsid w:val="00DF4EA1"/>
  </w:style>
  <w:style w:type="paragraph" w:customStyle="1" w:styleId="Tableheader">
    <w:name w:val="Table header"/>
    <w:basedOn w:val="Normal"/>
    <w:link w:val="TableheaderChar"/>
    <w:qFormat/>
    <w:rsid w:val="000E0961"/>
    <w:pPr>
      <w:spacing w:after="0" w:line="240" w:lineRule="auto"/>
    </w:pPr>
    <w:rPr>
      <w:b/>
      <w:bCs/>
    </w:rPr>
  </w:style>
  <w:style w:type="character" w:customStyle="1" w:styleId="TableheaderChar">
    <w:name w:val="Table header Char"/>
    <w:basedOn w:val="DefaultParagraphFont"/>
    <w:link w:val="Tableheader"/>
    <w:rsid w:val="000E0961"/>
    <w:rPr>
      <w:rFonts w:ascii="Aptos" w:eastAsia="Times New Roman" w:hAnsi="Aptos" w:cstheme="minorHAnsi"/>
      <w:b/>
      <w:bCs/>
      <w:color w:val="000000" w:themeColor="text1"/>
      <w:lang w:val="en-GB"/>
    </w:rPr>
  </w:style>
  <w:style w:type="paragraph" w:customStyle="1" w:styleId="Tablefooter">
    <w:name w:val="Table footer"/>
    <w:basedOn w:val="Normal"/>
    <w:link w:val="TablefooterChar"/>
    <w:qFormat/>
    <w:rsid w:val="00DB7B7B"/>
    <w:pPr>
      <w:spacing w:after="0" w:line="240" w:lineRule="auto"/>
      <w:contextualSpacing/>
    </w:pPr>
    <w:rPr>
      <w:sz w:val="18"/>
      <w:szCs w:val="18"/>
    </w:rPr>
  </w:style>
  <w:style w:type="character" w:customStyle="1" w:styleId="TablefooterChar">
    <w:name w:val="Table footer Char"/>
    <w:basedOn w:val="DefaultParagraphFont"/>
    <w:link w:val="Tablefooter"/>
    <w:rsid w:val="00DB7B7B"/>
    <w:rPr>
      <w:rFonts w:ascii="Aptos" w:eastAsia="Times New Roman" w:hAnsi="Aptos" w:cstheme="minorHAnsi"/>
      <w:color w:val="000000" w:themeColor="text1"/>
      <w:sz w:val="18"/>
      <w:szCs w:val="18"/>
      <w:lang w:val="en-GB"/>
    </w:rPr>
  </w:style>
  <w:style w:type="paragraph" w:customStyle="1" w:styleId="Tabletext">
    <w:name w:val="Table text"/>
    <w:basedOn w:val="Normal"/>
    <w:link w:val="TabletextChar"/>
    <w:qFormat/>
    <w:rsid w:val="00EB0BF6"/>
    <w:pPr>
      <w:spacing w:after="0" w:line="240" w:lineRule="auto"/>
      <w:contextualSpacing/>
      <w:jc w:val="left"/>
    </w:pPr>
    <w:rPr>
      <w:sz w:val="18"/>
      <w:szCs w:val="20"/>
      <w:lang w:val="nl-BE"/>
    </w:rPr>
  </w:style>
  <w:style w:type="character" w:customStyle="1" w:styleId="TabletextChar">
    <w:name w:val="Table text Char"/>
    <w:basedOn w:val="DefaultParagraphFont"/>
    <w:link w:val="Tabletext"/>
    <w:rsid w:val="00EB0BF6"/>
    <w:rPr>
      <w:rFonts w:ascii="Aptos" w:eastAsia="Times New Roman" w:hAnsi="Aptos" w:cstheme="minorHAnsi"/>
      <w:color w:val="000000" w:themeColor="text1"/>
      <w:sz w:val="18"/>
      <w:szCs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 w:id="73211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pt.onlinelibrary.wiley.com/doi/10.1002/cpt.2489"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doi.org/10.1186/s13613-020-00755-8" TargetMode="External"/><Relationship Id="rId18" Type="http://schemas.openxmlformats.org/officeDocument/2006/relationships/hyperlink" Target="https://www.eucast.org/fileadmin/src/media/PDFs/EUCAST_files/Rationale_documents/Fluconazole_RD_v3.0_final_18_02.pdf" TargetMode="External"/><Relationship Id="rId26" Type="http://schemas.openxmlformats.org/officeDocument/2006/relationships/hyperlink" Target="http://doi.org/10.1038/psp.2013.14" TargetMode="External"/><Relationship Id="rId39" Type="http://schemas.openxmlformats.org/officeDocument/2006/relationships/hyperlink" Target="http://doi.org/10.1093/jac/dkac160" TargetMode="External"/><Relationship Id="rId21" Type="http://schemas.openxmlformats.org/officeDocument/2006/relationships/hyperlink" Target="https://www.ecil-leukaemia.com/images/resources/2015/5_ECIL6-Triazole-TDM-07-12-2015-Lewis-R-et-al.pdf" TargetMode="External"/><Relationship Id="rId34" Type="http://schemas.openxmlformats.org/officeDocument/2006/relationships/hyperlink" Target="http://doi.org/10.1186/s13054-015-0758-3" TargetMode="External"/><Relationship Id="rId42" Type="http://schemas.openxmlformats.org/officeDocument/2006/relationships/hyperlink" Target="http://doi.org/10.1128/aac.02019-20"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93/cid/civ933" TargetMode="External"/><Relationship Id="rId29" Type="http://schemas.openxmlformats.org/officeDocument/2006/relationships/hyperlink" Target="http://doi.org/10.1002/cpt.2489" TargetMode="External"/><Relationship Id="rId11" Type="http://schemas.microsoft.com/office/2016/09/relationships/commentsIds" Target="commentsIds.xml"/><Relationship Id="rId24" Type="http://schemas.openxmlformats.org/officeDocument/2006/relationships/hyperlink" Target="http://doi.org/10.1128/aac.00984-20" TargetMode="External"/><Relationship Id="rId32" Type="http://schemas.openxmlformats.org/officeDocument/2006/relationships/hyperlink" Target="http://doi.org/10.1093/ndt/gfi284" TargetMode="External"/><Relationship Id="rId37" Type="http://schemas.openxmlformats.org/officeDocument/2006/relationships/hyperlink" Target="http://doi.org/10.1371/journal.pmed.1001855" TargetMode="External"/><Relationship Id="rId40" Type="http://schemas.openxmlformats.org/officeDocument/2006/relationships/hyperlink" Target="http://doi.org/10.1186/s13054-022-04226-3" TargetMode="External"/><Relationship Id="rId45" Type="http://schemas.openxmlformats.org/officeDocument/2006/relationships/hyperlink" Target="http://doi.org/10.3389/fphar.2020.00786"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hyperlink" Target="http://doi.org/10.1016/0002-9343(94)90141-4" TargetMode="External"/><Relationship Id="rId31" Type="http://schemas.openxmlformats.org/officeDocument/2006/relationships/hyperlink" Target="http://doi.org/10.1038/psp.2013.24" TargetMode="External"/><Relationship Id="rId44" Type="http://schemas.openxmlformats.org/officeDocument/2006/relationships/hyperlink" Target="http://doi.org/10.1002/psp4.13002" TargetMode="External"/><Relationship Id="rId52"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doi.org/10.1186/s13054-019-2497-3" TargetMode="External"/><Relationship Id="rId22" Type="http://schemas.openxmlformats.org/officeDocument/2006/relationships/hyperlink" Target="http://doi.org/10.1007/s10096-021-04201-w" TargetMode="External"/><Relationship Id="rId27" Type="http://schemas.openxmlformats.org/officeDocument/2006/relationships/hyperlink" Target="http://doi.org/10.1023/a:1011970125687" TargetMode="External"/><Relationship Id="rId30" Type="http://schemas.openxmlformats.org/officeDocument/2006/relationships/hyperlink" Target="https://www.tga.gov.au/sites/default/files/2024-08/guideline_on_the_use_of_pharmacokinetics_and_pharmacodynamics_in_the_development_of_antimicrobial_medicinal_products_.pdf" TargetMode="External"/><Relationship Id="rId35" Type="http://schemas.openxmlformats.org/officeDocument/2006/relationships/hyperlink" Target="http://doi.org/10.3390/microorganisms9102068" TargetMode="External"/><Relationship Id="rId43" Type="http://schemas.openxmlformats.org/officeDocument/2006/relationships/hyperlink" Target="http://doi.org/10.1093/qjmed/hcs060" TargetMode="External"/><Relationship Id="rId48" Type="http://schemas.openxmlformats.org/officeDocument/2006/relationships/image" Target="media/image2.png"/><Relationship Id="rId8" Type="http://schemas.openxmlformats.org/officeDocument/2006/relationships/hyperlink" Target="mailto:erwin.dreesen@kuleuven.be" TargetMode="External"/><Relationship Id="rId51" Type="http://schemas.openxmlformats.org/officeDocument/2006/relationships/image" Target="media/image5.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doi.org/10.2147/ceor.S91587" TargetMode="External"/><Relationship Id="rId25" Type="http://schemas.openxmlformats.org/officeDocument/2006/relationships/hyperlink" Target="http://doi.org/10.1128/aac.01088-16" TargetMode="External"/><Relationship Id="rId33" Type="http://schemas.openxmlformats.org/officeDocument/2006/relationships/hyperlink" Target="http://doi.org/10.1007/s001340000771" TargetMode="External"/><Relationship Id="rId38" Type="http://schemas.openxmlformats.org/officeDocument/2006/relationships/hyperlink" Target="http://doi.org/10.1128/aac.00424-11" TargetMode="External"/><Relationship Id="rId46" Type="http://schemas.openxmlformats.org/officeDocument/2006/relationships/footer" Target="footer1.xml"/><Relationship Id="rId20" Type="http://schemas.openxmlformats.org/officeDocument/2006/relationships/hyperlink" Target="http://doi.org/10.1097/00007691-200010000-00022" TargetMode="External"/><Relationship Id="rId41" Type="http://schemas.openxmlformats.org/officeDocument/2006/relationships/hyperlink" Target="http://doi.org/10.1208/s12248-013-9526-y"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07/s11739-017-1783-9" TargetMode="External"/><Relationship Id="rId23" Type="http://schemas.openxmlformats.org/officeDocument/2006/relationships/hyperlink" Target="http://doi.org/10.1128/aac.01554-20" TargetMode="External"/><Relationship Id="rId28" Type="http://schemas.openxmlformats.org/officeDocument/2006/relationships/hyperlink" Target="http://doi.org/10.1152/ajprenal.1984.247.4.F632" TargetMode="External"/><Relationship Id="rId36" Type="http://schemas.openxmlformats.org/officeDocument/2006/relationships/hyperlink" Target="http://doi.org/10.1016/j.jclinepi.2020.03.026" TargetMode="Externa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34</Pages>
  <Words>14336</Words>
  <Characters>85445</Characters>
  <Application>Microsoft Office Word</Application>
  <DocSecurity>0</DocSecurity>
  <Lines>1817</Lines>
  <Paragraphs>860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315</cp:revision>
  <dcterms:created xsi:type="dcterms:W3CDTF">2024-08-19T04:57:00Z</dcterms:created>
  <dcterms:modified xsi:type="dcterms:W3CDTF">2025-02-06T16:20:00Z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y fmtid="{D5CDD505-2E9C-101B-9397-08002B2CF9AE}" pid="3" name="MSIP_Label_0f488380-630a-4f55-a077-a19445e3f360_Enabled">
    <vt:lpwstr>true</vt:lpwstr>
  </property>
  <property fmtid="{D5CDD505-2E9C-101B-9397-08002B2CF9AE}" pid="4" name="MSIP_Label_0f488380-630a-4f55-a077-a19445e3f360_SetDate">
    <vt:lpwstr>2024-06-14T07:30:08Z</vt:lpwstr>
  </property>
  <property fmtid="{D5CDD505-2E9C-101B-9397-08002B2CF9AE}" pid="5" name="MSIP_Label_0f488380-630a-4f55-a077-a19445e3f360_Method">
    <vt:lpwstr>Standard</vt:lpwstr>
  </property>
  <property fmtid="{D5CDD505-2E9C-101B-9397-08002B2CF9AE}" pid="6" name="MSIP_Label_0f488380-630a-4f55-a077-a19445e3f360_Name">
    <vt:lpwstr>OFFICIAL - INTERNAL</vt:lpwstr>
  </property>
  <property fmtid="{D5CDD505-2E9C-101B-9397-08002B2CF9AE}" pid="7" name="MSIP_Label_0f488380-630a-4f55-a077-a19445e3f360_SiteId">
    <vt:lpwstr>b6e377cf-9db3-46cb-91a2-fad9605bb15c</vt:lpwstr>
  </property>
  <property fmtid="{D5CDD505-2E9C-101B-9397-08002B2CF9AE}" pid="8" name="MSIP_Label_0f488380-630a-4f55-a077-a19445e3f360_ActionId">
    <vt:lpwstr>6ea78b40-c380-4866-a9f6-0ba1872e5004</vt:lpwstr>
  </property>
  <property fmtid="{D5CDD505-2E9C-101B-9397-08002B2CF9AE}" pid="9" name="MSIP_Label_0f488380-630a-4f55-a077-a19445e3f360_ContentBits">
    <vt:lpwstr>0</vt:lpwstr>
  </property>
</Properties>
</file>